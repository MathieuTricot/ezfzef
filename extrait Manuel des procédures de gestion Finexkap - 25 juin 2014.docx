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86061C" w14:textId="0FBFB1E5" w:rsidR="00156B5B" w:rsidRPr="00935764" w:rsidRDefault="005049F5" w:rsidP="00AC59DC">
      <w:pPr>
        <w:spacing w:before="120"/>
        <w:rPr>
          <w:rFonts w:ascii="Helvetica Neue Light" w:hAnsi="Helvetica Neue Light"/>
          <w:rPrChange w:id="1" w:author="Arthur de Catheu" w:date="2014-06-20T17:08:00Z">
            <w:rPr/>
          </w:rPrChange>
        </w:rPr>
      </w:pPr>
      <w:r w:rsidRPr="00935764">
        <w:rPr>
          <w:rFonts w:ascii="Helvetica Neue Light" w:hAnsi="Helvetica Neue Light"/>
          <w:rPrChange w:id="2" w:author="Arthur de Catheu" w:date="2014-06-20T17:08:00Z">
            <w:rPr/>
          </w:rPrChange>
        </w:rPr>
        <w:t xml:space="preserve"> </w:t>
      </w:r>
      <w:r w:rsidR="003C1B1C" w:rsidRPr="00935764">
        <w:rPr>
          <w:rFonts w:ascii="Helvetica Neue Light" w:hAnsi="Helvetica Neue Light"/>
          <w:noProof/>
          <w:rPrChange w:id="3" w:author="Unknown">
            <w:rPr>
              <w:noProof/>
            </w:rPr>
          </w:rPrChange>
        </w:rPr>
        <w:drawing>
          <wp:inline distT="0" distB="0" distL="0" distR="0" wp14:anchorId="3CC15A14" wp14:editId="60A98A21">
            <wp:extent cx="6116320" cy="2466975"/>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exkap.png"/>
                    <pic:cNvPicPr/>
                  </pic:nvPicPr>
                  <pic:blipFill>
                    <a:blip r:embed="rId8">
                      <a:extLst>
                        <a:ext uri="{28A0092B-C50C-407E-A947-70E740481C1C}">
                          <a14:useLocalDpi xmlns:a14="http://schemas.microsoft.com/office/drawing/2010/main" val="0"/>
                        </a:ext>
                      </a:extLst>
                    </a:blip>
                    <a:stretch>
                      <a:fillRect/>
                    </a:stretch>
                  </pic:blipFill>
                  <pic:spPr>
                    <a:xfrm>
                      <a:off x="0" y="0"/>
                      <a:ext cx="6116320" cy="2466975"/>
                    </a:xfrm>
                    <a:prstGeom prst="rect">
                      <a:avLst/>
                    </a:prstGeom>
                  </pic:spPr>
                </pic:pic>
              </a:graphicData>
            </a:graphic>
          </wp:inline>
        </w:drawing>
      </w:r>
      <w:bookmarkStart w:id="4" w:name="_Ref248473029"/>
      <w:bookmarkStart w:id="5" w:name="_Ref248481935"/>
      <w:bookmarkStart w:id="6" w:name="_Ref248482025"/>
      <w:bookmarkStart w:id="7" w:name="_Ref248750130"/>
      <w:bookmarkEnd w:id="4"/>
      <w:bookmarkEnd w:id="5"/>
      <w:bookmarkEnd w:id="6"/>
      <w:bookmarkEnd w:id="7"/>
    </w:p>
    <w:p w14:paraId="76A56E75" w14:textId="77777777" w:rsidR="0035619D" w:rsidRPr="00935764" w:rsidRDefault="0035619D" w:rsidP="00DF5BEF">
      <w:pPr>
        <w:spacing w:before="120"/>
        <w:jc w:val="center"/>
        <w:rPr>
          <w:rFonts w:ascii="Helvetica Neue Light" w:hAnsi="Helvetica Neue Light"/>
          <w:b/>
          <w:sz w:val="36"/>
          <w:szCs w:val="36"/>
          <w:rPrChange w:id="8" w:author="Arthur de Catheu" w:date="2014-06-20T17:08:00Z">
            <w:rPr>
              <w:b/>
              <w:sz w:val="36"/>
              <w:szCs w:val="36"/>
            </w:rPr>
          </w:rPrChange>
        </w:rPr>
      </w:pPr>
    </w:p>
    <w:p w14:paraId="438B7C4F" w14:textId="77777777" w:rsidR="0035619D" w:rsidRPr="00935764" w:rsidRDefault="0035619D" w:rsidP="00DF5BEF">
      <w:pPr>
        <w:spacing w:before="120"/>
        <w:jc w:val="center"/>
        <w:rPr>
          <w:rFonts w:ascii="Helvetica Neue Light" w:hAnsi="Helvetica Neue Light"/>
          <w:b/>
          <w:sz w:val="36"/>
          <w:szCs w:val="36"/>
          <w:rPrChange w:id="9" w:author="Arthur de Catheu" w:date="2014-06-20T17:08:00Z">
            <w:rPr>
              <w:b/>
              <w:sz w:val="36"/>
              <w:szCs w:val="36"/>
            </w:rPr>
          </w:rPrChange>
        </w:rPr>
      </w:pPr>
    </w:p>
    <w:p w14:paraId="592CBBA3" w14:textId="7DA13340" w:rsidR="0035619D" w:rsidRPr="00935764" w:rsidRDefault="0035619D" w:rsidP="00DF652F">
      <w:pPr>
        <w:pBdr>
          <w:top w:val="single" w:sz="4" w:space="1" w:color="auto"/>
          <w:left w:val="single" w:sz="4" w:space="4" w:color="auto"/>
          <w:bottom w:val="single" w:sz="4" w:space="1" w:color="auto"/>
          <w:right w:val="single" w:sz="4" w:space="4" w:color="auto"/>
        </w:pBdr>
        <w:spacing w:before="120"/>
        <w:jc w:val="center"/>
        <w:rPr>
          <w:rFonts w:ascii="Helvetica Neue Light" w:hAnsi="Helvetica Neue Light"/>
          <w:b/>
          <w:sz w:val="36"/>
          <w:szCs w:val="36"/>
          <w:rPrChange w:id="10" w:author="Arthur de Catheu" w:date="2014-06-20T17:08:00Z">
            <w:rPr>
              <w:b/>
              <w:sz w:val="36"/>
              <w:szCs w:val="36"/>
            </w:rPr>
          </w:rPrChange>
        </w:rPr>
      </w:pPr>
      <w:r w:rsidRPr="00935764">
        <w:rPr>
          <w:rFonts w:ascii="Helvetica Neue Light" w:hAnsi="Helvetica Neue Light"/>
          <w:b/>
          <w:sz w:val="36"/>
          <w:szCs w:val="36"/>
          <w:rPrChange w:id="11" w:author="Arthur de Catheu" w:date="2014-06-20T17:08:00Z">
            <w:rPr>
              <w:b/>
              <w:sz w:val="36"/>
              <w:szCs w:val="36"/>
            </w:rPr>
          </w:rPrChange>
        </w:rPr>
        <w:t>MANUEL DES PROCEDURES DE GESTION</w:t>
      </w:r>
    </w:p>
    <w:p w14:paraId="24274D5C" w14:textId="77777777" w:rsidR="0035619D" w:rsidRPr="00935764" w:rsidRDefault="0035619D" w:rsidP="00DF5BEF">
      <w:pPr>
        <w:spacing w:before="120"/>
        <w:jc w:val="center"/>
        <w:rPr>
          <w:rFonts w:ascii="Helvetica Neue Light" w:hAnsi="Helvetica Neue Light"/>
          <w:b/>
          <w:rPrChange w:id="12" w:author="Arthur de Catheu" w:date="2014-06-20T17:08:00Z">
            <w:rPr>
              <w:b/>
            </w:rPr>
          </w:rPrChange>
        </w:rPr>
      </w:pPr>
    </w:p>
    <w:p w14:paraId="12CF808A" w14:textId="77777777" w:rsidR="006255A3" w:rsidRPr="00935764" w:rsidRDefault="006255A3" w:rsidP="00DF5BEF">
      <w:pPr>
        <w:spacing w:before="120"/>
        <w:jc w:val="center"/>
        <w:rPr>
          <w:rFonts w:ascii="Helvetica Neue Light" w:hAnsi="Helvetica Neue Light"/>
          <w:b/>
          <w:rPrChange w:id="13" w:author="Arthur de Catheu" w:date="2014-06-20T17:08:00Z">
            <w:rPr>
              <w:b/>
            </w:rPr>
          </w:rPrChange>
        </w:rPr>
      </w:pPr>
    </w:p>
    <w:p w14:paraId="3D82F7DD" w14:textId="3EA3576C" w:rsidR="0035619D" w:rsidRPr="00935764" w:rsidRDefault="003A4EF4" w:rsidP="00DF5BEF">
      <w:pPr>
        <w:spacing w:before="120"/>
        <w:jc w:val="center"/>
        <w:rPr>
          <w:rFonts w:ascii="Helvetica Neue Light" w:hAnsi="Helvetica Neue Light"/>
          <w:b/>
          <w:rPrChange w:id="14" w:author="Arthur de Catheu" w:date="2014-06-20T17:08:00Z">
            <w:rPr>
              <w:b/>
            </w:rPr>
          </w:rPrChange>
        </w:rPr>
      </w:pPr>
      <w:r>
        <w:rPr>
          <w:rFonts w:ascii="Helvetica Neue Light" w:hAnsi="Helvetica Neue Light"/>
          <w:b/>
        </w:rPr>
        <w:t>EXTRAIT DU MANUEL DES PROCEDURES</w:t>
      </w:r>
    </w:p>
    <w:p w14:paraId="287B715E" w14:textId="77777777" w:rsidR="0035619D" w:rsidRPr="00935764" w:rsidRDefault="0035619D" w:rsidP="00DF5BEF">
      <w:pPr>
        <w:spacing w:before="120"/>
        <w:jc w:val="center"/>
        <w:rPr>
          <w:rFonts w:ascii="Helvetica Neue Light" w:hAnsi="Helvetica Neue Light"/>
          <w:b/>
          <w:rPrChange w:id="15" w:author="Arthur de Catheu" w:date="2014-06-20T17:08:00Z">
            <w:rPr>
              <w:b/>
            </w:rPr>
          </w:rPrChange>
        </w:rPr>
      </w:pPr>
    </w:p>
    <w:p w14:paraId="22B8E17E" w14:textId="77777777" w:rsidR="006255A3" w:rsidRPr="00935764" w:rsidRDefault="006255A3" w:rsidP="00DF5BEF">
      <w:pPr>
        <w:spacing w:before="120"/>
        <w:jc w:val="center"/>
        <w:rPr>
          <w:rFonts w:ascii="Helvetica Neue Light" w:hAnsi="Helvetica Neue Light"/>
          <w:b/>
          <w:rPrChange w:id="16" w:author="Arthur de Catheu" w:date="2014-06-20T17:08:00Z">
            <w:rPr>
              <w:b/>
            </w:rPr>
          </w:rPrChange>
        </w:rPr>
      </w:pPr>
    </w:p>
    <w:p w14:paraId="29AF570C" w14:textId="77777777" w:rsidR="00156B5B" w:rsidRPr="00935764" w:rsidRDefault="00156B5B" w:rsidP="00AC59DC">
      <w:pPr>
        <w:spacing w:before="120"/>
        <w:jc w:val="center"/>
        <w:rPr>
          <w:rFonts w:ascii="Helvetica Neue Light" w:hAnsi="Helvetica Neue Light"/>
          <w:b/>
          <w:rPrChange w:id="17" w:author="Arthur de Catheu" w:date="2014-06-20T17:08:00Z">
            <w:rPr>
              <w:b/>
            </w:rPr>
          </w:rPrChange>
        </w:rPr>
      </w:pPr>
    </w:p>
    <w:p w14:paraId="46AB2AA5" w14:textId="4EB18424" w:rsidR="00156B5B" w:rsidRPr="00935764" w:rsidRDefault="003106BA" w:rsidP="00161473">
      <w:pPr>
        <w:tabs>
          <w:tab w:val="center" w:pos="4816"/>
          <w:tab w:val="left" w:pos="6135"/>
        </w:tabs>
        <w:spacing w:before="120"/>
        <w:jc w:val="left"/>
        <w:rPr>
          <w:rFonts w:ascii="Helvetica Neue Light" w:hAnsi="Helvetica Neue Light"/>
          <w:b/>
          <w:i/>
          <w:rPrChange w:id="18" w:author="Arthur de Catheu" w:date="2014-06-20T17:08:00Z">
            <w:rPr>
              <w:b/>
              <w:i/>
            </w:rPr>
          </w:rPrChange>
        </w:rPr>
      </w:pPr>
      <w:r w:rsidRPr="00935764">
        <w:rPr>
          <w:rFonts w:ascii="Helvetica Neue Light" w:hAnsi="Helvetica Neue Light"/>
          <w:b/>
          <w:i/>
          <w:rPrChange w:id="19" w:author="Arthur de Catheu" w:date="2014-06-20T17:08:00Z">
            <w:rPr>
              <w:b/>
              <w:i/>
            </w:rPr>
          </w:rPrChange>
        </w:rPr>
        <w:tab/>
      </w:r>
      <w:r w:rsidR="00CD460E" w:rsidRPr="00935764">
        <w:rPr>
          <w:rFonts w:ascii="Helvetica Neue Light" w:hAnsi="Helvetica Neue Light"/>
          <w:b/>
          <w:i/>
          <w:rPrChange w:id="20" w:author="Arthur de Catheu" w:date="2014-06-20T17:08:00Z">
            <w:rPr>
              <w:b/>
              <w:i/>
            </w:rPr>
          </w:rPrChange>
        </w:rPr>
        <w:t>JUIN</w:t>
      </w:r>
      <w:r w:rsidR="00347B80" w:rsidRPr="00935764">
        <w:rPr>
          <w:rFonts w:ascii="Helvetica Neue Light" w:hAnsi="Helvetica Neue Light"/>
          <w:b/>
          <w:i/>
          <w:rPrChange w:id="21" w:author="Arthur de Catheu" w:date="2014-06-20T17:08:00Z">
            <w:rPr>
              <w:b/>
              <w:i/>
            </w:rPr>
          </w:rPrChange>
        </w:rPr>
        <w:t xml:space="preserve"> 2014</w:t>
      </w:r>
    </w:p>
    <w:p w14:paraId="2F8FDA21" w14:textId="77777777" w:rsidR="00654D60" w:rsidRPr="00935764" w:rsidRDefault="00654D60" w:rsidP="00DF5BEF">
      <w:pPr>
        <w:spacing w:before="120"/>
        <w:jc w:val="center"/>
        <w:rPr>
          <w:rFonts w:ascii="Helvetica Neue Light" w:hAnsi="Helvetica Neue Light"/>
          <w:b/>
          <w:i/>
          <w:rPrChange w:id="22" w:author="Arthur de Catheu" w:date="2014-06-20T17:08:00Z">
            <w:rPr>
              <w:b/>
              <w:i/>
            </w:rPr>
          </w:rPrChange>
        </w:rPr>
      </w:pPr>
      <w:r w:rsidRPr="00935764">
        <w:rPr>
          <w:rFonts w:ascii="Helvetica Neue Light" w:hAnsi="Helvetica Neue Light"/>
          <w:b/>
          <w:i/>
          <w:rPrChange w:id="23" w:author="Arthur de Catheu" w:date="2014-06-20T17:08:00Z">
            <w:rPr>
              <w:b/>
              <w:i/>
            </w:rPr>
          </w:rPrChange>
        </w:rPr>
        <w:t>Version 1.0</w:t>
      </w:r>
    </w:p>
    <w:p w14:paraId="3CAFE3D4" w14:textId="77777777" w:rsidR="00156B5B" w:rsidRPr="00935764" w:rsidRDefault="00156B5B" w:rsidP="00AC59DC">
      <w:pPr>
        <w:spacing w:before="120"/>
        <w:rPr>
          <w:rFonts w:ascii="Helvetica Neue Light" w:hAnsi="Helvetica Neue Light"/>
          <w:rPrChange w:id="24" w:author="Arthur de Catheu" w:date="2014-06-20T17:08:00Z">
            <w:rPr/>
          </w:rPrChange>
        </w:rPr>
      </w:pPr>
    </w:p>
    <w:p w14:paraId="42C40C90" w14:textId="77777777" w:rsidR="00156B5B" w:rsidRPr="00935764" w:rsidRDefault="003C1B1C" w:rsidP="00AC59DC">
      <w:pPr>
        <w:spacing w:before="120"/>
        <w:rPr>
          <w:rFonts w:ascii="Helvetica Neue Light" w:hAnsi="Helvetica Neue Light"/>
          <w:rPrChange w:id="25" w:author="Arthur de Catheu" w:date="2014-06-20T17:08:00Z">
            <w:rPr/>
          </w:rPrChange>
        </w:rPr>
      </w:pPr>
      <w:r w:rsidRPr="00935764">
        <w:rPr>
          <w:rFonts w:ascii="Helvetica Neue Light" w:hAnsi="Helvetica Neue Light"/>
          <w:rPrChange w:id="26" w:author="Arthur de Catheu" w:date="2014-06-20T17:08:00Z">
            <w:rPr/>
          </w:rPrChange>
        </w:rPr>
        <w:br w:type="page"/>
      </w:r>
    </w:p>
    <w:p w14:paraId="44A08CB1" w14:textId="74FB2A01" w:rsidR="00420621" w:rsidRPr="00935764" w:rsidDel="00935764" w:rsidRDefault="00420621" w:rsidP="00AC59DC">
      <w:pPr>
        <w:spacing w:before="120"/>
        <w:rPr>
          <w:del w:id="27" w:author="Arthur de Catheu" w:date="2014-06-20T17:09:00Z"/>
          <w:rFonts w:ascii="Helvetica Neue Light" w:hAnsi="Helvetica Neue Light"/>
          <w:rPrChange w:id="28" w:author="Arthur de Catheu" w:date="2014-06-20T17:08:00Z">
            <w:rPr>
              <w:del w:id="29" w:author="Arthur de Catheu" w:date="2014-06-20T17:09:00Z"/>
            </w:rPr>
          </w:rPrChange>
        </w:rPr>
      </w:pPr>
    </w:p>
    <w:p w14:paraId="29BE38D5" w14:textId="6287718E" w:rsidR="00E815D4" w:rsidRPr="00935764" w:rsidDel="00935764" w:rsidRDefault="00E815D4" w:rsidP="002C6176">
      <w:pPr>
        <w:jc w:val="left"/>
        <w:rPr>
          <w:del w:id="30" w:author="Arthur de Catheu" w:date="2014-06-20T17:09:00Z"/>
          <w:rFonts w:ascii="Helvetica Neue Light" w:hAnsi="Helvetica Neue Light"/>
          <w:rPrChange w:id="31" w:author="Arthur de Catheu" w:date="2014-06-20T17:08:00Z">
            <w:rPr>
              <w:del w:id="32" w:author="Arthur de Catheu" w:date="2014-06-20T17:09:00Z"/>
            </w:rPr>
          </w:rPrChange>
        </w:rPr>
      </w:pPr>
    </w:p>
    <w:sdt>
      <w:sdtPr>
        <w:rPr>
          <w:rFonts w:ascii="Helvetica Neue Light" w:eastAsiaTheme="minorEastAsia" w:hAnsi="Helvetica Neue Light" w:cstheme="minorBidi"/>
          <w:color w:val="auto"/>
          <w:sz w:val="20"/>
          <w:szCs w:val="24"/>
        </w:rPr>
        <w:id w:val="-1205554431"/>
        <w:docPartObj>
          <w:docPartGallery w:val="Table of Contents"/>
          <w:docPartUnique/>
        </w:docPartObj>
      </w:sdtPr>
      <w:sdtEndPr>
        <w:rPr>
          <w:b/>
          <w:bCs/>
          <w:szCs w:val="20"/>
        </w:rPr>
      </w:sdtEndPr>
      <w:sdtContent>
        <w:p w14:paraId="3169F496" w14:textId="4C46350C" w:rsidR="003A4EF4" w:rsidRDefault="003A4EF4" w:rsidP="003A4EF4">
          <w:pPr>
            <w:pStyle w:val="En-ttedetabledesmatires"/>
          </w:pPr>
        </w:p>
        <w:p w14:paraId="48D8E047" w14:textId="02ABBFA0" w:rsidR="003262C0" w:rsidRPr="00935764" w:rsidRDefault="00D16ED0">
          <w:pPr>
            <w:rPr>
              <w:rFonts w:ascii="Helvetica Neue Light" w:hAnsi="Helvetica Neue Light"/>
              <w:szCs w:val="20"/>
              <w:rPrChange w:id="33" w:author="Arthur de Catheu" w:date="2014-06-20T17:08:00Z">
                <w:rPr>
                  <w:szCs w:val="20"/>
                </w:rPr>
              </w:rPrChange>
            </w:rPr>
          </w:pPr>
        </w:p>
      </w:sdtContent>
    </w:sdt>
    <w:p w14:paraId="596500F3" w14:textId="77777777" w:rsidR="007B0FAA" w:rsidRPr="00935764" w:rsidRDefault="007B0FAA" w:rsidP="002C6176">
      <w:pPr>
        <w:jc w:val="left"/>
        <w:rPr>
          <w:rFonts w:ascii="Helvetica Neue Light" w:hAnsi="Helvetica Neue Light"/>
          <w:rPrChange w:id="34" w:author="Arthur de Catheu" w:date="2014-06-20T17:08:00Z">
            <w:rPr/>
          </w:rPrChange>
        </w:rPr>
      </w:pPr>
    </w:p>
    <w:p w14:paraId="12E24415" w14:textId="4792BC8E" w:rsidR="003262C0" w:rsidRPr="00935764" w:rsidRDefault="003262C0">
      <w:pPr>
        <w:jc w:val="left"/>
        <w:rPr>
          <w:rFonts w:ascii="Helvetica Neue Light" w:hAnsi="Helvetica Neue Light"/>
          <w:b/>
          <w:sz w:val="24"/>
          <w:rPrChange w:id="35" w:author="Arthur de Catheu" w:date="2014-06-20T17:08:00Z">
            <w:rPr>
              <w:b/>
              <w:sz w:val="24"/>
            </w:rPr>
          </w:rPrChange>
        </w:rPr>
      </w:pPr>
      <w:r w:rsidRPr="00935764">
        <w:rPr>
          <w:rFonts w:ascii="Helvetica Neue Light" w:hAnsi="Helvetica Neue Light"/>
          <w:b/>
          <w:sz w:val="24"/>
          <w:rPrChange w:id="36" w:author="Arthur de Catheu" w:date="2014-06-20T17:08:00Z">
            <w:rPr>
              <w:b/>
              <w:sz w:val="24"/>
            </w:rPr>
          </w:rPrChange>
        </w:rPr>
        <w:br w:type="page"/>
      </w:r>
    </w:p>
    <w:p w14:paraId="63586A34" w14:textId="27975DEE" w:rsidR="007B0FAA" w:rsidRPr="00935764" w:rsidDel="00935764" w:rsidRDefault="007B0FAA" w:rsidP="002C6176">
      <w:pPr>
        <w:jc w:val="left"/>
        <w:rPr>
          <w:del w:id="37" w:author="Arthur de Catheu" w:date="2014-06-20T17:08:00Z"/>
          <w:rFonts w:ascii="Helvetica Neue Light" w:hAnsi="Helvetica Neue Light"/>
          <w:b/>
          <w:sz w:val="24"/>
          <w:rPrChange w:id="38" w:author="Arthur de Catheu" w:date="2014-06-20T17:08:00Z">
            <w:rPr>
              <w:del w:id="39" w:author="Arthur de Catheu" w:date="2014-06-20T17:08:00Z"/>
              <w:b/>
              <w:sz w:val="24"/>
            </w:rPr>
          </w:rPrChange>
        </w:rPr>
      </w:pPr>
    </w:p>
    <w:p w14:paraId="1CD7F27A" w14:textId="77777777" w:rsidR="008C7839" w:rsidRPr="00935764" w:rsidRDefault="008C7839" w:rsidP="008C7839">
      <w:pPr>
        <w:pStyle w:val="Titre1"/>
        <w:rPr>
          <w:rFonts w:ascii="Helvetica Neue Light" w:hAnsi="Helvetica Neue Light"/>
          <w:rPrChange w:id="40" w:author="Arthur de Catheu" w:date="2014-06-20T17:08:00Z">
            <w:rPr/>
          </w:rPrChange>
        </w:rPr>
      </w:pPr>
      <w:bookmarkStart w:id="41" w:name="_Toc379362321"/>
      <w:bookmarkStart w:id="42" w:name="_Toc265315266"/>
      <w:bookmarkStart w:id="43" w:name="_Toc379362315"/>
      <w:bookmarkStart w:id="44" w:name="_Ref248733859"/>
      <w:bookmarkStart w:id="45" w:name="_Ref247789688"/>
      <w:bookmarkStart w:id="46" w:name="_Toc248579957"/>
      <w:r w:rsidRPr="00935764">
        <w:rPr>
          <w:rFonts w:ascii="Helvetica Neue Light" w:hAnsi="Helvetica Neue Light"/>
          <w:rPrChange w:id="47" w:author="Arthur de Catheu" w:date="2014-06-20T17:08:00Z">
            <w:rPr>
              <w:rFonts w:eastAsiaTheme="minorEastAsia" w:cstheme="minorBidi"/>
              <w:b w:val="0"/>
              <w:bCs w:val="0"/>
              <w:smallCaps w:val="0"/>
              <w:sz w:val="20"/>
              <w:szCs w:val="24"/>
            </w:rPr>
          </w:rPrChange>
        </w:rPr>
        <w:t>Schéma général d’une opération de cession de Créance(s)</w:t>
      </w:r>
      <w:bookmarkEnd w:id="41"/>
      <w:bookmarkEnd w:id="42"/>
    </w:p>
    <w:p w14:paraId="1343FE2E" w14:textId="2084FF5B" w:rsidR="00A1750F" w:rsidRPr="00935764" w:rsidRDefault="00D25840" w:rsidP="00D25840">
      <w:pPr>
        <w:tabs>
          <w:tab w:val="left" w:pos="6060"/>
        </w:tabs>
        <w:rPr>
          <w:rFonts w:ascii="Helvetica Neue Light" w:hAnsi="Helvetica Neue Light"/>
          <w:rPrChange w:id="48" w:author="Arthur de Catheu" w:date="2014-06-20T17:08:00Z">
            <w:rPr/>
          </w:rPrChange>
        </w:rPr>
      </w:pPr>
      <w:r w:rsidRPr="00935764">
        <w:rPr>
          <w:rFonts w:ascii="Helvetica Neue Light" w:hAnsi="Helvetica Neue Light"/>
          <w:rPrChange w:id="49" w:author="Arthur de Catheu" w:date="2014-06-20T17:08:00Z">
            <w:rPr/>
          </w:rPrChange>
        </w:rPr>
        <w:tab/>
      </w:r>
    </w:p>
    <w:p w14:paraId="31CE3ECC" w14:textId="6D512729" w:rsidR="008C7839" w:rsidRPr="00935764" w:rsidRDefault="00A1750F" w:rsidP="008C7839">
      <w:pPr>
        <w:jc w:val="center"/>
        <w:rPr>
          <w:rFonts w:ascii="Helvetica Neue Light" w:hAnsi="Helvetica Neue Light"/>
          <w:rPrChange w:id="50" w:author="Arthur de Catheu" w:date="2014-06-20T17:08:00Z">
            <w:rPr/>
          </w:rPrChange>
        </w:rPr>
      </w:pPr>
      <w:r w:rsidRPr="00935764">
        <w:rPr>
          <w:rFonts w:ascii="Helvetica Neue Light" w:hAnsi="Helvetica Neue Light"/>
          <w:noProof/>
          <w:rPrChange w:id="51" w:author="Unknown">
            <w:rPr>
              <w:noProof/>
            </w:rPr>
          </w:rPrChange>
        </w:rPr>
        <w:drawing>
          <wp:inline distT="0" distB="0" distL="0" distR="0" wp14:anchorId="34B193A5" wp14:editId="06215014">
            <wp:extent cx="5927725" cy="402141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555" cy="4030795"/>
                    </a:xfrm>
                    <a:prstGeom prst="rect">
                      <a:avLst/>
                    </a:prstGeom>
                    <a:noFill/>
                  </pic:spPr>
                </pic:pic>
              </a:graphicData>
            </a:graphic>
          </wp:inline>
        </w:drawing>
      </w:r>
      <w:r w:rsidR="007D0983" w:rsidRPr="00935764">
        <w:rPr>
          <w:rFonts w:ascii="Helvetica Neue Light" w:hAnsi="Helvetica Neue Light"/>
          <w:noProof/>
          <w:lang w:val="en-US" w:eastAsia="en-US"/>
          <w:rPrChange w:id="52" w:author="Arthur de Catheu" w:date="2014-06-20T17:08:00Z">
            <w:rPr>
              <w:noProof/>
              <w:lang w:val="en-US" w:eastAsia="en-US"/>
            </w:rPr>
          </w:rPrChange>
        </w:rPr>
        <w:t xml:space="preserve"> </w:t>
      </w:r>
    </w:p>
    <w:p w14:paraId="76923493" w14:textId="452142AD" w:rsidR="000E0EA4" w:rsidRPr="00935764" w:rsidRDefault="000E0EA4" w:rsidP="008C7839">
      <w:pPr>
        <w:pStyle w:val="Titre1"/>
        <w:rPr>
          <w:rFonts w:ascii="Helvetica Neue Light" w:hAnsi="Helvetica Neue Light"/>
          <w:rPrChange w:id="53" w:author="Arthur de Catheu" w:date="2014-06-20T17:08:00Z">
            <w:rPr/>
          </w:rPrChange>
        </w:rPr>
      </w:pPr>
      <w:bookmarkStart w:id="54" w:name="_Ref384801869"/>
      <w:bookmarkStart w:id="55" w:name="_Toc265315267"/>
      <w:r w:rsidRPr="00935764">
        <w:rPr>
          <w:rFonts w:ascii="Helvetica Neue Light" w:hAnsi="Helvetica Neue Light"/>
          <w:rPrChange w:id="56" w:author="Arthur de Catheu" w:date="2014-06-20T17:08:00Z">
            <w:rPr>
              <w:rFonts w:eastAsiaTheme="minorEastAsia" w:cstheme="minorBidi"/>
              <w:b w:val="0"/>
              <w:bCs w:val="0"/>
              <w:smallCaps w:val="0"/>
              <w:sz w:val="20"/>
              <w:szCs w:val="24"/>
            </w:rPr>
          </w:rPrChange>
        </w:rPr>
        <w:t>Inscription d</w:t>
      </w:r>
      <w:r w:rsidR="00AA4F04" w:rsidRPr="00935764">
        <w:rPr>
          <w:rFonts w:ascii="Helvetica Neue Light" w:hAnsi="Helvetica Neue Light"/>
          <w:rPrChange w:id="57" w:author="Arthur de Catheu" w:date="2014-06-20T17:08:00Z">
            <w:rPr>
              <w:rFonts w:eastAsiaTheme="minorEastAsia" w:cstheme="minorBidi"/>
              <w:b w:val="0"/>
              <w:bCs w:val="0"/>
              <w:smallCaps w:val="0"/>
              <w:sz w:val="20"/>
              <w:szCs w:val="24"/>
            </w:rPr>
          </w:rPrChange>
        </w:rPr>
        <w:t>’</w:t>
      </w:r>
      <w:r w:rsidRPr="00935764">
        <w:rPr>
          <w:rFonts w:ascii="Helvetica Neue Light" w:hAnsi="Helvetica Neue Light"/>
          <w:rPrChange w:id="58" w:author="Arthur de Catheu" w:date="2014-06-20T17:08:00Z">
            <w:rPr>
              <w:rFonts w:eastAsiaTheme="minorEastAsia" w:cstheme="minorBidi"/>
              <w:b w:val="0"/>
              <w:bCs w:val="0"/>
              <w:smallCaps w:val="0"/>
              <w:sz w:val="20"/>
              <w:szCs w:val="24"/>
            </w:rPr>
          </w:rPrChange>
        </w:rPr>
        <w:t>u</w:t>
      </w:r>
      <w:r w:rsidR="00AA4F04" w:rsidRPr="00935764">
        <w:rPr>
          <w:rFonts w:ascii="Helvetica Neue Light" w:hAnsi="Helvetica Neue Light"/>
          <w:rPrChange w:id="59" w:author="Arthur de Catheu" w:date="2014-06-20T17:08:00Z">
            <w:rPr>
              <w:rFonts w:eastAsiaTheme="minorEastAsia" w:cstheme="minorBidi"/>
              <w:b w:val="0"/>
              <w:bCs w:val="0"/>
              <w:smallCaps w:val="0"/>
              <w:sz w:val="20"/>
              <w:szCs w:val="24"/>
            </w:rPr>
          </w:rPrChange>
        </w:rPr>
        <w:t>n</w:t>
      </w:r>
      <w:r w:rsidRPr="00935764">
        <w:rPr>
          <w:rFonts w:ascii="Helvetica Neue Light" w:hAnsi="Helvetica Neue Light"/>
          <w:rPrChange w:id="60" w:author="Arthur de Catheu" w:date="2014-06-20T17:08:00Z">
            <w:rPr>
              <w:rFonts w:eastAsiaTheme="minorEastAsia" w:cstheme="minorBidi"/>
              <w:b w:val="0"/>
              <w:bCs w:val="0"/>
              <w:smallCaps w:val="0"/>
              <w:sz w:val="20"/>
              <w:szCs w:val="24"/>
            </w:rPr>
          </w:rPrChange>
        </w:rPr>
        <w:t xml:space="preserve"> Cédant sur la plate-forme</w:t>
      </w:r>
      <w:bookmarkEnd w:id="43"/>
      <w:bookmarkEnd w:id="54"/>
      <w:bookmarkEnd w:id="55"/>
      <w:r w:rsidRPr="00935764">
        <w:rPr>
          <w:rFonts w:ascii="Helvetica Neue Light" w:hAnsi="Helvetica Neue Light"/>
          <w:rPrChange w:id="61" w:author="Arthur de Catheu" w:date="2014-06-20T17:08:00Z">
            <w:rPr>
              <w:rFonts w:eastAsiaTheme="minorEastAsia" w:cstheme="minorBidi"/>
              <w:b w:val="0"/>
              <w:bCs w:val="0"/>
              <w:smallCaps w:val="0"/>
              <w:sz w:val="20"/>
              <w:szCs w:val="24"/>
            </w:rPr>
          </w:rPrChange>
        </w:rPr>
        <w:t xml:space="preserve"> </w:t>
      </w:r>
      <w:bookmarkEnd w:id="44"/>
    </w:p>
    <w:p w14:paraId="4250D069" w14:textId="75B49985" w:rsidR="005D21B4" w:rsidRPr="00935764" w:rsidRDefault="005D21B4" w:rsidP="005D21B4">
      <w:pPr>
        <w:pStyle w:val="Titre2"/>
        <w:rPr>
          <w:rFonts w:ascii="Helvetica Neue Light" w:hAnsi="Helvetica Neue Light"/>
          <w:rPrChange w:id="62" w:author="Arthur de Catheu" w:date="2014-06-20T17:08:00Z">
            <w:rPr/>
          </w:rPrChange>
        </w:rPr>
      </w:pPr>
      <w:bookmarkStart w:id="63" w:name="_Toc379362316"/>
      <w:bookmarkStart w:id="64" w:name="_Ref384802781"/>
      <w:bookmarkStart w:id="65" w:name="_Toc265315268"/>
      <w:r w:rsidRPr="00935764">
        <w:rPr>
          <w:rFonts w:ascii="Helvetica Neue Light" w:hAnsi="Helvetica Neue Light"/>
          <w:rPrChange w:id="66" w:author="Arthur de Catheu" w:date="2014-06-20T17:08:00Z">
            <w:rPr>
              <w:rFonts w:eastAsiaTheme="minorEastAsia" w:cstheme="minorBidi"/>
              <w:b w:val="0"/>
              <w:bCs w:val="0"/>
              <w:sz w:val="20"/>
              <w:szCs w:val="24"/>
            </w:rPr>
          </w:rPrChange>
        </w:rPr>
        <w:t>Processus d’inscription</w:t>
      </w:r>
      <w:bookmarkEnd w:id="63"/>
      <w:r w:rsidR="00CD0E18" w:rsidRPr="00935764">
        <w:rPr>
          <w:rFonts w:ascii="Helvetica Neue Light" w:hAnsi="Helvetica Neue Light"/>
          <w:rPrChange w:id="67" w:author="Arthur de Catheu" w:date="2014-06-20T17:08:00Z">
            <w:rPr>
              <w:rFonts w:eastAsiaTheme="minorEastAsia" w:cstheme="minorBidi"/>
              <w:b w:val="0"/>
              <w:bCs w:val="0"/>
              <w:sz w:val="20"/>
              <w:szCs w:val="24"/>
            </w:rPr>
          </w:rPrChange>
        </w:rPr>
        <w:t xml:space="preserve"> du Cédant</w:t>
      </w:r>
      <w:bookmarkEnd w:id="64"/>
      <w:bookmarkEnd w:id="65"/>
    </w:p>
    <w:p w14:paraId="61F7F08C" w14:textId="73B6D2D8" w:rsidR="000E0EA4" w:rsidRPr="00935764" w:rsidRDefault="000E0EA4" w:rsidP="000E0EA4">
      <w:pPr>
        <w:rPr>
          <w:rFonts w:ascii="Helvetica Neue Light" w:hAnsi="Helvetica Neue Light" w:cs="Arial"/>
          <w:rPrChange w:id="68" w:author="Arthur de Catheu" w:date="2014-06-20T17:08:00Z">
            <w:rPr>
              <w:rFonts w:cs="Arial"/>
            </w:rPr>
          </w:rPrChange>
        </w:rPr>
      </w:pPr>
      <w:r w:rsidRPr="00935764">
        <w:rPr>
          <w:rFonts w:ascii="Helvetica Neue Light" w:hAnsi="Helvetica Neue Light" w:cs="Arial"/>
          <w:rPrChange w:id="69" w:author="Arthur de Catheu" w:date="2014-06-20T17:08:00Z">
            <w:rPr>
              <w:rFonts w:cs="Arial"/>
            </w:rPr>
          </w:rPrChange>
        </w:rPr>
        <w:t xml:space="preserve">Une entreprise souhaitant </w:t>
      </w:r>
      <w:r w:rsidR="005D21B4" w:rsidRPr="00935764">
        <w:rPr>
          <w:rFonts w:ascii="Helvetica Neue Light" w:hAnsi="Helvetica Neue Light" w:cs="Arial"/>
          <w:rPrChange w:id="70" w:author="Arthur de Catheu" w:date="2014-06-20T17:08:00Z">
            <w:rPr>
              <w:rFonts w:cs="Arial"/>
            </w:rPr>
          </w:rPrChange>
        </w:rPr>
        <w:t xml:space="preserve">déposer </w:t>
      </w:r>
      <w:r w:rsidR="00C21EBC" w:rsidRPr="00935764">
        <w:rPr>
          <w:rFonts w:ascii="Helvetica Neue Light" w:hAnsi="Helvetica Neue Light" w:cs="Arial"/>
          <w:rPrChange w:id="71" w:author="Arthur de Catheu" w:date="2014-06-20T17:08:00Z">
            <w:rPr>
              <w:rFonts w:cs="Arial"/>
            </w:rPr>
          </w:rPrChange>
        </w:rPr>
        <w:t>une demande</w:t>
      </w:r>
      <w:r w:rsidR="005D21B4" w:rsidRPr="00935764">
        <w:rPr>
          <w:rFonts w:ascii="Helvetica Neue Light" w:hAnsi="Helvetica Neue Light" w:cs="Arial"/>
          <w:rPrChange w:id="72" w:author="Arthur de Catheu" w:date="2014-06-20T17:08:00Z">
            <w:rPr>
              <w:rFonts w:cs="Arial"/>
            </w:rPr>
          </w:rPrChange>
        </w:rPr>
        <w:t xml:space="preserve"> de financement en </w:t>
      </w:r>
      <w:r w:rsidRPr="00935764">
        <w:rPr>
          <w:rFonts w:ascii="Helvetica Neue Light" w:hAnsi="Helvetica Neue Light" w:cs="Arial"/>
          <w:rPrChange w:id="73" w:author="Arthur de Catheu" w:date="2014-06-20T17:08:00Z">
            <w:rPr>
              <w:rFonts w:cs="Arial"/>
            </w:rPr>
          </w:rPrChange>
        </w:rPr>
        <w:t>céd</w:t>
      </w:r>
      <w:r w:rsidR="005D21B4" w:rsidRPr="00935764">
        <w:rPr>
          <w:rFonts w:ascii="Helvetica Neue Light" w:hAnsi="Helvetica Neue Light" w:cs="Arial"/>
          <w:rPrChange w:id="74" w:author="Arthur de Catheu" w:date="2014-06-20T17:08:00Z">
            <w:rPr>
              <w:rFonts w:cs="Arial"/>
            </w:rPr>
          </w:rPrChange>
        </w:rPr>
        <w:t>ant</w:t>
      </w:r>
      <w:r w:rsidRPr="00935764">
        <w:rPr>
          <w:rFonts w:ascii="Helvetica Neue Light" w:hAnsi="Helvetica Neue Light" w:cs="Arial"/>
          <w:rPrChange w:id="75" w:author="Arthur de Catheu" w:date="2014-06-20T17:08:00Z">
            <w:rPr>
              <w:rFonts w:cs="Arial"/>
            </w:rPr>
          </w:rPrChange>
        </w:rPr>
        <w:t xml:space="preserve"> une ou plusieurs Créance(s) doit </w:t>
      </w:r>
      <w:r w:rsidR="006759F3" w:rsidRPr="00935764">
        <w:rPr>
          <w:rFonts w:ascii="Helvetica Neue Light" w:hAnsi="Helvetica Neue Light" w:cs="Arial"/>
          <w:rPrChange w:id="76" w:author="Arthur de Catheu" w:date="2014-06-20T17:08:00Z">
            <w:rPr>
              <w:rFonts w:cs="Arial"/>
            </w:rPr>
          </w:rPrChange>
        </w:rPr>
        <w:t xml:space="preserve">préalablement </w:t>
      </w:r>
      <w:r w:rsidRPr="00935764">
        <w:rPr>
          <w:rFonts w:ascii="Helvetica Neue Light" w:hAnsi="Helvetica Neue Light" w:cs="Arial"/>
          <w:rPrChange w:id="77" w:author="Arthur de Catheu" w:date="2014-06-20T17:08:00Z">
            <w:rPr>
              <w:rFonts w:cs="Arial"/>
            </w:rPr>
          </w:rPrChange>
        </w:rPr>
        <w:t xml:space="preserve">suivre un processus d’inscription </w:t>
      </w:r>
      <w:r w:rsidR="00C21EBC" w:rsidRPr="00935764">
        <w:rPr>
          <w:rFonts w:ascii="Helvetica Neue Light" w:hAnsi="Helvetica Neue Light" w:cs="Arial"/>
          <w:rPrChange w:id="78" w:author="Arthur de Catheu" w:date="2014-06-20T17:08:00Z">
            <w:rPr>
              <w:rFonts w:cs="Arial"/>
            </w:rPr>
          </w:rPrChange>
        </w:rPr>
        <w:t>rapide</w:t>
      </w:r>
      <w:r w:rsidR="005D21B4" w:rsidRPr="00935764">
        <w:rPr>
          <w:rFonts w:ascii="Helvetica Neue Light" w:hAnsi="Helvetica Neue Light" w:cs="Arial"/>
          <w:rPrChange w:id="79" w:author="Arthur de Catheu" w:date="2014-06-20T17:08:00Z">
            <w:rPr>
              <w:rFonts w:cs="Arial"/>
            </w:rPr>
          </w:rPrChange>
        </w:rPr>
        <w:t>.</w:t>
      </w:r>
      <w:r w:rsidR="00C21EBC" w:rsidRPr="00935764">
        <w:rPr>
          <w:rFonts w:ascii="Helvetica Neue Light" w:hAnsi="Helvetica Neue Light" w:cs="Arial"/>
          <w:rPrChange w:id="80" w:author="Arthur de Catheu" w:date="2014-06-20T17:08:00Z">
            <w:rPr>
              <w:rFonts w:cs="Arial"/>
            </w:rPr>
          </w:rPrChange>
        </w:rPr>
        <w:t xml:space="preserve"> </w:t>
      </w:r>
    </w:p>
    <w:p w14:paraId="042F50CC" w14:textId="77777777" w:rsidR="005D21B4" w:rsidRPr="00935764" w:rsidRDefault="005D21B4" w:rsidP="000E0EA4">
      <w:pPr>
        <w:rPr>
          <w:rFonts w:ascii="Helvetica Neue Light" w:hAnsi="Helvetica Neue Light" w:cs="Arial"/>
          <w:rPrChange w:id="81" w:author="Arthur de Catheu" w:date="2014-06-20T17:08:00Z">
            <w:rPr>
              <w:rFonts w:cs="Arial"/>
            </w:rPr>
          </w:rPrChange>
        </w:rPr>
      </w:pPr>
    </w:p>
    <w:p w14:paraId="06084D7C" w14:textId="72E120FD" w:rsidR="00AA4F04" w:rsidRPr="00935764" w:rsidRDefault="000B6C2C" w:rsidP="000217FE">
      <w:pPr>
        <w:rPr>
          <w:rFonts w:ascii="Helvetica Neue Light" w:hAnsi="Helvetica Neue Light"/>
          <w:highlight w:val="yellow"/>
          <w:rPrChange w:id="82" w:author="Arthur de Catheu" w:date="2014-06-20T17:08:00Z">
            <w:rPr>
              <w:highlight w:val="yellow"/>
            </w:rPr>
          </w:rPrChange>
        </w:rPr>
      </w:pPr>
      <w:bookmarkStart w:id="83" w:name="_Ref248731568"/>
      <w:r w:rsidRPr="00935764">
        <w:rPr>
          <w:rFonts w:ascii="Helvetica Neue Light" w:hAnsi="Helvetica Neue Light" w:cs="Arial"/>
          <w:rPrChange w:id="84" w:author="Arthur de Catheu" w:date="2014-06-20T17:08:00Z">
            <w:rPr>
              <w:rFonts w:cs="Arial"/>
            </w:rPr>
          </w:rPrChange>
        </w:rPr>
        <w:t>Par ailleurs,</w:t>
      </w:r>
      <w:r w:rsidR="00AA4F04" w:rsidRPr="00935764">
        <w:rPr>
          <w:rFonts w:ascii="Helvetica Neue Light" w:hAnsi="Helvetica Neue Light" w:cs="Arial"/>
          <w:rPrChange w:id="85" w:author="Arthur de Catheu" w:date="2014-06-20T17:08:00Z">
            <w:rPr>
              <w:rFonts w:cs="Arial"/>
            </w:rPr>
          </w:rPrChange>
        </w:rPr>
        <w:t xml:space="preserve"> un Compte Courant </w:t>
      </w:r>
      <w:r w:rsidR="00F03226" w:rsidRPr="00935764">
        <w:rPr>
          <w:rFonts w:ascii="Helvetica Neue Light" w:hAnsi="Helvetica Neue Light" w:cs="Arial"/>
          <w:rPrChange w:id="86" w:author="Arthur de Catheu" w:date="2014-06-20T17:08:00Z">
            <w:rPr>
              <w:rFonts w:cs="Arial"/>
            </w:rPr>
          </w:rPrChange>
        </w:rPr>
        <w:t xml:space="preserve">Cédant </w:t>
      </w:r>
      <w:r w:rsidR="00AA4F04" w:rsidRPr="00935764">
        <w:rPr>
          <w:rFonts w:ascii="Helvetica Neue Light" w:hAnsi="Helvetica Neue Light" w:cs="Arial"/>
          <w:rPrChange w:id="87" w:author="Arthur de Catheu" w:date="2014-06-20T17:08:00Z">
            <w:rPr>
              <w:rFonts w:cs="Arial"/>
            </w:rPr>
          </w:rPrChange>
        </w:rPr>
        <w:t xml:space="preserve">(non bancaire et non rémunéré) est ouvert </w:t>
      </w:r>
      <w:r w:rsidR="00B714DF" w:rsidRPr="00935764">
        <w:rPr>
          <w:rFonts w:ascii="Helvetica Neue Light" w:hAnsi="Helvetica Neue Light" w:cs="Arial"/>
          <w:rPrChange w:id="88" w:author="Arthur de Catheu" w:date="2014-06-20T17:08:00Z">
            <w:rPr>
              <w:rFonts w:cs="Arial"/>
            </w:rPr>
          </w:rPrChange>
        </w:rPr>
        <w:t>au sein du</w:t>
      </w:r>
      <w:r w:rsidR="00C116C0" w:rsidRPr="00935764">
        <w:rPr>
          <w:rFonts w:ascii="Helvetica Neue Light" w:hAnsi="Helvetica Neue Light" w:cs="Arial"/>
          <w:rPrChange w:id="89" w:author="Arthur de Catheu" w:date="2014-06-20T17:08:00Z">
            <w:rPr>
              <w:rFonts w:cs="Arial"/>
            </w:rPr>
          </w:rPrChange>
        </w:rPr>
        <w:t xml:space="preserve"> </w:t>
      </w:r>
      <w:r w:rsidR="002A3770" w:rsidRPr="00935764">
        <w:rPr>
          <w:rFonts w:ascii="Helvetica Neue Light" w:hAnsi="Helvetica Neue Light" w:cs="Arial"/>
          <w:rPrChange w:id="90" w:author="Arthur de Catheu" w:date="2014-06-20T17:08:00Z">
            <w:rPr>
              <w:rFonts w:cs="Arial"/>
            </w:rPr>
          </w:rPrChange>
        </w:rPr>
        <w:t xml:space="preserve">back-office de </w:t>
      </w:r>
      <w:r w:rsidR="002119A8" w:rsidRPr="00935764">
        <w:rPr>
          <w:rFonts w:ascii="Helvetica Neue Light" w:hAnsi="Helvetica Neue Light" w:cs="Arial"/>
          <w:rPrChange w:id="91" w:author="Arthur de Catheu" w:date="2014-06-20T17:08:00Z">
            <w:rPr>
              <w:rFonts w:cs="Arial"/>
            </w:rPr>
          </w:rPrChange>
        </w:rPr>
        <w:t>Finexkap AM</w:t>
      </w:r>
      <w:r w:rsidR="002D31CE" w:rsidRPr="00935764">
        <w:rPr>
          <w:rFonts w:ascii="Helvetica Neue Light" w:hAnsi="Helvetica Neue Light" w:cs="Arial"/>
          <w:rPrChange w:id="92" w:author="Arthur de Catheu" w:date="2014-06-20T17:08:00Z">
            <w:rPr>
              <w:rFonts w:cs="Arial"/>
            </w:rPr>
          </w:rPrChange>
        </w:rPr>
        <w:t xml:space="preserve"> </w:t>
      </w:r>
      <w:r w:rsidR="00AA4F04" w:rsidRPr="00935764">
        <w:rPr>
          <w:rFonts w:ascii="Helvetica Neue Light" w:hAnsi="Helvetica Neue Light" w:cs="Arial"/>
          <w:rPrChange w:id="93" w:author="Arthur de Catheu" w:date="2014-06-20T17:08:00Z">
            <w:rPr>
              <w:rFonts w:cs="Arial"/>
            </w:rPr>
          </w:rPrChange>
        </w:rPr>
        <w:t>pour le compte du Cédant. Il est destiné à la comptabilisation de l’ensemble des écritures afférentes à la Retenue de Garantie constituée p</w:t>
      </w:r>
      <w:r w:rsidR="00251580" w:rsidRPr="00935764">
        <w:rPr>
          <w:rFonts w:ascii="Helvetica Neue Light" w:hAnsi="Helvetica Neue Light" w:cs="Arial"/>
          <w:rPrChange w:id="94" w:author="Arthur de Catheu" w:date="2014-06-20T17:08:00Z">
            <w:rPr>
              <w:rFonts w:cs="Arial"/>
            </w:rPr>
          </w:rPrChange>
        </w:rPr>
        <w:t>our le compte</w:t>
      </w:r>
      <w:r w:rsidR="00AA4F04" w:rsidRPr="00935764">
        <w:rPr>
          <w:rFonts w:ascii="Helvetica Neue Light" w:hAnsi="Helvetica Neue Light" w:cs="Arial"/>
          <w:rPrChange w:id="95" w:author="Arthur de Catheu" w:date="2014-06-20T17:08:00Z">
            <w:rPr>
              <w:rFonts w:cs="Arial"/>
            </w:rPr>
          </w:rPrChange>
        </w:rPr>
        <w:t xml:space="preserve"> </w:t>
      </w:r>
      <w:r w:rsidR="00251580" w:rsidRPr="00935764">
        <w:rPr>
          <w:rFonts w:ascii="Helvetica Neue Light" w:hAnsi="Helvetica Neue Light" w:cs="Arial"/>
          <w:rPrChange w:id="96" w:author="Arthur de Catheu" w:date="2014-06-20T17:08:00Z">
            <w:rPr>
              <w:rFonts w:cs="Arial"/>
            </w:rPr>
          </w:rPrChange>
        </w:rPr>
        <w:t>du</w:t>
      </w:r>
      <w:r w:rsidR="00AA4F04" w:rsidRPr="00935764">
        <w:rPr>
          <w:rFonts w:ascii="Helvetica Neue Light" w:hAnsi="Helvetica Neue Light" w:cs="Arial"/>
          <w:rPrChange w:id="97" w:author="Arthur de Catheu" w:date="2014-06-20T17:08:00Z">
            <w:rPr>
              <w:rFonts w:cs="Arial"/>
            </w:rPr>
          </w:rPrChange>
        </w:rPr>
        <w:t xml:space="preserve"> Cédant au titre de chaque Créa</w:t>
      </w:r>
      <w:r w:rsidR="00A647F2" w:rsidRPr="00935764">
        <w:rPr>
          <w:rFonts w:ascii="Helvetica Neue Light" w:hAnsi="Helvetica Neue Light" w:cs="Arial"/>
          <w:rPrChange w:id="98" w:author="Arthur de Catheu" w:date="2014-06-20T17:08:00Z">
            <w:rPr>
              <w:rFonts w:cs="Arial"/>
            </w:rPr>
          </w:rPrChange>
        </w:rPr>
        <w:t>nce.</w:t>
      </w:r>
    </w:p>
    <w:p w14:paraId="7F074E57" w14:textId="77777777" w:rsidR="00CD6689" w:rsidRPr="00935764" w:rsidRDefault="00CD6689" w:rsidP="00CD6689">
      <w:pPr>
        <w:pStyle w:val="Paragraphedeliste"/>
        <w:rPr>
          <w:rFonts w:ascii="Helvetica Neue Light" w:hAnsi="Helvetica Neue Light"/>
          <w:rPrChange w:id="99" w:author="Arthur de Catheu" w:date="2014-06-20T17:08:00Z">
            <w:rPr/>
          </w:rPrChange>
        </w:rPr>
      </w:pPr>
    </w:p>
    <w:p w14:paraId="308EDD4C" w14:textId="77777777" w:rsidR="00B714DF" w:rsidRPr="00935764" w:rsidRDefault="00B714DF" w:rsidP="00AA4F04">
      <w:pPr>
        <w:rPr>
          <w:rFonts w:ascii="Helvetica Neue Light" w:hAnsi="Helvetica Neue Light"/>
          <w:rPrChange w:id="100" w:author="Arthur de Catheu" w:date="2014-06-20T17:08:00Z">
            <w:rPr/>
          </w:rPrChange>
        </w:rPr>
      </w:pPr>
    </w:p>
    <w:p w14:paraId="3C51921D" w14:textId="5DF4E3CC" w:rsidR="00616317" w:rsidRPr="00935764" w:rsidRDefault="00616317" w:rsidP="000217FE">
      <w:pPr>
        <w:pStyle w:val="Titre2"/>
        <w:rPr>
          <w:rFonts w:ascii="Helvetica Neue Light" w:hAnsi="Helvetica Neue Light"/>
          <w:rPrChange w:id="101" w:author="Arthur de Catheu" w:date="2014-06-20T17:08:00Z">
            <w:rPr/>
          </w:rPrChange>
        </w:rPr>
      </w:pPr>
      <w:bookmarkStart w:id="102" w:name="_Ref384801874"/>
      <w:bookmarkStart w:id="103" w:name="_Toc265315269"/>
      <w:bookmarkStart w:id="104" w:name="_Ref249158777"/>
      <w:bookmarkStart w:id="105" w:name="_Ref380134432"/>
      <w:bookmarkEnd w:id="83"/>
      <w:r w:rsidRPr="00935764">
        <w:rPr>
          <w:rFonts w:ascii="Helvetica Neue Light" w:hAnsi="Helvetica Neue Light"/>
          <w:rPrChange w:id="106" w:author="Arthur de Catheu" w:date="2014-06-20T17:08:00Z">
            <w:rPr>
              <w:rFonts w:eastAsiaTheme="minorEastAsia" w:cstheme="minorBidi"/>
              <w:b w:val="0"/>
              <w:bCs w:val="0"/>
              <w:sz w:val="20"/>
              <w:szCs w:val="24"/>
            </w:rPr>
          </w:rPrChange>
        </w:rPr>
        <w:t>Dossier Cédant</w:t>
      </w:r>
      <w:bookmarkEnd w:id="102"/>
      <w:bookmarkEnd w:id="103"/>
    </w:p>
    <w:p w14:paraId="400D5F48" w14:textId="24B0A92A" w:rsidR="000E0EA4" w:rsidRPr="00935764" w:rsidRDefault="000E0EA4" w:rsidP="00D62AAE">
      <w:pPr>
        <w:pStyle w:val="Titre3"/>
        <w:rPr>
          <w:rFonts w:ascii="Helvetica Neue Light" w:hAnsi="Helvetica Neue Light"/>
          <w:rPrChange w:id="107" w:author="Arthur de Catheu" w:date="2014-06-20T17:08:00Z">
            <w:rPr/>
          </w:rPrChange>
        </w:rPr>
      </w:pPr>
      <w:bookmarkStart w:id="108" w:name="_Ref384714933"/>
      <w:bookmarkStart w:id="109" w:name="_Ref384714945"/>
      <w:bookmarkStart w:id="110" w:name="_Toc265315270"/>
      <w:r w:rsidRPr="00935764">
        <w:rPr>
          <w:rFonts w:ascii="Helvetica Neue Light" w:hAnsi="Helvetica Neue Light"/>
          <w:rPrChange w:id="111" w:author="Arthur de Catheu" w:date="2014-06-20T17:08:00Z">
            <w:rPr>
              <w:rFonts w:eastAsiaTheme="minorEastAsia" w:cstheme="minorBidi"/>
              <w:b w:val="0"/>
              <w:bCs w:val="0"/>
              <w:sz w:val="20"/>
            </w:rPr>
          </w:rPrChange>
        </w:rPr>
        <w:t>Contenu du Dossier Cédant</w:t>
      </w:r>
      <w:bookmarkEnd w:id="104"/>
      <w:bookmarkEnd w:id="105"/>
      <w:bookmarkEnd w:id="108"/>
      <w:bookmarkEnd w:id="109"/>
      <w:bookmarkEnd w:id="110"/>
    </w:p>
    <w:p w14:paraId="5C0D20C6" w14:textId="20EC9EB9" w:rsidR="000E0EA4" w:rsidRPr="00935764" w:rsidRDefault="000E0EA4" w:rsidP="000E0EA4">
      <w:pPr>
        <w:rPr>
          <w:rFonts w:ascii="Helvetica Neue Light" w:hAnsi="Helvetica Neue Light"/>
          <w:rPrChange w:id="112" w:author="Arthur de Catheu" w:date="2014-06-20T17:08:00Z">
            <w:rPr/>
          </w:rPrChange>
        </w:rPr>
      </w:pPr>
      <w:r w:rsidRPr="00935764">
        <w:rPr>
          <w:rFonts w:ascii="Helvetica Neue Light" w:hAnsi="Helvetica Neue Light"/>
          <w:rPrChange w:id="113" w:author="Arthur de Catheu" w:date="2014-06-20T17:08:00Z">
            <w:rPr/>
          </w:rPrChange>
        </w:rPr>
        <w:t>Les informations contenues au sein des Dossiers Cédant sont les suivantes :</w:t>
      </w:r>
    </w:p>
    <w:p w14:paraId="7EAF410A" w14:textId="1D39141E" w:rsidR="000E0EA4" w:rsidRPr="00935764" w:rsidRDefault="002D31CE" w:rsidP="00F157DC">
      <w:pPr>
        <w:pStyle w:val="Paragraphedeliste"/>
        <w:numPr>
          <w:ilvl w:val="0"/>
          <w:numId w:val="116"/>
        </w:numPr>
        <w:rPr>
          <w:rFonts w:ascii="Helvetica Neue Light" w:hAnsi="Helvetica Neue Light"/>
          <w:rPrChange w:id="114" w:author="Arthur de Catheu" w:date="2014-06-20T17:08:00Z">
            <w:rPr/>
          </w:rPrChange>
        </w:rPr>
      </w:pPr>
      <w:r w:rsidRPr="00935764">
        <w:rPr>
          <w:rFonts w:ascii="Helvetica Neue Light" w:hAnsi="Helvetica Neue Light" w:cs="Arial"/>
          <w:rPrChange w:id="115" w:author="Arthur de Catheu" w:date="2014-06-20T17:08:00Z">
            <w:rPr>
              <w:rFonts w:cs="Arial"/>
            </w:rPr>
          </w:rPrChange>
        </w:rPr>
        <w:t>l</w:t>
      </w:r>
      <w:r w:rsidR="000E0EA4" w:rsidRPr="00935764">
        <w:rPr>
          <w:rFonts w:ascii="Helvetica Neue Light" w:hAnsi="Helvetica Neue Light" w:cs="Arial"/>
          <w:rPrChange w:id="116" w:author="Arthur de Catheu" w:date="2014-06-20T17:08:00Z">
            <w:rPr>
              <w:rFonts w:cs="Arial"/>
            </w:rPr>
          </w:rPrChange>
        </w:rPr>
        <w:t>a dénomination, le SIREN et l'adresse</w:t>
      </w:r>
      <w:r w:rsidR="000E0EA4" w:rsidRPr="00935764">
        <w:rPr>
          <w:rFonts w:ascii="Helvetica Neue Light" w:hAnsi="Helvetica Neue Light"/>
          <w:rPrChange w:id="117" w:author="Arthur de Catheu" w:date="2014-06-20T17:08:00Z">
            <w:rPr/>
          </w:rPrChange>
        </w:rPr>
        <w:t xml:space="preserve"> du Cédant ;</w:t>
      </w:r>
    </w:p>
    <w:p w14:paraId="245F192A" w14:textId="73D0AEAA" w:rsidR="000E0EA4" w:rsidRPr="00935764" w:rsidRDefault="002D31CE" w:rsidP="00F157DC">
      <w:pPr>
        <w:pStyle w:val="Paragraphedeliste"/>
        <w:numPr>
          <w:ilvl w:val="0"/>
          <w:numId w:val="116"/>
        </w:numPr>
        <w:rPr>
          <w:rFonts w:ascii="Helvetica Neue Light" w:hAnsi="Helvetica Neue Light"/>
          <w:rPrChange w:id="118" w:author="Arthur de Catheu" w:date="2014-06-20T17:08:00Z">
            <w:rPr/>
          </w:rPrChange>
        </w:rPr>
      </w:pPr>
      <w:r w:rsidRPr="00935764">
        <w:rPr>
          <w:rFonts w:ascii="Helvetica Neue Light" w:hAnsi="Helvetica Neue Light"/>
          <w:rPrChange w:id="119" w:author="Arthur de Catheu" w:date="2014-06-20T17:08:00Z">
            <w:rPr/>
          </w:rPrChange>
        </w:rPr>
        <w:lastRenderedPageBreak/>
        <w:t>l</w:t>
      </w:r>
      <w:r w:rsidR="000E0EA4" w:rsidRPr="00935764">
        <w:rPr>
          <w:rFonts w:ascii="Helvetica Neue Light" w:hAnsi="Helvetica Neue Light"/>
          <w:rPrChange w:id="120" w:author="Arthur de Catheu" w:date="2014-06-20T17:08:00Z">
            <w:rPr/>
          </w:rPrChange>
        </w:rPr>
        <w:t xml:space="preserve">es coordonnées complètes du </w:t>
      </w:r>
      <w:r w:rsidR="00B714DF" w:rsidRPr="00935764">
        <w:rPr>
          <w:rFonts w:ascii="Helvetica Neue Light" w:hAnsi="Helvetica Neue Light"/>
          <w:rPrChange w:id="121" w:author="Arthur de Catheu" w:date="2014-06-20T17:08:00Z">
            <w:rPr/>
          </w:rPrChange>
        </w:rPr>
        <w:t>C</w:t>
      </w:r>
      <w:r w:rsidR="000E0EA4" w:rsidRPr="00935764">
        <w:rPr>
          <w:rFonts w:ascii="Helvetica Neue Light" w:hAnsi="Helvetica Neue Light"/>
          <w:rPrChange w:id="122" w:author="Arthur de Catheu" w:date="2014-06-20T17:08:00Z">
            <w:rPr/>
          </w:rPrChange>
        </w:rPr>
        <w:t xml:space="preserve">orrespondant Cédant auprès de </w:t>
      </w:r>
      <w:r w:rsidR="002119A8" w:rsidRPr="00935764">
        <w:rPr>
          <w:rFonts w:ascii="Helvetica Neue Light" w:hAnsi="Helvetica Neue Light"/>
          <w:rPrChange w:id="123" w:author="Arthur de Catheu" w:date="2014-06-20T17:08:00Z">
            <w:rPr/>
          </w:rPrChange>
        </w:rPr>
        <w:t>Finexkap AM</w:t>
      </w:r>
      <w:r w:rsidR="000E0EA4" w:rsidRPr="00935764">
        <w:rPr>
          <w:rFonts w:ascii="Helvetica Neue Light" w:hAnsi="Helvetica Neue Light"/>
          <w:rPrChange w:id="124" w:author="Arthur de Catheu" w:date="2014-06-20T17:08:00Z">
            <w:rPr/>
          </w:rPrChange>
        </w:rPr>
        <w:t xml:space="preserve"> (nom, prénom, fonction, téléphone mobile, téléphone professionnel, email professionnel, mot de passe) ;</w:t>
      </w:r>
    </w:p>
    <w:p w14:paraId="6F5535E6" w14:textId="020CF383" w:rsidR="000E0EA4" w:rsidRPr="00935764" w:rsidRDefault="002D31CE" w:rsidP="00F157DC">
      <w:pPr>
        <w:pStyle w:val="Paragraphedeliste"/>
        <w:numPr>
          <w:ilvl w:val="0"/>
          <w:numId w:val="116"/>
        </w:numPr>
        <w:rPr>
          <w:rFonts w:ascii="Helvetica Neue Light" w:hAnsi="Helvetica Neue Light"/>
          <w:rPrChange w:id="125" w:author="Arthur de Catheu" w:date="2014-06-20T17:08:00Z">
            <w:rPr/>
          </w:rPrChange>
        </w:rPr>
      </w:pPr>
      <w:r w:rsidRPr="00935764">
        <w:rPr>
          <w:rFonts w:ascii="Helvetica Neue Light" w:hAnsi="Helvetica Neue Light"/>
          <w:rPrChange w:id="126" w:author="Arthur de Catheu" w:date="2014-06-20T17:08:00Z">
            <w:rPr/>
          </w:rPrChange>
        </w:rPr>
        <w:t>l</w:t>
      </w:r>
      <w:r w:rsidR="000E0EA4" w:rsidRPr="00935764">
        <w:rPr>
          <w:rFonts w:ascii="Helvetica Neue Light" w:hAnsi="Helvetica Neue Light"/>
          <w:rPrChange w:id="127" w:author="Arthur de Catheu" w:date="2014-06-20T17:08:00Z">
            <w:rPr/>
          </w:rPrChange>
        </w:rPr>
        <w:t>es coordonnées complètes du représentant légal du Cédant (nom, prénom, fonction, téléphone mobile, téléphone professionnel, email professionnel) ;</w:t>
      </w:r>
    </w:p>
    <w:p w14:paraId="3301A9FF" w14:textId="732F926C" w:rsidR="000E0EA4" w:rsidRPr="00935764" w:rsidRDefault="002D31CE" w:rsidP="00F157DC">
      <w:pPr>
        <w:pStyle w:val="Paragraphedeliste"/>
        <w:numPr>
          <w:ilvl w:val="0"/>
          <w:numId w:val="116"/>
        </w:numPr>
        <w:rPr>
          <w:rFonts w:ascii="Helvetica Neue Light" w:hAnsi="Helvetica Neue Light"/>
          <w:rPrChange w:id="128" w:author="Arthur de Catheu" w:date="2014-06-20T17:08:00Z">
            <w:rPr/>
          </w:rPrChange>
        </w:rPr>
      </w:pPr>
      <w:r w:rsidRPr="00935764">
        <w:rPr>
          <w:rFonts w:ascii="Helvetica Neue Light" w:hAnsi="Helvetica Neue Light" w:cs="Arial"/>
          <w:rPrChange w:id="129" w:author="Arthur de Catheu" w:date="2014-06-20T17:08:00Z">
            <w:rPr>
              <w:rFonts w:cs="Arial"/>
            </w:rPr>
          </w:rPrChange>
        </w:rPr>
        <w:t>l</w:t>
      </w:r>
      <w:r w:rsidR="000E0EA4" w:rsidRPr="00935764">
        <w:rPr>
          <w:rFonts w:ascii="Helvetica Neue Light" w:hAnsi="Helvetica Neue Light" w:cs="Arial"/>
          <w:rPrChange w:id="130" w:author="Arthur de Catheu" w:date="2014-06-20T17:08:00Z">
            <w:rPr>
              <w:rFonts w:cs="Arial"/>
            </w:rPr>
          </w:rPrChange>
        </w:rPr>
        <w:t xml:space="preserve">es informations financières du Cédant </w:t>
      </w:r>
      <w:r w:rsidR="006E1CF7" w:rsidRPr="00935764">
        <w:rPr>
          <w:rFonts w:ascii="Helvetica Neue Light" w:hAnsi="Helvetica Neue Light" w:cs="Arial"/>
          <w:rPrChange w:id="131" w:author="Arthur de Catheu" w:date="2014-06-20T17:08:00Z">
            <w:rPr>
              <w:rFonts w:cs="Arial"/>
            </w:rPr>
          </w:rPrChange>
        </w:rPr>
        <w:t>téléchargées</w:t>
      </w:r>
      <w:r w:rsidR="000E0EA4" w:rsidRPr="00935764">
        <w:rPr>
          <w:rFonts w:ascii="Helvetica Neue Light" w:hAnsi="Helvetica Neue Light" w:cs="Arial"/>
          <w:rPrChange w:id="132" w:author="Arthur de Catheu" w:date="2014-06-20T17:08:00Z">
            <w:rPr>
              <w:rFonts w:cs="Arial"/>
            </w:rPr>
          </w:rPrChange>
        </w:rPr>
        <w:t xml:space="preserve"> sur les bases de données partenaires de </w:t>
      </w:r>
      <w:r w:rsidR="002119A8" w:rsidRPr="00935764">
        <w:rPr>
          <w:rFonts w:ascii="Helvetica Neue Light" w:hAnsi="Helvetica Neue Light" w:cs="Arial"/>
          <w:rPrChange w:id="133" w:author="Arthur de Catheu" w:date="2014-06-20T17:08:00Z">
            <w:rPr>
              <w:rFonts w:cs="Arial"/>
            </w:rPr>
          </w:rPrChange>
        </w:rPr>
        <w:t>Finexkap AM</w:t>
      </w:r>
      <w:r w:rsidR="00815960" w:rsidRPr="00935764">
        <w:rPr>
          <w:rFonts w:ascii="Helvetica Neue Light" w:hAnsi="Helvetica Neue Light" w:cs="Arial"/>
          <w:rPrChange w:id="134" w:author="Arthur de Catheu" w:date="2014-06-20T17:08:00Z">
            <w:rPr>
              <w:rFonts w:cs="Arial"/>
            </w:rPr>
          </w:rPrChange>
        </w:rPr>
        <w:t xml:space="preserve"> au titre des deux (2) derniers exercices fiscaux disponibles, ainsi que celles relatives à tout nouvel exercice fiscal</w:t>
      </w:r>
      <w:r w:rsidR="000E0EA4" w:rsidRPr="00935764">
        <w:rPr>
          <w:rFonts w:ascii="Helvetica Neue Light" w:hAnsi="Helvetica Neue Light" w:cs="Arial"/>
          <w:rPrChange w:id="135" w:author="Arthur de Catheu" w:date="2014-06-20T17:08:00Z">
            <w:rPr>
              <w:rFonts w:cs="Arial"/>
            </w:rPr>
          </w:rPrChange>
        </w:rPr>
        <w:t xml:space="preserve"> </w:t>
      </w:r>
      <w:r w:rsidR="00CC3383" w:rsidRPr="00935764">
        <w:rPr>
          <w:rFonts w:ascii="Helvetica Neue Light" w:hAnsi="Helvetica Neue Light" w:cs="Arial"/>
          <w:rPrChange w:id="136" w:author="Arthur de Catheu" w:date="2014-06-20T17:08:00Z">
            <w:rPr>
              <w:rFonts w:cs="Arial"/>
            </w:rPr>
          </w:rPrChange>
        </w:rPr>
        <w:t>(à ce jour, A</w:t>
      </w:r>
      <w:r w:rsidR="004841B9" w:rsidRPr="00935764">
        <w:rPr>
          <w:rFonts w:ascii="Helvetica Neue Light" w:hAnsi="Helvetica Neue Light" w:cs="Arial"/>
          <w:rPrChange w:id="137" w:author="Arthur de Catheu" w:date="2014-06-20T17:08:00Z">
            <w:rPr>
              <w:rFonts w:cs="Arial"/>
            </w:rPr>
          </w:rPrChange>
        </w:rPr>
        <w:t>ltares - D&amp;B</w:t>
      </w:r>
      <w:r w:rsidR="00CC3383" w:rsidRPr="00935764">
        <w:rPr>
          <w:rFonts w:ascii="Helvetica Neue Light" w:hAnsi="Helvetica Neue Light" w:cs="Arial"/>
          <w:rPrChange w:id="138" w:author="Arthur de Catheu" w:date="2014-06-20T17:08:00Z">
            <w:rPr>
              <w:rFonts w:cs="Arial"/>
            </w:rPr>
          </w:rPrChange>
        </w:rPr>
        <w:t xml:space="preserve"> et </w:t>
      </w:r>
      <w:proofErr w:type="spellStart"/>
      <w:r w:rsidR="004C0BD1" w:rsidRPr="00935764">
        <w:rPr>
          <w:rFonts w:ascii="Helvetica Neue Light" w:hAnsi="Helvetica Neue Light" w:cs="Arial"/>
          <w:rPrChange w:id="139" w:author="Arthur de Catheu" w:date="2014-06-20T17:08:00Z">
            <w:rPr>
              <w:rFonts w:cs="Arial"/>
            </w:rPr>
          </w:rPrChange>
        </w:rPr>
        <w:t>Creditsafe</w:t>
      </w:r>
      <w:proofErr w:type="spellEnd"/>
      <w:r w:rsidR="00CC3383" w:rsidRPr="00935764">
        <w:rPr>
          <w:rFonts w:ascii="Helvetica Neue Light" w:hAnsi="Helvetica Neue Light" w:cs="Arial"/>
          <w:rPrChange w:id="140" w:author="Arthur de Catheu" w:date="2014-06-20T17:08:00Z">
            <w:rPr>
              <w:rFonts w:cs="Arial"/>
            </w:rPr>
          </w:rPrChange>
        </w:rPr>
        <w:t>)</w:t>
      </w:r>
      <w:r w:rsidR="003E5ACF" w:rsidRPr="00935764">
        <w:rPr>
          <w:rFonts w:ascii="Helvetica Neue Light" w:hAnsi="Helvetica Neue Light" w:cs="Arial"/>
          <w:rPrChange w:id="141" w:author="Arthur de Catheu" w:date="2014-06-20T17:08:00Z">
            <w:rPr>
              <w:rFonts w:cs="Arial"/>
            </w:rPr>
          </w:rPrChange>
        </w:rPr>
        <w:t> ;</w:t>
      </w:r>
    </w:p>
    <w:p w14:paraId="61E375C6" w14:textId="7C206F3F" w:rsidR="000E0EA4" w:rsidRPr="00935764" w:rsidRDefault="002D31CE" w:rsidP="00F157DC">
      <w:pPr>
        <w:pStyle w:val="Paragraphedeliste"/>
        <w:numPr>
          <w:ilvl w:val="0"/>
          <w:numId w:val="116"/>
        </w:numPr>
        <w:rPr>
          <w:rFonts w:ascii="Helvetica Neue Light" w:hAnsi="Helvetica Neue Light"/>
          <w:rPrChange w:id="142" w:author="Arthur de Catheu" w:date="2014-06-20T17:08:00Z">
            <w:rPr/>
          </w:rPrChange>
        </w:rPr>
      </w:pPr>
      <w:r w:rsidRPr="00935764">
        <w:rPr>
          <w:rFonts w:ascii="Helvetica Neue Light" w:hAnsi="Helvetica Neue Light" w:cs="Arial"/>
          <w:rPrChange w:id="143" w:author="Arthur de Catheu" w:date="2014-06-20T17:08:00Z">
            <w:rPr>
              <w:rFonts w:cs="Arial"/>
            </w:rPr>
          </w:rPrChange>
        </w:rPr>
        <w:t>l</w:t>
      </w:r>
      <w:r w:rsidR="000E0EA4" w:rsidRPr="00935764">
        <w:rPr>
          <w:rFonts w:ascii="Helvetica Neue Light" w:hAnsi="Helvetica Neue Light" w:cs="Arial"/>
          <w:rPrChange w:id="144" w:author="Arthur de Catheu" w:date="2014-06-20T17:08:00Z">
            <w:rPr>
              <w:rFonts w:cs="Arial"/>
            </w:rPr>
          </w:rPrChange>
        </w:rPr>
        <w:t xml:space="preserve">a liste des </w:t>
      </w:r>
      <w:r w:rsidR="00206347" w:rsidRPr="00935764">
        <w:rPr>
          <w:rFonts w:ascii="Helvetica Neue Light" w:hAnsi="Helvetica Neue Light" w:cs="Arial"/>
          <w:rPrChange w:id="145" w:author="Arthur de Catheu" w:date="2014-06-20T17:08:00Z">
            <w:rPr>
              <w:rFonts w:cs="Arial"/>
            </w:rPr>
          </w:rPrChange>
        </w:rPr>
        <w:t xml:space="preserve">actionnaires et des </w:t>
      </w:r>
      <w:r w:rsidR="000E0EA4" w:rsidRPr="00935764">
        <w:rPr>
          <w:rFonts w:ascii="Helvetica Neue Light" w:hAnsi="Helvetica Neue Light" w:cs="Arial"/>
          <w:rPrChange w:id="146" w:author="Arthur de Catheu" w:date="2014-06-20T17:08:00Z">
            <w:rPr>
              <w:rFonts w:cs="Arial"/>
            </w:rPr>
          </w:rPrChange>
        </w:rPr>
        <w:t>participations (filiales) du Cédant</w:t>
      </w:r>
      <w:r w:rsidR="008A150F" w:rsidRPr="00935764">
        <w:rPr>
          <w:rFonts w:ascii="Helvetica Neue Light" w:hAnsi="Helvetica Neue Light" w:cs="Arial"/>
          <w:rPrChange w:id="147" w:author="Arthur de Catheu" w:date="2014-06-20T17:08:00Z">
            <w:rPr>
              <w:rFonts w:cs="Arial"/>
            </w:rPr>
          </w:rPrChange>
        </w:rPr>
        <w:t xml:space="preserve"> si disponible sur les bases de données partenaires</w:t>
      </w:r>
      <w:r w:rsidR="000E0EA4" w:rsidRPr="00935764">
        <w:rPr>
          <w:rFonts w:ascii="Helvetica Neue Light" w:hAnsi="Helvetica Neue Light" w:cs="Arial"/>
          <w:rPrChange w:id="148" w:author="Arthur de Catheu" w:date="2014-06-20T17:08:00Z">
            <w:rPr>
              <w:rFonts w:cs="Arial"/>
            </w:rPr>
          </w:rPrChange>
        </w:rPr>
        <w:t> ;</w:t>
      </w:r>
    </w:p>
    <w:p w14:paraId="6E2A1A79" w14:textId="2AC1C73A" w:rsidR="000E0EA4" w:rsidRPr="00935764" w:rsidRDefault="002D31CE" w:rsidP="00F157DC">
      <w:pPr>
        <w:pStyle w:val="Paragraphedeliste"/>
        <w:numPr>
          <w:ilvl w:val="0"/>
          <w:numId w:val="116"/>
        </w:numPr>
        <w:rPr>
          <w:rFonts w:ascii="Helvetica Neue Light" w:hAnsi="Helvetica Neue Light"/>
          <w:rPrChange w:id="149" w:author="Arthur de Catheu" w:date="2014-06-20T17:08:00Z">
            <w:rPr/>
          </w:rPrChange>
        </w:rPr>
      </w:pPr>
      <w:r w:rsidRPr="00935764">
        <w:rPr>
          <w:rFonts w:ascii="Helvetica Neue Light" w:hAnsi="Helvetica Neue Light" w:cs="Arial"/>
          <w:rPrChange w:id="150" w:author="Arthur de Catheu" w:date="2014-06-20T17:08:00Z">
            <w:rPr>
              <w:rFonts w:cs="Arial"/>
            </w:rPr>
          </w:rPrChange>
        </w:rPr>
        <w:t>l</w:t>
      </w:r>
      <w:r w:rsidR="000E0EA4" w:rsidRPr="00935764">
        <w:rPr>
          <w:rFonts w:ascii="Helvetica Neue Light" w:hAnsi="Helvetica Neue Light" w:cs="Arial"/>
          <w:rPrChange w:id="151" w:author="Arthur de Catheu" w:date="2014-06-20T17:08:00Z">
            <w:rPr>
              <w:rFonts w:cs="Arial"/>
            </w:rPr>
          </w:rPrChange>
        </w:rPr>
        <w:t>es pièces téléchargées et les informations fournies par le Cédant lors de son inscription</w:t>
      </w:r>
      <w:r w:rsidR="00C116C0" w:rsidRPr="00935764">
        <w:rPr>
          <w:rFonts w:ascii="Helvetica Neue Light" w:hAnsi="Helvetica Neue Light" w:cs="Arial"/>
          <w:rPrChange w:id="152" w:author="Arthur de Catheu" w:date="2014-06-20T17:08:00Z">
            <w:rPr>
              <w:rFonts w:cs="Arial"/>
            </w:rPr>
          </w:rPrChange>
        </w:rPr>
        <w:t xml:space="preserve"> </w:t>
      </w:r>
      <w:r w:rsidR="008F37DB" w:rsidRPr="00935764">
        <w:rPr>
          <w:rFonts w:ascii="Helvetica Neue Light" w:hAnsi="Helvetica Neue Light" w:cs="Arial"/>
          <w:rPrChange w:id="153" w:author="Arthur de Catheu" w:date="2014-06-20T17:08:00Z">
            <w:rPr>
              <w:rFonts w:cs="Arial"/>
            </w:rPr>
          </w:rPrChange>
        </w:rPr>
        <w:t>ou après toute mise à jour constatée par le back-office de Finexkap AM </w:t>
      </w:r>
      <w:r w:rsidR="00FB752B" w:rsidRPr="00935764">
        <w:rPr>
          <w:rFonts w:ascii="Helvetica Neue Light" w:hAnsi="Helvetica Neue Light" w:cs="Arial"/>
          <w:rPrChange w:id="154" w:author="Arthur de Catheu" w:date="2014-06-20T17:08:00Z">
            <w:rPr>
              <w:rFonts w:cs="Arial"/>
            </w:rPr>
          </w:rPrChange>
        </w:rPr>
        <w:t xml:space="preserve">et validée par l’équipe d’Analyse Crédit </w:t>
      </w:r>
      <w:r w:rsidR="008F37DB" w:rsidRPr="00935764">
        <w:rPr>
          <w:rFonts w:ascii="Helvetica Neue Light" w:hAnsi="Helvetica Neue Light" w:cs="Arial"/>
          <w:rPrChange w:id="155" w:author="Arthur de Catheu" w:date="2014-06-20T17:08:00Z">
            <w:rPr>
              <w:rFonts w:cs="Arial"/>
            </w:rPr>
          </w:rPrChange>
        </w:rPr>
        <w:t>;</w:t>
      </w:r>
    </w:p>
    <w:p w14:paraId="60468339" w14:textId="78A48B9F" w:rsidR="000E0EA4" w:rsidRPr="00935764" w:rsidRDefault="008F37DB" w:rsidP="00F157DC">
      <w:pPr>
        <w:pStyle w:val="Paragraphedeliste"/>
        <w:numPr>
          <w:ilvl w:val="0"/>
          <w:numId w:val="116"/>
        </w:numPr>
        <w:rPr>
          <w:rFonts w:ascii="Helvetica Neue Light" w:hAnsi="Helvetica Neue Light"/>
          <w:rPrChange w:id="156" w:author="Arthur de Catheu" w:date="2014-06-20T17:08:00Z">
            <w:rPr/>
          </w:rPrChange>
        </w:rPr>
      </w:pPr>
      <w:r w:rsidRPr="00935764">
        <w:rPr>
          <w:rFonts w:ascii="Helvetica Neue Light" w:hAnsi="Helvetica Neue Light" w:cs="Arial"/>
          <w:rPrChange w:id="157" w:author="Arthur de Catheu" w:date="2014-06-20T17:08:00Z">
            <w:rPr>
              <w:rFonts w:cs="Arial"/>
            </w:rPr>
          </w:rPrChange>
        </w:rPr>
        <w:t>l</w:t>
      </w:r>
      <w:r w:rsidR="000E0EA4" w:rsidRPr="00935764">
        <w:rPr>
          <w:rFonts w:ascii="Helvetica Neue Light" w:hAnsi="Helvetica Neue Light" w:cs="Arial"/>
          <w:rPrChange w:id="158" w:author="Arthur de Catheu" w:date="2014-06-20T17:08:00Z">
            <w:rPr>
              <w:rFonts w:cs="Arial"/>
            </w:rPr>
          </w:rPrChange>
        </w:rPr>
        <w:t>e résultat de la procédure de vérification de</w:t>
      </w:r>
      <w:r w:rsidR="008565E9" w:rsidRPr="00935764">
        <w:rPr>
          <w:rFonts w:ascii="Helvetica Neue Light" w:hAnsi="Helvetica Neue Light" w:cs="Arial"/>
          <w:rPrChange w:id="159" w:author="Arthur de Catheu" w:date="2014-06-20T17:08:00Z">
            <w:rPr>
              <w:rFonts w:cs="Arial"/>
            </w:rPr>
          </w:rPrChange>
        </w:rPr>
        <w:t>(s)</w:t>
      </w:r>
      <w:r w:rsidR="000E0EA4" w:rsidRPr="00935764">
        <w:rPr>
          <w:rFonts w:ascii="Helvetica Neue Light" w:hAnsi="Helvetica Neue Light" w:cs="Arial"/>
          <w:rPrChange w:id="160" w:author="Arthur de Catheu" w:date="2014-06-20T17:08:00Z">
            <w:rPr>
              <w:rFonts w:cs="Arial"/>
            </w:rPr>
          </w:rPrChange>
        </w:rPr>
        <w:t xml:space="preserve"> pièce</w:t>
      </w:r>
      <w:r w:rsidR="008565E9" w:rsidRPr="00935764">
        <w:rPr>
          <w:rFonts w:ascii="Helvetica Neue Light" w:hAnsi="Helvetica Neue Light" w:cs="Arial"/>
          <w:rPrChange w:id="161" w:author="Arthur de Catheu" w:date="2014-06-20T17:08:00Z">
            <w:rPr>
              <w:rFonts w:cs="Arial"/>
            </w:rPr>
          </w:rPrChange>
        </w:rPr>
        <w:t>(s)</w:t>
      </w:r>
      <w:r w:rsidR="000E0EA4" w:rsidRPr="00935764">
        <w:rPr>
          <w:rFonts w:ascii="Helvetica Neue Light" w:hAnsi="Helvetica Neue Light" w:cs="Arial"/>
          <w:rPrChange w:id="162" w:author="Arthur de Catheu" w:date="2014-06-20T17:08:00Z">
            <w:rPr>
              <w:rFonts w:cs="Arial"/>
            </w:rPr>
          </w:rPrChange>
        </w:rPr>
        <w:t xml:space="preserve"> d’identité </w:t>
      </w:r>
      <w:r w:rsidR="008565E9" w:rsidRPr="00935764">
        <w:rPr>
          <w:rFonts w:ascii="Helvetica Neue Light" w:hAnsi="Helvetica Neue Light" w:cs="Arial"/>
          <w:rPrChange w:id="163" w:author="Arthur de Catheu" w:date="2014-06-20T17:08:00Z">
            <w:rPr>
              <w:rFonts w:cs="Arial"/>
            </w:rPr>
          </w:rPrChange>
        </w:rPr>
        <w:t>fournies par le</w:t>
      </w:r>
      <w:r w:rsidR="000E0EA4" w:rsidRPr="00935764">
        <w:rPr>
          <w:rFonts w:ascii="Helvetica Neue Light" w:hAnsi="Helvetica Neue Light" w:cs="Arial"/>
          <w:rPrChange w:id="164" w:author="Arthur de Catheu" w:date="2014-06-20T17:08:00Z">
            <w:rPr>
              <w:rFonts w:cs="Arial"/>
            </w:rPr>
          </w:rPrChange>
        </w:rPr>
        <w:t xml:space="preserve"> Cédant (</w:t>
      </w:r>
      <w:r w:rsidR="00CC3383" w:rsidRPr="00935764">
        <w:rPr>
          <w:rFonts w:ascii="Helvetica Neue Light" w:hAnsi="Helvetica Neue Light" w:cs="Arial"/>
          <w:rPrChange w:id="165" w:author="Arthur de Catheu" w:date="2014-06-20T17:08:00Z">
            <w:rPr>
              <w:rFonts w:cs="Arial"/>
            </w:rPr>
          </w:rPrChange>
        </w:rPr>
        <w:t>v</w:t>
      </w:r>
      <w:r w:rsidR="000E0EA4" w:rsidRPr="00935764">
        <w:rPr>
          <w:rFonts w:ascii="Helvetica Neue Light" w:hAnsi="Helvetica Neue Light" w:cs="Arial"/>
          <w:rPrChange w:id="166" w:author="Arthur de Catheu" w:date="2014-06-20T17:08:00Z">
            <w:rPr>
              <w:rFonts w:cs="Arial"/>
            </w:rPr>
          </w:rPrChange>
        </w:rPr>
        <w:t xml:space="preserve">oir </w:t>
      </w:r>
      <w:r w:rsidR="000E0EA4" w:rsidRPr="00935764">
        <w:rPr>
          <w:rFonts w:ascii="Helvetica Neue Light" w:hAnsi="Helvetica Neue Light" w:cs="Arial"/>
          <w:rPrChange w:id="167" w:author="Arthur de Catheu" w:date="2014-06-20T17:08:00Z">
            <w:rPr>
              <w:rFonts w:cs="Arial"/>
            </w:rPr>
          </w:rPrChange>
        </w:rPr>
        <w:fldChar w:fldCharType="begin"/>
      </w:r>
      <w:r w:rsidR="000E0EA4" w:rsidRPr="00935764">
        <w:rPr>
          <w:rFonts w:ascii="Helvetica Neue Light" w:hAnsi="Helvetica Neue Light" w:cs="Arial"/>
          <w:rPrChange w:id="168" w:author="Arthur de Catheu" w:date="2014-06-20T17:08:00Z">
            <w:rPr>
              <w:rFonts w:cs="Arial"/>
            </w:rPr>
          </w:rPrChange>
        </w:rPr>
        <w:instrText xml:space="preserve"> REF _Ref249159925 \h </w:instrText>
      </w:r>
      <w:r w:rsidR="00C21EBC" w:rsidRPr="00935764">
        <w:rPr>
          <w:rFonts w:ascii="Helvetica Neue Light" w:hAnsi="Helvetica Neue Light" w:cs="Arial"/>
          <w:rPrChange w:id="169" w:author="Arthur de Catheu" w:date="2014-06-20T17:08:00Z">
            <w:rPr>
              <w:rFonts w:cs="Arial"/>
            </w:rPr>
          </w:rPrChange>
        </w:rPr>
        <w:instrText xml:space="preserve"> \* MERGEFORMAT </w:instrText>
      </w:r>
      <w:r w:rsidR="000E0EA4" w:rsidRPr="00935764">
        <w:rPr>
          <w:rFonts w:ascii="Helvetica Neue Light" w:hAnsi="Helvetica Neue Light" w:cs="Arial"/>
          <w:rPrChange w:id="170" w:author="Arthur de Catheu" w:date="2014-06-20T17:08:00Z">
            <w:rPr>
              <w:rFonts w:ascii="Helvetica Neue Light" w:hAnsi="Helvetica Neue Light" w:cs="Arial"/>
            </w:rPr>
          </w:rPrChange>
        </w:rPr>
      </w:r>
      <w:r w:rsidR="000E0EA4" w:rsidRPr="00935764">
        <w:rPr>
          <w:rFonts w:ascii="Helvetica Neue Light" w:hAnsi="Helvetica Neue Light" w:cs="Arial"/>
          <w:rPrChange w:id="171" w:author="Arthur de Catheu" w:date="2014-06-20T17:08:00Z">
            <w:rPr>
              <w:rFonts w:cs="Arial"/>
            </w:rPr>
          </w:rPrChange>
        </w:rPr>
        <w:fldChar w:fldCharType="separate"/>
      </w:r>
      <w:ins w:id="172" w:author="Arthur de Catheu" w:date="2014-06-25T11:35:00Z">
        <w:r w:rsidR="005B0BF1" w:rsidRPr="005B0BF1">
          <w:rPr>
            <w:rFonts w:ascii="Helvetica Neue Light" w:hAnsi="Helvetica Neue Light"/>
            <w:rPrChange w:id="173" w:author="Arthur de Catheu" w:date="2014-06-25T11:35:00Z">
              <w:rPr/>
            </w:rPrChange>
          </w:rPr>
          <w:t xml:space="preserve">Contrôle de(s) pièce(s) d’identité </w:t>
        </w:r>
      </w:ins>
      <w:r w:rsidR="000E0EA4" w:rsidRPr="00935764">
        <w:rPr>
          <w:rFonts w:ascii="Helvetica Neue Light" w:hAnsi="Helvetica Neue Light" w:cs="Arial"/>
          <w:rPrChange w:id="174" w:author="Arthur de Catheu" w:date="2014-06-20T17:08:00Z">
            <w:rPr>
              <w:rFonts w:cs="Arial"/>
            </w:rPr>
          </w:rPrChange>
        </w:rPr>
        <w:fldChar w:fldCharType="end"/>
      </w:r>
      <w:r w:rsidR="00EB352F" w:rsidRPr="00935764">
        <w:rPr>
          <w:rFonts w:ascii="Helvetica Neue Light" w:hAnsi="Helvetica Neue Light" w:cs="Arial"/>
          <w:rPrChange w:id="175" w:author="Arthur de Catheu" w:date="2014-06-20T17:08:00Z">
            <w:rPr>
              <w:rFonts w:cs="Arial"/>
            </w:rPr>
          </w:rPrChange>
        </w:rPr>
        <w:t xml:space="preserve"> –</w:t>
      </w:r>
      <w:r w:rsidR="00966CFC" w:rsidRPr="00935764">
        <w:rPr>
          <w:rFonts w:ascii="Helvetica Neue Light" w:hAnsi="Helvetica Neue Light" w:cs="Arial"/>
          <w:rPrChange w:id="176" w:author="Arthur de Catheu" w:date="2014-06-20T17:08:00Z">
            <w:rPr>
              <w:rFonts w:cs="Arial"/>
            </w:rPr>
          </w:rPrChange>
        </w:rPr>
        <w:t xml:space="preserve"> </w:t>
      </w:r>
      <w:r w:rsidR="00966CFC" w:rsidRPr="00935764">
        <w:rPr>
          <w:rFonts w:ascii="Helvetica Neue Light" w:hAnsi="Helvetica Neue Light" w:cs="Arial"/>
          <w:rPrChange w:id="177" w:author="Arthur de Catheu" w:date="2014-06-20T17:08:00Z">
            <w:rPr>
              <w:rFonts w:cs="Arial"/>
            </w:rPr>
          </w:rPrChange>
        </w:rPr>
        <w:fldChar w:fldCharType="begin"/>
      </w:r>
      <w:r w:rsidR="00966CFC" w:rsidRPr="00935764">
        <w:rPr>
          <w:rFonts w:ascii="Helvetica Neue Light" w:hAnsi="Helvetica Neue Light" w:cs="Arial"/>
          <w:rPrChange w:id="178" w:author="Arthur de Catheu" w:date="2014-06-20T17:08:00Z">
            <w:rPr>
              <w:rFonts w:cs="Arial"/>
            </w:rPr>
          </w:rPrChange>
        </w:rPr>
        <w:instrText xml:space="preserve"> REF _Ref385262009 \w \h </w:instrText>
      </w:r>
      <w:r w:rsidR="00966CFC" w:rsidRPr="00935764">
        <w:rPr>
          <w:rFonts w:ascii="Helvetica Neue Light" w:hAnsi="Helvetica Neue Light" w:cs="Arial"/>
          <w:rPrChange w:id="179" w:author="Arthur de Catheu" w:date="2014-06-20T17:08:00Z">
            <w:rPr>
              <w:rFonts w:ascii="Helvetica Neue Light" w:hAnsi="Helvetica Neue Light" w:cs="Arial"/>
            </w:rPr>
          </w:rPrChange>
        </w:rPr>
      </w:r>
      <w:r w:rsidR="00966CFC" w:rsidRPr="00935764">
        <w:rPr>
          <w:rFonts w:ascii="Helvetica Neue Light" w:hAnsi="Helvetica Neue Light" w:cs="Arial"/>
          <w:rPrChange w:id="180" w:author="Arthur de Catheu" w:date="2014-06-20T17:08:00Z">
            <w:rPr>
              <w:rFonts w:cs="Arial"/>
            </w:rPr>
          </w:rPrChange>
        </w:rPr>
        <w:fldChar w:fldCharType="separate"/>
      </w:r>
      <w:r w:rsidR="005B0BF1">
        <w:rPr>
          <w:rFonts w:ascii="Helvetica Neue Light" w:hAnsi="Helvetica Neue Light" w:cs="Arial"/>
        </w:rPr>
        <w:t>V.A.1</w:t>
      </w:r>
      <w:r w:rsidR="00966CFC" w:rsidRPr="00935764">
        <w:rPr>
          <w:rFonts w:ascii="Helvetica Neue Light" w:hAnsi="Helvetica Neue Light" w:cs="Arial"/>
          <w:rPrChange w:id="181" w:author="Arthur de Catheu" w:date="2014-06-20T17:08:00Z">
            <w:rPr>
              <w:rFonts w:cs="Arial"/>
            </w:rPr>
          </w:rPrChange>
        </w:rPr>
        <w:fldChar w:fldCharType="end"/>
      </w:r>
      <w:r w:rsidR="000E0EA4" w:rsidRPr="00935764">
        <w:rPr>
          <w:rFonts w:ascii="Helvetica Neue Light" w:hAnsi="Helvetica Neue Light" w:cs="Arial"/>
          <w:rPrChange w:id="182" w:author="Arthur de Catheu" w:date="2014-06-20T17:08:00Z">
            <w:rPr>
              <w:rFonts w:cs="Arial"/>
            </w:rPr>
          </w:rPrChange>
        </w:rPr>
        <w:t>) ;</w:t>
      </w:r>
    </w:p>
    <w:p w14:paraId="0C2517DF" w14:textId="3639B0CC" w:rsidR="000E0EA4" w:rsidRPr="00935764" w:rsidRDefault="002D31CE" w:rsidP="00F157DC">
      <w:pPr>
        <w:pStyle w:val="Paragraphedeliste"/>
        <w:numPr>
          <w:ilvl w:val="0"/>
          <w:numId w:val="116"/>
        </w:numPr>
        <w:rPr>
          <w:rFonts w:ascii="Helvetica Neue Light" w:hAnsi="Helvetica Neue Light"/>
          <w:rPrChange w:id="183" w:author="Arthur de Catheu" w:date="2014-06-20T17:08:00Z">
            <w:rPr/>
          </w:rPrChange>
        </w:rPr>
      </w:pPr>
      <w:r w:rsidRPr="00935764">
        <w:rPr>
          <w:rFonts w:ascii="Helvetica Neue Light" w:hAnsi="Helvetica Neue Light" w:cs="Arial"/>
          <w:rPrChange w:id="184" w:author="Arthur de Catheu" w:date="2014-06-20T17:08:00Z">
            <w:rPr>
              <w:rFonts w:cs="Arial"/>
            </w:rPr>
          </w:rPrChange>
        </w:rPr>
        <w:t>l</w:t>
      </w:r>
      <w:r w:rsidR="000E0EA4" w:rsidRPr="00935764">
        <w:rPr>
          <w:rFonts w:ascii="Helvetica Neue Light" w:hAnsi="Helvetica Neue Light" w:cs="Arial"/>
          <w:rPrChange w:id="185" w:author="Arthur de Catheu" w:date="2014-06-20T17:08:00Z">
            <w:rPr>
              <w:rFonts w:cs="Arial"/>
            </w:rPr>
          </w:rPrChange>
        </w:rPr>
        <w:t xml:space="preserve">e log de l'acceptation des conditions générales d'utilisation du site de </w:t>
      </w:r>
      <w:r w:rsidR="002119A8" w:rsidRPr="00935764">
        <w:rPr>
          <w:rFonts w:ascii="Helvetica Neue Light" w:hAnsi="Helvetica Neue Light" w:cs="Arial"/>
          <w:rPrChange w:id="186" w:author="Arthur de Catheu" w:date="2014-06-20T17:08:00Z">
            <w:rPr>
              <w:rFonts w:cs="Arial"/>
            </w:rPr>
          </w:rPrChange>
        </w:rPr>
        <w:t>Finexkap AM</w:t>
      </w:r>
      <w:r w:rsidR="000E0EA4" w:rsidRPr="00935764">
        <w:rPr>
          <w:rFonts w:ascii="Helvetica Neue Light" w:hAnsi="Helvetica Neue Light" w:cs="Arial"/>
          <w:rPrChange w:id="187" w:author="Arthur de Catheu" w:date="2014-06-20T17:08:00Z">
            <w:rPr>
              <w:rFonts w:cs="Arial"/>
            </w:rPr>
          </w:rPrChange>
        </w:rPr>
        <w:t xml:space="preserve"> ;</w:t>
      </w:r>
    </w:p>
    <w:p w14:paraId="06118AA6" w14:textId="29A393C9" w:rsidR="000E0EA4" w:rsidRPr="00935764" w:rsidRDefault="002D31CE" w:rsidP="00F157DC">
      <w:pPr>
        <w:pStyle w:val="Paragraphedeliste"/>
        <w:numPr>
          <w:ilvl w:val="0"/>
          <w:numId w:val="116"/>
        </w:numPr>
        <w:rPr>
          <w:rFonts w:ascii="Helvetica Neue Light" w:hAnsi="Helvetica Neue Light"/>
          <w:rPrChange w:id="188" w:author="Arthur de Catheu" w:date="2014-06-20T17:08:00Z">
            <w:rPr/>
          </w:rPrChange>
        </w:rPr>
      </w:pPr>
      <w:r w:rsidRPr="00935764">
        <w:rPr>
          <w:rFonts w:ascii="Helvetica Neue Light" w:hAnsi="Helvetica Neue Light"/>
          <w:rPrChange w:id="189" w:author="Arthur de Catheu" w:date="2014-06-20T17:08:00Z">
            <w:rPr/>
          </w:rPrChange>
        </w:rPr>
        <w:t>l</w:t>
      </w:r>
      <w:r w:rsidR="000E0EA4" w:rsidRPr="00935764">
        <w:rPr>
          <w:rFonts w:ascii="Helvetica Neue Light" w:hAnsi="Helvetica Neue Light"/>
          <w:rPrChange w:id="190" w:author="Arthur de Catheu" w:date="2014-06-20T17:08:00Z">
            <w:rPr/>
          </w:rPrChange>
        </w:rPr>
        <w:t xml:space="preserve">e </w:t>
      </w:r>
      <w:r w:rsidR="00D24F6A" w:rsidRPr="00935764">
        <w:rPr>
          <w:rFonts w:ascii="Helvetica Neue Light" w:hAnsi="Helvetica Neue Light"/>
          <w:rPrChange w:id="191" w:author="Arthur de Catheu" w:date="2014-06-20T17:08:00Z">
            <w:rPr/>
          </w:rPrChange>
        </w:rPr>
        <w:t>Score Défaillance</w:t>
      </w:r>
      <w:r w:rsidR="00EB13B9" w:rsidRPr="00935764">
        <w:rPr>
          <w:rFonts w:ascii="Helvetica Neue Light" w:hAnsi="Helvetica Neue Light"/>
          <w:rPrChange w:id="192" w:author="Arthur de Catheu" w:date="2014-06-20T17:08:00Z">
            <w:rPr/>
          </w:rPrChange>
        </w:rPr>
        <w:t xml:space="preserve"> Finexkap</w:t>
      </w:r>
      <w:r w:rsidR="00616317" w:rsidRPr="00935764">
        <w:rPr>
          <w:rFonts w:ascii="Helvetica Neue Light" w:hAnsi="Helvetica Neue Light"/>
          <w:rPrChange w:id="193" w:author="Arthur de Catheu" w:date="2014-06-20T17:08:00Z">
            <w:rPr/>
          </w:rPrChange>
        </w:rPr>
        <w:t xml:space="preserve"> </w:t>
      </w:r>
      <w:r w:rsidR="000E0EA4" w:rsidRPr="00935764">
        <w:rPr>
          <w:rFonts w:ascii="Helvetica Neue Light" w:hAnsi="Helvetica Neue Light"/>
          <w:rPrChange w:id="194" w:author="Arthur de Catheu" w:date="2014-06-20T17:08:00Z">
            <w:rPr/>
          </w:rPrChange>
        </w:rPr>
        <w:t xml:space="preserve">(voir </w:t>
      </w:r>
      <w:r w:rsidR="00EB352F" w:rsidRPr="00935764">
        <w:rPr>
          <w:rFonts w:ascii="Helvetica Neue Light" w:hAnsi="Helvetica Neue Light"/>
          <w:rPrChange w:id="195" w:author="Arthur de Catheu" w:date="2014-06-20T17:08:00Z">
            <w:rPr/>
          </w:rPrChange>
        </w:rPr>
        <w:t xml:space="preserve">paragraphe </w:t>
      </w:r>
      <w:r w:rsidR="00EB13B9" w:rsidRPr="00935764">
        <w:rPr>
          <w:rFonts w:ascii="Helvetica Neue Light" w:hAnsi="Helvetica Neue Light"/>
          <w:rPrChange w:id="196" w:author="Arthur de Catheu" w:date="2014-06-20T17:08:00Z">
            <w:rPr/>
          </w:rPrChange>
        </w:rPr>
        <w:fldChar w:fldCharType="begin"/>
      </w:r>
      <w:r w:rsidR="00EB13B9" w:rsidRPr="00935764">
        <w:rPr>
          <w:rFonts w:ascii="Helvetica Neue Light" w:hAnsi="Helvetica Neue Light"/>
          <w:rPrChange w:id="197" w:author="Arthur de Catheu" w:date="2014-06-20T17:08:00Z">
            <w:rPr/>
          </w:rPrChange>
        </w:rPr>
        <w:instrText xml:space="preserve"> REF _Ref248731780 \h </w:instrText>
      </w:r>
      <w:r w:rsidR="00EB13B9" w:rsidRPr="00935764">
        <w:rPr>
          <w:rFonts w:ascii="Helvetica Neue Light" w:hAnsi="Helvetica Neue Light"/>
          <w:rPrChange w:id="198" w:author="Arthur de Catheu" w:date="2014-06-20T17:08:00Z">
            <w:rPr>
              <w:rFonts w:ascii="Helvetica Neue Light" w:hAnsi="Helvetica Neue Light"/>
            </w:rPr>
          </w:rPrChange>
        </w:rPr>
      </w:r>
      <w:r w:rsidR="00EB13B9" w:rsidRPr="00935764">
        <w:rPr>
          <w:rFonts w:ascii="Helvetica Neue Light" w:hAnsi="Helvetica Neue Light"/>
          <w:rPrChange w:id="199" w:author="Arthur de Catheu" w:date="2014-06-20T17:08:00Z">
            <w:rPr/>
          </w:rPrChange>
        </w:rPr>
        <w:fldChar w:fldCharType="separate"/>
      </w:r>
      <w:ins w:id="200" w:author="Arthur de Catheu" w:date="2014-06-25T11:35:00Z">
        <w:r w:rsidR="005B0BF1" w:rsidRPr="00935764">
          <w:rPr>
            <w:rFonts w:ascii="Helvetica Neue Light" w:hAnsi="Helvetica Neue Light"/>
            <w:rPrChange w:id="201" w:author="Arthur de Catheu" w:date="2014-06-20T17:08:00Z">
              <w:rPr/>
            </w:rPrChange>
          </w:rPr>
          <w:t>Présentation du Score  Défaillance Finexkap pour le Cédant et le Débiteur</w:t>
        </w:r>
      </w:ins>
      <w:r w:rsidR="00EB13B9" w:rsidRPr="00935764">
        <w:rPr>
          <w:rFonts w:ascii="Helvetica Neue Light" w:hAnsi="Helvetica Neue Light"/>
          <w:rPrChange w:id="202" w:author="Arthur de Catheu" w:date="2014-06-20T17:08:00Z">
            <w:rPr/>
          </w:rPrChange>
        </w:rPr>
        <w:fldChar w:fldCharType="end"/>
      </w:r>
      <w:r w:rsidR="00EB352F" w:rsidRPr="00935764">
        <w:rPr>
          <w:rFonts w:ascii="Helvetica Neue Light" w:hAnsi="Helvetica Neue Light"/>
          <w:rPrChange w:id="203" w:author="Arthur de Catheu" w:date="2014-06-20T17:08:00Z">
            <w:rPr/>
          </w:rPrChange>
        </w:rPr>
        <w:t>–</w:t>
      </w:r>
      <w:r w:rsidR="00702209" w:rsidRPr="00935764">
        <w:rPr>
          <w:rFonts w:ascii="Helvetica Neue Light" w:hAnsi="Helvetica Neue Light"/>
          <w:rPrChange w:id="204" w:author="Arthur de Catheu" w:date="2014-06-20T17:08:00Z">
            <w:rPr/>
          </w:rPrChange>
        </w:rPr>
        <w:t xml:space="preserve"> </w:t>
      </w:r>
      <w:r w:rsidR="00702209" w:rsidRPr="00935764">
        <w:rPr>
          <w:rFonts w:ascii="Helvetica Neue Light" w:hAnsi="Helvetica Neue Light"/>
          <w:rPrChange w:id="205" w:author="Arthur de Catheu" w:date="2014-06-20T17:08:00Z">
            <w:rPr/>
          </w:rPrChange>
        </w:rPr>
        <w:fldChar w:fldCharType="begin"/>
      </w:r>
      <w:r w:rsidR="00702209" w:rsidRPr="00935764">
        <w:rPr>
          <w:rFonts w:ascii="Helvetica Neue Light" w:hAnsi="Helvetica Neue Light"/>
          <w:rPrChange w:id="206" w:author="Arthur de Catheu" w:date="2014-06-20T17:08:00Z">
            <w:rPr/>
          </w:rPrChange>
        </w:rPr>
        <w:instrText xml:space="preserve"> REF _Ref248731780 \r \h </w:instrText>
      </w:r>
      <w:r w:rsidR="00702209" w:rsidRPr="00935764">
        <w:rPr>
          <w:rFonts w:ascii="Helvetica Neue Light" w:hAnsi="Helvetica Neue Light"/>
          <w:rPrChange w:id="207" w:author="Arthur de Catheu" w:date="2014-06-20T17:08:00Z">
            <w:rPr>
              <w:rFonts w:ascii="Helvetica Neue Light" w:hAnsi="Helvetica Neue Light"/>
            </w:rPr>
          </w:rPrChange>
        </w:rPr>
      </w:r>
      <w:r w:rsidR="00702209" w:rsidRPr="00935764">
        <w:rPr>
          <w:rFonts w:ascii="Helvetica Neue Light" w:hAnsi="Helvetica Neue Light"/>
          <w:rPrChange w:id="208" w:author="Arthur de Catheu" w:date="2014-06-20T17:08:00Z">
            <w:rPr/>
          </w:rPrChange>
        </w:rPr>
        <w:fldChar w:fldCharType="separate"/>
      </w:r>
      <w:r w:rsidR="005B0BF1">
        <w:rPr>
          <w:rFonts w:ascii="Helvetica Neue Light" w:hAnsi="Helvetica Neue Light"/>
        </w:rPr>
        <w:t>IX.B.2</w:t>
      </w:r>
      <w:r w:rsidR="00702209" w:rsidRPr="00935764">
        <w:rPr>
          <w:rFonts w:ascii="Helvetica Neue Light" w:hAnsi="Helvetica Neue Light"/>
          <w:rPrChange w:id="209" w:author="Arthur de Catheu" w:date="2014-06-20T17:08:00Z">
            <w:rPr/>
          </w:rPrChange>
        </w:rPr>
        <w:fldChar w:fldCharType="end"/>
      </w:r>
      <w:r w:rsidR="00702209" w:rsidRPr="00935764">
        <w:rPr>
          <w:rFonts w:ascii="Helvetica Neue Light" w:hAnsi="Helvetica Neue Light"/>
          <w:rPrChange w:id="210" w:author="Arthur de Catheu" w:date="2014-06-20T17:08:00Z">
            <w:rPr/>
          </w:rPrChange>
        </w:rPr>
        <w:t xml:space="preserve">) </w:t>
      </w:r>
      <w:r w:rsidR="000E0EA4" w:rsidRPr="00935764">
        <w:rPr>
          <w:rFonts w:ascii="Helvetica Neue Light" w:hAnsi="Helvetica Neue Light"/>
          <w:rPrChange w:id="211" w:author="Arthur de Catheu" w:date="2014-06-20T17:08:00Z">
            <w:rPr/>
          </w:rPrChange>
        </w:rPr>
        <w:t>;</w:t>
      </w:r>
    </w:p>
    <w:p w14:paraId="6A00C477" w14:textId="38F0A096" w:rsidR="000E0EA4" w:rsidRPr="00935764" w:rsidRDefault="002D31CE" w:rsidP="00F157DC">
      <w:pPr>
        <w:pStyle w:val="Paragraphedeliste"/>
        <w:numPr>
          <w:ilvl w:val="0"/>
          <w:numId w:val="116"/>
        </w:numPr>
        <w:rPr>
          <w:rFonts w:ascii="Helvetica Neue Light" w:hAnsi="Helvetica Neue Light"/>
          <w:rPrChange w:id="212" w:author="Arthur de Catheu" w:date="2014-06-20T17:08:00Z">
            <w:rPr/>
          </w:rPrChange>
        </w:rPr>
      </w:pPr>
      <w:r w:rsidRPr="00935764">
        <w:rPr>
          <w:rFonts w:ascii="Helvetica Neue Light" w:hAnsi="Helvetica Neue Light"/>
          <w:rPrChange w:id="213" w:author="Arthur de Catheu" w:date="2014-06-20T17:08:00Z">
            <w:rPr/>
          </w:rPrChange>
        </w:rPr>
        <w:t>l</w:t>
      </w:r>
      <w:r w:rsidR="000E0EA4" w:rsidRPr="00935764">
        <w:rPr>
          <w:rFonts w:ascii="Helvetica Neue Light" w:hAnsi="Helvetica Neue Light"/>
          <w:rPrChange w:id="214" w:author="Arthur de Catheu" w:date="2014-06-20T17:08:00Z">
            <w:rPr/>
          </w:rPrChange>
        </w:rPr>
        <w:t>e score de solvabilité Altares (voir</w:t>
      </w:r>
      <w:r w:rsidR="00185676" w:rsidRPr="00935764">
        <w:rPr>
          <w:rFonts w:ascii="Helvetica Neue Light" w:hAnsi="Helvetica Neue Light"/>
          <w:rPrChange w:id="215" w:author="Arthur de Catheu" w:date="2014-06-20T17:08:00Z">
            <w:rPr/>
          </w:rPrChange>
        </w:rPr>
        <w:t xml:space="preserve"> paragraphe </w:t>
      </w:r>
      <w:r w:rsidR="00EB13B9" w:rsidRPr="00935764">
        <w:rPr>
          <w:rFonts w:ascii="Helvetica Neue Light" w:hAnsi="Helvetica Neue Light"/>
          <w:rPrChange w:id="216" w:author="Arthur de Catheu" w:date="2014-06-20T17:08:00Z">
            <w:rPr/>
          </w:rPrChange>
        </w:rPr>
        <w:fldChar w:fldCharType="begin"/>
      </w:r>
      <w:r w:rsidR="00EB13B9" w:rsidRPr="00935764">
        <w:rPr>
          <w:rFonts w:ascii="Helvetica Neue Light" w:hAnsi="Helvetica Neue Light"/>
          <w:rPrChange w:id="217" w:author="Arthur de Catheu" w:date="2014-06-20T17:08:00Z">
            <w:rPr/>
          </w:rPrChange>
        </w:rPr>
        <w:instrText xml:space="preserve"> REF _Ref248731838 \h </w:instrText>
      </w:r>
      <w:r w:rsidR="00EB13B9" w:rsidRPr="00935764">
        <w:rPr>
          <w:rFonts w:ascii="Helvetica Neue Light" w:hAnsi="Helvetica Neue Light"/>
          <w:rPrChange w:id="218" w:author="Arthur de Catheu" w:date="2014-06-20T17:08:00Z">
            <w:rPr>
              <w:rFonts w:ascii="Helvetica Neue Light" w:hAnsi="Helvetica Neue Light"/>
            </w:rPr>
          </w:rPrChange>
        </w:rPr>
      </w:r>
      <w:r w:rsidR="00EB13B9" w:rsidRPr="00935764">
        <w:rPr>
          <w:rFonts w:ascii="Helvetica Neue Light" w:hAnsi="Helvetica Neue Light"/>
          <w:rPrChange w:id="219" w:author="Arthur de Catheu" w:date="2014-06-20T17:08:00Z">
            <w:rPr/>
          </w:rPrChange>
        </w:rPr>
        <w:fldChar w:fldCharType="separate"/>
      </w:r>
      <w:ins w:id="220" w:author="Arthur de Catheu" w:date="2014-06-25T11:35:00Z">
        <w:r w:rsidR="005B0BF1" w:rsidRPr="00935764">
          <w:rPr>
            <w:rFonts w:ascii="Helvetica Neue Light" w:hAnsi="Helvetica Neue Light"/>
            <w:rPrChange w:id="221" w:author="Arthur de Catheu" w:date="2014-06-20T17:08:00Z">
              <w:rPr/>
            </w:rPrChange>
          </w:rPr>
          <w:t>Comparaison avec la notation de solvabilité Altares</w:t>
        </w:r>
      </w:ins>
      <w:r w:rsidR="00EB13B9" w:rsidRPr="00935764">
        <w:rPr>
          <w:rFonts w:ascii="Helvetica Neue Light" w:hAnsi="Helvetica Neue Light"/>
          <w:rPrChange w:id="222" w:author="Arthur de Catheu" w:date="2014-06-20T17:08:00Z">
            <w:rPr/>
          </w:rPrChange>
        </w:rPr>
        <w:fldChar w:fldCharType="end"/>
      </w:r>
      <w:r w:rsidR="00185676" w:rsidRPr="00935764">
        <w:rPr>
          <w:rFonts w:ascii="Helvetica Neue Light" w:hAnsi="Helvetica Neue Light"/>
          <w:rPrChange w:id="223" w:author="Arthur de Catheu" w:date="2014-06-20T17:08:00Z">
            <w:rPr/>
          </w:rPrChange>
        </w:rPr>
        <w:t xml:space="preserve">- </w:t>
      </w:r>
      <w:r w:rsidR="00702209" w:rsidRPr="00935764">
        <w:rPr>
          <w:rFonts w:ascii="Helvetica Neue Light" w:hAnsi="Helvetica Neue Light"/>
          <w:rPrChange w:id="224" w:author="Arthur de Catheu" w:date="2014-06-20T17:08:00Z">
            <w:rPr/>
          </w:rPrChange>
        </w:rPr>
        <w:fldChar w:fldCharType="begin"/>
      </w:r>
      <w:r w:rsidR="00702209" w:rsidRPr="00935764">
        <w:rPr>
          <w:rFonts w:ascii="Helvetica Neue Light" w:hAnsi="Helvetica Neue Light"/>
          <w:rPrChange w:id="225" w:author="Arthur de Catheu" w:date="2014-06-20T17:08:00Z">
            <w:rPr/>
          </w:rPrChange>
        </w:rPr>
        <w:instrText xml:space="preserve"> REF _Ref248731838 \r \h </w:instrText>
      </w:r>
      <w:r w:rsidR="00702209" w:rsidRPr="00935764">
        <w:rPr>
          <w:rFonts w:ascii="Helvetica Neue Light" w:hAnsi="Helvetica Neue Light"/>
          <w:rPrChange w:id="226" w:author="Arthur de Catheu" w:date="2014-06-20T17:08:00Z">
            <w:rPr>
              <w:rFonts w:ascii="Helvetica Neue Light" w:hAnsi="Helvetica Neue Light"/>
            </w:rPr>
          </w:rPrChange>
        </w:rPr>
      </w:r>
      <w:r w:rsidR="00702209" w:rsidRPr="00935764">
        <w:rPr>
          <w:rFonts w:ascii="Helvetica Neue Light" w:hAnsi="Helvetica Neue Light"/>
          <w:rPrChange w:id="227" w:author="Arthur de Catheu" w:date="2014-06-20T17:08:00Z">
            <w:rPr/>
          </w:rPrChange>
        </w:rPr>
        <w:fldChar w:fldCharType="separate"/>
      </w:r>
      <w:r w:rsidR="005B0BF1">
        <w:rPr>
          <w:rFonts w:ascii="Helvetica Neue Light" w:hAnsi="Helvetica Neue Light"/>
        </w:rPr>
        <w:t>IX.C.2</w:t>
      </w:r>
      <w:r w:rsidR="00702209" w:rsidRPr="00935764">
        <w:rPr>
          <w:rFonts w:ascii="Helvetica Neue Light" w:hAnsi="Helvetica Neue Light"/>
          <w:rPrChange w:id="228" w:author="Arthur de Catheu" w:date="2014-06-20T17:08:00Z">
            <w:rPr/>
          </w:rPrChange>
        </w:rPr>
        <w:fldChar w:fldCharType="end"/>
      </w:r>
      <w:r w:rsidR="000E0EA4" w:rsidRPr="00935764">
        <w:rPr>
          <w:rFonts w:ascii="Helvetica Neue Light" w:hAnsi="Helvetica Neue Light"/>
          <w:rPrChange w:id="229" w:author="Arthur de Catheu" w:date="2014-06-20T17:08:00Z">
            <w:rPr/>
          </w:rPrChange>
        </w:rPr>
        <w:t>)</w:t>
      </w:r>
      <w:r w:rsidR="00144792" w:rsidRPr="00935764">
        <w:rPr>
          <w:rFonts w:ascii="Helvetica Neue Light" w:hAnsi="Helvetica Neue Light"/>
          <w:rPrChange w:id="230" w:author="Arthur de Catheu" w:date="2014-06-20T17:08:00Z">
            <w:rPr/>
          </w:rPrChange>
        </w:rPr>
        <w:t xml:space="preserve"> </w:t>
      </w:r>
      <w:r w:rsidR="000E0EA4" w:rsidRPr="00935764">
        <w:rPr>
          <w:rFonts w:ascii="Helvetica Neue Light" w:hAnsi="Helvetica Neue Light"/>
          <w:rPrChange w:id="231" w:author="Arthur de Catheu" w:date="2014-06-20T17:08:00Z">
            <w:rPr/>
          </w:rPrChange>
        </w:rPr>
        <w:t>;</w:t>
      </w:r>
    </w:p>
    <w:p w14:paraId="6704D8C1" w14:textId="58C258DB" w:rsidR="00FB752B" w:rsidRPr="00935764" w:rsidRDefault="00FB752B" w:rsidP="00F157DC">
      <w:pPr>
        <w:pStyle w:val="Paragraphedeliste"/>
        <w:numPr>
          <w:ilvl w:val="0"/>
          <w:numId w:val="116"/>
        </w:numPr>
        <w:rPr>
          <w:rFonts w:ascii="Helvetica Neue Light" w:hAnsi="Helvetica Neue Light"/>
          <w:rPrChange w:id="232" w:author="Arthur de Catheu" w:date="2014-06-20T17:08:00Z">
            <w:rPr/>
          </w:rPrChange>
        </w:rPr>
      </w:pPr>
      <w:r w:rsidRPr="00935764">
        <w:rPr>
          <w:rFonts w:ascii="Helvetica Neue Light" w:hAnsi="Helvetica Neue Light"/>
          <w:rPrChange w:id="233" w:author="Arthur de Catheu" w:date="2014-06-20T17:08:00Z">
            <w:rPr/>
          </w:rPrChange>
        </w:rPr>
        <w:t xml:space="preserve">le score de solvabilité </w:t>
      </w:r>
      <w:proofErr w:type="spellStart"/>
      <w:r w:rsidRPr="00935764">
        <w:rPr>
          <w:rFonts w:ascii="Helvetica Neue Light" w:hAnsi="Helvetica Neue Light"/>
          <w:rPrChange w:id="234" w:author="Arthur de Catheu" w:date="2014-06-20T17:08:00Z">
            <w:rPr/>
          </w:rPrChange>
        </w:rPr>
        <w:t>Creditsafe</w:t>
      </w:r>
      <w:proofErr w:type="spellEnd"/>
      <w:r w:rsidRPr="00935764">
        <w:rPr>
          <w:rFonts w:ascii="Helvetica Neue Light" w:hAnsi="Helvetica Neue Light"/>
          <w:rPrChange w:id="235" w:author="Arthur de Catheu" w:date="2014-06-20T17:08:00Z">
            <w:rPr/>
          </w:rPrChange>
        </w:rPr>
        <w:t> ;</w:t>
      </w:r>
    </w:p>
    <w:p w14:paraId="3A36D60F" w14:textId="6C17E881" w:rsidR="00BF509F" w:rsidRPr="00935764" w:rsidRDefault="00BF509F" w:rsidP="00F157DC">
      <w:pPr>
        <w:pStyle w:val="Paragraphedeliste"/>
        <w:numPr>
          <w:ilvl w:val="0"/>
          <w:numId w:val="116"/>
        </w:numPr>
        <w:rPr>
          <w:rFonts w:ascii="Helvetica Neue Light" w:hAnsi="Helvetica Neue Light"/>
          <w:rPrChange w:id="236" w:author="Arthur de Catheu" w:date="2014-06-20T17:08:00Z">
            <w:rPr/>
          </w:rPrChange>
        </w:rPr>
      </w:pPr>
      <w:r w:rsidRPr="00935764">
        <w:rPr>
          <w:rFonts w:ascii="Helvetica Neue Light" w:hAnsi="Helvetica Neue Light"/>
          <w:rPrChange w:id="237" w:author="Arthur de Catheu" w:date="2014-06-20T17:08:00Z">
            <w:rPr/>
          </w:rPrChange>
        </w:rPr>
        <w:t>l’ensemble des Débiteurs renseignés par le Cédant sur la plate-forme de Finexkap AM ;</w:t>
      </w:r>
    </w:p>
    <w:p w14:paraId="3A7DF1FB" w14:textId="1B7379C8" w:rsidR="000E0EA4" w:rsidRPr="00935764" w:rsidRDefault="002D31CE" w:rsidP="00F157DC">
      <w:pPr>
        <w:pStyle w:val="Paragraphedeliste"/>
        <w:numPr>
          <w:ilvl w:val="0"/>
          <w:numId w:val="116"/>
        </w:numPr>
        <w:rPr>
          <w:rFonts w:ascii="Helvetica Neue Light" w:hAnsi="Helvetica Neue Light"/>
          <w:rPrChange w:id="238" w:author="Arthur de Catheu" w:date="2014-06-20T17:08:00Z">
            <w:rPr/>
          </w:rPrChange>
        </w:rPr>
      </w:pPr>
      <w:r w:rsidRPr="00935764">
        <w:rPr>
          <w:rFonts w:ascii="Helvetica Neue Light" w:hAnsi="Helvetica Neue Light"/>
          <w:rPrChange w:id="239" w:author="Arthur de Catheu" w:date="2014-06-20T17:08:00Z">
            <w:rPr/>
          </w:rPrChange>
        </w:rPr>
        <w:t>l</w:t>
      </w:r>
      <w:r w:rsidR="000E0EA4" w:rsidRPr="00935764">
        <w:rPr>
          <w:rFonts w:ascii="Helvetica Neue Light" w:hAnsi="Helvetica Neue Light"/>
          <w:rPrChange w:id="240" w:author="Arthur de Catheu" w:date="2014-06-20T17:08:00Z">
            <w:rPr/>
          </w:rPrChange>
        </w:rPr>
        <w:t xml:space="preserve">'encours total de Créances </w:t>
      </w:r>
      <w:r w:rsidR="00C116C0" w:rsidRPr="00935764">
        <w:rPr>
          <w:rFonts w:ascii="Helvetica Neue Light" w:hAnsi="Helvetica Neue Light"/>
          <w:rPrChange w:id="241" w:author="Arthur de Catheu" w:date="2014-06-20T17:08:00Z">
            <w:rPr/>
          </w:rPrChange>
        </w:rPr>
        <w:t xml:space="preserve">Vivantes </w:t>
      </w:r>
      <w:r w:rsidR="000E0EA4" w:rsidRPr="00935764">
        <w:rPr>
          <w:rFonts w:ascii="Helvetica Neue Light" w:hAnsi="Helvetica Neue Light"/>
          <w:rPrChange w:id="242" w:author="Arthur de Catheu" w:date="2014-06-20T17:08:00Z">
            <w:rPr/>
          </w:rPrChange>
        </w:rPr>
        <w:t>avec détail par Créance ;</w:t>
      </w:r>
    </w:p>
    <w:p w14:paraId="0CB9017A" w14:textId="03E55229" w:rsidR="000E0EA4" w:rsidRPr="00935764" w:rsidRDefault="002D31CE" w:rsidP="00F157DC">
      <w:pPr>
        <w:pStyle w:val="Paragraphedeliste"/>
        <w:numPr>
          <w:ilvl w:val="0"/>
          <w:numId w:val="116"/>
        </w:numPr>
        <w:rPr>
          <w:rFonts w:ascii="Helvetica Neue Light" w:hAnsi="Helvetica Neue Light"/>
          <w:rPrChange w:id="243" w:author="Arthur de Catheu" w:date="2014-06-20T17:08:00Z">
            <w:rPr/>
          </w:rPrChange>
        </w:rPr>
      </w:pPr>
      <w:r w:rsidRPr="00935764">
        <w:rPr>
          <w:rFonts w:ascii="Helvetica Neue Light" w:hAnsi="Helvetica Neue Light"/>
          <w:rPrChange w:id="244" w:author="Arthur de Catheu" w:date="2014-06-20T17:08:00Z">
            <w:rPr/>
          </w:rPrChange>
        </w:rPr>
        <w:t>l</w:t>
      </w:r>
      <w:r w:rsidR="000E0EA4" w:rsidRPr="00935764">
        <w:rPr>
          <w:rFonts w:ascii="Helvetica Neue Light" w:hAnsi="Helvetica Neue Light"/>
          <w:rPrChange w:id="245" w:author="Arthur de Catheu" w:date="2014-06-20T17:08:00Z">
            <w:rPr/>
          </w:rPrChange>
        </w:rPr>
        <w:t>'encours de Créances Echues avec détail par Créance</w:t>
      </w:r>
      <w:r w:rsidR="008B79F8" w:rsidRPr="00935764">
        <w:rPr>
          <w:rFonts w:ascii="Helvetica Neue Light" w:hAnsi="Helvetica Neue Light"/>
          <w:rPrChange w:id="246" w:author="Arthur de Catheu" w:date="2014-06-20T17:08:00Z">
            <w:rPr/>
          </w:rPrChange>
        </w:rPr>
        <w:t xml:space="preserve"> et par tranche de dépassement d’échéance (0 à 3 jours, 4 à 10 jours, 11 à 15 jours, 16 à 20 jours, 21 à </w:t>
      </w:r>
      <w:r w:rsidR="007B165E" w:rsidRPr="00935764">
        <w:rPr>
          <w:rFonts w:ascii="Helvetica Neue Light" w:hAnsi="Helvetica Neue Light"/>
          <w:rPrChange w:id="247" w:author="Arthur de Catheu" w:date="2014-06-20T17:08:00Z">
            <w:rPr/>
          </w:rPrChange>
        </w:rPr>
        <w:t>3</w:t>
      </w:r>
      <w:r w:rsidR="008B79F8" w:rsidRPr="00935764">
        <w:rPr>
          <w:rFonts w:ascii="Helvetica Neue Light" w:hAnsi="Helvetica Neue Light"/>
          <w:rPrChange w:id="248" w:author="Arthur de Catheu" w:date="2014-06-20T17:08:00Z">
            <w:rPr/>
          </w:rPrChange>
        </w:rPr>
        <w:t>5 jours,</w:t>
      </w:r>
      <w:r w:rsidR="007B165E" w:rsidRPr="00935764">
        <w:rPr>
          <w:rFonts w:ascii="Helvetica Neue Light" w:hAnsi="Helvetica Neue Light"/>
          <w:rPrChange w:id="249" w:author="Arthur de Catheu" w:date="2014-06-20T17:08:00Z">
            <w:rPr/>
          </w:rPrChange>
        </w:rPr>
        <w:t xml:space="preserve"> 35 à 45 jours,</w:t>
      </w:r>
      <w:r w:rsidR="008B79F8" w:rsidRPr="00935764">
        <w:rPr>
          <w:rFonts w:ascii="Helvetica Neue Light" w:hAnsi="Helvetica Neue Light"/>
          <w:rPrChange w:id="250" w:author="Arthur de Catheu" w:date="2014-06-20T17:08:00Z">
            <w:rPr/>
          </w:rPrChange>
        </w:rPr>
        <w:t xml:space="preserve">  46 jours à 60 jours, 61 jours à 90 jours,</w:t>
      </w:r>
      <w:r w:rsidR="008D24E3" w:rsidRPr="00935764">
        <w:rPr>
          <w:rFonts w:ascii="Helvetica Neue Light" w:hAnsi="Helvetica Neue Light"/>
          <w:rPrChange w:id="251" w:author="Arthur de Catheu" w:date="2014-06-20T17:08:00Z">
            <w:rPr/>
          </w:rPrChange>
        </w:rPr>
        <w:t xml:space="preserve"> 91 à 179 jours,</w:t>
      </w:r>
      <w:r w:rsidR="008B79F8" w:rsidRPr="00935764">
        <w:rPr>
          <w:rFonts w:ascii="Helvetica Neue Light" w:hAnsi="Helvetica Neue Light"/>
          <w:rPrChange w:id="252" w:author="Arthur de Catheu" w:date="2014-06-20T17:08:00Z">
            <w:rPr/>
          </w:rPrChange>
        </w:rPr>
        <w:t xml:space="preserve"> + de </w:t>
      </w:r>
      <w:r w:rsidR="008D24E3" w:rsidRPr="00935764">
        <w:rPr>
          <w:rFonts w:ascii="Helvetica Neue Light" w:hAnsi="Helvetica Neue Light"/>
          <w:rPrChange w:id="253" w:author="Arthur de Catheu" w:date="2014-06-20T17:08:00Z">
            <w:rPr/>
          </w:rPrChange>
        </w:rPr>
        <w:t>180</w:t>
      </w:r>
      <w:r w:rsidR="008B79F8" w:rsidRPr="00935764">
        <w:rPr>
          <w:rFonts w:ascii="Helvetica Neue Light" w:hAnsi="Helvetica Neue Light"/>
          <w:rPrChange w:id="254" w:author="Arthur de Catheu" w:date="2014-06-20T17:08:00Z">
            <w:rPr/>
          </w:rPrChange>
        </w:rPr>
        <w:t xml:space="preserve"> jours)</w:t>
      </w:r>
      <w:r w:rsidR="000E0EA4" w:rsidRPr="00935764">
        <w:rPr>
          <w:rFonts w:ascii="Helvetica Neue Light" w:hAnsi="Helvetica Neue Light"/>
          <w:rPrChange w:id="255" w:author="Arthur de Catheu" w:date="2014-06-20T17:08:00Z">
            <w:rPr/>
          </w:rPrChange>
        </w:rPr>
        <w:t xml:space="preserve"> ;</w:t>
      </w:r>
    </w:p>
    <w:p w14:paraId="307A7040" w14:textId="1F36DAB7" w:rsidR="000E0EA4" w:rsidRPr="00935764" w:rsidRDefault="002D31CE" w:rsidP="00F157DC">
      <w:pPr>
        <w:pStyle w:val="Paragraphedeliste"/>
        <w:numPr>
          <w:ilvl w:val="0"/>
          <w:numId w:val="116"/>
        </w:numPr>
        <w:rPr>
          <w:rFonts w:ascii="Helvetica Neue Light" w:hAnsi="Helvetica Neue Light"/>
          <w:rPrChange w:id="256" w:author="Arthur de Catheu" w:date="2014-06-20T17:08:00Z">
            <w:rPr/>
          </w:rPrChange>
        </w:rPr>
      </w:pPr>
      <w:r w:rsidRPr="00935764">
        <w:rPr>
          <w:rFonts w:ascii="Helvetica Neue Light" w:hAnsi="Helvetica Neue Light"/>
          <w:rPrChange w:id="257" w:author="Arthur de Catheu" w:date="2014-06-20T17:08:00Z">
            <w:rPr/>
          </w:rPrChange>
        </w:rPr>
        <w:t>l</w:t>
      </w:r>
      <w:r w:rsidR="000E0EA4" w:rsidRPr="00935764">
        <w:rPr>
          <w:rFonts w:ascii="Helvetica Neue Light" w:hAnsi="Helvetica Neue Light"/>
          <w:rPrChange w:id="258" w:author="Arthur de Catheu" w:date="2014-06-20T17:08:00Z">
            <w:rPr/>
          </w:rPrChange>
        </w:rPr>
        <w:t xml:space="preserve">'encours de Créances transmises au </w:t>
      </w:r>
      <w:r w:rsidR="008150F9" w:rsidRPr="00935764">
        <w:rPr>
          <w:rFonts w:ascii="Helvetica Neue Light" w:hAnsi="Helvetica Neue Light"/>
          <w:rPrChange w:id="259" w:author="Arthur de Catheu" w:date="2014-06-20T17:08:00Z">
            <w:rPr/>
          </w:rPrChange>
        </w:rPr>
        <w:t>Recouvreur</w:t>
      </w:r>
      <w:r w:rsidR="000E0EA4" w:rsidRPr="00935764">
        <w:rPr>
          <w:rFonts w:ascii="Helvetica Neue Light" w:hAnsi="Helvetica Neue Light"/>
          <w:rPrChange w:id="260" w:author="Arthur de Catheu" w:date="2014-06-20T17:08:00Z">
            <w:rPr/>
          </w:rPrChange>
        </w:rPr>
        <w:t xml:space="preserve"> pour recouvrement avec détail par Créance ;</w:t>
      </w:r>
    </w:p>
    <w:p w14:paraId="6431134D" w14:textId="3813BE0E" w:rsidR="000E0EA4" w:rsidRPr="00935764" w:rsidRDefault="002D31CE" w:rsidP="00F157DC">
      <w:pPr>
        <w:pStyle w:val="Paragraphedeliste"/>
        <w:numPr>
          <w:ilvl w:val="0"/>
          <w:numId w:val="116"/>
        </w:numPr>
        <w:rPr>
          <w:rFonts w:ascii="Helvetica Neue Light" w:hAnsi="Helvetica Neue Light"/>
          <w:rPrChange w:id="261" w:author="Arthur de Catheu" w:date="2014-06-20T17:08:00Z">
            <w:rPr/>
          </w:rPrChange>
        </w:rPr>
      </w:pPr>
      <w:r w:rsidRPr="00935764">
        <w:rPr>
          <w:rFonts w:ascii="Helvetica Neue Light" w:hAnsi="Helvetica Neue Light"/>
          <w:rPrChange w:id="262" w:author="Arthur de Catheu" w:date="2014-06-20T17:08:00Z">
            <w:rPr/>
          </w:rPrChange>
        </w:rPr>
        <w:t>l</w:t>
      </w:r>
      <w:r w:rsidR="000E0EA4" w:rsidRPr="00935764">
        <w:rPr>
          <w:rFonts w:ascii="Helvetica Neue Light" w:hAnsi="Helvetica Neue Light"/>
          <w:rPrChange w:id="263" w:author="Arthur de Catheu" w:date="2014-06-20T17:08:00Z">
            <w:rPr/>
          </w:rPrChange>
        </w:rPr>
        <w:t xml:space="preserve">'encours de Créances </w:t>
      </w:r>
      <w:r w:rsidR="00C116C0" w:rsidRPr="00935764">
        <w:rPr>
          <w:rFonts w:ascii="Helvetica Neue Light" w:hAnsi="Helvetica Neue Light"/>
          <w:rPrChange w:id="264" w:author="Arthur de Catheu" w:date="2014-06-20T17:08:00Z">
            <w:rPr/>
          </w:rPrChange>
        </w:rPr>
        <w:t xml:space="preserve">Douteuses </w:t>
      </w:r>
      <w:r w:rsidR="000E0EA4" w:rsidRPr="00935764">
        <w:rPr>
          <w:rFonts w:ascii="Helvetica Neue Light" w:hAnsi="Helvetica Neue Light"/>
          <w:rPrChange w:id="265" w:author="Arthur de Catheu" w:date="2014-06-20T17:08:00Z">
            <w:rPr/>
          </w:rPrChange>
        </w:rPr>
        <w:t>avec détail par Créance ;</w:t>
      </w:r>
    </w:p>
    <w:p w14:paraId="49BE58D3" w14:textId="53831BA3" w:rsidR="000E0EA4" w:rsidRPr="00935764" w:rsidRDefault="002D31CE" w:rsidP="00F157DC">
      <w:pPr>
        <w:pStyle w:val="Paragraphedeliste"/>
        <w:numPr>
          <w:ilvl w:val="0"/>
          <w:numId w:val="116"/>
        </w:numPr>
        <w:rPr>
          <w:rFonts w:ascii="Helvetica Neue Light" w:hAnsi="Helvetica Neue Light"/>
          <w:rPrChange w:id="266" w:author="Arthur de Catheu" w:date="2014-06-20T17:08:00Z">
            <w:rPr/>
          </w:rPrChange>
        </w:rPr>
      </w:pPr>
      <w:r w:rsidRPr="00935764">
        <w:rPr>
          <w:rFonts w:ascii="Helvetica Neue Light" w:hAnsi="Helvetica Neue Light"/>
          <w:rPrChange w:id="267" w:author="Arthur de Catheu" w:date="2014-06-20T17:08:00Z">
            <w:rPr/>
          </w:rPrChange>
        </w:rPr>
        <w:t>l</w:t>
      </w:r>
      <w:r w:rsidR="000E0EA4" w:rsidRPr="00935764">
        <w:rPr>
          <w:rFonts w:ascii="Helvetica Neue Light" w:hAnsi="Helvetica Neue Light"/>
          <w:rPrChange w:id="268" w:author="Arthur de Catheu" w:date="2014-06-20T17:08:00Z">
            <w:rPr/>
          </w:rPrChange>
        </w:rPr>
        <w:t xml:space="preserve">'encours des Créances Non Conformes avec détail par Créance ; </w:t>
      </w:r>
    </w:p>
    <w:p w14:paraId="243D3C13" w14:textId="5F801C14" w:rsidR="00FF02AA" w:rsidRPr="00935764" w:rsidRDefault="008B28C9" w:rsidP="00F157DC">
      <w:pPr>
        <w:pStyle w:val="Paragraphedeliste"/>
        <w:numPr>
          <w:ilvl w:val="0"/>
          <w:numId w:val="116"/>
        </w:numPr>
        <w:rPr>
          <w:rFonts w:ascii="Helvetica Neue Light" w:hAnsi="Helvetica Neue Light"/>
          <w:rPrChange w:id="269" w:author="Arthur de Catheu" w:date="2014-06-20T17:08:00Z">
            <w:rPr/>
          </w:rPrChange>
        </w:rPr>
      </w:pPr>
      <w:r w:rsidRPr="00935764">
        <w:rPr>
          <w:rFonts w:ascii="Helvetica Neue Light" w:hAnsi="Helvetica Neue Light"/>
          <w:rPrChange w:id="270" w:author="Arthur de Catheu" w:date="2014-06-20T17:08:00Z">
            <w:rPr/>
          </w:rPrChange>
        </w:rPr>
        <w:t>l</w:t>
      </w:r>
      <w:r w:rsidR="00FF02AA" w:rsidRPr="00935764">
        <w:rPr>
          <w:rFonts w:ascii="Helvetica Neue Light" w:hAnsi="Helvetica Neue Light"/>
          <w:rPrChange w:id="271" w:author="Arthur de Catheu" w:date="2014-06-20T17:08:00Z">
            <w:rPr/>
          </w:rPrChange>
        </w:rPr>
        <w:t xml:space="preserve">e détail de </w:t>
      </w:r>
      <w:r w:rsidRPr="00935764">
        <w:rPr>
          <w:rFonts w:ascii="Helvetica Neue Light" w:hAnsi="Helvetica Neue Light"/>
          <w:rPrChange w:id="272" w:author="Arthur de Catheu" w:date="2014-06-20T17:08:00Z">
            <w:rPr/>
          </w:rPrChange>
        </w:rPr>
        <w:t xml:space="preserve">l’intégralité des </w:t>
      </w:r>
      <w:r w:rsidR="00FF02AA" w:rsidRPr="00935764">
        <w:rPr>
          <w:rFonts w:ascii="Helvetica Neue Light" w:hAnsi="Helvetica Neue Light"/>
          <w:rPrChange w:id="273" w:author="Arthur de Catheu" w:date="2014-06-20T17:08:00Z">
            <w:rPr/>
          </w:rPrChange>
        </w:rPr>
        <w:t>flux</w:t>
      </w:r>
      <w:r w:rsidR="00953D73" w:rsidRPr="00935764">
        <w:rPr>
          <w:rFonts w:ascii="Helvetica Neue Light" w:hAnsi="Helvetica Neue Light"/>
          <w:rPrChange w:id="274" w:author="Arthur de Catheu" w:date="2014-06-20T17:08:00Z">
            <w:rPr/>
          </w:rPrChange>
        </w:rPr>
        <w:t xml:space="preserve"> financiers</w:t>
      </w:r>
      <w:r w:rsidR="00FF02AA" w:rsidRPr="00935764">
        <w:rPr>
          <w:rFonts w:ascii="Helvetica Neue Light" w:hAnsi="Helvetica Neue Light"/>
          <w:rPrChange w:id="275" w:author="Arthur de Catheu" w:date="2014-06-20T17:08:00Z">
            <w:rPr/>
          </w:rPrChange>
        </w:rPr>
        <w:t xml:space="preserve"> enregistrés entre le Cédant et le FCT ;</w:t>
      </w:r>
    </w:p>
    <w:p w14:paraId="2662670D" w14:textId="5A0DAFE4" w:rsidR="000E0EA4" w:rsidRPr="00935764" w:rsidRDefault="002D31CE" w:rsidP="00F157DC">
      <w:pPr>
        <w:pStyle w:val="Paragraphedeliste"/>
        <w:numPr>
          <w:ilvl w:val="0"/>
          <w:numId w:val="116"/>
        </w:numPr>
        <w:rPr>
          <w:rFonts w:ascii="Helvetica Neue Light" w:hAnsi="Helvetica Neue Light"/>
          <w:rPrChange w:id="276" w:author="Arthur de Catheu" w:date="2014-06-20T17:08:00Z">
            <w:rPr/>
          </w:rPrChange>
        </w:rPr>
      </w:pPr>
      <w:r w:rsidRPr="00935764">
        <w:rPr>
          <w:rFonts w:ascii="Helvetica Neue Light" w:hAnsi="Helvetica Neue Light"/>
          <w:rPrChange w:id="277" w:author="Arthur de Catheu" w:date="2014-06-20T17:08:00Z">
            <w:rPr/>
          </w:rPrChange>
        </w:rPr>
        <w:t>l</w:t>
      </w:r>
      <w:r w:rsidR="000E0EA4" w:rsidRPr="00935764">
        <w:rPr>
          <w:rFonts w:ascii="Helvetica Neue Light" w:hAnsi="Helvetica Neue Light"/>
          <w:rPrChange w:id="278" w:author="Arthur de Catheu" w:date="2014-06-20T17:08:00Z">
            <w:rPr/>
          </w:rPrChange>
        </w:rPr>
        <w:t xml:space="preserve">'ensemble des écritures du Compte Courant Cédant, ainsi que chaque relevé mensuel établi par </w:t>
      </w:r>
      <w:r w:rsidR="002119A8" w:rsidRPr="00935764">
        <w:rPr>
          <w:rFonts w:ascii="Helvetica Neue Light" w:hAnsi="Helvetica Neue Light"/>
          <w:rPrChange w:id="279" w:author="Arthur de Catheu" w:date="2014-06-20T17:08:00Z">
            <w:rPr/>
          </w:rPrChange>
        </w:rPr>
        <w:t>Finexkap</w:t>
      </w:r>
      <w:r w:rsidR="00FB752B" w:rsidRPr="00935764">
        <w:rPr>
          <w:rFonts w:ascii="Helvetica Neue Light" w:hAnsi="Helvetica Neue Light"/>
          <w:rPrChange w:id="280" w:author="Arthur de Catheu" w:date="2014-06-20T17:08:00Z">
            <w:rPr/>
          </w:rPrChange>
        </w:rPr>
        <w:t> </w:t>
      </w:r>
      <w:r w:rsidR="002119A8" w:rsidRPr="00935764">
        <w:rPr>
          <w:rFonts w:ascii="Helvetica Neue Light" w:hAnsi="Helvetica Neue Light"/>
          <w:rPrChange w:id="281" w:author="Arthur de Catheu" w:date="2014-06-20T17:08:00Z">
            <w:rPr/>
          </w:rPrChange>
        </w:rPr>
        <w:t>AM</w:t>
      </w:r>
      <w:r w:rsidR="00FB752B" w:rsidRPr="00935764">
        <w:rPr>
          <w:rFonts w:ascii="Helvetica Neue Light" w:hAnsi="Helvetica Neue Light"/>
          <w:rPrChange w:id="282" w:author="Arthur de Catheu" w:date="2014-06-20T17:08:00Z">
            <w:rPr/>
          </w:rPrChange>
        </w:rPr>
        <w:t> </w:t>
      </w:r>
      <w:r w:rsidR="000E0EA4" w:rsidRPr="00935764">
        <w:rPr>
          <w:rFonts w:ascii="Helvetica Neue Light" w:hAnsi="Helvetica Neue Light"/>
          <w:rPrChange w:id="283" w:author="Arthur de Catheu" w:date="2014-06-20T17:08:00Z">
            <w:rPr/>
          </w:rPrChange>
        </w:rPr>
        <w:t>;</w:t>
      </w:r>
    </w:p>
    <w:p w14:paraId="281833BE" w14:textId="2549E1A2" w:rsidR="000E0EA4" w:rsidRPr="00935764" w:rsidRDefault="002D31CE" w:rsidP="00F157DC">
      <w:pPr>
        <w:pStyle w:val="Paragraphedeliste"/>
        <w:numPr>
          <w:ilvl w:val="0"/>
          <w:numId w:val="116"/>
        </w:numPr>
        <w:rPr>
          <w:rFonts w:ascii="Helvetica Neue Light" w:hAnsi="Helvetica Neue Light"/>
          <w:rPrChange w:id="284" w:author="Arthur de Catheu" w:date="2014-06-20T17:08:00Z">
            <w:rPr/>
          </w:rPrChange>
        </w:rPr>
      </w:pPr>
      <w:r w:rsidRPr="00935764">
        <w:rPr>
          <w:rFonts w:ascii="Helvetica Neue Light" w:hAnsi="Helvetica Neue Light"/>
          <w:rPrChange w:id="285" w:author="Arthur de Catheu" w:date="2014-06-20T17:08:00Z">
            <w:rPr/>
          </w:rPrChange>
        </w:rPr>
        <w:t>l</w:t>
      </w:r>
      <w:r w:rsidR="000E0EA4" w:rsidRPr="00935764">
        <w:rPr>
          <w:rFonts w:ascii="Helvetica Neue Light" w:hAnsi="Helvetica Neue Light"/>
          <w:rPrChange w:id="286" w:author="Arthur de Catheu" w:date="2014-06-20T17:08:00Z">
            <w:rPr/>
          </w:rPrChange>
        </w:rPr>
        <w:t xml:space="preserve">'ensemble des documents </w:t>
      </w:r>
      <w:r w:rsidR="00A647F2" w:rsidRPr="00935764">
        <w:rPr>
          <w:rFonts w:ascii="Helvetica Neue Light" w:hAnsi="Helvetica Neue Light"/>
          <w:rPrChange w:id="287" w:author="Arthur de Catheu" w:date="2014-06-20T17:08:00Z">
            <w:rPr/>
          </w:rPrChange>
        </w:rPr>
        <w:t xml:space="preserve">transmis </w:t>
      </w:r>
      <w:r w:rsidR="000E0EA4" w:rsidRPr="00935764">
        <w:rPr>
          <w:rFonts w:ascii="Helvetica Neue Light" w:hAnsi="Helvetica Neue Light"/>
          <w:rPrChange w:id="288" w:author="Arthur de Catheu" w:date="2014-06-20T17:08:00Z">
            <w:rPr/>
          </w:rPrChange>
        </w:rPr>
        <w:t xml:space="preserve">par le Cédant, </w:t>
      </w:r>
      <w:r w:rsidR="00A647F2" w:rsidRPr="00935764">
        <w:rPr>
          <w:rFonts w:ascii="Helvetica Neue Light" w:hAnsi="Helvetica Neue Light"/>
          <w:rPrChange w:id="289" w:author="Arthur de Catheu" w:date="2014-06-20T17:08:00Z">
            <w:rPr/>
          </w:rPrChange>
        </w:rPr>
        <w:t>notamment</w:t>
      </w:r>
      <w:r w:rsidR="000E0EA4" w:rsidRPr="00935764">
        <w:rPr>
          <w:rFonts w:ascii="Helvetica Neue Light" w:hAnsi="Helvetica Neue Light"/>
          <w:rPrChange w:id="290" w:author="Arthur de Catheu" w:date="2014-06-20T17:08:00Z">
            <w:rPr/>
          </w:rPrChange>
        </w:rPr>
        <w:t xml:space="preserve"> la copie des Factures et des justificatifs</w:t>
      </w:r>
      <w:r w:rsidR="00A647F2" w:rsidRPr="00935764">
        <w:rPr>
          <w:rFonts w:ascii="Helvetica Neue Light" w:hAnsi="Helvetica Neue Light"/>
          <w:rPrChange w:id="291" w:author="Arthur de Catheu" w:date="2014-06-20T17:08:00Z">
            <w:rPr/>
          </w:rPrChange>
        </w:rPr>
        <w:t>, les états financiers (situations intermédiaires, balances âgées</w:t>
      </w:r>
      <w:r w:rsidR="006538BB" w:rsidRPr="00935764">
        <w:rPr>
          <w:rFonts w:ascii="Helvetica Neue Light" w:hAnsi="Helvetica Neue Light"/>
          <w:rPrChange w:id="292" w:author="Arthur de Catheu" w:date="2014-06-20T17:08:00Z">
            <w:rPr/>
          </w:rPrChange>
        </w:rPr>
        <w:t>, etc.</w:t>
      </w:r>
      <w:r w:rsidR="00A647F2" w:rsidRPr="00935764">
        <w:rPr>
          <w:rFonts w:ascii="Helvetica Neue Light" w:hAnsi="Helvetica Neue Light"/>
          <w:rPrChange w:id="293" w:author="Arthur de Catheu" w:date="2014-06-20T17:08:00Z">
            <w:rPr/>
          </w:rPrChange>
        </w:rPr>
        <w:t>)</w:t>
      </w:r>
      <w:r w:rsidR="00702209" w:rsidRPr="00935764">
        <w:rPr>
          <w:rFonts w:ascii="Helvetica Neue Light" w:hAnsi="Helvetica Neue Light"/>
          <w:rPrChange w:id="294" w:author="Arthur de Catheu" w:date="2014-06-20T17:08:00Z">
            <w:rPr/>
          </w:rPrChange>
        </w:rPr>
        <w:t> ;</w:t>
      </w:r>
    </w:p>
    <w:p w14:paraId="3DA9E97A" w14:textId="3221A572" w:rsidR="00CD6689" w:rsidRPr="00935764" w:rsidRDefault="002D31CE" w:rsidP="00F157DC">
      <w:pPr>
        <w:pStyle w:val="Paragraphedeliste"/>
        <w:numPr>
          <w:ilvl w:val="0"/>
          <w:numId w:val="116"/>
        </w:numPr>
        <w:rPr>
          <w:rFonts w:ascii="Helvetica Neue Light" w:hAnsi="Helvetica Neue Light"/>
          <w:rPrChange w:id="295" w:author="Arthur de Catheu" w:date="2014-06-20T17:08:00Z">
            <w:rPr/>
          </w:rPrChange>
        </w:rPr>
      </w:pPr>
      <w:r w:rsidRPr="00935764">
        <w:rPr>
          <w:rFonts w:ascii="Helvetica Neue Light" w:hAnsi="Helvetica Neue Light"/>
          <w:rPrChange w:id="296" w:author="Arthur de Catheu" w:date="2014-06-20T17:08:00Z">
            <w:rPr/>
          </w:rPrChange>
        </w:rPr>
        <w:t>l</w:t>
      </w:r>
      <w:r w:rsidR="003A50A9" w:rsidRPr="00935764">
        <w:rPr>
          <w:rFonts w:ascii="Helvetica Neue Light" w:hAnsi="Helvetica Neue Light"/>
          <w:rPrChange w:id="297" w:author="Arthur de Catheu" w:date="2014-06-20T17:08:00Z">
            <w:rPr/>
          </w:rPrChange>
        </w:rPr>
        <w:t xml:space="preserve">a documentation juridique </w:t>
      </w:r>
      <w:r w:rsidR="000E0EA4" w:rsidRPr="00935764">
        <w:rPr>
          <w:rFonts w:ascii="Helvetica Neue Light" w:hAnsi="Helvetica Neue Light"/>
          <w:rPrChange w:id="298" w:author="Arthur de Catheu" w:date="2014-06-20T17:08:00Z">
            <w:rPr/>
          </w:rPrChange>
        </w:rPr>
        <w:t>signé</w:t>
      </w:r>
      <w:r w:rsidR="003A50A9" w:rsidRPr="00935764">
        <w:rPr>
          <w:rFonts w:ascii="Helvetica Neue Light" w:hAnsi="Helvetica Neue Light"/>
          <w:rPrChange w:id="299" w:author="Arthur de Catheu" w:date="2014-06-20T17:08:00Z">
            <w:rPr/>
          </w:rPrChange>
        </w:rPr>
        <w:t>e</w:t>
      </w:r>
      <w:r w:rsidR="000E0EA4" w:rsidRPr="00935764">
        <w:rPr>
          <w:rFonts w:ascii="Helvetica Neue Light" w:hAnsi="Helvetica Neue Light"/>
          <w:rPrChange w:id="300" w:author="Arthur de Catheu" w:date="2014-06-20T17:08:00Z">
            <w:rPr/>
          </w:rPrChange>
        </w:rPr>
        <w:t xml:space="preserve"> par le Cédant pour les besoins d</w:t>
      </w:r>
      <w:r w:rsidR="00C116C0" w:rsidRPr="00935764">
        <w:rPr>
          <w:rFonts w:ascii="Helvetica Neue Light" w:hAnsi="Helvetica Neue Light"/>
          <w:rPrChange w:id="301" w:author="Arthur de Catheu" w:date="2014-06-20T17:08:00Z">
            <w:rPr/>
          </w:rPrChange>
        </w:rPr>
        <w:t>e l</w:t>
      </w:r>
      <w:r w:rsidR="000E0EA4" w:rsidRPr="00935764">
        <w:rPr>
          <w:rFonts w:ascii="Helvetica Neue Light" w:hAnsi="Helvetica Neue Light"/>
          <w:rPrChange w:id="302" w:author="Arthur de Catheu" w:date="2014-06-20T17:08:00Z">
            <w:rPr/>
          </w:rPrChange>
        </w:rPr>
        <w:t xml:space="preserve">'utilisation du service, notamment les mandats </w:t>
      </w:r>
      <w:r w:rsidR="003A50A9" w:rsidRPr="00935764">
        <w:rPr>
          <w:rFonts w:ascii="Helvetica Neue Light" w:hAnsi="Helvetica Neue Light"/>
          <w:rPrChange w:id="303" w:author="Arthur de Catheu" w:date="2014-06-20T17:08:00Z">
            <w:rPr/>
          </w:rPrChange>
        </w:rPr>
        <w:t xml:space="preserve">et </w:t>
      </w:r>
      <w:r w:rsidR="008565E9" w:rsidRPr="00935764">
        <w:rPr>
          <w:rFonts w:ascii="Helvetica Neue Light" w:hAnsi="Helvetica Neue Light"/>
          <w:rPrChange w:id="304" w:author="Arthur de Catheu" w:date="2014-06-20T17:08:00Z">
            <w:rPr/>
          </w:rPrChange>
        </w:rPr>
        <w:t xml:space="preserve">conventions </w:t>
      </w:r>
      <w:r w:rsidR="000E0EA4" w:rsidRPr="00935764">
        <w:rPr>
          <w:rFonts w:ascii="Helvetica Neue Light" w:hAnsi="Helvetica Neue Light"/>
          <w:rPrChange w:id="305" w:author="Arthur de Catheu" w:date="2014-06-20T17:08:00Z">
            <w:rPr/>
          </w:rPrChange>
        </w:rPr>
        <w:t xml:space="preserve">visés dans la section </w:t>
      </w:r>
      <w:r w:rsidR="000E0EA4" w:rsidRPr="00935764">
        <w:rPr>
          <w:rFonts w:ascii="Helvetica Neue Light" w:hAnsi="Helvetica Neue Light"/>
          <w:rPrChange w:id="306" w:author="Arthur de Catheu" w:date="2014-06-20T17:08:00Z">
            <w:rPr/>
          </w:rPrChange>
        </w:rPr>
        <w:fldChar w:fldCharType="begin"/>
      </w:r>
      <w:r w:rsidR="000E0EA4" w:rsidRPr="00935764">
        <w:rPr>
          <w:rFonts w:ascii="Helvetica Neue Light" w:hAnsi="Helvetica Neue Light"/>
          <w:rPrChange w:id="307" w:author="Arthur de Catheu" w:date="2014-06-20T17:08:00Z">
            <w:rPr/>
          </w:rPrChange>
        </w:rPr>
        <w:instrText xml:space="preserve"> REF _Ref250311650 \h </w:instrText>
      </w:r>
      <w:r w:rsidR="00C21EBC" w:rsidRPr="00935764">
        <w:rPr>
          <w:rFonts w:ascii="Helvetica Neue Light" w:hAnsi="Helvetica Neue Light"/>
          <w:rPrChange w:id="308" w:author="Arthur de Catheu" w:date="2014-06-20T17:08:00Z">
            <w:rPr/>
          </w:rPrChange>
        </w:rPr>
        <w:instrText xml:space="preserve"> \* MERGEFORMAT </w:instrText>
      </w:r>
      <w:r w:rsidR="000E0EA4" w:rsidRPr="00935764">
        <w:rPr>
          <w:rFonts w:ascii="Helvetica Neue Light" w:hAnsi="Helvetica Neue Light"/>
          <w:rPrChange w:id="309" w:author="Arthur de Catheu" w:date="2014-06-20T17:08:00Z">
            <w:rPr>
              <w:rFonts w:ascii="Helvetica Neue Light" w:hAnsi="Helvetica Neue Light"/>
            </w:rPr>
          </w:rPrChange>
        </w:rPr>
      </w:r>
      <w:r w:rsidR="000E0EA4" w:rsidRPr="00935764">
        <w:rPr>
          <w:rFonts w:ascii="Helvetica Neue Light" w:hAnsi="Helvetica Neue Light"/>
          <w:rPrChange w:id="310" w:author="Arthur de Catheu" w:date="2014-06-20T17:08:00Z">
            <w:rPr/>
          </w:rPrChange>
        </w:rPr>
        <w:fldChar w:fldCharType="separate"/>
      </w:r>
      <w:ins w:id="311" w:author="Arthur de Catheu" w:date="2014-06-25T11:35:00Z">
        <w:r w:rsidR="005B0BF1" w:rsidRPr="005B0BF1">
          <w:rPr>
            <w:rFonts w:ascii="Helvetica Neue Light" w:hAnsi="Helvetica Neue Light"/>
            <w:rPrChange w:id="312" w:author="Arthur de Catheu" w:date="2014-06-25T11:35:00Z">
              <w:rPr>
                <w:b/>
                <w:bCs/>
              </w:rPr>
            </w:rPrChange>
          </w:rPr>
          <w:t>Aspects juridiques et documentation liés à la cession de Créances</w:t>
        </w:r>
      </w:ins>
      <w:r w:rsidR="000E0EA4" w:rsidRPr="00935764">
        <w:rPr>
          <w:rFonts w:ascii="Helvetica Neue Light" w:hAnsi="Helvetica Neue Light"/>
          <w:rPrChange w:id="313" w:author="Arthur de Catheu" w:date="2014-06-20T17:08:00Z">
            <w:rPr/>
          </w:rPrChange>
        </w:rPr>
        <w:fldChar w:fldCharType="end"/>
      </w:r>
      <w:r w:rsidR="00CD6689" w:rsidRPr="00935764">
        <w:rPr>
          <w:rFonts w:ascii="Helvetica Neue Light" w:hAnsi="Helvetica Neue Light"/>
          <w:rPrChange w:id="314" w:author="Arthur de Catheu" w:date="2014-06-20T17:08:00Z">
            <w:rPr/>
          </w:rPrChange>
        </w:rPr>
        <w:t xml:space="preserve"> </w:t>
      </w:r>
      <w:r w:rsidR="00185676" w:rsidRPr="00935764">
        <w:rPr>
          <w:rFonts w:ascii="Helvetica Neue Light" w:hAnsi="Helvetica Neue Light"/>
          <w:rPrChange w:id="315" w:author="Arthur de Catheu" w:date="2014-06-20T17:08:00Z">
            <w:rPr/>
          </w:rPrChange>
        </w:rPr>
        <w:t>–</w:t>
      </w:r>
      <w:r w:rsidR="0003706F" w:rsidRPr="00935764">
        <w:rPr>
          <w:rFonts w:ascii="Helvetica Neue Light" w:hAnsi="Helvetica Neue Light"/>
          <w:rPrChange w:id="316" w:author="Arthur de Catheu" w:date="2014-06-20T17:08:00Z">
            <w:rPr/>
          </w:rPrChange>
        </w:rPr>
        <w:t xml:space="preserve"> VII.F </w:t>
      </w:r>
      <w:r w:rsidR="00CD6689" w:rsidRPr="00935764">
        <w:rPr>
          <w:rFonts w:ascii="Helvetica Neue Light" w:hAnsi="Helvetica Neue Light"/>
          <w:rPrChange w:id="317" w:author="Arthur de Catheu" w:date="2014-06-20T17:08:00Z">
            <w:rPr/>
          </w:rPrChange>
        </w:rPr>
        <w:t>;</w:t>
      </w:r>
    </w:p>
    <w:p w14:paraId="181266A7" w14:textId="0AEE27A4" w:rsidR="00CD6689" w:rsidRPr="00935764" w:rsidRDefault="002D31CE" w:rsidP="00EE3496">
      <w:pPr>
        <w:pStyle w:val="Paragraphedeliste"/>
        <w:numPr>
          <w:ilvl w:val="0"/>
          <w:numId w:val="116"/>
        </w:numPr>
        <w:rPr>
          <w:rFonts w:ascii="Helvetica Neue Light" w:hAnsi="Helvetica Neue Light"/>
          <w:rPrChange w:id="318" w:author="Arthur de Catheu" w:date="2014-06-20T17:08:00Z">
            <w:rPr/>
          </w:rPrChange>
        </w:rPr>
      </w:pPr>
      <w:r w:rsidRPr="00935764">
        <w:rPr>
          <w:rFonts w:ascii="Helvetica Neue Light" w:hAnsi="Helvetica Neue Light"/>
          <w:rPrChange w:id="319" w:author="Arthur de Catheu" w:date="2014-06-20T17:08:00Z">
            <w:rPr/>
          </w:rPrChange>
        </w:rPr>
        <w:t>l</w:t>
      </w:r>
      <w:r w:rsidR="000E0EA4" w:rsidRPr="00935764">
        <w:rPr>
          <w:rFonts w:ascii="Helvetica Neue Light" w:hAnsi="Helvetica Neue Light"/>
          <w:rPrChange w:id="320" w:author="Arthur de Catheu" w:date="2014-06-20T17:08:00Z">
            <w:rPr/>
          </w:rPrChange>
        </w:rPr>
        <w:t xml:space="preserve">es relances de recouvrement effectuées par </w:t>
      </w:r>
      <w:r w:rsidR="002119A8" w:rsidRPr="00935764">
        <w:rPr>
          <w:rFonts w:ascii="Helvetica Neue Light" w:hAnsi="Helvetica Neue Light"/>
          <w:rPrChange w:id="321" w:author="Arthur de Catheu" w:date="2014-06-20T17:08:00Z">
            <w:rPr/>
          </w:rPrChange>
        </w:rPr>
        <w:t>Finexkap AM</w:t>
      </w:r>
      <w:r w:rsidR="000E0EA4" w:rsidRPr="00935764">
        <w:rPr>
          <w:rFonts w:ascii="Helvetica Neue Light" w:hAnsi="Helvetica Neue Light"/>
          <w:rPrChange w:id="322" w:author="Arthur de Catheu" w:date="2014-06-20T17:08:00Z">
            <w:rPr/>
          </w:rPrChange>
        </w:rPr>
        <w:t xml:space="preserve"> en qualité de </w:t>
      </w:r>
      <w:r w:rsidR="00C53BBE" w:rsidRPr="00935764">
        <w:rPr>
          <w:rFonts w:ascii="Helvetica Neue Light" w:hAnsi="Helvetica Neue Light"/>
          <w:rPrChange w:id="323" w:author="Arthur de Catheu" w:date="2014-06-20T17:08:00Z">
            <w:rPr/>
          </w:rPrChange>
        </w:rPr>
        <w:t>Société de Gestion</w:t>
      </w:r>
      <w:r w:rsidR="000E0EA4" w:rsidRPr="00935764">
        <w:rPr>
          <w:rFonts w:ascii="Helvetica Neue Light" w:hAnsi="Helvetica Neue Light"/>
          <w:rPrChange w:id="324" w:author="Arthur de Catheu" w:date="2014-06-20T17:08:00Z">
            <w:rPr/>
          </w:rPrChange>
        </w:rPr>
        <w:t>, directement ou indirectement par l’intermédiaire de ses mandataires, ainsi que tous actes de procédure (judiciaires et extrajudiciaires) et autres documents relatifs au recouvrement ou à la Police d’Assurance-Crédit au titre des Créances Cédées par le Cédant.</w:t>
      </w:r>
    </w:p>
    <w:p w14:paraId="2F4A58BB" w14:textId="68523A75" w:rsidR="000E0EA4" w:rsidRPr="00935764" w:rsidRDefault="000E0EA4" w:rsidP="00D62AAE">
      <w:pPr>
        <w:pStyle w:val="Titre3"/>
        <w:rPr>
          <w:rFonts w:ascii="Helvetica Neue Light" w:hAnsi="Helvetica Neue Light"/>
          <w:rPrChange w:id="325" w:author="Arthur de Catheu" w:date="2014-06-20T17:08:00Z">
            <w:rPr/>
          </w:rPrChange>
        </w:rPr>
      </w:pPr>
      <w:bookmarkStart w:id="326" w:name="_Toc265315271"/>
      <w:r w:rsidRPr="00935764">
        <w:rPr>
          <w:rFonts w:ascii="Helvetica Neue Light" w:hAnsi="Helvetica Neue Light"/>
          <w:rPrChange w:id="327" w:author="Arthur de Catheu" w:date="2014-06-20T17:08:00Z">
            <w:rPr>
              <w:rFonts w:eastAsiaTheme="minorEastAsia" w:cstheme="minorBidi"/>
              <w:b w:val="0"/>
              <w:bCs w:val="0"/>
              <w:sz w:val="20"/>
            </w:rPr>
          </w:rPrChange>
        </w:rPr>
        <w:lastRenderedPageBreak/>
        <w:t>Conservation et accès au Dossier Cédant</w:t>
      </w:r>
      <w:bookmarkEnd w:id="326"/>
    </w:p>
    <w:p w14:paraId="523ADA65" w14:textId="0B449CE4" w:rsidR="000E0EA4" w:rsidRPr="00935764" w:rsidRDefault="002119A8" w:rsidP="000E0EA4">
      <w:pPr>
        <w:rPr>
          <w:rFonts w:ascii="Helvetica Neue Light" w:hAnsi="Helvetica Neue Light"/>
          <w:rPrChange w:id="328" w:author="Arthur de Catheu" w:date="2014-06-20T17:08:00Z">
            <w:rPr/>
          </w:rPrChange>
        </w:rPr>
      </w:pPr>
      <w:r w:rsidRPr="00935764">
        <w:rPr>
          <w:rFonts w:ascii="Helvetica Neue Light" w:hAnsi="Helvetica Neue Light"/>
          <w:rPrChange w:id="329" w:author="Arthur de Catheu" w:date="2014-06-20T17:08:00Z">
            <w:rPr/>
          </w:rPrChange>
        </w:rPr>
        <w:t>Finexkap AM</w:t>
      </w:r>
      <w:r w:rsidR="000E0EA4" w:rsidRPr="00935764">
        <w:rPr>
          <w:rFonts w:ascii="Helvetica Neue Light" w:hAnsi="Helvetica Neue Light"/>
          <w:rPrChange w:id="330" w:author="Arthur de Catheu" w:date="2014-06-20T17:08:00Z">
            <w:rPr/>
          </w:rPrChange>
        </w:rPr>
        <w:t xml:space="preserve"> </w:t>
      </w:r>
      <w:r w:rsidR="00B561BA" w:rsidRPr="00935764">
        <w:rPr>
          <w:rFonts w:ascii="Helvetica Neue Light" w:hAnsi="Helvetica Neue Light"/>
          <w:rPrChange w:id="331" w:author="Arthur de Catheu" w:date="2014-06-20T17:08:00Z">
            <w:rPr/>
          </w:rPrChange>
        </w:rPr>
        <w:t xml:space="preserve">archive de manière sécurisée les </w:t>
      </w:r>
      <w:r w:rsidR="000E0EA4" w:rsidRPr="00935764">
        <w:rPr>
          <w:rFonts w:ascii="Helvetica Neue Light" w:hAnsi="Helvetica Neue Light"/>
          <w:rPrChange w:id="332" w:author="Arthur de Catheu" w:date="2014-06-20T17:08:00Z">
            <w:rPr/>
          </w:rPrChange>
        </w:rPr>
        <w:t xml:space="preserve">Dossiers Cédants à jour de toutes les opérations effectuées. </w:t>
      </w:r>
    </w:p>
    <w:p w14:paraId="0B4EB15B" w14:textId="77777777" w:rsidR="006538BB" w:rsidRPr="00935764" w:rsidRDefault="006538BB" w:rsidP="000E0EA4">
      <w:pPr>
        <w:rPr>
          <w:rFonts w:ascii="Helvetica Neue Light" w:hAnsi="Helvetica Neue Light"/>
          <w:rPrChange w:id="333" w:author="Arthur de Catheu" w:date="2014-06-20T17:08:00Z">
            <w:rPr/>
          </w:rPrChange>
        </w:rPr>
      </w:pPr>
    </w:p>
    <w:p w14:paraId="36D93413" w14:textId="54E11B36" w:rsidR="000E0EA4" w:rsidRPr="00935764" w:rsidRDefault="000E0EA4" w:rsidP="000E0EA4">
      <w:pPr>
        <w:rPr>
          <w:rFonts w:ascii="Helvetica Neue Light" w:hAnsi="Helvetica Neue Light"/>
          <w:rPrChange w:id="334" w:author="Arthur de Catheu" w:date="2014-06-20T17:08:00Z">
            <w:rPr/>
          </w:rPrChange>
        </w:rPr>
      </w:pPr>
      <w:r w:rsidRPr="00935764">
        <w:rPr>
          <w:rFonts w:ascii="Helvetica Neue Light" w:hAnsi="Helvetica Neue Light"/>
          <w:rPrChange w:id="335" w:author="Arthur de Catheu" w:date="2014-06-20T17:08:00Z">
            <w:rPr/>
          </w:rPrChange>
        </w:rPr>
        <w:t xml:space="preserve">Conformément aux dispositions de l’article D. 214-229 du Code monétaire et financier, le Dépositaire, dans l’intérêt de la gestion et du recouvrement des Créances, a confié à </w:t>
      </w:r>
      <w:r w:rsidR="002119A8" w:rsidRPr="00935764">
        <w:rPr>
          <w:rFonts w:ascii="Helvetica Neue Light" w:hAnsi="Helvetica Neue Light"/>
          <w:rPrChange w:id="336" w:author="Arthur de Catheu" w:date="2014-06-20T17:08:00Z">
            <w:rPr/>
          </w:rPrChange>
        </w:rPr>
        <w:t>Finexkap AM</w:t>
      </w:r>
      <w:r w:rsidR="000F0A45" w:rsidRPr="00935764">
        <w:rPr>
          <w:rFonts w:ascii="Helvetica Neue Light" w:hAnsi="Helvetica Neue Light"/>
          <w:rPrChange w:id="337" w:author="Arthur de Catheu" w:date="2014-06-20T17:08:00Z">
            <w:rPr/>
          </w:rPrChange>
        </w:rPr>
        <w:t xml:space="preserve"> </w:t>
      </w:r>
      <w:r w:rsidRPr="00935764">
        <w:rPr>
          <w:rFonts w:ascii="Helvetica Neue Light" w:hAnsi="Helvetica Neue Light"/>
          <w:rPrChange w:id="338" w:author="Arthur de Catheu" w:date="2014-06-20T17:08:00Z">
            <w:rPr/>
          </w:rPrChange>
        </w:rPr>
        <w:t>la mission de conserver les Dossiers Cédants se rapportant aux Créances Cédées et aux Droits Accessoires qui y sont attachés</w:t>
      </w:r>
      <w:r w:rsidR="00D73DF1" w:rsidRPr="00935764">
        <w:rPr>
          <w:rFonts w:ascii="Helvetica Neue Light" w:hAnsi="Helvetica Neue Light"/>
          <w:rPrChange w:id="339" w:author="Arthur de Catheu" w:date="2014-06-20T17:08:00Z">
            <w:rPr/>
          </w:rPrChange>
        </w:rPr>
        <w:t xml:space="preserve">. Il est précisé que </w:t>
      </w:r>
      <w:r w:rsidRPr="00935764">
        <w:rPr>
          <w:rFonts w:ascii="Helvetica Neue Light" w:hAnsi="Helvetica Neue Light"/>
          <w:rPrChange w:id="340" w:author="Arthur de Catheu" w:date="2014-06-20T17:08:00Z">
            <w:rPr/>
          </w:rPrChange>
        </w:rPr>
        <w:t>:</w:t>
      </w:r>
    </w:p>
    <w:p w14:paraId="71BFFEC8" w14:textId="164FF58A" w:rsidR="00A3329E" w:rsidRPr="00935764" w:rsidRDefault="002D31CE" w:rsidP="00A3329E">
      <w:pPr>
        <w:pStyle w:val="Paragraphedeliste"/>
        <w:numPr>
          <w:ilvl w:val="0"/>
          <w:numId w:val="159"/>
        </w:numPr>
        <w:rPr>
          <w:rFonts w:ascii="Helvetica Neue Light" w:hAnsi="Helvetica Neue Light"/>
          <w:rPrChange w:id="341" w:author="Arthur de Catheu" w:date="2014-06-20T17:08:00Z">
            <w:rPr/>
          </w:rPrChange>
        </w:rPr>
      </w:pPr>
      <w:r w:rsidRPr="00935764">
        <w:rPr>
          <w:rFonts w:ascii="Helvetica Neue Light" w:hAnsi="Helvetica Neue Light"/>
          <w:rPrChange w:id="342" w:author="Arthur de Catheu" w:date="2014-06-20T17:08:00Z">
            <w:rPr/>
          </w:rPrChange>
        </w:rPr>
        <w:t>l</w:t>
      </w:r>
      <w:r w:rsidR="000E0EA4" w:rsidRPr="00935764">
        <w:rPr>
          <w:rFonts w:ascii="Helvetica Neue Light" w:hAnsi="Helvetica Neue Light"/>
          <w:rPrChange w:id="343" w:author="Arthur de Catheu" w:date="2014-06-20T17:08:00Z">
            <w:rPr/>
          </w:rPrChange>
        </w:rPr>
        <w:t>e Dépositaire assure, sous sa responsabilité, la conservation de chaque Acte de Cession ;</w:t>
      </w:r>
    </w:p>
    <w:p w14:paraId="7D871990" w14:textId="5ADDDAAE" w:rsidR="000E0EA4" w:rsidRPr="00935764" w:rsidRDefault="002119A8" w:rsidP="00A3329E">
      <w:pPr>
        <w:pStyle w:val="Paragraphedeliste"/>
        <w:numPr>
          <w:ilvl w:val="0"/>
          <w:numId w:val="159"/>
        </w:numPr>
        <w:rPr>
          <w:rFonts w:ascii="Helvetica Neue Light" w:hAnsi="Helvetica Neue Light"/>
          <w:rPrChange w:id="344" w:author="Arthur de Catheu" w:date="2014-06-20T17:08:00Z">
            <w:rPr/>
          </w:rPrChange>
        </w:rPr>
      </w:pPr>
      <w:r w:rsidRPr="00935764">
        <w:rPr>
          <w:rFonts w:ascii="Helvetica Neue Light" w:hAnsi="Helvetica Neue Light"/>
          <w:rPrChange w:id="345" w:author="Arthur de Catheu" w:date="2014-06-20T17:08:00Z">
            <w:rPr/>
          </w:rPrChange>
        </w:rPr>
        <w:t>Finexkap AM</w:t>
      </w:r>
      <w:r w:rsidR="000F0A45" w:rsidRPr="00935764">
        <w:rPr>
          <w:rFonts w:ascii="Helvetica Neue Light" w:hAnsi="Helvetica Neue Light"/>
          <w:rPrChange w:id="346" w:author="Arthur de Catheu" w:date="2014-06-20T17:08:00Z">
            <w:rPr/>
          </w:rPrChange>
        </w:rPr>
        <w:t xml:space="preserve"> </w:t>
      </w:r>
      <w:r w:rsidR="000E0EA4" w:rsidRPr="00935764">
        <w:rPr>
          <w:rFonts w:ascii="Helvetica Neue Light" w:hAnsi="Helvetica Neue Light"/>
          <w:rPrChange w:id="347" w:author="Arthur de Catheu" w:date="2014-06-20T17:08:00Z">
            <w:rPr/>
          </w:rPrChange>
        </w:rPr>
        <w:t>assure la conservation desdits Dossiers Cédants sous sa responsabilité et a mis en place à cet effet des procédures de conservation documentées et un contrôle interne, régulier et indépendant portant sur le respect de desdites procédures ;</w:t>
      </w:r>
    </w:p>
    <w:p w14:paraId="42EC9343" w14:textId="34624E2C" w:rsidR="000E0EA4" w:rsidRPr="00935764" w:rsidRDefault="002D31CE" w:rsidP="00F157DC">
      <w:pPr>
        <w:pStyle w:val="Paragraphedeliste"/>
        <w:numPr>
          <w:ilvl w:val="0"/>
          <w:numId w:val="158"/>
        </w:numPr>
        <w:rPr>
          <w:rFonts w:ascii="Helvetica Neue Light" w:hAnsi="Helvetica Neue Light"/>
          <w:rPrChange w:id="348" w:author="Arthur de Catheu" w:date="2014-06-20T17:08:00Z">
            <w:rPr/>
          </w:rPrChange>
        </w:rPr>
      </w:pPr>
      <w:r w:rsidRPr="00935764">
        <w:rPr>
          <w:rFonts w:ascii="Helvetica Neue Light" w:hAnsi="Helvetica Neue Light"/>
          <w:rPrChange w:id="349" w:author="Arthur de Catheu" w:date="2014-06-20T17:08:00Z">
            <w:rPr/>
          </w:rPrChange>
        </w:rPr>
        <w:t>l</w:t>
      </w:r>
      <w:r w:rsidR="000E0EA4" w:rsidRPr="00935764">
        <w:rPr>
          <w:rFonts w:ascii="Helvetica Neue Light" w:hAnsi="Helvetica Neue Light"/>
          <w:rPrChange w:id="350" w:author="Arthur de Catheu" w:date="2014-06-20T17:08:00Z">
            <w:rPr/>
          </w:rPrChange>
        </w:rPr>
        <w:t xml:space="preserve">e Dépositaire doit s’assurer que </w:t>
      </w:r>
      <w:r w:rsidR="002119A8" w:rsidRPr="00935764">
        <w:rPr>
          <w:rFonts w:ascii="Helvetica Neue Light" w:hAnsi="Helvetica Neue Light"/>
          <w:rPrChange w:id="351" w:author="Arthur de Catheu" w:date="2014-06-20T17:08:00Z">
            <w:rPr/>
          </w:rPrChange>
        </w:rPr>
        <w:t>Finexkap AM</w:t>
      </w:r>
      <w:r w:rsidR="000F0A45" w:rsidRPr="00935764">
        <w:rPr>
          <w:rFonts w:ascii="Helvetica Neue Light" w:hAnsi="Helvetica Neue Light"/>
          <w:rPrChange w:id="352" w:author="Arthur de Catheu" w:date="2014-06-20T17:08:00Z">
            <w:rPr/>
          </w:rPrChange>
        </w:rPr>
        <w:t xml:space="preserve"> </w:t>
      </w:r>
      <w:r w:rsidR="000E0EA4" w:rsidRPr="00935764">
        <w:rPr>
          <w:rFonts w:ascii="Helvetica Neue Light" w:hAnsi="Helvetica Neue Light"/>
          <w:rPrChange w:id="353" w:author="Arthur de Catheu" w:date="2014-06-20T17:08:00Z">
            <w:rPr/>
          </w:rPrChange>
        </w:rPr>
        <w:t xml:space="preserve">a mis en place des procédures garantissant la réalité des Créances Cédées et des Droits Accessoires qui y sont attachés et la sécurité de leur conservation et que les Créances Cédées sont recouvrées au seul bénéfice du </w:t>
      </w:r>
      <w:r w:rsidR="00F378E7" w:rsidRPr="00935764">
        <w:rPr>
          <w:rFonts w:ascii="Helvetica Neue Light" w:hAnsi="Helvetica Neue Light"/>
          <w:rPrChange w:id="354" w:author="Arthur de Catheu" w:date="2014-06-20T17:08:00Z">
            <w:rPr/>
          </w:rPrChange>
        </w:rPr>
        <w:t>FCT 2014</w:t>
      </w:r>
      <w:r w:rsidR="000E0EA4" w:rsidRPr="00935764">
        <w:rPr>
          <w:rFonts w:ascii="Helvetica Neue Light" w:hAnsi="Helvetica Neue Light"/>
          <w:rPrChange w:id="355" w:author="Arthur de Catheu" w:date="2014-06-20T17:08:00Z">
            <w:rPr/>
          </w:rPrChange>
        </w:rPr>
        <w:t xml:space="preserve"> ; et</w:t>
      </w:r>
    </w:p>
    <w:p w14:paraId="08DA4530" w14:textId="0996CF79" w:rsidR="000E0EA4" w:rsidRPr="00935764" w:rsidRDefault="002D31CE" w:rsidP="00F157DC">
      <w:pPr>
        <w:pStyle w:val="Paragraphedeliste"/>
        <w:numPr>
          <w:ilvl w:val="0"/>
          <w:numId w:val="158"/>
        </w:numPr>
        <w:rPr>
          <w:rFonts w:ascii="Helvetica Neue Light" w:hAnsi="Helvetica Neue Light"/>
          <w:rPrChange w:id="356" w:author="Arthur de Catheu" w:date="2014-06-20T17:08:00Z">
            <w:rPr/>
          </w:rPrChange>
        </w:rPr>
      </w:pPr>
      <w:r w:rsidRPr="00935764">
        <w:rPr>
          <w:rFonts w:ascii="Helvetica Neue Light" w:hAnsi="Helvetica Neue Light"/>
          <w:rPrChange w:id="357" w:author="Arthur de Catheu" w:date="2014-06-20T17:08:00Z">
            <w:rPr/>
          </w:rPrChange>
        </w:rPr>
        <w:t>à</w:t>
      </w:r>
      <w:r w:rsidR="000E0EA4" w:rsidRPr="00935764">
        <w:rPr>
          <w:rFonts w:ascii="Helvetica Neue Light" w:hAnsi="Helvetica Neue Light"/>
          <w:rPrChange w:id="358" w:author="Arthur de Catheu" w:date="2014-06-20T17:08:00Z">
            <w:rPr/>
          </w:rPrChange>
        </w:rPr>
        <w:t xml:space="preserve"> la demande du Dépositaire, </w:t>
      </w:r>
      <w:r w:rsidR="002119A8" w:rsidRPr="00935764">
        <w:rPr>
          <w:rFonts w:ascii="Helvetica Neue Light" w:hAnsi="Helvetica Neue Light"/>
          <w:rPrChange w:id="359" w:author="Arthur de Catheu" w:date="2014-06-20T17:08:00Z">
            <w:rPr/>
          </w:rPrChange>
        </w:rPr>
        <w:t>Finexkap AM</w:t>
      </w:r>
      <w:r w:rsidR="000E0EA4" w:rsidRPr="00935764">
        <w:rPr>
          <w:rFonts w:ascii="Helvetica Neue Light" w:hAnsi="Helvetica Neue Light"/>
          <w:rPrChange w:id="360" w:author="Arthur de Catheu" w:date="2014-06-20T17:08:00Z">
            <w:rPr/>
          </w:rPrChange>
        </w:rPr>
        <w:t xml:space="preserve"> devra remettre dans les meilleurs délais au Dépositaire ou à toute autre entité désignée par le Dépositaire les originaux des Dossiers Cédants.</w:t>
      </w:r>
    </w:p>
    <w:p w14:paraId="18223576" w14:textId="7CE36221" w:rsidR="00C302AA" w:rsidRPr="00935764" w:rsidRDefault="00C302AA" w:rsidP="00C302AA">
      <w:pPr>
        <w:rPr>
          <w:rFonts w:ascii="Helvetica Neue Light" w:hAnsi="Helvetica Neue Light"/>
          <w:rPrChange w:id="361" w:author="Arthur de Catheu" w:date="2014-06-20T17:08:00Z">
            <w:rPr/>
          </w:rPrChange>
        </w:rPr>
      </w:pPr>
    </w:p>
    <w:p w14:paraId="2A2A3186" w14:textId="77777777" w:rsidR="00A713D5" w:rsidRPr="00935764" w:rsidRDefault="00A713D5" w:rsidP="00C302AA">
      <w:pPr>
        <w:rPr>
          <w:rFonts w:ascii="Helvetica Neue Light" w:hAnsi="Helvetica Neue Light"/>
          <w:rPrChange w:id="362" w:author="Arthur de Catheu" w:date="2014-06-20T17:08:00Z">
            <w:rPr/>
          </w:rPrChange>
        </w:rPr>
      </w:pPr>
    </w:p>
    <w:p w14:paraId="70C3BA5A" w14:textId="13907DE2" w:rsidR="00AA4F04" w:rsidRPr="00935764" w:rsidRDefault="00AA4F04" w:rsidP="008C7839">
      <w:pPr>
        <w:pStyle w:val="Titre1"/>
        <w:rPr>
          <w:rFonts w:ascii="Helvetica Neue Light" w:hAnsi="Helvetica Neue Light"/>
          <w:rPrChange w:id="363" w:author="Arthur de Catheu" w:date="2014-06-20T17:08:00Z">
            <w:rPr/>
          </w:rPrChange>
        </w:rPr>
      </w:pPr>
      <w:bookmarkStart w:id="364" w:name="_Toc379362319"/>
      <w:bookmarkStart w:id="365" w:name="_Ref379462274"/>
      <w:bookmarkStart w:id="366" w:name="_Ref379791332"/>
      <w:bookmarkStart w:id="367" w:name="_Ref380147007"/>
      <w:bookmarkStart w:id="368" w:name="_Ref381351964"/>
      <w:bookmarkStart w:id="369" w:name="_Ref381368904"/>
      <w:bookmarkStart w:id="370" w:name="_Ref261677754"/>
      <w:bookmarkStart w:id="371" w:name="_Ref261677767"/>
      <w:bookmarkStart w:id="372" w:name="_Toc265315273"/>
      <w:r w:rsidRPr="00935764">
        <w:rPr>
          <w:rFonts w:ascii="Helvetica Neue Light" w:hAnsi="Helvetica Neue Light"/>
          <w:rPrChange w:id="373" w:author="Arthur de Catheu" w:date="2014-06-20T17:08:00Z">
            <w:rPr>
              <w:rFonts w:eastAsiaTheme="minorEastAsia" w:cstheme="minorBidi"/>
              <w:b w:val="0"/>
              <w:bCs w:val="0"/>
              <w:smallCaps w:val="0"/>
              <w:sz w:val="20"/>
              <w:szCs w:val="24"/>
            </w:rPr>
          </w:rPrChange>
        </w:rPr>
        <w:t>Soumission d’une demande de financement</w:t>
      </w:r>
      <w:bookmarkEnd w:id="364"/>
      <w:bookmarkEnd w:id="365"/>
      <w:bookmarkEnd w:id="366"/>
      <w:bookmarkEnd w:id="367"/>
      <w:bookmarkEnd w:id="368"/>
      <w:bookmarkEnd w:id="369"/>
      <w:bookmarkEnd w:id="370"/>
      <w:bookmarkEnd w:id="371"/>
      <w:bookmarkEnd w:id="372"/>
    </w:p>
    <w:p w14:paraId="62E9F1A6" w14:textId="77777777" w:rsidR="00491A20" w:rsidRPr="00935764" w:rsidRDefault="00491A20">
      <w:pPr>
        <w:pStyle w:val="Titre3"/>
        <w:rPr>
          <w:rFonts w:ascii="Helvetica Neue Light" w:hAnsi="Helvetica Neue Light"/>
          <w:rPrChange w:id="374" w:author="Arthur de Catheu" w:date="2014-06-20T17:08:00Z">
            <w:rPr/>
          </w:rPrChange>
        </w:rPr>
      </w:pPr>
      <w:bookmarkStart w:id="375" w:name="_Ref261800323"/>
      <w:bookmarkStart w:id="376" w:name="_Ref261800341"/>
      <w:bookmarkStart w:id="377" w:name="_Toc265315277"/>
      <w:bookmarkStart w:id="378" w:name="_Toc248579962"/>
      <w:bookmarkStart w:id="379" w:name="_Ref248486897"/>
      <w:bookmarkStart w:id="380" w:name="_Ref248486901"/>
      <w:bookmarkStart w:id="381" w:name="_Ref248487207"/>
      <w:bookmarkStart w:id="382" w:name="_Ref248487212"/>
      <w:bookmarkEnd w:id="45"/>
      <w:bookmarkEnd w:id="46"/>
      <w:r w:rsidRPr="00935764">
        <w:rPr>
          <w:rFonts w:ascii="Helvetica Neue Light" w:hAnsi="Helvetica Neue Light"/>
          <w:rPrChange w:id="383" w:author="Arthur de Catheu" w:date="2014-06-20T17:08:00Z">
            <w:rPr>
              <w:rFonts w:asciiTheme="majorHAnsi" w:hAnsiTheme="majorHAnsi"/>
              <w:b w:val="0"/>
              <w:iCs/>
            </w:rPr>
          </w:rPrChange>
        </w:rPr>
        <w:t>Détermination d’une ligne d’engagement par Cédant</w:t>
      </w:r>
      <w:bookmarkEnd w:id="375"/>
      <w:bookmarkEnd w:id="376"/>
      <w:bookmarkEnd w:id="377"/>
    </w:p>
    <w:p w14:paraId="43E85142" w14:textId="1B4AEF03" w:rsidR="00491A20" w:rsidRPr="00935764" w:rsidRDefault="00491A20" w:rsidP="000573E4">
      <w:pPr>
        <w:spacing w:before="120"/>
        <w:rPr>
          <w:rFonts w:ascii="Helvetica Neue Light" w:hAnsi="Helvetica Neue Light"/>
          <w:rPrChange w:id="384" w:author="Arthur de Catheu" w:date="2014-06-20T17:08:00Z">
            <w:rPr/>
          </w:rPrChange>
        </w:rPr>
      </w:pPr>
      <w:r w:rsidRPr="00935764">
        <w:rPr>
          <w:rFonts w:ascii="Helvetica Neue Light" w:hAnsi="Helvetica Neue Light"/>
          <w:rPrChange w:id="385" w:author="Arthur de Catheu" w:date="2014-06-20T17:08:00Z">
            <w:rPr>
              <w:rFonts w:asciiTheme="majorHAnsi" w:eastAsiaTheme="majorEastAsia" w:hAnsiTheme="majorHAnsi" w:cstheme="majorBidi"/>
              <w:bCs/>
              <w:iCs/>
              <w:sz w:val="24"/>
            </w:rPr>
          </w:rPrChange>
        </w:rPr>
        <w:t>Au terme de l’Analyse Crédit du Cédant,</w:t>
      </w:r>
      <w:r w:rsidR="00425E53" w:rsidRPr="00935764">
        <w:rPr>
          <w:rFonts w:ascii="Helvetica Neue Light" w:hAnsi="Helvetica Neue Light"/>
          <w:rPrChange w:id="386" w:author="Arthur de Catheu" w:date="2014-06-20T17:08:00Z">
            <w:rPr>
              <w:rFonts w:asciiTheme="majorHAnsi" w:eastAsiaTheme="majorEastAsia" w:hAnsiTheme="majorHAnsi" w:cstheme="majorBidi"/>
              <w:bCs/>
              <w:iCs/>
              <w:sz w:val="24"/>
            </w:rPr>
          </w:rPrChange>
        </w:rPr>
        <w:t xml:space="preserve"> et à des fins de diversification du risque de portefeuille du</w:t>
      </w:r>
      <w:r w:rsidR="00B94102" w:rsidRPr="00935764">
        <w:rPr>
          <w:rFonts w:ascii="Helvetica Neue Light" w:hAnsi="Helvetica Neue Light"/>
          <w:rPrChange w:id="387" w:author="Arthur de Catheu" w:date="2014-06-20T17:08:00Z">
            <w:rPr>
              <w:rFonts w:asciiTheme="majorHAnsi" w:eastAsiaTheme="majorEastAsia" w:hAnsiTheme="majorHAnsi" w:cstheme="majorBidi"/>
              <w:bCs/>
              <w:iCs/>
              <w:sz w:val="24"/>
            </w:rPr>
          </w:rPrChange>
        </w:rPr>
        <w:t xml:space="preserve"> FCT 2014</w:t>
      </w:r>
      <w:r w:rsidR="00425E53" w:rsidRPr="00935764">
        <w:rPr>
          <w:rFonts w:ascii="Helvetica Neue Light" w:hAnsi="Helvetica Neue Light"/>
          <w:rPrChange w:id="388"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389" w:author="Arthur de Catheu" w:date="2014-06-20T17:08:00Z">
            <w:rPr>
              <w:rFonts w:asciiTheme="majorHAnsi" w:eastAsiaTheme="majorEastAsia" w:hAnsiTheme="majorHAnsi" w:cstheme="majorBidi"/>
              <w:bCs/>
              <w:iCs/>
              <w:sz w:val="24"/>
            </w:rPr>
          </w:rPrChange>
        </w:rPr>
        <w:t>une ligne d’engagement correspondant à l’encours maximum de Créances est déterminée pour le Cédant à hauteur d’un (1) mois de son chiffre d’affaires TTC brut (ou</w:t>
      </w:r>
      <w:r w:rsidR="00975974" w:rsidRPr="00935764">
        <w:rPr>
          <w:rFonts w:ascii="Helvetica Neue Light" w:hAnsi="Helvetica Neue Light"/>
          <w:rPrChange w:id="390" w:author="Arthur de Catheu" w:date="2014-06-20T17:08:00Z">
            <w:rPr>
              <w:rFonts w:asciiTheme="majorHAnsi" w:eastAsiaTheme="majorEastAsia" w:hAnsiTheme="majorHAnsi" w:cstheme="majorBidi"/>
              <w:bCs/>
              <w:iCs/>
              <w:sz w:val="24"/>
            </w:rPr>
          </w:rPrChange>
        </w:rPr>
        <w:t xml:space="preserve"> net sur dérogation du Comité d’Investissement</w:t>
      </w:r>
      <w:r w:rsidR="00CB21C6" w:rsidRPr="00935764">
        <w:rPr>
          <w:rFonts w:ascii="Helvetica Neue Light" w:hAnsi="Helvetica Neue Light"/>
          <w:rPrChange w:id="391" w:author="Arthur de Catheu" w:date="2014-06-20T17:08:00Z">
            <w:rPr>
              <w:rFonts w:asciiTheme="majorHAnsi" w:eastAsiaTheme="majorEastAsia" w:hAnsiTheme="majorHAnsi" w:cstheme="majorBidi"/>
              <w:bCs/>
              <w:iCs/>
              <w:sz w:val="24"/>
            </w:rPr>
          </w:rPrChange>
        </w:rPr>
        <w:t xml:space="preserve"> après proposition du Comité de Crédit</w:t>
      </w:r>
      <w:r w:rsidRPr="00935764">
        <w:rPr>
          <w:rFonts w:ascii="Helvetica Neue Light" w:hAnsi="Helvetica Neue Light"/>
          <w:rPrChange w:id="392" w:author="Arthur de Catheu" w:date="2014-06-20T17:08:00Z">
            <w:rPr>
              <w:rFonts w:asciiTheme="majorHAnsi" w:eastAsiaTheme="majorEastAsia" w:hAnsiTheme="majorHAnsi" w:cstheme="majorBidi"/>
              <w:bCs/>
              <w:iCs/>
              <w:sz w:val="24"/>
            </w:rPr>
          </w:rPrChange>
        </w:rPr>
        <w:t xml:space="preserve">). La notion de chiffre d’affaires net est notamment prise en compte pour les activités rémunérées sous forme de commissions </w:t>
      </w:r>
      <w:r w:rsidR="00996C7C" w:rsidRPr="00935764">
        <w:rPr>
          <w:rFonts w:ascii="Helvetica Neue Light" w:hAnsi="Helvetica Neue Light"/>
          <w:rPrChange w:id="393" w:author="Arthur de Catheu" w:date="2014-06-20T17:08:00Z">
            <w:rPr>
              <w:rFonts w:asciiTheme="majorHAnsi" w:eastAsiaTheme="majorEastAsia" w:hAnsiTheme="majorHAnsi" w:cstheme="majorBidi"/>
              <w:bCs/>
              <w:iCs/>
              <w:sz w:val="24"/>
            </w:rPr>
          </w:rPrChange>
        </w:rPr>
        <w:t xml:space="preserve">qui peuvent, dans certains cas, donner lieu à du chiffre d’affaires ‘virtuel’ </w:t>
      </w:r>
      <w:r w:rsidRPr="00935764">
        <w:rPr>
          <w:rFonts w:ascii="Helvetica Neue Light" w:hAnsi="Helvetica Neue Light"/>
          <w:rPrChange w:id="394" w:author="Arthur de Catheu" w:date="2014-06-20T17:08:00Z">
            <w:rPr>
              <w:rFonts w:asciiTheme="majorHAnsi" w:eastAsiaTheme="majorEastAsia" w:hAnsiTheme="majorHAnsi" w:cstheme="majorBidi"/>
              <w:bCs/>
              <w:iCs/>
              <w:sz w:val="24"/>
            </w:rPr>
          </w:rPrChange>
        </w:rPr>
        <w:t>(</w:t>
      </w:r>
      <w:r w:rsidR="00996C7C" w:rsidRPr="00935764">
        <w:rPr>
          <w:rFonts w:ascii="Helvetica Neue Light" w:hAnsi="Helvetica Neue Light"/>
          <w:rPrChange w:id="395" w:author="Arthur de Catheu" w:date="2014-06-20T17:08:00Z">
            <w:rPr>
              <w:rFonts w:asciiTheme="majorHAnsi" w:eastAsiaTheme="majorEastAsia" w:hAnsiTheme="majorHAnsi" w:cstheme="majorBidi"/>
              <w:bCs/>
              <w:iCs/>
              <w:sz w:val="24"/>
            </w:rPr>
          </w:rPrChange>
        </w:rPr>
        <w:t xml:space="preserve">par exemple, certains modèles de courtage </w:t>
      </w:r>
      <w:r w:rsidRPr="00935764">
        <w:rPr>
          <w:rFonts w:ascii="Helvetica Neue Light" w:hAnsi="Helvetica Neue Light"/>
          <w:rPrChange w:id="396" w:author="Arthur de Catheu" w:date="2014-06-20T17:08:00Z">
            <w:rPr>
              <w:rFonts w:asciiTheme="majorHAnsi" w:eastAsiaTheme="majorEastAsia" w:hAnsiTheme="majorHAnsi" w:cstheme="majorBidi"/>
              <w:bCs/>
              <w:iCs/>
              <w:sz w:val="24"/>
            </w:rPr>
          </w:rPrChange>
        </w:rPr>
        <w:t xml:space="preserve">d’assurance, </w:t>
      </w:r>
      <w:r w:rsidR="00996C7C" w:rsidRPr="00935764">
        <w:rPr>
          <w:rFonts w:ascii="Helvetica Neue Light" w:hAnsi="Helvetica Neue Light"/>
          <w:rPrChange w:id="397" w:author="Arthur de Catheu" w:date="2014-06-20T17:08:00Z">
            <w:rPr>
              <w:rFonts w:asciiTheme="majorHAnsi" w:eastAsiaTheme="majorEastAsia" w:hAnsiTheme="majorHAnsi" w:cstheme="majorBidi"/>
              <w:bCs/>
              <w:iCs/>
              <w:sz w:val="24"/>
            </w:rPr>
          </w:rPrChange>
        </w:rPr>
        <w:t>de logistique</w:t>
      </w:r>
      <w:r w:rsidRPr="00935764">
        <w:rPr>
          <w:rFonts w:ascii="Helvetica Neue Light" w:hAnsi="Helvetica Neue Light"/>
          <w:rPrChange w:id="398" w:author="Arthur de Catheu" w:date="2014-06-20T17:08:00Z">
            <w:rPr>
              <w:rFonts w:asciiTheme="majorHAnsi" w:eastAsiaTheme="majorEastAsia" w:hAnsiTheme="majorHAnsi" w:cstheme="majorBidi"/>
              <w:bCs/>
              <w:iCs/>
              <w:sz w:val="24"/>
            </w:rPr>
          </w:rPrChange>
        </w:rPr>
        <w:t xml:space="preserve">, </w:t>
      </w:r>
      <w:r w:rsidR="00996C7C" w:rsidRPr="00935764">
        <w:rPr>
          <w:rFonts w:ascii="Helvetica Neue Light" w:hAnsi="Helvetica Neue Light"/>
          <w:rPrChange w:id="399" w:author="Arthur de Catheu" w:date="2014-06-20T17:08:00Z">
            <w:rPr>
              <w:rFonts w:asciiTheme="majorHAnsi" w:eastAsiaTheme="majorEastAsia" w:hAnsiTheme="majorHAnsi" w:cstheme="majorBidi"/>
              <w:bCs/>
              <w:iCs/>
              <w:sz w:val="24"/>
            </w:rPr>
          </w:rPrChange>
        </w:rPr>
        <w:t xml:space="preserve">d’affrètement, </w:t>
      </w:r>
      <w:r w:rsidRPr="00935764">
        <w:rPr>
          <w:rFonts w:ascii="Helvetica Neue Light" w:hAnsi="Helvetica Neue Light"/>
          <w:rPrChange w:id="400" w:author="Arthur de Catheu" w:date="2014-06-20T17:08:00Z">
            <w:rPr>
              <w:rFonts w:asciiTheme="majorHAnsi" w:eastAsiaTheme="majorEastAsia" w:hAnsiTheme="majorHAnsi" w:cstheme="majorBidi"/>
              <w:bCs/>
              <w:iCs/>
              <w:sz w:val="24"/>
            </w:rPr>
          </w:rPrChange>
        </w:rPr>
        <w:t xml:space="preserve">etc.). Ce montant calculé est enregistré dans la base de données </w:t>
      </w:r>
      <w:r w:rsidR="002119A8" w:rsidRPr="00935764">
        <w:rPr>
          <w:rFonts w:ascii="Helvetica Neue Light" w:hAnsi="Helvetica Neue Light"/>
          <w:rPrChange w:id="401" w:author="Arthur de Catheu" w:date="2014-06-20T17:08:00Z">
            <w:rPr>
              <w:rFonts w:asciiTheme="majorHAnsi" w:eastAsiaTheme="majorEastAsia" w:hAnsiTheme="majorHAnsi" w:cstheme="majorBidi"/>
              <w:bCs/>
              <w:iCs/>
              <w:sz w:val="24"/>
            </w:rPr>
          </w:rPrChange>
        </w:rPr>
        <w:t>Finexkap AM</w:t>
      </w:r>
      <w:r w:rsidRPr="00935764">
        <w:rPr>
          <w:rFonts w:ascii="Helvetica Neue Light" w:hAnsi="Helvetica Neue Light"/>
          <w:rPrChange w:id="402" w:author="Arthur de Catheu" w:date="2014-06-20T17:08:00Z">
            <w:rPr>
              <w:rFonts w:asciiTheme="majorHAnsi" w:eastAsiaTheme="majorEastAsia" w:hAnsiTheme="majorHAnsi" w:cstheme="majorBidi"/>
              <w:bCs/>
              <w:iCs/>
              <w:sz w:val="24"/>
            </w:rPr>
          </w:rPrChange>
        </w:rPr>
        <w:t xml:space="preserve"> et n’est jamais communiqué au Cédant. </w:t>
      </w:r>
    </w:p>
    <w:p w14:paraId="764C1433" w14:textId="75F9C9EC" w:rsidR="00C74AFD" w:rsidRPr="00935764" w:rsidRDefault="00C74AFD" w:rsidP="000573E4">
      <w:pPr>
        <w:spacing w:before="120"/>
        <w:rPr>
          <w:rFonts w:ascii="Helvetica Neue Light" w:hAnsi="Helvetica Neue Light"/>
          <w:rPrChange w:id="403" w:author="Arthur de Catheu" w:date="2014-06-20T17:08:00Z">
            <w:rPr/>
          </w:rPrChange>
        </w:rPr>
      </w:pPr>
      <w:r w:rsidRPr="00935764">
        <w:rPr>
          <w:rFonts w:ascii="Helvetica Neue Light" w:hAnsi="Helvetica Neue Light"/>
          <w:rPrChange w:id="404" w:author="Arthur de Catheu" w:date="2014-06-20T17:08:00Z">
            <w:rPr>
              <w:rFonts w:asciiTheme="majorHAnsi" w:eastAsiaTheme="majorEastAsia" w:hAnsiTheme="majorHAnsi" w:cstheme="majorBidi"/>
              <w:bCs/>
              <w:iCs/>
              <w:sz w:val="24"/>
            </w:rPr>
          </w:rPrChange>
        </w:rPr>
        <w:t xml:space="preserve">Une demande de financement ayant pour effet un dépassement de la ligne d’engagement du Cédant pourra néanmoins être proposée </w:t>
      </w:r>
      <w:r w:rsidR="000B6C2C" w:rsidRPr="00935764">
        <w:rPr>
          <w:rFonts w:ascii="Helvetica Neue Light" w:hAnsi="Helvetica Neue Light"/>
          <w:rPrChange w:id="405" w:author="Arthur de Catheu" w:date="2014-06-20T17:08:00Z">
            <w:rPr>
              <w:rFonts w:asciiTheme="majorHAnsi" w:eastAsiaTheme="majorEastAsia" w:hAnsiTheme="majorHAnsi" w:cstheme="majorBidi"/>
              <w:bCs/>
              <w:iCs/>
              <w:sz w:val="24"/>
            </w:rPr>
          </w:rPrChange>
        </w:rPr>
        <w:t xml:space="preserve">pour vote </w:t>
      </w:r>
      <w:r w:rsidRPr="00935764">
        <w:rPr>
          <w:rFonts w:ascii="Helvetica Neue Light" w:hAnsi="Helvetica Neue Light"/>
          <w:rPrChange w:id="406" w:author="Arthur de Catheu" w:date="2014-06-20T17:08:00Z">
            <w:rPr>
              <w:rFonts w:asciiTheme="majorHAnsi" w:eastAsiaTheme="majorEastAsia" w:hAnsiTheme="majorHAnsi" w:cstheme="majorBidi"/>
              <w:bCs/>
              <w:iCs/>
              <w:sz w:val="24"/>
            </w:rPr>
          </w:rPrChange>
        </w:rPr>
        <w:t>au Comité de Crédit. L’analyste crédit devra motiver les raisons de cette dérogation.</w:t>
      </w:r>
      <w:r w:rsidR="0093051E" w:rsidRPr="00935764">
        <w:rPr>
          <w:rFonts w:ascii="Helvetica Neue Light" w:hAnsi="Helvetica Neue Light"/>
          <w:rPrChange w:id="407" w:author="Arthur de Catheu" w:date="2014-06-20T17:08:00Z">
            <w:rPr>
              <w:rFonts w:asciiTheme="majorHAnsi" w:eastAsiaTheme="majorEastAsia" w:hAnsiTheme="majorHAnsi" w:cstheme="majorBidi"/>
              <w:bCs/>
              <w:iCs/>
              <w:sz w:val="24"/>
            </w:rPr>
          </w:rPrChange>
        </w:rPr>
        <w:t xml:space="preserve"> Tout dépassement de la ligne d’engagement devra être approuvé par le Comité d’Investissement.</w:t>
      </w:r>
    </w:p>
    <w:p w14:paraId="1E2C8902" w14:textId="17F79A7C" w:rsidR="00491A20" w:rsidRPr="00935764" w:rsidRDefault="00491A20">
      <w:pPr>
        <w:pStyle w:val="Titre2"/>
        <w:rPr>
          <w:rFonts w:ascii="Helvetica Neue Light" w:hAnsi="Helvetica Neue Light"/>
          <w:rPrChange w:id="408" w:author="Arthur de Catheu" w:date="2014-06-20T17:08:00Z">
            <w:rPr/>
          </w:rPrChange>
        </w:rPr>
      </w:pPr>
      <w:bookmarkStart w:id="409" w:name="_Toc379362323"/>
      <w:bookmarkStart w:id="410" w:name="_Ref380139183"/>
      <w:bookmarkStart w:id="411" w:name="_Toc265315278"/>
      <w:r w:rsidRPr="00935764">
        <w:rPr>
          <w:rFonts w:ascii="Helvetica Neue Light" w:hAnsi="Helvetica Neue Light"/>
          <w:rPrChange w:id="412" w:author="Arthur de Catheu" w:date="2014-06-20T17:08:00Z">
            <w:rPr>
              <w:rFonts w:asciiTheme="majorHAnsi" w:hAnsiTheme="majorHAnsi"/>
              <w:b w:val="0"/>
              <w:iCs/>
              <w:sz w:val="24"/>
              <w:szCs w:val="24"/>
            </w:rPr>
          </w:rPrChange>
        </w:rPr>
        <w:lastRenderedPageBreak/>
        <w:t>Analyse</w:t>
      </w:r>
      <w:r w:rsidR="006B2689" w:rsidRPr="00935764">
        <w:rPr>
          <w:rFonts w:ascii="Helvetica Neue Light" w:hAnsi="Helvetica Neue Light"/>
          <w:rPrChange w:id="413" w:author="Arthur de Catheu" w:date="2014-06-20T17:08:00Z">
            <w:rPr>
              <w:rFonts w:asciiTheme="majorHAnsi" w:hAnsiTheme="majorHAnsi"/>
              <w:b w:val="0"/>
              <w:iCs/>
              <w:sz w:val="24"/>
              <w:szCs w:val="24"/>
            </w:rPr>
          </w:rPrChange>
        </w:rPr>
        <w:t xml:space="preserve"> </w:t>
      </w:r>
      <w:r w:rsidRPr="00935764">
        <w:rPr>
          <w:rFonts w:ascii="Helvetica Neue Light" w:hAnsi="Helvetica Neue Light"/>
          <w:rPrChange w:id="414" w:author="Arthur de Catheu" w:date="2014-06-20T17:08:00Z">
            <w:rPr>
              <w:rFonts w:asciiTheme="majorHAnsi" w:hAnsiTheme="majorHAnsi"/>
              <w:b w:val="0"/>
              <w:iCs/>
              <w:sz w:val="24"/>
              <w:szCs w:val="24"/>
            </w:rPr>
          </w:rPrChange>
        </w:rPr>
        <w:t>Crédit du Débiteur</w:t>
      </w:r>
      <w:bookmarkEnd w:id="409"/>
      <w:bookmarkEnd w:id="410"/>
      <w:bookmarkEnd w:id="411"/>
    </w:p>
    <w:p w14:paraId="2D90C55B" w14:textId="2CA3B41D" w:rsidR="00491A20" w:rsidRPr="00935764" w:rsidRDefault="00491A20" w:rsidP="000573E4">
      <w:pPr>
        <w:rPr>
          <w:rFonts w:ascii="Helvetica Neue Light" w:hAnsi="Helvetica Neue Light"/>
          <w:rPrChange w:id="415" w:author="Arthur de Catheu" w:date="2014-06-20T17:08:00Z">
            <w:rPr/>
          </w:rPrChange>
        </w:rPr>
      </w:pPr>
      <w:r w:rsidRPr="00935764">
        <w:rPr>
          <w:rFonts w:ascii="Helvetica Neue Light" w:hAnsi="Helvetica Neue Light"/>
          <w:rPrChange w:id="416" w:author="Arthur de Catheu" w:date="2014-06-20T17:08:00Z">
            <w:rPr>
              <w:rFonts w:asciiTheme="majorHAnsi" w:eastAsiaTheme="majorEastAsia" w:hAnsiTheme="majorHAnsi" w:cstheme="majorBidi"/>
              <w:bCs/>
              <w:iCs/>
              <w:sz w:val="24"/>
            </w:rPr>
          </w:rPrChange>
        </w:rPr>
        <w:t xml:space="preserve">L’objectif est de déterminer le plus précisément possible la capacité financière du Débiteur à régler les Créances sélectionnées par </w:t>
      </w:r>
      <w:r w:rsidR="002119A8" w:rsidRPr="00935764">
        <w:rPr>
          <w:rFonts w:ascii="Helvetica Neue Light" w:hAnsi="Helvetica Neue Light"/>
          <w:rPrChange w:id="417" w:author="Arthur de Catheu" w:date="2014-06-20T17:08:00Z">
            <w:rPr>
              <w:rFonts w:asciiTheme="majorHAnsi" w:eastAsiaTheme="majorEastAsia" w:hAnsiTheme="majorHAnsi" w:cstheme="majorBidi"/>
              <w:bCs/>
              <w:iCs/>
              <w:sz w:val="24"/>
            </w:rPr>
          </w:rPrChange>
        </w:rPr>
        <w:t>Finexkap AM</w:t>
      </w:r>
      <w:r w:rsidRPr="00935764">
        <w:rPr>
          <w:rFonts w:ascii="Helvetica Neue Light" w:hAnsi="Helvetica Neue Light"/>
          <w:rPrChange w:id="418" w:author="Arthur de Catheu" w:date="2014-06-20T17:08:00Z">
            <w:rPr>
              <w:rFonts w:asciiTheme="majorHAnsi" w:eastAsiaTheme="majorEastAsia" w:hAnsiTheme="majorHAnsi" w:cstheme="majorBidi"/>
              <w:bCs/>
              <w:iCs/>
              <w:sz w:val="24"/>
            </w:rPr>
          </w:rPrChange>
        </w:rPr>
        <w:t>.</w:t>
      </w:r>
    </w:p>
    <w:p w14:paraId="0AE511A7" w14:textId="77777777" w:rsidR="00385DB8" w:rsidRPr="00935764" w:rsidRDefault="00385DB8" w:rsidP="000573E4">
      <w:pPr>
        <w:rPr>
          <w:rFonts w:ascii="Helvetica Neue Light" w:hAnsi="Helvetica Neue Light"/>
          <w:rPrChange w:id="419" w:author="Arthur de Catheu" w:date="2014-06-20T17:08:00Z">
            <w:rPr/>
          </w:rPrChange>
        </w:rPr>
      </w:pPr>
    </w:p>
    <w:p w14:paraId="25EFED4E" w14:textId="77777777" w:rsidR="00491A20" w:rsidRPr="00935764" w:rsidRDefault="00491A20" w:rsidP="000573E4">
      <w:pPr>
        <w:rPr>
          <w:rFonts w:ascii="Helvetica Neue Light" w:hAnsi="Helvetica Neue Light"/>
          <w:rPrChange w:id="420" w:author="Arthur de Catheu" w:date="2014-06-20T17:08:00Z">
            <w:rPr/>
          </w:rPrChange>
        </w:rPr>
      </w:pPr>
      <w:r w:rsidRPr="00935764">
        <w:rPr>
          <w:rFonts w:ascii="Helvetica Neue Light" w:hAnsi="Helvetica Neue Light"/>
          <w:rPrChange w:id="421" w:author="Arthur de Catheu" w:date="2014-06-20T17:08:00Z">
            <w:rPr>
              <w:rFonts w:asciiTheme="majorHAnsi" w:eastAsiaTheme="majorEastAsia" w:hAnsiTheme="majorHAnsi" w:cstheme="majorBidi"/>
              <w:bCs/>
              <w:iCs/>
              <w:sz w:val="24"/>
            </w:rPr>
          </w:rPrChange>
        </w:rPr>
        <w:t xml:space="preserve">L’analyse d’un Débiteur s’effectue en deux (2) étapes selon un processus similaire au Cédant : </w:t>
      </w:r>
    </w:p>
    <w:p w14:paraId="006F9A7D" w14:textId="71BA5156" w:rsidR="00491A20" w:rsidRPr="00935764" w:rsidRDefault="002D31CE" w:rsidP="00F157DC">
      <w:pPr>
        <w:pStyle w:val="Paragraphedeliste"/>
        <w:numPr>
          <w:ilvl w:val="0"/>
          <w:numId w:val="123"/>
        </w:numPr>
        <w:rPr>
          <w:rFonts w:ascii="Helvetica Neue Light" w:hAnsi="Helvetica Neue Light"/>
          <w:rPrChange w:id="422" w:author="Arthur de Catheu" w:date="2014-06-20T17:08:00Z">
            <w:rPr/>
          </w:rPrChange>
        </w:rPr>
      </w:pPr>
      <w:r w:rsidRPr="00935764">
        <w:rPr>
          <w:rFonts w:ascii="Helvetica Neue Light" w:hAnsi="Helvetica Neue Light"/>
          <w:rPrChange w:id="423" w:author="Arthur de Catheu" w:date="2014-06-20T17:08:00Z">
            <w:rPr>
              <w:rFonts w:asciiTheme="majorHAnsi" w:eastAsiaTheme="majorEastAsia" w:hAnsiTheme="majorHAnsi" w:cstheme="majorBidi"/>
              <w:bCs/>
              <w:iCs/>
              <w:sz w:val="24"/>
            </w:rPr>
          </w:rPrChange>
        </w:rPr>
        <w:t>d</w:t>
      </w:r>
      <w:r w:rsidR="00491A20" w:rsidRPr="00935764">
        <w:rPr>
          <w:rFonts w:ascii="Helvetica Neue Light" w:hAnsi="Helvetica Neue Light"/>
          <w:rPrChange w:id="424" w:author="Arthur de Catheu" w:date="2014-06-20T17:08:00Z">
            <w:rPr>
              <w:rFonts w:asciiTheme="majorHAnsi" w:eastAsiaTheme="majorEastAsia" w:hAnsiTheme="majorHAnsi" w:cstheme="majorBidi"/>
              <w:bCs/>
              <w:iCs/>
              <w:sz w:val="24"/>
            </w:rPr>
          </w:rPrChange>
        </w:rPr>
        <w:t xml:space="preserve">étermination de l’éligibilité du Débiteur </w:t>
      </w:r>
      <w:r w:rsidR="00425E53" w:rsidRPr="00935764">
        <w:rPr>
          <w:rFonts w:ascii="Helvetica Neue Light" w:hAnsi="Helvetica Neue Light"/>
          <w:rPrChange w:id="425" w:author="Arthur de Catheu" w:date="2014-06-20T17:08:00Z">
            <w:rPr>
              <w:rFonts w:asciiTheme="majorHAnsi" w:eastAsiaTheme="majorEastAsia" w:hAnsiTheme="majorHAnsi" w:cstheme="majorBidi"/>
              <w:bCs/>
              <w:iCs/>
              <w:sz w:val="24"/>
            </w:rPr>
          </w:rPrChange>
        </w:rPr>
        <w:t xml:space="preserve">aux </w:t>
      </w:r>
      <w:r w:rsidR="00F24AE7" w:rsidRPr="00935764">
        <w:rPr>
          <w:rFonts w:ascii="Helvetica Neue Light" w:hAnsi="Helvetica Neue Light"/>
          <w:rPrChange w:id="426" w:author="Arthur de Catheu" w:date="2014-06-20T17:08:00Z">
            <w:rPr>
              <w:rFonts w:asciiTheme="majorHAnsi" w:eastAsiaTheme="majorEastAsia" w:hAnsiTheme="majorHAnsi" w:cstheme="majorBidi"/>
              <w:bCs/>
              <w:iCs/>
              <w:sz w:val="24"/>
            </w:rPr>
          </w:rPrChange>
        </w:rPr>
        <w:t>C</w:t>
      </w:r>
      <w:r w:rsidR="00425E53" w:rsidRPr="00935764">
        <w:rPr>
          <w:rFonts w:ascii="Helvetica Neue Light" w:hAnsi="Helvetica Neue Light"/>
          <w:rPrChange w:id="427" w:author="Arthur de Catheu" w:date="2014-06-20T17:08:00Z">
            <w:rPr>
              <w:rFonts w:asciiTheme="majorHAnsi" w:eastAsiaTheme="majorEastAsia" w:hAnsiTheme="majorHAnsi" w:cstheme="majorBidi"/>
              <w:bCs/>
              <w:iCs/>
              <w:sz w:val="24"/>
            </w:rPr>
          </w:rPrChange>
        </w:rPr>
        <w:t>ritères d’</w:t>
      </w:r>
      <w:r w:rsidR="00A85625" w:rsidRPr="00935764">
        <w:rPr>
          <w:rFonts w:ascii="Helvetica Neue Light" w:hAnsi="Helvetica Neue Light"/>
          <w:rPrChange w:id="428" w:author="Arthur de Catheu" w:date="2014-06-20T17:08:00Z">
            <w:rPr>
              <w:rFonts w:asciiTheme="majorHAnsi" w:eastAsiaTheme="majorEastAsia" w:hAnsiTheme="majorHAnsi" w:cstheme="majorBidi"/>
              <w:bCs/>
              <w:iCs/>
              <w:sz w:val="24"/>
            </w:rPr>
          </w:rPrChange>
        </w:rPr>
        <w:t>Eligibilité</w:t>
      </w:r>
      <w:r w:rsidR="00D70D73" w:rsidRPr="00935764">
        <w:rPr>
          <w:rFonts w:ascii="Helvetica Neue Light" w:hAnsi="Helvetica Neue Light"/>
          <w:rPrChange w:id="429" w:author="Arthur de Catheu" w:date="2014-06-20T17:08:00Z">
            <w:rPr>
              <w:rFonts w:asciiTheme="majorHAnsi" w:eastAsiaTheme="majorEastAsia" w:hAnsiTheme="majorHAnsi" w:cstheme="majorBidi"/>
              <w:bCs/>
              <w:iCs/>
              <w:sz w:val="24"/>
            </w:rPr>
          </w:rPrChange>
        </w:rPr>
        <w:t xml:space="preserve"> </w:t>
      </w:r>
      <w:r w:rsidR="00425E53" w:rsidRPr="00935764">
        <w:rPr>
          <w:rFonts w:ascii="Helvetica Neue Light" w:hAnsi="Helvetica Neue Light"/>
          <w:rPrChange w:id="430" w:author="Arthur de Catheu" w:date="2014-06-20T17:08:00Z">
            <w:rPr>
              <w:rFonts w:asciiTheme="majorHAnsi" w:eastAsiaTheme="majorEastAsia" w:hAnsiTheme="majorHAnsi" w:cstheme="majorBidi"/>
              <w:bCs/>
              <w:iCs/>
              <w:sz w:val="24"/>
            </w:rPr>
          </w:rPrChange>
        </w:rPr>
        <w:t>Débiteur</w:t>
      </w:r>
      <w:r w:rsidR="00D70D73" w:rsidRPr="00935764">
        <w:rPr>
          <w:rFonts w:ascii="Helvetica Neue Light" w:hAnsi="Helvetica Neue Light"/>
          <w:rPrChange w:id="431" w:author="Arthur de Catheu" w:date="2014-06-20T17:08:00Z">
            <w:rPr>
              <w:rFonts w:asciiTheme="majorHAnsi" w:eastAsiaTheme="majorEastAsia" w:hAnsiTheme="majorHAnsi" w:cstheme="majorBidi"/>
              <w:bCs/>
              <w:iCs/>
              <w:sz w:val="24"/>
            </w:rPr>
          </w:rPrChange>
        </w:rPr>
        <w:t> ;</w:t>
      </w:r>
      <w:r w:rsidR="00491A20" w:rsidRPr="00935764">
        <w:rPr>
          <w:rFonts w:ascii="Helvetica Neue Light" w:hAnsi="Helvetica Neue Light"/>
          <w:rPrChange w:id="432" w:author="Arthur de Catheu" w:date="2014-06-20T17:08:00Z">
            <w:rPr>
              <w:rFonts w:asciiTheme="majorHAnsi" w:eastAsiaTheme="majorEastAsia" w:hAnsiTheme="majorHAnsi" w:cstheme="majorBidi"/>
              <w:bCs/>
              <w:iCs/>
              <w:sz w:val="24"/>
            </w:rPr>
          </w:rPrChange>
        </w:rPr>
        <w:t xml:space="preserve"> et </w:t>
      </w:r>
    </w:p>
    <w:p w14:paraId="54865605" w14:textId="49DCA4E6" w:rsidR="00491A20" w:rsidRPr="00935764" w:rsidRDefault="002D31CE" w:rsidP="00F157DC">
      <w:pPr>
        <w:pStyle w:val="Paragraphedeliste"/>
        <w:numPr>
          <w:ilvl w:val="0"/>
          <w:numId w:val="123"/>
        </w:numPr>
        <w:rPr>
          <w:rFonts w:ascii="Helvetica Neue Light" w:hAnsi="Helvetica Neue Light"/>
          <w:rPrChange w:id="433" w:author="Arthur de Catheu" w:date="2014-06-20T17:08:00Z">
            <w:rPr/>
          </w:rPrChange>
        </w:rPr>
      </w:pPr>
      <w:r w:rsidRPr="00935764">
        <w:rPr>
          <w:rFonts w:ascii="Helvetica Neue Light" w:hAnsi="Helvetica Neue Light"/>
          <w:rPrChange w:id="434" w:author="Arthur de Catheu" w:date="2014-06-20T17:08:00Z">
            <w:rPr>
              <w:rFonts w:asciiTheme="majorHAnsi" w:eastAsiaTheme="majorEastAsia" w:hAnsiTheme="majorHAnsi" w:cstheme="majorBidi"/>
              <w:bCs/>
              <w:iCs/>
              <w:sz w:val="24"/>
            </w:rPr>
          </w:rPrChange>
        </w:rPr>
        <w:t>c</w:t>
      </w:r>
      <w:r w:rsidR="00491A20" w:rsidRPr="00935764">
        <w:rPr>
          <w:rFonts w:ascii="Helvetica Neue Light" w:hAnsi="Helvetica Neue Light"/>
          <w:rPrChange w:id="435" w:author="Arthur de Catheu" w:date="2014-06-20T17:08:00Z">
            <w:rPr>
              <w:rFonts w:asciiTheme="majorHAnsi" w:eastAsiaTheme="majorEastAsia" w:hAnsiTheme="majorHAnsi" w:cstheme="majorBidi"/>
              <w:bCs/>
              <w:iCs/>
              <w:sz w:val="24"/>
            </w:rPr>
          </w:rPrChange>
        </w:rPr>
        <w:t>onfirmation de l’éligibilité par une analyse financière complémentaire.</w:t>
      </w:r>
    </w:p>
    <w:p w14:paraId="171EF1F2" w14:textId="0DF69B38" w:rsidR="004E3B08" w:rsidRPr="00935764" w:rsidRDefault="004E3B08">
      <w:pPr>
        <w:pStyle w:val="Titre3"/>
        <w:rPr>
          <w:rFonts w:ascii="Helvetica Neue Light" w:hAnsi="Helvetica Neue Light"/>
          <w:rPrChange w:id="436" w:author="Arthur de Catheu" w:date="2014-06-20T17:08:00Z">
            <w:rPr/>
          </w:rPrChange>
        </w:rPr>
      </w:pPr>
      <w:bookmarkStart w:id="437" w:name="_Toc379362331"/>
      <w:bookmarkStart w:id="438" w:name="_Toc265315279"/>
      <w:r w:rsidRPr="00935764">
        <w:rPr>
          <w:rFonts w:ascii="Helvetica Neue Light" w:hAnsi="Helvetica Neue Light"/>
          <w:rPrChange w:id="439" w:author="Arthur de Catheu" w:date="2014-06-20T17:08:00Z">
            <w:rPr>
              <w:rFonts w:asciiTheme="majorHAnsi" w:hAnsiTheme="majorHAnsi"/>
              <w:b w:val="0"/>
              <w:iCs/>
            </w:rPr>
          </w:rPrChange>
        </w:rPr>
        <w:t xml:space="preserve">Le </w:t>
      </w:r>
      <w:r w:rsidR="00C74AFD" w:rsidRPr="00935764">
        <w:rPr>
          <w:rFonts w:ascii="Helvetica Neue Light" w:hAnsi="Helvetica Neue Light"/>
          <w:rPrChange w:id="440" w:author="Arthur de Catheu" w:date="2014-06-20T17:08:00Z">
            <w:rPr>
              <w:rFonts w:asciiTheme="majorHAnsi" w:hAnsiTheme="majorHAnsi"/>
              <w:b w:val="0"/>
              <w:iCs/>
            </w:rPr>
          </w:rPrChange>
        </w:rPr>
        <w:t xml:space="preserve">Dossier </w:t>
      </w:r>
      <w:r w:rsidRPr="00935764">
        <w:rPr>
          <w:rFonts w:ascii="Helvetica Neue Light" w:hAnsi="Helvetica Neue Light"/>
          <w:rPrChange w:id="441" w:author="Arthur de Catheu" w:date="2014-06-20T17:08:00Z">
            <w:rPr>
              <w:rFonts w:asciiTheme="majorHAnsi" w:hAnsiTheme="majorHAnsi"/>
              <w:b w:val="0"/>
              <w:iCs/>
            </w:rPr>
          </w:rPrChange>
        </w:rPr>
        <w:t>Débiteur</w:t>
      </w:r>
      <w:bookmarkEnd w:id="437"/>
      <w:bookmarkEnd w:id="438"/>
    </w:p>
    <w:p w14:paraId="19349C4B" w14:textId="13CF33AD" w:rsidR="004E3B08" w:rsidRPr="00935764" w:rsidRDefault="009B4F7D" w:rsidP="004E3B08">
      <w:pPr>
        <w:rPr>
          <w:rFonts w:ascii="Helvetica Neue Light" w:hAnsi="Helvetica Neue Light"/>
          <w:rPrChange w:id="442" w:author="Arthur de Catheu" w:date="2014-06-20T17:08:00Z">
            <w:rPr/>
          </w:rPrChange>
        </w:rPr>
      </w:pPr>
      <w:r w:rsidRPr="00935764">
        <w:rPr>
          <w:rFonts w:ascii="Helvetica Neue Light" w:hAnsi="Helvetica Neue Light"/>
          <w:rPrChange w:id="443" w:author="Arthur de Catheu" w:date="2014-06-20T17:08:00Z">
            <w:rPr>
              <w:rFonts w:asciiTheme="majorHAnsi" w:eastAsiaTheme="majorEastAsia" w:hAnsiTheme="majorHAnsi" w:cstheme="majorBidi"/>
              <w:bCs/>
              <w:iCs/>
              <w:sz w:val="24"/>
            </w:rPr>
          </w:rPrChange>
        </w:rPr>
        <w:t xml:space="preserve">Pour chaque Débiteur </w:t>
      </w:r>
      <w:r w:rsidR="00562D5A" w:rsidRPr="00935764">
        <w:rPr>
          <w:rFonts w:ascii="Helvetica Neue Light" w:hAnsi="Helvetica Neue Light"/>
          <w:rPrChange w:id="444" w:author="Arthur de Catheu" w:date="2014-06-20T17:08:00Z">
            <w:rPr>
              <w:rFonts w:asciiTheme="majorHAnsi" w:eastAsiaTheme="majorEastAsia" w:hAnsiTheme="majorHAnsi" w:cstheme="majorBidi"/>
              <w:bCs/>
              <w:iCs/>
              <w:sz w:val="24"/>
            </w:rPr>
          </w:rPrChange>
        </w:rPr>
        <w:t>Disponible</w:t>
      </w:r>
      <w:r w:rsidRPr="00935764">
        <w:rPr>
          <w:rFonts w:ascii="Helvetica Neue Light" w:hAnsi="Helvetica Neue Light"/>
          <w:rPrChange w:id="445" w:author="Arthur de Catheu" w:date="2014-06-20T17:08:00Z">
            <w:rPr>
              <w:rFonts w:asciiTheme="majorHAnsi" w:eastAsiaTheme="majorEastAsia" w:hAnsiTheme="majorHAnsi" w:cstheme="majorBidi"/>
              <w:bCs/>
              <w:iCs/>
              <w:sz w:val="24"/>
            </w:rPr>
          </w:rPrChange>
        </w:rPr>
        <w:t xml:space="preserve">, </w:t>
      </w:r>
      <w:r w:rsidR="002119A8" w:rsidRPr="00935764">
        <w:rPr>
          <w:rFonts w:ascii="Helvetica Neue Light" w:hAnsi="Helvetica Neue Light"/>
          <w:rPrChange w:id="446" w:author="Arthur de Catheu" w:date="2014-06-20T17:08:00Z">
            <w:rPr>
              <w:rFonts w:asciiTheme="majorHAnsi" w:eastAsiaTheme="majorEastAsia" w:hAnsiTheme="majorHAnsi" w:cstheme="majorBidi"/>
              <w:bCs/>
              <w:iCs/>
              <w:sz w:val="24"/>
            </w:rPr>
          </w:rPrChange>
        </w:rPr>
        <w:t>Finexkap AM</w:t>
      </w:r>
      <w:r w:rsidR="00C657E4" w:rsidRPr="00935764">
        <w:rPr>
          <w:rFonts w:ascii="Helvetica Neue Light" w:hAnsi="Helvetica Neue Light"/>
          <w:rPrChange w:id="447" w:author="Arthur de Catheu" w:date="2014-06-20T17:08:00Z">
            <w:rPr>
              <w:rFonts w:asciiTheme="majorHAnsi" w:eastAsiaTheme="majorEastAsia" w:hAnsiTheme="majorHAnsi" w:cstheme="majorBidi"/>
              <w:bCs/>
              <w:iCs/>
              <w:sz w:val="24"/>
            </w:rPr>
          </w:rPrChange>
        </w:rPr>
        <w:t xml:space="preserve"> ouvre </w:t>
      </w:r>
      <w:r w:rsidRPr="00935764">
        <w:rPr>
          <w:rFonts w:ascii="Helvetica Neue Light" w:hAnsi="Helvetica Neue Light"/>
          <w:rPrChange w:id="448" w:author="Arthur de Catheu" w:date="2014-06-20T17:08:00Z">
            <w:rPr>
              <w:rFonts w:asciiTheme="majorHAnsi" w:eastAsiaTheme="majorEastAsia" w:hAnsiTheme="majorHAnsi" w:cstheme="majorBidi"/>
              <w:bCs/>
              <w:iCs/>
              <w:sz w:val="24"/>
            </w:rPr>
          </w:rPrChange>
        </w:rPr>
        <w:t xml:space="preserve">au sein du back-office </w:t>
      </w:r>
      <w:r w:rsidR="00C657E4" w:rsidRPr="00935764">
        <w:rPr>
          <w:rFonts w:ascii="Helvetica Neue Light" w:hAnsi="Helvetica Neue Light"/>
          <w:rPrChange w:id="449" w:author="Arthur de Catheu" w:date="2014-06-20T17:08:00Z">
            <w:rPr>
              <w:rFonts w:asciiTheme="majorHAnsi" w:eastAsiaTheme="majorEastAsia" w:hAnsiTheme="majorHAnsi" w:cstheme="majorBidi"/>
              <w:bCs/>
              <w:iCs/>
              <w:sz w:val="24"/>
            </w:rPr>
          </w:rPrChange>
        </w:rPr>
        <w:t xml:space="preserve">un Dossier Débiteur </w:t>
      </w:r>
      <w:r w:rsidRPr="00935764">
        <w:rPr>
          <w:rFonts w:ascii="Helvetica Neue Light" w:hAnsi="Helvetica Neue Light"/>
          <w:rPrChange w:id="450" w:author="Arthur de Catheu" w:date="2014-06-20T17:08:00Z">
            <w:rPr>
              <w:rFonts w:asciiTheme="majorHAnsi" w:eastAsiaTheme="majorEastAsia" w:hAnsiTheme="majorHAnsi" w:cstheme="majorBidi"/>
              <w:bCs/>
              <w:iCs/>
              <w:sz w:val="24"/>
            </w:rPr>
          </w:rPrChange>
        </w:rPr>
        <w:t xml:space="preserve">et </w:t>
      </w:r>
      <w:r w:rsidR="004E3B08" w:rsidRPr="00935764">
        <w:rPr>
          <w:rFonts w:ascii="Helvetica Neue Light" w:hAnsi="Helvetica Neue Light"/>
          <w:rPrChange w:id="451" w:author="Arthur de Catheu" w:date="2014-06-20T17:08:00Z">
            <w:rPr>
              <w:rFonts w:asciiTheme="majorHAnsi" w:eastAsiaTheme="majorEastAsia" w:hAnsiTheme="majorHAnsi" w:cstheme="majorBidi"/>
              <w:bCs/>
              <w:iCs/>
              <w:sz w:val="24"/>
            </w:rPr>
          </w:rPrChange>
        </w:rPr>
        <w:t xml:space="preserve">attribue </w:t>
      </w:r>
      <w:r w:rsidRPr="00935764">
        <w:rPr>
          <w:rFonts w:ascii="Helvetica Neue Light" w:hAnsi="Helvetica Neue Light"/>
          <w:rPrChange w:id="452" w:author="Arthur de Catheu" w:date="2014-06-20T17:08:00Z">
            <w:rPr>
              <w:rFonts w:asciiTheme="majorHAnsi" w:eastAsiaTheme="majorEastAsia" w:hAnsiTheme="majorHAnsi" w:cstheme="majorBidi"/>
              <w:bCs/>
              <w:iCs/>
              <w:sz w:val="24"/>
            </w:rPr>
          </w:rPrChange>
        </w:rPr>
        <w:t xml:space="preserve">au Débiteur </w:t>
      </w:r>
      <w:r w:rsidR="004E3B08" w:rsidRPr="00935764">
        <w:rPr>
          <w:rFonts w:ascii="Helvetica Neue Light" w:hAnsi="Helvetica Neue Light"/>
          <w:rPrChange w:id="453" w:author="Arthur de Catheu" w:date="2014-06-20T17:08:00Z">
            <w:rPr>
              <w:rFonts w:asciiTheme="majorHAnsi" w:eastAsiaTheme="majorEastAsia" w:hAnsiTheme="majorHAnsi" w:cstheme="majorBidi"/>
              <w:bCs/>
              <w:iCs/>
              <w:sz w:val="24"/>
            </w:rPr>
          </w:rPrChange>
        </w:rPr>
        <w:t xml:space="preserve">une référence interne unique. </w:t>
      </w:r>
    </w:p>
    <w:p w14:paraId="125CB8C0" w14:textId="77777777" w:rsidR="004E3B08" w:rsidRPr="00935764" w:rsidRDefault="004E3B08" w:rsidP="004E3B08">
      <w:pPr>
        <w:rPr>
          <w:rFonts w:ascii="Helvetica Neue Light" w:hAnsi="Helvetica Neue Light"/>
          <w:rPrChange w:id="454" w:author="Arthur de Catheu" w:date="2014-06-20T17:08:00Z">
            <w:rPr/>
          </w:rPrChange>
        </w:rPr>
      </w:pPr>
    </w:p>
    <w:p w14:paraId="0A284684" w14:textId="78551F48" w:rsidR="004E3B08" w:rsidRPr="00935764" w:rsidRDefault="004E3B08" w:rsidP="004E3B08">
      <w:pPr>
        <w:rPr>
          <w:rFonts w:ascii="Helvetica Neue Light" w:hAnsi="Helvetica Neue Light"/>
          <w:rPrChange w:id="455" w:author="Arthur de Catheu" w:date="2014-06-20T17:08:00Z">
            <w:rPr/>
          </w:rPrChange>
        </w:rPr>
      </w:pPr>
      <w:r w:rsidRPr="00935764">
        <w:rPr>
          <w:rFonts w:ascii="Helvetica Neue Light" w:hAnsi="Helvetica Neue Light"/>
          <w:rPrChange w:id="456" w:author="Arthur de Catheu" w:date="2014-06-20T17:08:00Z">
            <w:rPr>
              <w:rFonts w:asciiTheme="majorHAnsi" w:eastAsiaTheme="majorEastAsia" w:hAnsiTheme="majorHAnsi" w:cstheme="majorBidi"/>
              <w:bCs/>
              <w:iCs/>
              <w:sz w:val="24"/>
            </w:rPr>
          </w:rPrChange>
        </w:rPr>
        <w:t xml:space="preserve">Le </w:t>
      </w:r>
      <w:r w:rsidR="00147691" w:rsidRPr="00935764">
        <w:rPr>
          <w:rFonts w:ascii="Helvetica Neue Light" w:hAnsi="Helvetica Neue Light"/>
          <w:rPrChange w:id="457" w:author="Arthur de Catheu" w:date="2014-06-20T17:08:00Z">
            <w:rPr>
              <w:rFonts w:asciiTheme="majorHAnsi" w:eastAsiaTheme="majorEastAsia" w:hAnsiTheme="majorHAnsi" w:cstheme="majorBidi"/>
              <w:bCs/>
              <w:iCs/>
              <w:sz w:val="24"/>
            </w:rPr>
          </w:rPrChange>
        </w:rPr>
        <w:t xml:space="preserve">Dossier </w:t>
      </w:r>
      <w:r w:rsidR="00753A9E" w:rsidRPr="00935764">
        <w:rPr>
          <w:rFonts w:ascii="Helvetica Neue Light" w:hAnsi="Helvetica Neue Light"/>
          <w:rPrChange w:id="458" w:author="Arthur de Catheu" w:date="2014-06-20T17:08:00Z">
            <w:rPr>
              <w:rFonts w:asciiTheme="majorHAnsi" w:eastAsiaTheme="majorEastAsia" w:hAnsiTheme="majorHAnsi" w:cstheme="majorBidi"/>
              <w:bCs/>
              <w:iCs/>
              <w:sz w:val="24"/>
            </w:rPr>
          </w:rPrChange>
        </w:rPr>
        <w:t>Débiteur</w:t>
      </w:r>
      <w:r w:rsidRPr="00935764">
        <w:rPr>
          <w:rFonts w:ascii="Helvetica Neue Light" w:hAnsi="Helvetica Neue Light"/>
          <w:rPrChange w:id="459" w:author="Arthur de Catheu" w:date="2014-06-20T17:08:00Z">
            <w:rPr>
              <w:rFonts w:asciiTheme="majorHAnsi" w:eastAsiaTheme="majorEastAsia" w:hAnsiTheme="majorHAnsi" w:cstheme="majorBidi"/>
              <w:bCs/>
              <w:iCs/>
              <w:sz w:val="24"/>
            </w:rPr>
          </w:rPrChange>
        </w:rPr>
        <w:t xml:space="preserve"> comportera les informations suivantes :</w:t>
      </w:r>
    </w:p>
    <w:p w14:paraId="4625E23C" w14:textId="1E435F82" w:rsidR="004E3B08" w:rsidRPr="00935764" w:rsidRDefault="002D31CE" w:rsidP="004E3B08">
      <w:pPr>
        <w:pStyle w:val="Paragraphedeliste"/>
        <w:numPr>
          <w:ilvl w:val="0"/>
          <w:numId w:val="117"/>
        </w:numPr>
        <w:rPr>
          <w:rFonts w:ascii="Helvetica Neue Light" w:hAnsi="Helvetica Neue Light"/>
          <w:rPrChange w:id="460" w:author="Arthur de Catheu" w:date="2014-06-20T17:08:00Z">
            <w:rPr/>
          </w:rPrChange>
        </w:rPr>
      </w:pPr>
      <w:r w:rsidRPr="00935764">
        <w:rPr>
          <w:rFonts w:ascii="Helvetica Neue Light" w:hAnsi="Helvetica Neue Light" w:cs="Arial"/>
          <w:rPrChange w:id="461" w:author="Arthur de Catheu" w:date="2014-06-20T17:08:00Z">
            <w:rPr>
              <w:rFonts w:asciiTheme="majorHAnsi" w:eastAsiaTheme="majorEastAsia" w:hAnsiTheme="majorHAnsi" w:cs="Arial"/>
              <w:bCs/>
              <w:iCs/>
              <w:sz w:val="24"/>
            </w:rPr>
          </w:rPrChange>
        </w:rPr>
        <w:t>l</w:t>
      </w:r>
      <w:r w:rsidR="004E3B08" w:rsidRPr="00935764">
        <w:rPr>
          <w:rFonts w:ascii="Helvetica Neue Light" w:hAnsi="Helvetica Neue Light" w:cs="Arial"/>
          <w:rPrChange w:id="462" w:author="Arthur de Catheu" w:date="2014-06-20T17:08:00Z">
            <w:rPr>
              <w:rFonts w:asciiTheme="majorHAnsi" w:eastAsiaTheme="majorEastAsia" w:hAnsiTheme="majorHAnsi" w:cs="Arial"/>
              <w:bCs/>
              <w:iCs/>
              <w:sz w:val="24"/>
            </w:rPr>
          </w:rPrChange>
        </w:rPr>
        <w:t>a dénomination</w:t>
      </w:r>
      <w:r w:rsidR="00B33805" w:rsidRPr="00935764">
        <w:rPr>
          <w:rFonts w:ascii="Helvetica Neue Light" w:hAnsi="Helvetica Neue Light" w:cs="Arial"/>
          <w:rPrChange w:id="463" w:author="Arthur de Catheu" w:date="2014-06-20T17:08:00Z">
            <w:rPr>
              <w:rFonts w:asciiTheme="majorHAnsi" w:eastAsiaTheme="majorEastAsia" w:hAnsiTheme="majorHAnsi" w:cs="Arial"/>
              <w:bCs/>
              <w:iCs/>
              <w:sz w:val="24"/>
            </w:rPr>
          </w:rPrChange>
        </w:rPr>
        <w:t>, le SIREN</w:t>
      </w:r>
      <w:r w:rsidR="004E3B08" w:rsidRPr="00935764">
        <w:rPr>
          <w:rFonts w:ascii="Helvetica Neue Light" w:hAnsi="Helvetica Neue Light" w:cs="Arial"/>
          <w:rPrChange w:id="464" w:author="Arthur de Catheu" w:date="2014-06-20T17:08:00Z">
            <w:rPr>
              <w:rFonts w:asciiTheme="majorHAnsi" w:eastAsiaTheme="majorEastAsia" w:hAnsiTheme="majorHAnsi" w:cs="Arial"/>
              <w:bCs/>
              <w:iCs/>
              <w:sz w:val="24"/>
            </w:rPr>
          </w:rPrChange>
        </w:rPr>
        <w:t xml:space="preserve"> et l'adresse</w:t>
      </w:r>
      <w:r w:rsidR="004E3B08" w:rsidRPr="00935764">
        <w:rPr>
          <w:rFonts w:ascii="Helvetica Neue Light" w:hAnsi="Helvetica Neue Light"/>
          <w:rPrChange w:id="465" w:author="Arthur de Catheu" w:date="2014-06-20T17:08:00Z">
            <w:rPr>
              <w:rFonts w:asciiTheme="majorHAnsi" w:eastAsiaTheme="majorEastAsia" w:hAnsiTheme="majorHAnsi" w:cstheme="majorBidi"/>
              <w:bCs/>
              <w:iCs/>
              <w:sz w:val="24"/>
            </w:rPr>
          </w:rPrChange>
        </w:rPr>
        <w:t xml:space="preserve"> du Débiteur ;</w:t>
      </w:r>
    </w:p>
    <w:p w14:paraId="3664FF0D" w14:textId="366EA2F3" w:rsidR="004E3B08" w:rsidRPr="00935764" w:rsidRDefault="002D31CE" w:rsidP="004E3B08">
      <w:pPr>
        <w:pStyle w:val="Paragraphedeliste"/>
        <w:numPr>
          <w:ilvl w:val="0"/>
          <w:numId w:val="117"/>
        </w:numPr>
        <w:rPr>
          <w:rFonts w:ascii="Helvetica Neue Light" w:hAnsi="Helvetica Neue Light"/>
          <w:rPrChange w:id="466" w:author="Arthur de Catheu" w:date="2014-06-20T17:08:00Z">
            <w:rPr/>
          </w:rPrChange>
        </w:rPr>
      </w:pPr>
      <w:r w:rsidRPr="00935764">
        <w:rPr>
          <w:rFonts w:ascii="Helvetica Neue Light" w:hAnsi="Helvetica Neue Light"/>
          <w:rPrChange w:id="467" w:author="Arthur de Catheu" w:date="2014-06-20T17:08:00Z">
            <w:rPr>
              <w:rFonts w:asciiTheme="majorHAnsi" w:eastAsiaTheme="majorEastAsia" w:hAnsiTheme="majorHAnsi" w:cstheme="majorBidi"/>
              <w:bCs/>
              <w:iCs/>
              <w:sz w:val="24"/>
            </w:rPr>
          </w:rPrChange>
        </w:rPr>
        <w:t>l</w:t>
      </w:r>
      <w:r w:rsidR="004E3B08" w:rsidRPr="00935764">
        <w:rPr>
          <w:rFonts w:ascii="Helvetica Neue Light" w:hAnsi="Helvetica Neue Light"/>
          <w:rPrChange w:id="468" w:author="Arthur de Catheu" w:date="2014-06-20T17:08:00Z">
            <w:rPr>
              <w:rFonts w:asciiTheme="majorHAnsi" w:eastAsiaTheme="majorEastAsia" w:hAnsiTheme="majorHAnsi" w:cstheme="majorBidi"/>
              <w:bCs/>
              <w:iCs/>
              <w:sz w:val="24"/>
            </w:rPr>
          </w:rPrChange>
        </w:rPr>
        <w:t>es coordonnées complètes du</w:t>
      </w:r>
      <w:r w:rsidR="00D70D73" w:rsidRPr="00935764">
        <w:rPr>
          <w:rFonts w:ascii="Helvetica Neue Light" w:hAnsi="Helvetica Neue Light"/>
          <w:rPrChange w:id="469" w:author="Arthur de Catheu" w:date="2014-06-20T17:08:00Z">
            <w:rPr>
              <w:rFonts w:asciiTheme="majorHAnsi" w:eastAsiaTheme="majorEastAsia" w:hAnsiTheme="majorHAnsi" w:cstheme="majorBidi"/>
              <w:bCs/>
              <w:iCs/>
              <w:sz w:val="24"/>
            </w:rPr>
          </w:rPrChange>
        </w:rPr>
        <w:t xml:space="preserve"> </w:t>
      </w:r>
      <w:r w:rsidR="00C24EDC" w:rsidRPr="00935764">
        <w:rPr>
          <w:rFonts w:ascii="Helvetica Neue Light" w:hAnsi="Helvetica Neue Light"/>
          <w:rPrChange w:id="470" w:author="Arthur de Catheu" w:date="2014-06-20T17:08:00Z">
            <w:rPr>
              <w:rFonts w:asciiTheme="majorHAnsi" w:eastAsiaTheme="majorEastAsia" w:hAnsiTheme="majorHAnsi" w:cstheme="majorBidi"/>
              <w:bCs/>
              <w:iCs/>
              <w:sz w:val="24"/>
            </w:rPr>
          </w:rPrChange>
        </w:rPr>
        <w:t>/</w:t>
      </w:r>
      <w:r w:rsidR="00D70D73" w:rsidRPr="00935764">
        <w:rPr>
          <w:rFonts w:ascii="Helvetica Neue Light" w:hAnsi="Helvetica Neue Light"/>
          <w:rPrChange w:id="471" w:author="Arthur de Catheu" w:date="2014-06-20T17:08:00Z">
            <w:rPr>
              <w:rFonts w:asciiTheme="majorHAnsi" w:eastAsiaTheme="majorEastAsia" w:hAnsiTheme="majorHAnsi" w:cstheme="majorBidi"/>
              <w:bCs/>
              <w:iCs/>
              <w:sz w:val="24"/>
            </w:rPr>
          </w:rPrChange>
        </w:rPr>
        <w:t xml:space="preserve"> </w:t>
      </w:r>
      <w:r w:rsidR="00C24EDC" w:rsidRPr="00935764">
        <w:rPr>
          <w:rFonts w:ascii="Helvetica Neue Light" w:hAnsi="Helvetica Neue Light"/>
          <w:rPrChange w:id="472" w:author="Arthur de Catheu" w:date="2014-06-20T17:08:00Z">
            <w:rPr>
              <w:rFonts w:asciiTheme="majorHAnsi" w:eastAsiaTheme="majorEastAsia" w:hAnsiTheme="majorHAnsi" w:cstheme="majorBidi"/>
              <w:bCs/>
              <w:iCs/>
              <w:sz w:val="24"/>
            </w:rPr>
          </w:rPrChange>
        </w:rPr>
        <w:t>des</w:t>
      </w:r>
      <w:r w:rsidR="004E3B08" w:rsidRPr="00935764">
        <w:rPr>
          <w:rFonts w:ascii="Helvetica Neue Light" w:hAnsi="Helvetica Neue Light"/>
          <w:rPrChange w:id="473" w:author="Arthur de Catheu" w:date="2014-06-20T17:08:00Z">
            <w:rPr>
              <w:rFonts w:asciiTheme="majorHAnsi" w:eastAsiaTheme="majorEastAsia" w:hAnsiTheme="majorHAnsi" w:cstheme="majorBidi"/>
              <w:bCs/>
              <w:iCs/>
              <w:sz w:val="24"/>
            </w:rPr>
          </w:rPrChange>
        </w:rPr>
        <w:t xml:space="preserve"> </w:t>
      </w:r>
      <w:r w:rsidR="00C24EDC" w:rsidRPr="00935764">
        <w:rPr>
          <w:rFonts w:ascii="Helvetica Neue Light" w:hAnsi="Helvetica Neue Light"/>
          <w:rPrChange w:id="474" w:author="Arthur de Catheu" w:date="2014-06-20T17:08:00Z">
            <w:rPr>
              <w:rFonts w:asciiTheme="majorHAnsi" w:eastAsiaTheme="majorEastAsia" w:hAnsiTheme="majorHAnsi" w:cstheme="majorBidi"/>
              <w:bCs/>
              <w:iCs/>
              <w:sz w:val="24"/>
            </w:rPr>
          </w:rPrChange>
        </w:rPr>
        <w:t>C</w:t>
      </w:r>
      <w:r w:rsidR="004E3B08" w:rsidRPr="00935764">
        <w:rPr>
          <w:rFonts w:ascii="Helvetica Neue Light" w:hAnsi="Helvetica Neue Light"/>
          <w:rPrChange w:id="475" w:author="Arthur de Catheu" w:date="2014-06-20T17:08:00Z">
            <w:rPr>
              <w:rFonts w:asciiTheme="majorHAnsi" w:eastAsiaTheme="majorEastAsia" w:hAnsiTheme="majorHAnsi" w:cstheme="majorBidi"/>
              <w:bCs/>
              <w:iCs/>
              <w:sz w:val="24"/>
            </w:rPr>
          </w:rPrChange>
        </w:rPr>
        <w:t>orrespondant</w:t>
      </w:r>
      <w:r w:rsidR="00C24EDC" w:rsidRPr="00935764">
        <w:rPr>
          <w:rFonts w:ascii="Helvetica Neue Light" w:hAnsi="Helvetica Neue Light"/>
          <w:rPrChange w:id="476" w:author="Arthur de Catheu" w:date="2014-06-20T17:08:00Z">
            <w:rPr>
              <w:rFonts w:asciiTheme="majorHAnsi" w:eastAsiaTheme="majorEastAsia" w:hAnsiTheme="majorHAnsi" w:cstheme="majorBidi"/>
              <w:bCs/>
              <w:iCs/>
              <w:sz w:val="24"/>
            </w:rPr>
          </w:rPrChange>
        </w:rPr>
        <w:t>(s)</w:t>
      </w:r>
      <w:r w:rsidR="004E3B08" w:rsidRPr="00935764">
        <w:rPr>
          <w:rFonts w:ascii="Helvetica Neue Light" w:hAnsi="Helvetica Neue Light"/>
          <w:rPrChange w:id="477" w:author="Arthur de Catheu" w:date="2014-06-20T17:08:00Z">
            <w:rPr>
              <w:rFonts w:asciiTheme="majorHAnsi" w:eastAsiaTheme="majorEastAsia" w:hAnsiTheme="majorHAnsi" w:cstheme="majorBidi"/>
              <w:bCs/>
              <w:iCs/>
              <w:sz w:val="24"/>
            </w:rPr>
          </w:rPrChange>
        </w:rPr>
        <w:t xml:space="preserve"> Débiteur au titre de chaque Créance concernée (nom, prénom, fonction, téléphone professionnel, email professionnel). </w:t>
      </w:r>
      <w:r w:rsidR="00815960" w:rsidRPr="00935764">
        <w:rPr>
          <w:rFonts w:ascii="Helvetica Neue Light" w:hAnsi="Helvetica Neue Light"/>
          <w:rPrChange w:id="478" w:author="Arthur de Catheu" w:date="2014-06-20T17:08:00Z">
            <w:rPr>
              <w:rFonts w:asciiTheme="majorHAnsi" w:eastAsiaTheme="majorEastAsia" w:hAnsiTheme="majorHAnsi" w:cstheme="majorBidi"/>
              <w:bCs/>
              <w:iCs/>
              <w:sz w:val="24"/>
            </w:rPr>
          </w:rPrChange>
        </w:rPr>
        <w:t xml:space="preserve">Les </w:t>
      </w:r>
      <w:r w:rsidR="004E3B08" w:rsidRPr="00935764">
        <w:rPr>
          <w:rFonts w:ascii="Helvetica Neue Light" w:hAnsi="Helvetica Neue Light"/>
          <w:rPrChange w:id="479" w:author="Arthur de Catheu" w:date="2014-06-20T17:08:00Z">
            <w:rPr>
              <w:rFonts w:asciiTheme="majorHAnsi" w:eastAsiaTheme="majorEastAsia" w:hAnsiTheme="majorHAnsi" w:cstheme="majorBidi"/>
              <w:bCs/>
              <w:iCs/>
              <w:sz w:val="24"/>
            </w:rPr>
          </w:rPrChange>
        </w:rPr>
        <w:t xml:space="preserve">coordonnées </w:t>
      </w:r>
      <w:r w:rsidR="00815960" w:rsidRPr="00935764">
        <w:rPr>
          <w:rFonts w:ascii="Helvetica Neue Light" w:hAnsi="Helvetica Neue Light"/>
          <w:rPrChange w:id="480" w:author="Arthur de Catheu" w:date="2014-06-20T17:08:00Z">
            <w:rPr>
              <w:rFonts w:asciiTheme="majorHAnsi" w:eastAsiaTheme="majorEastAsia" w:hAnsiTheme="majorHAnsi" w:cstheme="majorBidi"/>
              <w:bCs/>
              <w:iCs/>
              <w:sz w:val="24"/>
            </w:rPr>
          </w:rPrChange>
        </w:rPr>
        <w:t xml:space="preserve">du Correspondant Débiteur principal </w:t>
      </w:r>
      <w:r w:rsidR="004E3B08" w:rsidRPr="00935764">
        <w:rPr>
          <w:rFonts w:ascii="Helvetica Neue Light" w:hAnsi="Helvetica Neue Light"/>
          <w:rPrChange w:id="481" w:author="Arthur de Catheu" w:date="2014-06-20T17:08:00Z">
            <w:rPr>
              <w:rFonts w:asciiTheme="majorHAnsi" w:eastAsiaTheme="majorEastAsia" w:hAnsiTheme="majorHAnsi" w:cstheme="majorBidi"/>
              <w:bCs/>
              <w:iCs/>
              <w:sz w:val="24"/>
            </w:rPr>
          </w:rPrChange>
        </w:rPr>
        <w:t>sont</w:t>
      </w:r>
      <w:r w:rsidR="00C24EDC" w:rsidRPr="00935764">
        <w:rPr>
          <w:rFonts w:ascii="Helvetica Neue Light" w:hAnsi="Helvetica Neue Light"/>
          <w:rPrChange w:id="482" w:author="Arthur de Catheu" w:date="2014-06-20T17:08:00Z">
            <w:rPr>
              <w:rFonts w:asciiTheme="majorHAnsi" w:eastAsiaTheme="majorEastAsia" w:hAnsiTheme="majorHAnsi" w:cstheme="majorBidi"/>
              <w:bCs/>
              <w:iCs/>
              <w:sz w:val="24"/>
            </w:rPr>
          </w:rPrChange>
        </w:rPr>
        <w:t xml:space="preserve"> </w:t>
      </w:r>
      <w:r w:rsidR="004E3B08" w:rsidRPr="00935764">
        <w:rPr>
          <w:rFonts w:ascii="Helvetica Neue Light" w:hAnsi="Helvetica Neue Light"/>
          <w:rPrChange w:id="483" w:author="Arthur de Catheu" w:date="2014-06-20T17:08:00Z">
            <w:rPr>
              <w:rFonts w:asciiTheme="majorHAnsi" w:eastAsiaTheme="majorEastAsia" w:hAnsiTheme="majorHAnsi" w:cstheme="majorBidi"/>
              <w:bCs/>
              <w:iCs/>
              <w:sz w:val="24"/>
            </w:rPr>
          </w:rPrChange>
        </w:rPr>
        <w:t xml:space="preserve"> renseignées par le Cédant sur la plate</w:t>
      </w:r>
      <w:r w:rsidR="00CA4F43" w:rsidRPr="00935764">
        <w:rPr>
          <w:rFonts w:ascii="Helvetica Neue Light" w:hAnsi="Helvetica Neue Light"/>
          <w:rPrChange w:id="484" w:author="Arthur de Catheu" w:date="2014-06-20T17:08:00Z">
            <w:rPr>
              <w:rFonts w:asciiTheme="majorHAnsi" w:eastAsiaTheme="majorEastAsia" w:hAnsiTheme="majorHAnsi" w:cstheme="majorBidi"/>
              <w:bCs/>
              <w:iCs/>
              <w:sz w:val="24"/>
            </w:rPr>
          </w:rPrChange>
        </w:rPr>
        <w:t>-</w:t>
      </w:r>
      <w:r w:rsidR="004E3B08" w:rsidRPr="00935764">
        <w:rPr>
          <w:rFonts w:ascii="Helvetica Neue Light" w:hAnsi="Helvetica Neue Light"/>
          <w:rPrChange w:id="485" w:author="Arthur de Catheu" w:date="2014-06-20T17:08:00Z">
            <w:rPr>
              <w:rFonts w:asciiTheme="majorHAnsi" w:eastAsiaTheme="majorEastAsia" w:hAnsiTheme="majorHAnsi" w:cstheme="majorBidi"/>
              <w:bCs/>
              <w:iCs/>
              <w:sz w:val="24"/>
            </w:rPr>
          </w:rPrChange>
        </w:rPr>
        <w:t xml:space="preserve">forme </w:t>
      </w:r>
      <w:r w:rsidR="004E3B47" w:rsidRPr="00935764">
        <w:rPr>
          <w:rFonts w:ascii="Helvetica Neue Light" w:hAnsi="Helvetica Neue Light"/>
          <w:rPrChange w:id="486" w:author="Arthur de Catheu" w:date="2014-06-20T17:08:00Z">
            <w:rPr>
              <w:rFonts w:asciiTheme="majorHAnsi" w:eastAsiaTheme="majorEastAsia" w:hAnsiTheme="majorHAnsi" w:cstheme="majorBidi"/>
              <w:bCs/>
              <w:iCs/>
              <w:sz w:val="24"/>
            </w:rPr>
          </w:rPrChange>
        </w:rPr>
        <w:t>avant toute soumission d’une demande de financement aux fins notamment de vérification de la matérialité de la Créance par procédure de sondage</w:t>
      </w:r>
      <w:r w:rsidR="00815960" w:rsidRPr="00935764">
        <w:rPr>
          <w:rFonts w:ascii="Helvetica Neue Light" w:hAnsi="Helvetica Neue Light"/>
          <w:rPrChange w:id="487" w:author="Arthur de Catheu" w:date="2014-06-20T17:08:00Z">
            <w:rPr>
              <w:rFonts w:asciiTheme="majorHAnsi" w:eastAsiaTheme="majorEastAsia" w:hAnsiTheme="majorHAnsi" w:cstheme="majorBidi"/>
              <w:bCs/>
              <w:iCs/>
              <w:sz w:val="24"/>
            </w:rPr>
          </w:rPrChange>
        </w:rPr>
        <w:t xml:space="preserve">, étant précisé que dans le cas d’une Créance dont le Montant Nominal est supérieur ou égal à 20000€, il appartient à l’analyste crédit en charge de l’instruction d’identifier un deuxième Correspondant Débiteur (voir </w:t>
      </w:r>
      <w:r w:rsidR="00815960" w:rsidRPr="00935764">
        <w:rPr>
          <w:rFonts w:ascii="Helvetica Neue Light" w:hAnsi="Helvetica Neue Light"/>
          <w:rPrChange w:id="488" w:author="Arthur de Catheu" w:date="2014-06-20T17:08:00Z">
            <w:rPr>
              <w:rFonts w:asciiTheme="majorHAnsi" w:eastAsiaTheme="majorEastAsia" w:hAnsiTheme="majorHAnsi" w:cstheme="majorBidi"/>
              <w:bCs/>
              <w:iCs/>
              <w:sz w:val="24"/>
            </w:rPr>
          </w:rPrChange>
        </w:rPr>
        <w:fldChar w:fldCharType="begin"/>
      </w:r>
      <w:r w:rsidR="00815960" w:rsidRPr="00935764">
        <w:rPr>
          <w:rFonts w:ascii="Helvetica Neue Light" w:hAnsi="Helvetica Neue Light"/>
          <w:rPrChange w:id="489" w:author="Arthur de Catheu" w:date="2014-06-20T17:08:00Z">
            <w:rPr>
              <w:rFonts w:asciiTheme="majorHAnsi" w:eastAsiaTheme="majorEastAsia" w:hAnsiTheme="majorHAnsi" w:cstheme="majorBidi"/>
              <w:bCs/>
              <w:iCs/>
              <w:sz w:val="24"/>
            </w:rPr>
          </w:rPrChange>
        </w:rPr>
        <w:instrText xml:space="preserve"> REF _Ref261507927 \h </w:instrText>
      </w:r>
      <w:r w:rsidR="00815960" w:rsidRPr="00935764">
        <w:rPr>
          <w:rFonts w:ascii="Helvetica Neue Light" w:hAnsi="Helvetica Neue Light"/>
          <w:rPrChange w:id="490" w:author="Arthur de Catheu" w:date="2014-06-20T17:08:00Z">
            <w:rPr>
              <w:rFonts w:ascii="Helvetica Neue Light" w:hAnsi="Helvetica Neue Light"/>
            </w:rPr>
          </w:rPrChange>
        </w:rPr>
      </w:r>
      <w:r w:rsidR="00815960" w:rsidRPr="00935764">
        <w:rPr>
          <w:rFonts w:ascii="Helvetica Neue Light" w:hAnsi="Helvetica Neue Light"/>
          <w:rPrChange w:id="491" w:author="Arthur de Catheu" w:date="2014-06-20T17:08:00Z">
            <w:rPr>
              <w:rFonts w:asciiTheme="majorHAnsi" w:eastAsiaTheme="majorEastAsia" w:hAnsiTheme="majorHAnsi" w:cstheme="majorBidi"/>
              <w:bCs/>
              <w:iCs/>
              <w:sz w:val="24"/>
            </w:rPr>
          </w:rPrChange>
        </w:rPr>
        <w:fldChar w:fldCharType="separate"/>
      </w:r>
      <w:ins w:id="492" w:author="Arthur de Catheu" w:date="2014-06-25T11:35:00Z">
        <w:r w:rsidR="005B0BF1" w:rsidRPr="0006789B">
          <w:rPr>
            <w:rFonts w:ascii="Helvetica Neue Light" w:hAnsi="Helvetica Neue Light"/>
            <w:rPrChange w:id="493" w:author="Arthur de Catheu" w:date="2014-06-20T17:56:00Z">
              <w:rPr/>
            </w:rPrChange>
          </w:rPr>
          <w:t>Critères d’Eligibilité manuelle</w:t>
        </w:r>
      </w:ins>
      <w:r w:rsidR="00815960" w:rsidRPr="00935764">
        <w:rPr>
          <w:rFonts w:ascii="Helvetica Neue Light" w:hAnsi="Helvetica Neue Light"/>
          <w:rPrChange w:id="494" w:author="Arthur de Catheu" w:date="2014-06-20T17:08:00Z">
            <w:rPr>
              <w:rFonts w:asciiTheme="majorHAnsi" w:eastAsiaTheme="majorEastAsia" w:hAnsiTheme="majorHAnsi" w:cstheme="majorBidi"/>
              <w:bCs/>
              <w:iCs/>
              <w:sz w:val="24"/>
            </w:rPr>
          </w:rPrChange>
        </w:rPr>
        <w:fldChar w:fldCharType="end"/>
      </w:r>
      <w:r w:rsidR="00815960" w:rsidRPr="00935764">
        <w:rPr>
          <w:rFonts w:ascii="Helvetica Neue Light" w:hAnsi="Helvetica Neue Light"/>
          <w:rPrChange w:id="495" w:author="Arthur de Catheu" w:date="2014-06-20T17:08:00Z">
            <w:rPr>
              <w:rFonts w:asciiTheme="majorHAnsi" w:eastAsiaTheme="majorEastAsia" w:hAnsiTheme="majorHAnsi" w:cstheme="majorBidi"/>
              <w:bCs/>
              <w:iCs/>
              <w:sz w:val="24"/>
            </w:rPr>
          </w:rPrChange>
        </w:rPr>
        <w:t>)</w:t>
      </w:r>
      <w:r w:rsidR="004E3B47" w:rsidRPr="00935764">
        <w:rPr>
          <w:rFonts w:ascii="Helvetica Neue Light" w:hAnsi="Helvetica Neue Light"/>
          <w:rPrChange w:id="496" w:author="Arthur de Catheu" w:date="2014-06-20T17:08:00Z">
            <w:rPr>
              <w:rFonts w:asciiTheme="majorHAnsi" w:eastAsiaTheme="majorEastAsia" w:hAnsiTheme="majorHAnsi" w:cstheme="majorBidi"/>
              <w:bCs/>
              <w:iCs/>
              <w:sz w:val="24"/>
            </w:rPr>
          </w:rPrChange>
        </w:rPr>
        <w:t> ;</w:t>
      </w:r>
    </w:p>
    <w:p w14:paraId="5B9954BC" w14:textId="4D6E1F64" w:rsidR="004E3B08" w:rsidRPr="00935764" w:rsidRDefault="002D31CE" w:rsidP="004E3B08">
      <w:pPr>
        <w:pStyle w:val="Paragraphedeliste"/>
        <w:numPr>
          <w:ilvl w:val="0"/>
          <w:numId w:val="117"/>
        </w:numPr>
        <w:rPr>
          <w:rFonts w:ascii="Helvetica Neue Light" w:hAnsi="Helvetica Neue Light"/>
          <w:rPrChange w:id="497" w:author="Arthur de Catheu" w:date="2014-06-20T17:08:00Z">
            <w:rPr/>
          </w:rPrChange>
        </w:rPr>
      </w:pPr>
      <w:r w:rsidRPr="00935764">
        <w:rPr>
          <w:rFonts w:ascii="Helvetica Neue Light" w:hAnsi="Helvetica Neue Light" w:cs="Arial"/>
          <w:rPrChange w:id="498" w:author="Arthur de Catheu" w:date="2014-06-20T17:08:00Z">
            <w:rPr>
              <w:rFonts w:asciiTheme="majorHAnsi" w:eastAsiaTheme="majorEastAsia" w:hAnsiTheme="majorHAnsi" w:cs="Arial"/>
              <w:bCs/>
              <w:iCs/>
              <w:sz w:val="24"/>
            </w:rPr>
          </w:rPrChange>
        </w:rPr>
        <w:t>l</w:t>
      </w:r>
      <w:r w:rsidR="004E3B08" w:rsidRPr="00935764">
        <w:rPr>
          <w:rFonts w:ascii="Helvetica Neue Light" w:hAnsi="Helvetica Neue Light" w:cs="Arial"/>
          <w:rPrChange w:id="499" w:author="Arthur de Catheu" w:date="2014-06-20T17:08:00Z">
            <w:rPr>
              <w:rFonts w:asciiTheme="majorHAnsi" w:eastAsiaTheme="majorEastAsia" w:hAnsiTheme="majorHAnsi" w:cs="Arial"/>
              <w:bCs/>
              <w:iCs/>
              <w:sz w:val="24"/>
            </w:rPr>
          </w:rPrChange>
        </w:rPr>
        <w:t xml:space="preserve">es informations financières du Débiteur </w:t>
      </w:r>
      <w:r w:rsidR="005511C4" w:rsidRPr="00935764">
        <w:rPr>
          <w:rFonts w:ascii="Helvetica Neue Light" w:hAnsi="Helvetica Neue Light" w:cs="Arial"/>
          <w:rPrChange w:id="500" w:author="Arthur de Catheu" w:date="2014-06-20T17:08:00Z">
            <w:rPr>
              <w:rFonts w:asciiTheme="majorHAnsi" w:eastAsiaTheme="majorEastAsia" w:hAnsiTheme="majorHAnsi" w:cs="Arial"/>
              <w:bCs/>
              <w:iCs/>
              <w:sz w:val="24"/>
            </w:rPr>
          </w:rPrChange>
        </w:rPr>
        <w:t xml:space="preserve">obtenues </w:t>
      </w:r>
      <w:r w:rsidR="004E3B08" w:rsidRPr="00935764">
        <w:rPr>
          <w:rFonts w:ascii="Helvetica Neue Light" w:hAnsi="Helvetica Neue Light" w:cs="Arial"/>
          <w:rPrChange w:id="501" w:author="Arthur de Catheu" w:date="2014-06-20T17:08:00Z">
            <w:rPr>
              <w:rFonts w:asciiTheme="majorHAnsi" w:eastAsiaTheme="majorEastAsia" w:hAnsiTheme="majorHAnsi" w:cs="Arial"/>
              <w:bCs/>
              <w:iCs/>
              <w:sz w:val="24"/>
            </w:rPr>
          </w:rPrChange>
        </w:rPr>
        <w:t xml:space="preserve">par téléchargement sur les bases de données partenaires de </w:t>
      </w:r>
      <w:r w:rsidR="002119A8" w:rsidRPr="00935764">
        <w:rPr>
          <w:rFonts w:ascii="Helvetica Neue Light" w:hAnsi="Helvetica Neue Light" w:cs="Arial"/>
          <w:rPrChange w:id="502" w:author="Arthur de Catheu" w:date="2014-06-20T17:08:00Z">
            <w:rPr>
              <w:rFonts w:asciiTheme="majorHAnsi" w:eastAsiaTheme="majorEastAsia" w:hAnsiTheme="majorHAnsi" w:cs="Arial"/>
              <w:bCs/>
              <w:iCs/>
              <w:sz w:val="24"/>
            </w:rPr>
          </w:rPrChange>
        </w:rPr>
        <w:t>Finexkap AM</w:t>
      </w:r>
      <w:r w:rsidR="004E3B08" w:rsidRPr="00935764">
        <w:rPr>
          <w:rFonts w:ascii="Helvetica Neue Light" w:hAnsi="Helvetica Neue Light" w:cs="Arial"/>
          <w:rPrChange w:id="503" w:author="Arthur de Catheu" w:date="2014-06-20T17:08:00Z">
            <w:rPr>
              <w:rFonts w:asciiTheme="majorHAnsi" w:eastAsiaTheme="majorEastAsia" w:hAnsiTheme="majorHAnsi" w:cs="Arial"/>
              <w:bCs/>
              <w:iCs/>
              <w:sz w:val="24"/>
            </w:rPr>
          </w:rPrChange>
        </w:rPr>
        <w:t xml:space="preserve"> au titre des deux (2) derniers exercices fiscaux</w:t>
      </w:r>
      <w:r w:rsidR="009B16A2" w:rsidRPr="00935764">
        <w:rPr>
          <w:rFonts w:ascii="Helvetica Neue Light" w:hAnsi="Helvetica Neue Light" w:cs="Arial"/>
          <w:rPrChange w:id="504" w:author="Arthur de Catheu" w:date="2014-06-20T17:08:00Z">
            <w:rPr>
              <w:rFonts w:asciiTheme="majorHAnsi" w:eastAsiaTheme="majorEastAsia" w:hAnsiTheme="majorHAnsi" w:cs="Arial"/>
              <w:bCs/>
              <w:iCs/>
              <w:sz w:val="24"/>
            </w:rPr>
          </w:rPrChange>
        </w:rPr>
        <w:t xml:space="preserve"> disponibles</w:t>
      </w:r>
      <w:r w:rsidR="00815960" w:rsidRPr="00935764">
        <w:rPr>
          <w:rFonts w:ascii="Helvetica Neue Light" w:hAnsi="Helvetica Neue Light" w:cs="Arial"/>
          <w:rPrChange w:id="505" w:author="Arthur de Catheu" w:date="2014-06-20T17:08:00Z">
            <w:rPr>
              <w:rFonts w:asciiTheme="majorHAnsi" w:eastAsiaTheme="majorEastAsia" w:hAnsiTheme="majorHAnsi" w:cs="Arial"/>
              <w:bCs/>
              <w:iCs/>
              <w:sz w:val="24"/>
            </w:rPr>
          </w:rPrChange>
        </w:rPr>
        <w:t>, ainsi que celles relatives à tout nouvel exercice fiscal</w:t>
      </w:r>
      <w:r w:rsidR="004E3B08" w:rsidRPr="00935764">
        <w:rPr>
          <w:rFonts w:ascii="Helvetica Neue Light" w:hAnsi="Helvetica Neue Light" w:cs="Arial"/>
          <w:rPrChange w:id="506" w:author="Arthur de Catheu" w:date="2014-06-20T17:08:00Z">
            <w:rPr>
              <w:rFonts w:asciiTheme="majorHAnsi" w:eastAsiaTheme="majorEastAsia" w:hAnsiTheme="majorHAnsi" w:cs="Arial"/>
              <w:bCs/>
              <w:iCs/>
              <w:sz w:val="24"/>
            </w:rPr>
          </w:rPrChange>
        </w:rPr>
        <w:t xml:space="preserve"> (à ce jour, A</w:t>
      </w:r>
      <w:r w:rsidR="00CA4F43" w:rsidRPr="00935764">
        <w:rPr>
          <w:rFonts w:ascii="Helvetica Neue Light" w:hAnsi="Helvetica Neue Light" w:cs="Arial"/>
          <w:rPrChange w:id="507" w:author="Arthur de Catheu" w:date="2014-06-20T17:08:00Z">
            <w:rPr>
              <w:rFonts w:asciiTheme="majorHAnsi" w:eastAsiaTheme="majorEastAsia" w:hAnsiTheme="majorHAnsi" w:cs="Arial"/>
              <w:bCs/>
              <w:iCs/>
              <w:sz w:val="24"/>
            </w:rPr>
          </w:rPrChange>
        </w:rPr>
        <w:t>ltares</w:t>
      </w:r>
      <w:r w:rsidR="004E3B08" w:rsidRPr="00935764">
        <w:rPr>
          <w:rFonts w:ascii="Helvetica Neue Light" w:hAnsi="Helvetica Neue Light" w:cs="Arial"/>
          <w:rPrChange w:id="508" w:author="Arthur de Catheu" w:date="2014-06-20T17:08:00Z">
            <w:rPr>
              <w:rFonts w:asciiTheme="majorHAnsi" w:eastAsiaTheme="majorEastAsia" w:hAnsiTheme="majorHAnsi" w:cs="Arial"/>
              <w:bCs/>
              <w:iCs/>
              <w:sz w:val="24"/>
            </w:rPr>
          </w:rPrChange>
        </w:rPr>
        <w:t xml:space="preserve"> - D&amp;B et</w:t>
      </w:r>
      <w:r w:rsidR="00CB21C6" w:rsidRPr="00935764">
        <w:rPr>
          <w:rFonts w:ascii="Helvetica Neue Light" w:hAnsi="Helvetica Neue Light" w:cs="Arial"/>
          <w:rPrChange w:id="509" w:author="Arthur de Catheu" w:date="2014-06-20T17:08:00Z">
            <w:rPr>
              <w:rFonts w:asciiTheme="majorHAnsi" w:eastAsiaTheme="majorEastAsia" w:hAnsiTheme="majorHAnsi" w:cs="Arial"/>
              <w:bCs/>
              <w:iCs/>
              <w:sz w:val="24"/>
            </w:rPr>
          </w:rPrChange>
        </w:rPr>
        <w:t xml:space="preserve"> </w:t>
      </w:r>
      <w:proofErr w:type="spellStart"/>
      <w:r w:rsidR="004C0BD1" w:rsidRPr="00935764">
        <w:rPr>
          <w:rFonts w:ascii="Helvetica Neue Light" w:hAnsi="Helvetica Neue Light" w:cs="Arial"/>
          <w:rPrChange w:id="510" w:author="Arthur de Catheu" w:date="2014-06-20T17:08:00Z">
            <w:rPr>
              <w:rFonts w:asciiTheme="majorHAnsi" w:eastAsiaTheme="majorEastAsia" w:hAnsiTheme="majorHAnsi" w:cs="Arial"/>
              <w:bCs/>
              <w:iCs/>
              <w:sz w:val="24"/>
            </w:rPr>
          </w:rPrChange>
        </w:rPr>
        <w:t>Creditsafe</w:t>
      </w:r>
      <w:proofErr w:type="spellEnd"/>
      <w:r w:rsidR="004E3B08" w:rsidRPr="00935764">
        <w:rPr>
          <w:rFonts w:ascii="Helvetica Neue Light" w:hAnsi="Helvetica Neue Light" w:cs="Arial"/>
          <w:rPrChange w:id="511" w:author="Arthur de Catheu" w:date="2014-06-20T17:08:00Z">
            <w:rPr>
              <w:rFonts w:asciiTheme="majorHAnsi" w:eastAsiaTheme="majorEastAsia" w:hAnsiTheme="majorHAnsi" w:cs="Arial"/>
              <w:bCs/>
              <w:iCs/>
              <w:sz w:val="24"/>
            </w:rPr>
          </w:rPrChange>
        </w:rPr>
        <w:t>) ;</w:t>
      </w:r>
    </w:p>
    <w:p w14:paraId="680C0F82" w14:textId="21F982EC" w:rsidR="00206347" w:rsidRPr="00935764" w:rsidRDefault="00206347" w:rsidP="004E3B08">
      <w:pPr>
        <w:pStyle w:val="Paragraphedeliste"/>
        <w:numPr>
          <w:ilvl w:val="0"/>
          <w:numId w:val="117"/>
        </w:numPr>
        <w:rPr>
          <w:rFonts w:ascii="Helvetica Neue Light" w:hAnsi="Helvetica Neue Light"/>
          <w:rPrChange w:id="512" w:author="Arthur de Catheu" w:date="2014-06-20T17:08:00Z">
            <w:rPr/>
          </w:rPrChange>
        </w:rPr>
      </w:pPr>
      <w:r w:rsidRPr="00935764">
        <w:rPr>
          <w:rFonts w:ascii="Helvetica Neue Light" w:hAnsi="Helvetica Neue Light" w:cs="Arial"/>
          <w:rPrChange w:id="513" w:author="Arthur de Catheu" w:date="2014-06-20T17:08:00Z">
            <w:rPr>
              <w:rFonts w:asciiTheme="majorHAnsi" w:eastAsiaTheme="majorEastAsia" w:hAnsiTheme="majorHAnsi" w:cs="Arial"/>
              <w:bCs/>
              <w:iCs/>
              <w:sz w:val="24"/>
            </w:rPr>
          </w:rPrChange>
        </w:rPr>
        <w:t>la liste des actionnaires et des participations (filiales) du Débiteur disponibles sur les bases de données partenaires ;</w:t>
      </w:r>
    </w:p>
    <w:p w14:paraId="2454A749" w14:textId="424E47EE" w:rsidR="004E3B08" w:rsidRPr="00935764" w:rsidRDefault="00D6136A" w:rsidP="00D6136A">
      <w:pPr>
        <w:pStyle w:val="Paragraphedeliste"/>
        <w:numPr>
          <w:ilvl w:val="0"/>
          <w:numId w:val="117"/>
        </w:numPr>
        <w:rPr>
          <w:rFonts w:ascii="Helvetica Neue Light" w:hAnsi="Helvetica Neue Light"/>
          <w:rPrChange w:id="514" w:author="Arthur de Catheu" w:date="2014-06-20T17:08:00Z">
            <w:rPr/>
          </w:rPrChange>
        </w:rPr>
      </w:pPr>
      <w:r w:rsidRPr="00935764">
        <w:rPr>
          <w:rFonts w:ascii="Helvetica Neue Light" w:hAnsi="Helvetica Neue Light"/>
          <w:rPrChange w:id="515" w:author="Arthur de Catheu" w:date="2014-06-20T17:08:00Z">
            <w:rPr>
              <w:rFonts w:asciiTheme="majorHAnsi" w:eastAsiaTheme="majorEastAsia" w:hAnsiTheme="majorHAnsi" w:cstheme="majorBidi"/>
              <w:bCs/>
              <w:iCs/>
              <w:sz w:val="24"/>
            </w:rPr>
          </w:rPrChange>
        </w:rPr>
        <w:t xml:space="preserve">le </w:t>
      </w:r>
      <w:r w:rsidR="00815960" w:rsidRPr="00935764">
        <w:rPr>
          <w:rFonts w:ascii="Helvetica Neue Light" w:hAnsi="Helvetica Neue Light"/>
          <w:rPrChange w:id="516" w:author="Arthur de Catheu" w:date="2014-06-20T17:08:00Z">
            <w:rPr>
              <w:rFonts w:asciiTheme="majorHAnsi" w:eastAsiaTheme="majorEastAsia" w:hAnsiTheme="majorHAnsi" w:cstheme="majorBidi"/>
              <w:bCs/>
              <w:iCs/>
              <w:sz w:val="24"/>
            </w:rPr>
          </w:rPrChange>
        </w:rPr>
        <w:t xml:space="preserve">Score </w:t>
      </w:r>
      <w:r w:rsidRPr="00935764">
        <w:rPr>
          <w:rFonts w:ascii="Helvetica Neue Light" w:hAnsi="Helvetica Neue Light"/>
          <w:rPrChange w:id="517" w:author="Arthur de Catheu" w:date="2014-06-20T17:08:00Z">
            <w:rPr>
              <w:rFonts w:asciiTheme="majorHAnsi" w:eastAsiaTheme="majorEastAsia" w:hAnsiTheme="majorHAnsi" w:cstheme="majorBidi"/>
              <w:bCs/>
              <w:iCs/>
              <w:sz w:val="24"/>
            </w:rPr>
          </w:rPrChange>
        </w:rPr>
        <w:t xml:space="preserve">de </w:t>
      </w:r>
      <w:r w:rsidR="00815960" w:rsidRPr="00935764">
        <w:rPr>
          <w:rFonts w:ascii="Helvetica Neue Light" w:hAnsi="Helvetica Neue Light"/>
          <w:rPrChange w:id="518" w:author="Arthur de Catheu" w:date="2014-06-20T17:08:00Z">
            <w:rPr>
              <w:rFonts w:asciiTheme="majorHAnsi" w:eastAsiaTheme="majorEastAsia" w:hAnsiTheme="majorHAnsi" w:cstheme="majorBidi"/>
              <w:bCs/>
              <w:iCs/>
              <w:sz w:val="24"/>
            </w:rPr>
          </w:rPrChange>
        </w:rPr>
        <w:t xml:space="preserve">Défaillance </w:t>
      </w:r>
      <w:r w:rsidR="002119A8" w:rsidRPr="00935764">
        <w:rPr>
          <w:rFonts w:ascii="Helvetica Neue Light" w:hAnsi="Helvetica Neue Light"/>
          <w:rPrChange w:id="519" w:author="Arthur de Catheu" w:date="2014-06-20T17:08:00Z">
            <w:rPr>
              <w:rFonts w:asciiTheme="majorHAnsi" w:eastAsiaTheme="majorEastAsia" w:hAnsiTheme="majorHAnsi" w:cstheme="majorBidi"/>
              <w:bCs/>
              <w:iCs/>
              <w:sz w:val="24"/>
            </w:rPr>
          </w:rPrChange>
        </w:rPr>
        <w:t>Finexkap</w:t>
      </w:r>
      <w:r w:rsidRPr="00935764">
        <w:rPr>
          <w:rFonts w:ascii="Helvetica Neue Light" w:hAnsi="Helvetica Neue Light"/>
          <w:rPrChange w:id="520" w:author="Arthur de Catheu" w:date="2014-06-20T17:08:00Z">
            <w:rPr>
              <w:rFonts w:asciiTheme="majorHAnsi" w:eastAsiaTheme="majorEastAsia" w:hAnsiTheme="majorHAnsi" w:cstheme="majorBidi"/>
              <w:bCs/>
              <w:iCs/>
              <w:sz w:val="24"/>
            </w:rPr>
          </w:rPrChange>
        </w:rPr>
        <w:t xml:space="preserve"> (voir paragraphe </w:t>
      </w:r>
      <w:r w:rsidR="00815960" w:rsidRPr="00935764">
        <w:rPr>
          <w:rFonts w:ascii="Helvetica Neue Light" w:hAnsi="Helvetica Neue Light"/>
          <w:rPrChange w:id="521" w:author="Arthur de Catheu" w:date="2014-06-20T17:08:00Z">
            <w:rPr>
              <w:rFonts w:asciiTheme="majorHAnsi" w:eastAsiaTheme="majorEastAsia" w:hAnsiTheme="majorHAnsi" w:cstheme="majorBidi"/>
              <w:bCs/>
              <w:iCs/>
              <w:sz w:val="24"/>
            </w:rPr>
          </w:rPrChange>
        </w:rPr>
        <w:fldChar w:fldCharType="begin"/>
      </w:r>
      <w:r w:rsidR="00815960" w:rsidRPr="00935764">
        <w:rPr>
          <w:rFonts w:ascii="Helvetica Neue Light" w:hAnsi="Helvetica Neue Light"/>
          <w:rPrChange w:id="522" w:author="Arthur de Catheu" w:date="2014-06-20T17:08:00Z">
            <w:rPr>
              <w:rFonts w:asciiTheme="majorHAnsi" w:eastAsiaTheme="majorEastAsia" w:hAnsiTheme="majorHAnsi" w:cstheme="majorBidi"/>
              <w:bCs/>
              <w:iCs/>
              <w:sz w:val="24"/>
            </w:rPr>
          </w:rPrChange>
        </w:rPr>
        <w:instrText xml:space="preserve"> REF _Ref248731780 \h </w:instrText>
      </w:r>
      <w:r w:rsidR="00815960" w:rsidRPr="00935764">
        <w:rPr>
          <w:rFonts w:ascii="Helvetica Neue Light" w:hAnsi="Helvetica Neue Light"/>
          <w:rPrChange w:id="523" w:author="Arthur de Catheu" w:date="2014-06-20T17:08:00Z">
            <w:rPr>
              <w:rFonts w:ascii="Helvetica Neue Light" w:hAnsi="Helvetica Neue Light"/>
            </w:rPr>
          </w:rPrChange>
        </w:rPr>
      </w:r>
      <w:r w:rsidR="00815960" w:rsidRPr="00935764">
        <w:rPr>
          <w:rFonts w:ascii="Helvetica Neue Light" w:hAnsi="Helvetica Neue Light"/>
          <w:rPrChange w:id="524" w:author="Arthur de Catheu" w:date="2014-06-20T17:08:00Z">
            <w:rPr>
              <w:rFonts w:asciiTheme="majorHAnsi" w:eastAsiaTheme="majorEastAsia" w:hAnsiTheme="majorHAnsi" w:cstheme="majorBidi"/>
              <w:bCs/>
              <w:iCs/>
              <w:sz w:val="24"/>
            </w:rPr>
          </w:rPrChange>
        </w:rPr>
        <w:fldChar w:fldCharType="separate"/>
      </w:r>
      <w:ins w:id="525" w:author="Arthur de Catheu" w:date="2014-06-25T11:35:00Z">
        <w:r w:rsidR="005B0BF1" w:rsidRPr="00935764">
          <w:rPr>
            <w:rFonts w:ascii="Helvetica Neue Light" w:hAnsi="Helvetica Neue Light"/>
            <w:rPrChange w:id="526" w:author="Arthur de Catheu" w:date="2014-06-20T17:08:00Z">
              <w:rPr/>
            </w:rPrChange>
          </w:rPr>
          <w:t>Présentation du Score  Défaillance Finexkap pour le Cédant et le Débiteur</w:t>
        </w:r>
      </w:ins>
      <w:r w:rsidR="00815960" w:rsidRPr="00935764">
        <w:rPr>
          <w:rFonts w:ascii="Helvetica Neue Light" w:hAnsi="Helvetica Neue Light"/>
          <w:rPrChange w:id="527" w:author="Arthur de Catheu" w:date="2014-06-20T17:08:00Z">
            <w:rPr>
              <w:rFonts w:asciiTheme="majorHAnsi" w:eastAsiaTheme="majorEastAsia" w:hAnsiTheme="majorHAnsi" w:cstheme="majorBidi"/>
              <w:bCs/>
              <w:iCs/>
              <w:sz w:val="24"/>
            </w:rPr>
          </w:rPrChange>
        </w:rPr>
        <w:fldChar w:fldCharType="end"/>
      </w:r>
      <w:r w:rsidR="00815960" w:rsidRPr="00935764">
        <w:rPr>
          <w:rFonts w:ascii="Helvetica Neue Light" w:hAnsi="Helvetica Neue Light"/>
          <w:rPrChange w:id="528" w:author="Arthur de Catheu" w:date="2014-06-20T17:08:00Z">
            <w:rPr>
              <w:rFonts w:asciiTheme="majorHAnsi" w:eastAsiaTheme="majorEastAsia" w:hAnsiTheme="majorHAnsi" w:cstheme="majorBidi"/>
              <w:bCs/>
              <w:iCs/>
              <w:sz w:val="24"/>
            </w:rPr>
          </w:rPrChange>
        </w:rPr>
        <w:t xml:space="preserve">– </w:t>
      </w:r>
      <w:r w:rsidR="00815960" w:rsidRPr="00935764">
        <w:rPr>
          <w:rFonts w:ascii="Helvetica Neue Light" w:hAnsi="Helvetica Neue Light"/>
          <w:rPrChange w:id="529" w:author="Arthur de Catheu" w:date="2014-06-20T17:08:00Z">
            <w:rPr>
              <w:rFonts w:asciiTheme="majorHAnsi" w:eastAsiaTheme="majorEastAsia" w:hAnsiTheme="majorHAnsi" w:cstheme="majorBidi"/>
              <w:bCs/>
              <w:iCs/>
              <w:sz w:val="24"/>
            </w:rPr>
          </w:rPrChange>
        </w:rPr>
        <w:fldChar w:fldCharType="begin"/>
      </w:r>
      <w:r w:rsidR="00815960" w:rsidRPr="00935764">
        <w:rPr>
          <w:rFonts w:ascii="Helvetica Neue Light" w:hAnsi="Helvetica Neue Light"/>
          <w:rPrChange w:id="530" w:author="Arthur de Catheu" w:date="2014-06-20T17:08:00Z">
            <w:rPr>
              <w:rFonts w:asciiTheme="majorHAnsi" w:eastAsiaTheme="majorEastAsia" w:hAnsiTheme="majorHAnsi" w:cstheme="majorBidi"/>
              <w:bCs/>
              <w:iCs/>
              <w:sz w:val="24"/>
            </w:rPr>
          </w:rPrChange>
        </w:rPr>
        <w:instrText xml:space="preserve"> REF _Ref248731780 \r \h </w:instrText>
      </w:r>
      <w:r w:rsidR="00815960" w:rsidRPr="00935764">
        <w:rPr>
          <w:rFonts w:ascii="Helvetica Neue Light" w:hAnsi="Helvetica Neue Light"/>
          <w:rPrChange w:id="531" w:author="Arthur de Catheu" w:date="2014-06-20T17:08:00Z">
            <w:rPr>
              <w:rFonts w:ascii="Helvetica Neue Light" w:hAnsi="Helvetica Neue Light"/>
            </w:rPr>
          </w:rPrChange>
        </w:rPr>
      </w:r>
      <w:r w:rsidR="00815960" w:rsidRPr="00935764">
        <w:rPr>
          <w:rFonts w:ascii="Helvetica Neue Light" w:hAnsi="Helvetica Neue Light"/>
          <w:rPrChange w:id="532" w:author="Arthur de Catheu" w:date="2014-06-20T17:08:00Z">
            <w:rPr>
              <w:rFonts w:asciiTheme="majorHAnsi" w:eastAsiaTheme="majorEastAsia" w:hAnsiTheme="majorHAnsi" w:cstheme="majorBidi"/>
              <w:bCs/>
              <w:iCs/>
              <w:sz w:val="24"/>
            </w:rPr>
          </w:rPrChange>
        </w:rPr>
        <w:fldChar w:fldCharType="separate"/>
      </w:r>
      <w:r w:rsidR="005B0BF1">
        <w:rPr>
          <w:rFonts w:ascii="Helvetica Neue Light" w:hAnsi="Helvetica Neue Light"/>
        </w:rPr>
        <w:t>IX.B.2</w:t>
      </w:r>
      <w:r w:rsidR="00815960" w:rsidRPr="00935764">
        <w:rPr>
          <w:rFonts w:ascii="Helvetica Neue Light" w:hAnsi="Helvetica Neue Light"/>
          <w:rPrChange w:id="533" w:author="Arthur de Catheu" w:date="2014-06-20T17:08:00Z">
            <w:rPr>
              <w:rFonts w:asciiTheme="majorHAnsi" w:eastAsiaTheme="majorEastAsia" w:hAnsiTheme="majorHAnsi" w:cstheme="majorBidi"/>
              <w:bCs/>
              <w:iCs/>
              <w:sz w:val="24"/>
            </w:rPr>
          </w:rPrChange>
        </w:rPr>
        <w:fldChar w:fldCharType="end"/>
      </w:r>
      <w:r w:rsidRPr="00935764">
        <w:rPr>
          <w:rFonts w:ascii="Helvetica Neue Light" w:hAnsi="Helvetica Neue Light"/>
          <w:rPrChange w:id="534" w:author="Arthur de Catheu" w:date="2014-06-20T17:08:00Z">
            <w:rPr>
              <w:rFonts w:asciiTheme="majorHAnsi" w:eastAsiaTheme="majorEastAsia" w:hAnsiTheme="majorHAnsi" w:cstheme="majorBidi"/>
              <w:bCs/>
              <w:iCs/>
              <w:sz w:val="24"/>
            </w:rPr>
          </w:rPrChange>
        </w:rPr>
        <w:t>) ;</w:t>
      </w:r>
    </w:p>
    <w:p w14:paraId="386ED42C" w14:textId="01E37224" w:rsidR="00CF66EB" w:rsidRPr="00935764" w:rsidRDefault="002D31CE" w:rsidP="00E66EFC">
      <w:pPr>
        <w:pStyle w:val="Paragraphedeliste"/>
        <w:numPr>
          <w:ilvl w:val="0"/>
          <w:numId w:val="117"/>
        </w:numPr>
        <w:rPr>
          <w:rFonts w:ascii="Helvetica Neue Light" w:hAnsi="Helvetica Neue Light"/>
          <w:rPrChange w:id="535" w:author="Arthur de Catheu" w:date="2014-06-20T17:08:00Z">
            <w:rPr/>
          </w:rPrChange>
        </w:rPr>
      </w:pPr>
      <w:r w:rsidRPr="00935764">
        <w:rPr>
          <w:rFonts w:ascii="Helvetica Neue Light" w:hAnsi="Helvetica Neue Light"/>
          <w:rPrChange w:id="536" w:author="Arthur de Catheu" w:date="2014-06-20T17:08:00Z">
            <w:rPr>
              <w:rFonts w:asciiTheme="majorHAnsi" w:eastAsiaTheme="majorEastAsia" w:hAnsiTheme="majorHAnsi" w:cstheme="majorBidi"/>
              <w:bCs/>
              <w:iCs/>
              <w:sz w:val="24"/>
            </w:rPr>
          </w:rPrChange>
        </w:rPr>
        <w:t>l</w:t>
      </w:r>
      <w:r w:rsidR="004E3B08" w:rsidRPr="00935764">
        <w:rPr>
          <w:rFonts w:ascii="Helvetica Neue Light" w:hAnsi="Helvetica Neue Light"/>
          <w:rPrChange w:id="537" w:author="Arthur de Catheu" w:date="2014-06-20T17:08:00Z">
            <w:rPr>
              <w:rFonts w:asciiTheme="majorHAnsi" w:eastAsiaTheme="majorEastAsia" w:hAnsiTheme="majorHAnsi" w:cstheme="majorBidi"/>
              <w:bCs/>
              <w:iCs/>
              <w:sz w:val="24"/>
            </w:rPr>
          </w:rPrChange>
        </w:rPr>
        <w:t>e score de solvabilité Altares</w:t>
      </w:r>
      <w:r w:rsidR="00B33805" w:rsidRPr="00935764">
        <w:rPr>
          <w:rFonts w:ascii="Helvetica Neue Light" w:hAnsi="Helvetica Neue Light"/>
          <w:rPrChange w:id="538" w:author="Arthur de Catheu" w:date="2014-06-20T17:08:00Z">
            <w:rPr>
              <w:rFonts w:asciiTheme="majorHAnsi" w:eastAsiaTheme="majorEastAsia" w:hAnsiTheme="majorHAnsi" w:cstheme="majorBidi"/>
              <w:bCs/>
              <w:iCs/>
              <w:sz w:val="24"/>
            </w:rPr>
          </w:rPrChange>
        </w:rPr>
        <w:t xml:space="preserve"> </w:t>
      </w:r>
      <w:r w:rsidR="00815960" w:rsidRPr="00935764">
        <w:rPr>
          <w:rFonts w:ascii="Helvetica Neue Light" w:hAnsi="Helvetica Neue Light"/>
          <w:rPrChange w:id="539" w:author="Arthur de Catheu" w:date="2014-06-20T17:08:00Z">
            <w:rPr>
              <w:rFonts w:asciiTheme="majorHAnsi" w:eastAsiaTheme="majorEastAsia" w:hAnsiTheme="majorHAnsi" w:cstheme="majorBidi"/>
              <w:bCs/>
              <w:iCs/>
              <w:sz w:val="24"/>
            </w:rPr>
          </w:rPrChange>
        </w:rPr>
        <w:t xml:space="preserve">(voir paragraphe </w:t>
      </w:r>
      <w:r w:rsidR="00815960" w:rsidRPr="00935764">
        <w:rPr>
          <w:rFonts w:ascii="Helvetica Neue Light" w:hAnsi="Helvetica Neue Light"/>
          <w:rPrChange w:id="540" w:author="Arthur de Catheu" w:date="2014-06-20T17:08:00Z">
            <w:rPr>
              <w:rFonts w:asciiTheme="majorHAnsi" w:eastAsiaTheme="majorEastAsia" w:hAnsiTheme="majorHAnsi" w:cstheme="majorBidi"/>
              <w:bCs/>
              <w:iCs/>
              <w:sz w:val="24"/>
            </w:rPr>
          </w:rPrChange>
        </w:rPr>
        <w:fldChar w:fldCharType="begin"/>
      </w:r>
      <w:r w:rsidR="00815960" w:rsidRPr="00935764">
        <w:rPr>
          <w:rFonts w:ascii="Helvetica Neue Light" w:hAnsi="Helvetica Neue Light"/>
          <w:rPrChange w:id="541" w:author="Arthur de Catheu" w:date="2014-06-20T17:08:00Z">
            <w:rPr>
              <w:rFonts w:asciiTheme="majorHAnsi" w:eastAsiaTheme="majorEastAsia" w:hAnsiTheme="majorHAnsi" w:cstheme="majorBidi"/>
              <w:bCs/>
              <w:iCs/>
              <w:sz w:val="24"/>
            </w:rPr>
          </w:rPrChange>
        </w:rPr>
        <w:instrText xml:space="preserve"> REF _Ref248731838 \h </w:instrText>
      </w:r>
      <w:r w:rsidR="00815960" w:rsidRPr="00935764">
        <w:rPr>
          <w:rFonts w:ascii="Helvetica Neue Light" w:hAnsi="Helvetica Neue Light"/>
          <w:rPrChange w:id="542" w:author="Arthur de Catheu" w:date="2014-06-20T17:08:00Z">
            <w:rPr>
              <w:rFonts w:ascii="Helvetica Neue Light" w:hAnsi="Helvetica Neue Light"/>
            </w:rPr>
          </w:rPrChange>
        </w:rPr>
      </w:r>
      <w:r w:rsidR="00815960" w:rsidRPr="00935764">
        <w:rPr>
          <w:rFonts w:ascii="Helvetica Neue Light" w:hAnsi="Helvetica Neue Light"/>
          <w:rPrChange w:id="543" w:author="Arthur de Catheu" w:date="2014-06-20T17:08:00Z">
            <w:rPr>
              <w:rFonts w:asciiTheme="majorHAnsi" w:eastAsiaTheme="majorEastAsia" w:hAnsiTheme="majorHAnsi" w:cstheme="majorBidi"/>
              <w:bCs/>
              <w:iCs/>
              <w:sz w:val="24"/>
            </w:rPr>
          </w:rPrChange>
        </w:rPr>
        <w:fldChar w:fldCharType="separate"/>
      </w:r>
      <w:ins w:id="544" w:author="Arthur de Catheu" w:date="2014-06-25T11:35:00Z">
        <w:r w:rsidR="005B0BF1" w:rsidRPr="00935764">
          <w:rPr>
            <w:rFonts w:ascii="Helvetica Neue Light" w:hAnsi="Helvetica Neue Light"/>
            <w:rPrChange w:id="545" w:author="Arthur de Catheu" w:date="2014-06-20T17:08:00Z">
              <w:rPr/>
            </w:rPrChange>
          </w:rPr>
          <w:t>Comparaison avec la notation de solvabilité Altares</w:t>
        </w:r>
      </w:ins>
      <w:r w:rsidR="00815960" w:rsidRPr="00935764">
        <w:rPr>
          <w:rFonts w:ascii="Helvetica Neue Light" w:hAnsi="Helvetica Neue Light"/>
          <w:rPrChange w:id="546" w:author="Arthur de Catheu" w:date="2014-06-20T17:08:00Z">
            <w:rPr>
              <w:rFonts w:asciiTheme="majorHAnsi" w:eastAsiaTheme="majorEastAsia" w:hAnsiTheme="majorHAnsi" w:cstheme="majorBidi"/>
              <w:bCs/>
              <w:iCs/>
              <w:sz w:val="24"/>
            </w:rPr>
          </w:rPrChange>
        </w:rPr>
        <w:fldChar w:fldCharType="end"/>
      </w:r>
      <w:r w:rsidR="00815960" w:rsidRPr="00935764">
        <w:rPr>
          <w:rFonts w:ascii="Helvetica Neue Light" w:hAnsi="Helvetica Neue Light"/>
          <w:rPrChange w:id="547" w:author="Arthur de Catheu" w:date="2014-06-20T17:08:00Z">
            <w:rPr>
              <w:rFonts w:asciiTheme="majorHAnsi" w:eastAsiaTheme="majorEastAsia" w:hAnsiTheme="majorHAnsi" w:cstheme="majorBidi"/>
              <w:bCs/>
              <w:iCs/>
              <w:sz w:val="24"/>
            </w:rPr>
          </w:rPrChange>
        </w:rPr>
        <w:t xml:space="preserve">- </w:t>
      </w:r>
      <w:r w:rsidR="00815960" w:rsidRPr="00935764">
        <w:rPr>
          <w:rFonts w:ascii="Helvetica Neue Light" w:hAnsi="Helvetica Neue Light"/>
          <w:rPrChange w:id="548" w:author="Arthur de Catheu" w:date="2014-06-20T17:08:00Z">
            <w:rPr>
              <w:rFonts w:asciiTheme="majorHAnsi" w:eastAsiaTheme="majorEastAsia" w:hAnsiTheme="majorHAnsi" w:cstheme="majorBidi"/>
              <w:bCs/>
              <w:iCs/>
              <w:sz w:val="24"/>
            </w:rPr>
          </w:rPrChange>
        </w:rPr>
        <w:fldChar w:fldCharType="begin"/>
      </w:r>
      <w:r w:rsidR="00815960" w:rsidRPr="00935764">
        <w:rPr>
          <w:rFonts w:ascii="Helvetica Neue Light" w:hAnsi="Helvetica Neue Light"/>
          <w:rPrChange w:id="549" w:author="Arthur de Catheu" w:date="2014-06-20T17:08:00Z">
            <w:rPr>
              <w:rFonts w:asciiTheme="majorHAnsi" w:eastAsiaTheme="majorEastAsia" w:hAnsiTheme="majorHAnsi" w:cstheme="majorBidi"/>
              <w:bCs/>
              <w:iCs/>
              <w:sz w:val="24"/>
            </w:rPr>
          </w:rPrChange>
        </w:rPr>
        <w:instrText xml:space="preserve"> REF _Ref248731838 \r \h </w:instrText>
      </w:r>
      <w:r w:rsidR="00815960" w:rsidRPr="00935764">
        <w:rPr>
          <w:rFonts w:ascii="Helvetica Neue Light" w:hAnsi="Helvetica Neue Light"/>
          <w:rPrChange w:id="550" w:author="Arthur de Catheu" w:date="2014-06-20T17:08:00Z">
            <w:rPr>
              <w:rFonts w:ascii="Helvetica Neue Light" w:hAnsi="Helvetica Neue Light"/>
            </w:rPr>
          </w:rPrChange>
        </w:rPr>
      </w:r>
      <w:r w:rsidR="00815960" w:rsidRPr="00935764">
        <w:rPr>
          <w:rFonts w:ascii="Helvetica Neue Light" w:hAnsi="Helvetica Neue Light"/>
          <w:rPrChange w:id="551" w:author="Arthur de Catheu" w:date="2014-06-20T17:08:00Z">
            <w:rPr>
              <w:rFonts w:asciiTheme="majorHAnsi" w:eastAsiaTheme="majorEastAsia" w:hAnsiTheme="majorHAnsi" w:cstheme="majorBidi"/>
              <w:bCs/>
              <w:iCs/>
              <w:sz w:val="24"/>
            </w:rPr>
          </w:rPrChange>
        </w:rPr>
        <w:fldChar w:fldCharType="separate"/>
      </w:r>
      <w:r w:rsidR="005B0BF1">
        <w:rPr>
          <w:rFonts w:ascii="Helvetica Neue Light" w:hAnsi="Helvetica Neue Light"/>
        </w:rPr>
        <w:t>IX.C.2</w:t>
      </w:r>
      <w:r w:rsidR="00815960" w:rsidRPr="00935764">
        <w:rPr>
          <w:rFonts w:ascii="Helvetica Neue Light" w:hAnsi="Helvetica Neue Light"/>
          <w:rPrChange w:id="552" w:author="Arthur de Catheu" w:date="2014-06-20T17:08:00Z">
            <w:rPr>
              <w:rFonts w:asciiTheme="majorHAnsi" w:eastAsiaTheme="majorEastAsia" w:hAnsiTheme="majorHAnsi" w:cstheme="majorBidi"/>
              <w:bCs/>
              <w:iCs/>
              <w:sz w:val="24"/>
            </w:rPr>
          </w:rPrChange>
        </w:rPr>
        <w:fldChar w:fldCharType="end"/>
      </w:r>
      <w:r w:rsidR="00815960" w:rsidRPr="00935764">
        <w:rPr>
          <w:rFonts w:ascii="Helvetica Neue Light" w:hAnsi="Helvetica Neue Light"/>
          <w:rPrChange w:id="553" w:author="Arthur de Catheu" w:date="2014-06-20T17:08:00Z">
            <w:rPr>
              <w:rFonts w:asciiTheme="majorHAnsi" w:eastAsiaTheme="majorEastAsia" w:hAnsiTheme="majorHAnsi" w:cstheme="majorBidi"/>
              <w:bCs/>
              <w:iCs/>
              <w:sz w:val="24"/>
            </w:rPr>
          </w:rPrChange>
        </w:rPr>
        <w:t>)</w:t>
      </w:r>
      <w:r w:rsidR="004E3B08" w:rsidRPr="00935764">
        <w:rPr>
          <w:rFonts w:ascii="Helvetica Neue Light" w:hAnsi="Helvetica Neue Light"/>
          <w:rPrChange w:id="554" w:author="Arthur de Catheu" w:date="2014-06-20T17:08:00Z">
            <w:rPr>
              <w:rFonts w:asciiTheme="majorHAnsi" w:eastAsiaTheme="majorEastAsia" w:hAnsiTheme="majorHAnsi" w:cstheme="majorBidi"/>
              <w:bCs/>
              <w:iCs/>
              <w:sz w:val="24"/>
            </w:rPr>
          </w:rPrChange>
        </w:rPr>
        <w:t>;</w:t>
      </w:r>
    </w:p>
    <w:p w14:paraId="7F2E4875" w14:textId="6DD9B85E" w:rsidR="00B33805" w:rsidRPr="00935764" w:rsidRDefault="00B33805" w:rsidP="00E66EFC">
      <w:pPr>
        <w:pStyle w:val="Paragraphedeliste"/>
        <w:numPr>
          <w:ilvl w:val="0"/>
          <w:numId w:val="117"/>
        </w:numPr>
        <w:rPr>
          <w:rFonts w:ascii="Helvetica Neue Light" w:hAnsi="Helvetica Neue Light"/>
          <w:rPrChange w:id="555" w:author="Arthur de Catheu" w:date="2014-06-20T17:08:00Z">
            <w:rPr/>
          </w:rPrChange>
        </w:rPr>
      </w:pPr>
      <w:r w:rsidRPr="00935764">
        <w:rPr>
          <w:rFonts w:ascii="Helvetica Neue Light" w:hAnsi="Helvetica Neue Light"/>
          <w:rPrChange w:id="556" w:author="Arthur de Catheu" w:date="2014-06-20T17:08:00Z">
            <w:rPr>
              <w:rFonts w:asciiTheme="majorHAnsi" w:eastAsiaTheme="majorEastAsia" w:hAnsiTheme="majorHAnsi" w:cstheme="majorBidi"/>
              <w:bCs/>
              <w:iCs/>
              <w:sz w:val="24"/>
            </w:rPr>
          </w:rPrChange>
        </w:rPr>
        <w:t xml:space="preserve">le score de solvabilité </w:t>
      </w:r>
      <w:proofErr w:type="spellStart"/>
      <w:r w:rsidRPr="00935764">
        <w:rPr>
          <w:rFonts w:ascii="Helvetica Neue Light" w:hAnsi="Helvetica Neue Light"/>
          <w:rPrChange w:id="557" w:author="Arthur de Catheu" w:date="2014-06-20T17:08:00Z">
            <w:rPr>
              <w:rFonts w:asciiTheme="majorHAnsi" w:eastAsiaTheme="majorEastAsia" w:hAnsiTheme="majorHAnsi" w:cstheme="majorBidi"/>
              <w:bCs/>
              <w:iCs/>
              <w:sz w:val="24"/>
            </w:rPr>
          </w:rPrChange>
        </w:rPr>
        <w:t>Creditsafe</w:t>
      </w:r>
      <w:proofErr w:type="spellEnd"/>
      <w:r w:rsidRPr="00935764">
        <w:rPr>
          <w:rFonts w:ascii="Helvetica Neue Light" w:hAnsi="Helvetica Neue Light"/>
          <w:rPrChange w:id="558" w:author="Arthur de Catheu" w:date="2014-06-20T17:08:00Z">
            <w:rPr>
              <w:rFonts w:asciiTheme="majorHAnsi" w:eastAsiaTheme="majorEastAsia" w:hAnsiTheme="majorHAnsi" w:cstheme="majorBidi"/>
              <w:bCs/>
              <w:iCs/>
              <w:sz w:val="24"/>
            </w:rPr>
          </w:rPrChange>
        </w:rPr>
        <w:t> ;</w:t>
      </w:r>
    </w:p>
    <w:p w14:paraId="020AD957" w14:textId="39B98C2D" w:rsidR="00B33805" w:rsidRPr="00935764" w:rsidRDefault="00B33805">
      <w:pPr>
        <w:pStyle w:val="Paragraphedeliste"/>
        <w:numPr>
          <w:ilvl w:val="0"/>
          <w:numId w:val="117"/>
        </w:numPr>
        <w:rPr>
          <w:rFonts w:ascii="Helvetica Neue Light" w:hAnsi="Helvetica Neue Light"/>
          <w:rPrChange w:id="559" w:author="Arthur de Catheu" w:date="2014-06-20T17:08:00Z">
            <w:rPr/>
          </w:rPrChange>
        </w:rPr>
      </w:pPr>
      <w:r w:rsidRPr="00935764">
        <w:rPr>
          <w:rFonts w:ascii="Helvetica Neue Light" w:hAnsi="Helvetica Neue Light"/>
          <w:rPrChange w:id="560" w:author="Arthur de Catheu" w:date="2014-06-20T17:08:00Z">
            <w:rPr>
              <w:rFonts w:asciiTheme="majorHAnsi" w:eastAsiaTheme="majorEastAsia" w:hAnsiTheme="majorHAnsi" w:cstheme="majorBidi"/>
              <w:bCs/>
              <w:iCs/>
              <w:sz w:val="24"/>
            </w:rPr>
          </w:rPrChange>
        </w:rPr>
        <w:t>les Cédants ayant sélectionné le Débiteur dans la liste des Débiteurs pour lesquels ils souhaiteraient éventuellement céder des Créances sur la plate-forme de Finexkap AM ;</w:t>
      </w:r>
    </w:p>
    <w:p w14:paraId="53650BCF" w14:textId="1134031F" w:rsidR="00953D73" w:rsidRPr="00935764" w:rsidRDefault="00CA4F43" w:rsidP="00E66EFC">
      <w:pPr>
        <w:pStyle w:val="Paragraphedeliste"/>
        <w:numPr>
          <w:ilvl w:val="0"/>
          <w:numId w:val="117"/>
        </w:numPr>
        <w:rPr>
          <w:rFonts w:ascii="Helvetica Neue Light" w:hAnsi="Helvetica Neue Light"/>
          <w:rPrChange w:id="561" w:author="Arthur de Catheu" w:date="2014-06-20T17:08:00Z">
            <w:rPr/>
          </w:rPrChange>
        </w:rPr>
      </w:pPr>
      <w:r w:rsidRPr="00935764">
        <w:rPr>
          <w:rFonts w:ascii="Helvetica Neue Light" w:hAnsi="Helvetica Neue Light"/>
          <w:rPrChange w:id="562" w:author="Arthur de Catheu" w:date="2014-06-20T17:08:00Z">
            <w:rPr>
              <w:rFonts w:asciiTheme="majorHAnsi" w:eastAsiaTheme="majorEastAsia" w:hAnsiTheme="majorHAnsi" w:cstheme="majorBidi"/>
              <w:bCs/>
              <w:iCs/>
              <w:sz w:val="24"/>
            </w:rPr>
          </w:rPrChange>
        </w:rPr>
        <w:t>l</w:t>
      </w:r>
      <w:r w:rsidR="00953D73" w:rsidRPr="00935764">
        <w:rPr>
          <w:rFonts w:ascii="Helvetica Neue Light" w:hAnsi="Helvetica Neue Light"/>
          <w:rPrChange w:id="563" w:author="Arthur de Catheu" w:date="2014-06-20T17:08:00Z">
            <w:rPr>
              <w:rFonts w:asciiTheme="majorHAnsi" w:eastAsiaTheme="majorEastAsia" w:hAnsiTheme="majorHAnsi" w:cstheme="majorBidi"/>
              <w:bCs/>
              <w:iCs/>
              <w:sz w:val="24"/>
            </w:rPr>
          </w:rPrChange>
        </w:rPr>
        <w:t>es dates des</w:t>
      </w:r>
      <w:r w:rsidR="003742D9" w:rsidRPr="00935764">
        <w:rPr>
          <w:rFonts w:ascii="Helvetica Neue Light" w:hAnsi="Helvetica Neue Light"/>
          <w:rPrChange w:id="564"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565" w:author="Arthur de Catheu" w:date="2014-06-20T17:08:00Z">
            <w:rPr>
              <w:rFonts w:asciiTheme="majorHAnsi" w:eastAsiaTheme="majorEastAsia" w:hAnsiTheme="majorHAnsi" w:cstheme="majorBidi"/>
              <w:bCs/>
              <w:iCs/>
              <w:sz w:val="24"/>
            </w:rPr>
          </w:rPrChange>
        </w:rPr>
        <w:t>demande</w:t>
      </w:r>
      <w:r w:rsidR="003742D9" w:rsidRPr="00935764">
        <w:rPr>
          <w:rFonts w:ascii="Helvetica Neue Light" w:hAnsi="Helvetica Neue Light"/>
          <w:rPrChange w:id="566" w:author="Arthur de Catheu" w:date="2014-06-20T17:08:00Z">
            <w:rPr>
              <w:rFonts w:asciiTheme="majorHAnsi" w:eastAsiaTheme="majorEastAsia" w:hAnsiTheme="majorHAnsi" w:cstheme="majorBidi"/>
              <w:bCs/>
              <w:iCs/>
              <w:sz w:val="24"/>
            </w:rPr>
          </w:rPrChange>
        </w:rPr>
        <w:t>s</w:t>
      </w:r>
      <w:r w:rsidRPr="00935764">
        <w:rPr>
          <w:rFonts w:ascii="Helvetica Neue Light" w:hAnsi="Helvetica Neue Light"/>
          <w:rPrChange w:id="567" w:author="Arthur de Catheu" w:date="2014-06-20T17:08:00Z">
            <w:rPr>
              <w:rFonts w:asciiTheme="majorHAnsi" w:eastAsiaTheme="majorEastAsia" w:hAnsiTheme="majorHAnsi" w:cstheme="majorBidi"/>
              <w:bCs/>
              <w:iCs/>
              <w:sz w:val="24"/>
            </w:rPr>
          </w:rPrChange>
        </w:rPr>
        <w:t xml:space="preserve"> de surveillance </w:t>
      </w:r>
      <w:r w:rsidR="00953D73" w:rsidRPr="00935764">
        <w:rPr>
          <w:rFonts w:ascii="Helvetica Neue Light" w:hAnsi="Helvetica Neue Light"/>
          <w:rPrChange w:id="568" w:author="Arthur de Catheu" w:date="2014-06-20T17:08:00Z">
            <w:rPr>
              <w:rFonts w:asciiTheme="majorHAnsi" w:eastAsiaTheme="majorEastAsia" w:hAnsiTheme="majorHAnsi" w:cstheme="majorBidi"/>
              <w:bCs/>
              <w:iCs/>
              <w:sz w:val="24"/>
            </w:rPr>
          </w:rPrChange>
        </w:rPr>
        <w:t>et demandes d’</w:t>
      </w:r>
      <w:r w:rsidR="004E3B08" w:rsidRPr="00935764">
        <w:rPr>
          <w:rFonts w:ascii="Helvetica Neue Light" w:hAnsi="Helvetica Neue Light"/>
          <w:rPrChange w:id="569" w:author="Arthur de Catheu" w:date="2014-06-20T17:08:00Z">
            <w:rPr>
              <w:rFonts w:asciiTheme="majorHAnsi" w:eastAsiaTheme="majorEastAsia" w:hAnsiTheme="majorHAnsi" w:cstheme="majorBidi"/>
              <w:bCs/>
              <w:iCs/>
              <w:sz w:val="24"/>
            </w:rPr>
          </w:rPrChange>
        </w:rPr>
        <w:t xml:space="preserve">agrément du Débiteur </w:t>
      </w:r>
      <w:r w:rsidR="00953D73" w:rsidRPr="00935764">
        <w:rPr>
          <w:rFonts w:ascii="Helvetica Neue Light" w:hAnsi="Helvetica Neue Light"/>
          <w:rPrChange w:id="570" w:author="Arthur de Catheu" w:date="2014-06-20T17:08:00Z">
            <w:rPr>
              <w:rFonts w:asciiTheme="majorHAnsi" w:eastAsiaTheme="majorEastAsia" w:hAnsiTheme="majorHAnsi" w:cstheme="majorBidi"/>
              <w:bCs/>
              <w:iCs/>
              <w:sz w:val="24"/>
            </w:rPr>
          </w:rPrChange>
        </w:rPr>
        <w:t xml:space="preserve">réalisées </w:t>
      </w:r>
      <w:r w:rsidR="004E3B08" w:rsidRPr="00935764">
        <w:rPr>
          <w:rFonts w:ascii="Helvetica Neue Light" w:hAnsi="Helvetica Neue Light"/>
          <w:rPrChange w:id="571" w:author="Arthur de Catheu" w:date="2014-06-20T17:08:00Z">
            <w:rPr>
              <w:rFonts w:asciiTheme="majorHAnsi" w:eastAsiaTheme="majorEastAsia" w:hAnsiTheme="majorHAnsi" w:cstheme="majorBidi"/>
              <w:bCs/>
              <w:iCs/>
              <w:sz w:val="24"/>
            </w:rPr>
          </w:rPrChange>
        </w:rPr>
        <w:t>auprès de l'Assureur-Crédit</w:t>
      </w:r>
      <w:r w:rsidR="00953D73" w:rsidRPr="00935764">
        <w:rPr>
          <w:rFonts w:ascii="Helvetica Neue Light" w:hAnsi="Helvetica Neue Light"/>
          <w:rPrChange w:id="572" w:author="Arthur de Catheu" w:date="2014-06-20T17:08:00Z">
            <w:rPr>
              <w:rFonts w:asciiTheme="majorHAnsi" w:eastAsiaTheme="majorEastAsia" w:hAnsiTheme="majorHAnsi" w:cstheme="majorBidi"/>
              <w:bCs/>
              <w:iCs/>
              <w:sz w:val="24"/>
            </w:rPr>
          </w:rPrChange>
        </w:rPr>
        <w:t>, ainsi que les réponses à ces demandes et dates correspondantes</w:t>
      </w:r>
      <w:r w:rsidR="004E3B08" w:rsidRPr="00935764">
        <w:rPr>
          <w:rFonts w:ascii="Helvetica Neue Light" w:hAnsi="Helvetica Neue Light"/>
          <w:rPrChange w:id="573" w:author="Arthur de Catheu" w:date="2014-06-20T17:08:00Z">
            <w:rPr>
              <w:rFonts w:asciiTheme="majorHAnsi" w:eastAsiaTheme="majorEastAsia" w:hAnsiTheme="majorHAnsi" w:cstheme="majorBidi"/>
              <w:bCs/>
              <w:iCs/>
              <w:sz w:val="24"/>
            </w:rPr>
          </w:rPrChange>
        </w:rPr>
        <w:t xml:space="preserve"> ;</w:t>
      </w:r>
    </w:p>
    <w:p w14:paraId="3D3F7137" w14:textId="6B8DDA6A" w:rsidR="00C24EDC" w:rsidRPr="00935764" w:rsidRDefault="00FC125F" w:rsidP="00E66EFC">
      <w:pPr>
        <w:pStyle w:val="Paragraphedeliste"/>
        <w:numPr>
          <w:ilvl w:val="0"/>
          <w:numId w:val="117"/>
        </w:numPr>
        <w:rPr>
          <w:rFonts w:ascii="Helvetica Neue Light" w:hAnsi="Helvetica Neue Light"/>
          <w:rPrChange w:id="574" w:author="Arthur de Catheu" w:date="2014-06-20T17:08:00Z">
            <w:rPr/>
          </w:rPrChange>
        </w:rPr>
      </w:pPr>
      <w:r w:rsidRPr="00935764">
        <w:rPr>
          <w:rFonts w:ascii="Helvetica Neue Light" w:hAnsi="Helvetica Neue Light"/>
          <w:rPrChange w:id="575" w:author="Arthur de Catheu" w:date="2014-06-20T17:08:00Z">
            <w:rPr>
              <w:rFonts w:asciiTheme="majorHAnsi" w:eastAsiaTheme="majorEastAsia" w:hAnsiTheme="majorHAnsi" w:cstheme="majorBidi"/>
              <w:bCs/>
              <w:iCs/>
              <w:sz w:val="24"/>
            </w:rPr>
          </w:rPrChange>
        </w:rPr>
        <w:t>l</w:t>
      </w:r>
      <w:r w:rsidR="00C24EDC" w:rsidRPr="00935764">
        <w:rPr>
          <w:rFonts w:ascii="Helvetica Neue Light" w:hAnsi="Helvetica Neue Light"/>
          <w:rPrChange w:id="576" w:author="Arthur de Catheu" w:date="2014-06-20T17:08:00Z">
            <w:rPr>
              <w:rFonts w:asciiTheme="majorHAnsi" w:eastAsiaTheme="majorEastAsia" w:hAnsiTheme="majorHAnsi" w:cstheme="majorBidi"/>
              <w:bCs/>
              <w:iCs/>
              <w:sz w:val="24"/>
            </w:rPr>
          </w:rPrChange>
        </w:rPr>
        <w:t xml:space="preserve">’existence d’une </w:t>
      </w:r>
      <w:r w:rsidRPr="00935764">
        <w:rPr>
          <w:rFonts w:ascii="Helvetica Neue Light" w:hAnsi="Helvetica Neue Light"/>
          <w:rPrChange w:id="577" w:author="Arthur de Catheu" w:date="2014-06-20T17:08:00Z">
            <w:rPr>
              <w:rFonts w:asciiTheme="majorHAnsi" w:eastAsiaTheme="majorEastAsia" w:hAnsiTheme="majorHAnsi" w:cstheme="majorBidi"/>
              <w:bCs/>
              <w:iCs/>
              <w:sz w:val="24"/>
            </w:rPr>
          </w:rPrChange>
        </w:rPr>
        <w:t xml:space="preserve">procédure de </w:t>
      </w:r>
      <w:r w:rsidR="00C24EDC" w:rsidRPr="00935764">
        <w:rPr>
          <w:rFonts w:ascii="Helvetica Neue Light" w:hAnsi="Helvetica Neue Light"/>
          <w:rPrChange w:id="578" w:author="Arthur de Catheu" w:date="2014-06-20T17:08:00Z">
            <w:rPr>
              <w:rFonts w:asciiTheme="majorHAnsi" w:eastAsiaTheme="majorEastAsia" w:hAnsiTheme="majorHAnsi" w:cstheme="majorBidi"/>
              <w:bCs/>
              <w:iCs/>
              <w:sz w:val="24"/>
            </w:rPr>
          </w:rPrChange>
        </w:rPr>
        <w:t>surveillance de l’Assureur-Crédit</w:t>
      </w:r>
      <w:r w:rsidRPr="00935764">
        <w:rPr>
          <w:rFonts w:ascii="Helvetica Neue Light" w:hAnsi="Helvetica Neue Light"/>
          <w:rPrChange w:id="579" w:author="Arthur de Catheu" w:date="2014-06-20T17:08:00Z">
            <w:rPr>
              <w:rFonts w:asciiTheme="majorHAnsi" w:eastAsiaTheme="majorEastAsia" w:hAnsiTheme="majorHAnsi" w:cstheme="majorBidi"/>
              <w:bCs/>
              <w:iCs/>
              <w:sz w:val="24"/>
            </w:rPr>
          </w:rPrChange>
        </w:rPr>
        <w:t xml:space="preserve"> </w:t>
      </w:r>
      <w:r w:rsidR="00C24EDC" w:rsidRPr="00935764">
        <w:rPr>
          <w:rFonts w:ascii="Helvetica Neue Light" w:hAnsi="Helvetica Neue Light"/>
          <w:rPrChange w:id="580" w:author="Arthur de Catheu" w:date="2014-06-20T17:08:00Z">
            <w:rPr>
              <w:rFonts w:asciiTheme="majorHAnsi" w:eastAsiaTheme="majorEastAsia" w:hAnsiTheme="majorHAnsi" w:cstheme="majorBidi"/>
              <w:bCs/>
              <w:iCs/>
              <w:sz w:val="24"/>
            </w:rPr>
          </w:rPrChange>
        </w:rPr>
        <w:t>;</w:t>
      </w:r>
    </w:p>
    <w:p w14:paraId="6682EE85" w14:textId="2C05CA6D" w:rsidR="00953D73" w:rsidRPr="00935764" w:rsidRDefault="00CF66EB" w:rsidP="00953D73">
      <w:pPr>
        <w:pStyle w:val="Paragraphedeliste"/>
        <w:numPr>
          <w:ilvl w:val="0"/>
          <w:numId w:val="117"/>
        </w:numPr>
        <w:rPr>
          <w:rFonts w:ascii="Helvetica Neue Light" w:hAnsi="Helvetica Neue Light"/>
          <w:rPrChange w:id="581" w:author="Arthur de Catheu" w:date="2014-06-20T17:08:00Z">
            <w:rPr/>
          </w:rPrChange>
        </w:rPr>
      </w:pPr>
      <w:r w:rsidRPr="00935764">
        <w:rPr>
          <w:rFonts w:ascii="Helvetica Neue Light" w:hAnsi="Helvetica Neue Light"/>
          <w:rPrChange w:id="582" w:author="Arthur de Catheu" w:date="2014-06-20T17:08:00Z">
            <w:rPr>
              <w:rFonts w:asciiTheme="majorHAnsi" w:eastAsiaTheme="majorEastAsia" w:hAnsiTheme="majorHAnsi" w:cstheme="majorBidi"/>
              <w:bCs/>
              <w:iCs/>
              <w:sz w:val="24"/>
            </w:rPr>
          </w:rPrChange>
        </w:rPr>
        <w:t>l</w:t>
      </w:r>
      <w:r w:rsidR="00953D73" w:rsidRPr="00935764">
        <w:rPr>
          <w:rFonts w:ascii="Helvetica Neue Light" w:hAnsi="Helvetica Neue Light"/>
          <w:rPrChange w:id="583" w:author="Arthur de Catheu" w:date="2014-06-20T17:08:00Z">
            <w:rPr>
              <w:rFonts w:asciiTheme="majorHAnsi" w:eastAsiaTheme="majorEastAsia" w:hAnsiTheme="majorHAnsi" w:cstheme="majorBidi"/>
              <w:bCs/>
              <w:iCs/>
              <w:sz w:val="24"/>
            </w:rPr>
          </w:rPrChange>
        </w:rPr>
        <w:t xml:space="preserve">e détail de tous les flux financiers enregistrés entre le Débiteur et le </w:t>
      </w:r>
      <w:r w:rsidR="00A37D87" w:rsidRPr="00935764">
        <w:rPr>
          <w:rFonts w:ascii="Helvetica Neue Light" w:hAnsi="Helvetica Neue Light"/>
          <w:rPrChange w:id="584" w:author="Arthur de Catheu" w:date="2014-06-20T17:08:00Z">
            <w:rPr>
              <w:rFonts w:asciiTheme="majorHAnsi" w:eastAsiaTheme="majorEastAsia" w:hAnsiTheme="majorHAnsi" w:cstheme="majorBidi"/>
              <w:bCs/>
              <w:iCs/>
              <w:sz w:val="24"/>
            </w:rPr>
          </w:rPrChange>
        </w:rPr>
        <w:t>FCT 2014</w:t>
      </w:r>
      <w:r w:rsidRPr="00935764">
        <w:rPr>
          <w:rFonts w:ascii="Helvetica Neue Light" w:hAnsi="Helvetica Neue Light"/>
          <w:rPrChange w:id="585" w:author="Arthur de Catheu" w:date="2014-06-20T17:08:00Z">
            <w:rPr>
              <w:rFonts w:asciiTheme="majorHAnsi" w:eastAsiaTheme="majorEastAsia" w:hAnsiTheme="majorHAnsi" w:cstheme="majorBidi"/>
              <w:bCs/>
              <w:iCs/>
              <w:sz w:val="24"/>
            </w:rPr>
          </w:rPrChange>
        </w:rPr>
        <w:t xml:space="preserve"> </w:t>
      </w:r>
      <w:r w:rsidR="00953D73" w:rsidRPr="00935764">
        <w:rPr>
          <w:rFonts w:ascii="Helvetica Neue Light" w:hAnsi="Helvetica Neue Light"/>
          <w:rPrChange w:id="586" w:author="Arthur de Catheu" w:date="2014-06-20T17:08:00Z">
            <w:rPr>
              <w:rFonts w:asciiTheme="majorHAnsi" w:eastAsiaTheme="majorEastAsia" w:hAnsiTheme="majorHAnsi" w:cstheme="majorBidi"/>
              <w:bCs/>
              <w:iCs/>
              <w:sz w:val="24"/>
            </w:rPr>
          </w:rPrChange>
        </w:rPr>
        <w:t>;</w:t>
      </w:r>
    </w:p>
    <w:p w14:paraId="198E252A" w14:textId="78C11A6A" w:rsidR="004E3B08" w:rsidRPr="00935764" w:rsidRDefault="002D31CE" w:rsidP="00953D73">
      <w:pPr>
        <w:pStyle w:val="Paragraphedeliste"/>
        <w:numPr>
          <w:ilvl w:val="0"/>
          <w:numId w:val="117"/>
        </w:numPr>
        <w:rPr>
          <w:rFonts w:ascii="Helvetica Neue Light" w:hAnsi="Helvetica Neue Light"/>
          <w:rPrChange w:id="587" w:author="Arthur de Catheu" w:date="2014-06-20T17:08:00Z">
            <w:rPr/>
          </w:rPrChange>
        </w:rPr>
      </w:pPr>
      <w:r w:rsidRPr="00935764">
        <w:rPr>
          <w:rFonts w:ascii="Helvetica Neue Light" w:hAnsi="Helvetica Neue Light"/>
          <w:rPrChange w:id="588" w:author="Arthur de Catheu" w:date="2014-06-20T17:08:00Z">
            <w:rPr>
              <w:rFonts w:asciiTheme="majorHAnsi" w:eastAsiaTheme="majorEastAsia" w:hAnsiTheme="majorHAnsi" w:cstheme="majorBidi"/>
              <w:bCs/>
              <w:iCs/>
              <w:sz w:val="24"/>
            </w:rPr>
          </w:rPrChange>
        </w:rPr>
        <w:lastRenderedPageBreak/>
        <w:t>l</w:t>
      </w:r>
      <w:r w:rsidR="004E3B08" w:rsidRPr="00935764">
        <w:rPr>
          <w:rFonts w:ascii="Helvetica Neue Light" w:hAnsi="Helvetica Neue Light"/>
          <w:rPrChange w:id="589" w:author="Arthur de Catheu" w:date="2014-06-20T17:08:00Z">
            <w:rPr>
              <w:rFonts w:asciiTheme="majorHAnsi" w:eastAsiaTheme="majorEastAsia" w:hAnsiTheme="majorHAnsi" w:cstheme="majorBidi"/>
              <w:bCs/>
              <w:iCs/>
              <w:sz w:val="24"/>
            </w:rPr>
          </w:rPrChange>
        </w:rPr>
        <w:t xml:space="preserve">'encours total de Créances </w:t>
      </w:r>
      <w:r w:rsidR="00815960" w:rsidRPr="00935764">
        <w:rPr>
          <w:rFonts w:ascii="Helvetica Neue Light" w:hAnsi="Helvetica Neue Light"/>
          <w:rPrChange w:id="590" w:author="Arthur de Catheu" w:date="2014-06-20T17:08:00Z">
            <w:rPr>
              <w:rFonts w:asciiTheme="majorHAnsi" w:eastAsiaTheme="majorEastAsia" w:hAnsiTheme="majorHAnsi" w:cstheme="majorBidi"/>
              <w:bCs/>
              <w:iCs/>
              <w:sz w:val="24"/>
            </w:rPr>
          </w:rPrChange>
        </w:rPr>
        <w:t xml:space="preserve">Vivantes </w:t>
      </w:r>
      <w:r w:rsidR="004E3B08" w:rsidRPr="00935764">
        <w:rPr>
          <w:rFonts w:ascii="Helvetica Neue Light" w:hAnsi="Helvetica Neue Light"/>
          <w:rPrChange w:id="591" w:author="Arthur de Catheu" w:date="2014-06-20T17:08:00Z">
            <w:rPr>
              <w:rFonts w:asciiTheme="majorHAnsi" w:eastAsiaTheme="majorEastAsia" w:hAnsiTheme="majorHAnsi" w:cstheme="majorBidi"/>
              <w:bCs/>
              <w:iCs/>
              <w:sz w:val="24"/>
            </w:rPr>
          </w:rPrChange>
        </w:rPr>
        <w:t>avec détail par Créance ;</w:t>
      </w:r>
    </w:p>
    <w:p w14:paraId="7D346CCF" w14:textId="63D4E23A" w:rsidR="004E3B08" w:rsidRPr="00935764" w:rsidRDefault="002D31CE" w:rsidP="004E3B08">
      <w:pPr>
        <w:pStyle w:val="Paragraphedeliste"/>
        <w:numPr>
          <w:ilvl w:val="0"/>
          <w:numId w:val="117"/>
        </w:numPr>
        <w:rPr>
          <w:rFonts w:ascii="Helvetica Neue Light" w:hAnsi="Helvetica Neue Light"/>
          <w:rPrChange w:id="592" w:author="Arthur de Catheu" w:date="2014-06-20T17:08:00Z">
            <w:rPr/>
          </w:rPrChange>
        </w:rPr>
      </w:pPr>
      <w:r w:rsidRPr="00935764">
        <w:rPr>
          <w:rFonts w:ascii="Helvetica Neue Light" w:hAnsi="Helvetica Neue Light"/>
          <w:rPrChange w:id="593" w:author="Arthur de Catheu" w:date="2014-06-20T17:08:00Z">
            <w:rPr>
              <w:rFonts w:asciiTheme="majorHAnsi" w:eastAsiaTheme="majorEastAsia" w:hAnsiTheme="majorHAnsi" w:cstheme="majorBidi"/>
              <w:bCs/>
              <w:iCs/>
              <w:sz w:val="24"/>
            </w:rPr>
          </w:rPrChange>
        </w:rPr>
        <w:t>l</w:t>
      </w:r>
      <w:r w:rsidR="004E3B08" w:rsidRPr="00935764">
        <w:rPr>
          <w:rFonts w:ascii="Helvetica Neue Light" w:hAnsi="Helvetica Neue Light"/>
          <w:rPrChange w:id="594" w:author="Arthur de Catheu" w:date="2014-06-20T17:08:00Z">
            <w:rPr>
              <w:rFonts w:asciiTheme="majorHAnsi" w:eastAsiaTheme="majorEastAsia" w:hAnsiTheme="majorHAnsi" w:cstheme="majorBidi"/>
              <w:bCs/>
              <w:iCs/>
              <w:sz w:val="24"/>
            </w:rPr>
          </w:rPrChange>
        </w:rPr>
        <w:t xml:space="preserve">'encours de Créances Echues avec détail par Créance et par tranche </w:t>
      </w:r>
      <w:r w:rsidR="009B16A2" w:rsidRPr="00935764">
        <w:rPr>
          <w:rFonts w:ascii="Helvetica Neue Light" w:hAnsi="Helvetica Neue Light"/>
          <w:rPrChange w:id="595" w:author="Arthur de Catheu" w:date="2014-06-20T17:08:00Z">
            <w:rPr>
              <w:rFonts w:asciiTheme="majorHAnsi" w:eastAsiaTheme="majorEastAsia" w:hAnsiTheme="majorHAnsi" w:cstheme="majorBidi"/>
              <w:bCs/>
              <w:iCs/>
              <w:sz w:val="24"/>
            </w:rPr>
          </w:rPrChange>
        </w:rPr>
        <w:t>de dépassement d’échéance</w:t>
      </w:r>
      <w:r w:rsidR="004E3B08" w:rsidRPr="00935764">
        <w:rPr>
          <w:rFonts w:ascii="Helvetica Neue Light" w:hAnsi="Helvetica Neue Light"/>
          <w:rPrChange w:id="596" w:author="Arthur de Catheu" w:date="2014-06-20T17:08:00Z">
            <w:rPr>
              <w:rFonts w:asciiTheme="majorHAnsi" w:eastAsiaTheme="majorEastAsia" w:hAnsiTheme="majorHAnsi" w:cstheme="majorBidi"/>
              <w:bCs/>
              <w:iCs/>
              <w:sz w:val="24"/>
            </w:rPr>
          </w:rPrChange>
        </w:rPr>
        <w:t xml:space="preserve"> (0 à </w:t>
      </w:r>
      <w:r w:rsidR="008B79F8" w:rsidRPr="00935764">
        <w:rPr>
          <w:rFonts w:ascii="Helvetica Neue Light" w:hAnsi="Helvetica Neue Light"/>
          <w:rPrChange w:id="597" w:author="Arthur de Catheu" w:date="2014-06-20T17:08:00Z">
            <w:rPr>
              <w:rFonts w:asciiTheme="majorHAnsi" w:eastAsiaTheme="majorEastAsia" w:hAnsiTheme="majorHAnsi" w:cstheme="majorBidi"/>
              <w:bCs/>
              <w:iCs/>
              <w:sz w:val="24"/>
            </w:rPr>
          </w:rPrChange>
        </w:rPr>
        <w:t xml:space="preserve">3 jours, 4 à 10 jours, 11 à 15 jours, 16 à </w:t>
      </w:r>
      <w:r w:rsidR="00753A9E" w:rsidRPr="00935764">
        <w:rPr>
          <w:rFonts w:ascii="Helvetica Neue Light" w:hAnsi="Helvetica Neue Light"/>
          <w:rPrChange w:id="598" w:author="Arthur de Catheu" w:date="2014-06-20T17:08:00Z">
            <w:rPr>
              <w:rFonts w:asciiTheme="majorHAnsi" w:eastAsiaTheme="majorEastAsia" w:hAnsiTheme="majorHAnsi" w:cstheme="majorBidi"/>
              <w:bCs/>
              <w:iCs/>
              <w:sz w:val="24"/>
            </w:rPr>
          </w:rPrChange>
        </w:rPr>
        <w:t>2</w:t>
      </w:r>
      <w:r w:rsidR="004E3B08" w:rsidRPr="00935764">
        <w:rPr>
          <w:rFonts w:ascii="Helvetica Neue Light" w:hAnsi="Helvetica Neue Light"/>
          <w:rPrChange w:id="599" w:author="Arthur de Catheu" w:date="2014-06-20T17:08:00Z">
            <w:rPr>
              <w:rFonts w:asciiTheme="majorHAnsi" w:eastAsiaTheme="majorEastAsia" w:hAnsiTheme="majorHAnsi" w:cstheme="majorBidi"/>
              <w:bCs/>
              <w:iCs/>
              <w:sz w:val="24"/>
            </w:rPr>
          </w:rPrChange>
        </w:rPr>
        <w:t>0 jours,</w:t>
      </w:r>
      <w:r w:rsidR="00753A9E" w:rsidRPr="00935764">
        <w:rPr>
          <w:rFonts w:ascii="Helvetica Neue Light" w:hAnsi="Helvetica Neue Light"/>
          <w:rPrChange w:id="600" w:author="Arthur de Catheu" w:date="2014-06-20T17:08:00Z">
            <w:rPr>
              <w:rFonts w:asciiTheme="majorHAnsi" w:eastAsiaTheme="majorEastAsia" w:hAnsiTheme="majorHAnsi" w:cstheme="majorBidi"/>
              <w:bCs/>
              <w:iCs/>
              <w:sz w:val="24"/>
            </w:rPr>
          </w:rPrChange>
        </w:rPr>
        <w:t xml:space="preserve"> 21 à 45 jours, </w:t>
      </w:r>
      <w:r w:rsidR="004E3B08" w:rsidRPr="00935764">
        <w:rPr>
          <w:rFonts w:ascii="Helvetica Neue Light" w:hAnsi="Helvetica Neue Light"/>
          <w:rPrChange w:id="601" w:author="Arthur de Catheu" w:date="2014-06-20T17:08:00Z">
            <w:rPr>
              <w:rFonts w:asciiTheme="majorHAnsi" w:eastAsiaTheme="majorEastAsia" w:hAnsiTheme="majorHAnsi" w:cstheme="majorBidi"/>
              <w:bCs/>
              <w:iCs/>
              <w:sz w:val="24"/>
            </w:rPr>
          </w:rPrChange>
        </w:rPr>
        <w:t xml:space="preserve"> </w:t>
      </w:r>
      <w:r w:rsidR="00753A9E" w:rsidRPr="00935764">
        <w:rPr>
          <w:rFonts w:ascii="Helvetica Neue Light" w:hAnsi="Helvetica Neue Light"/>
          <w:rPrChange w:id="602" w:author="Arthur de Catheu" w:date="2014-06-20T17:08:00Z">
            <w:rPr>
              <w:rFonts w:asciiTheme="majorHAnsi" w:eastAsiaTheme="majorEastAsia" w:hAnsiTheme="majorHAnsi" w:cstheme="majorBidi"/>
              <w:bCs/>
              <w:iCs/>
              <w:sz w:val="24"/>
            </w:rPr>
          </w:rPrChange>
        </w:rPr>
        <w:t>46</w:t>
      </w:r>
      <w:r w:rsidR="004E3B08" w:rsidRPr="00935764">
        <w:rPr>
          <w:rFonts w:ascii="Helvetica Neue Light" w:hAnsi="Helvetica Neue Light"/>
          <w:rPrChange w:id="603" w:author="Arthur de Catheu" w:date="2014-06-20T17:08:00Z">
            <w:rPr>
              <w:rFonts w:asciiTheme="majorHAnsi" w:eastAsiaTheme="majorEastAsia" w:hAnsiTheme="majorHAnsi" w:cstheme="majorBidi"/>
              <w:bCs/>
              <w:iCs/>
              <w:sz w:val="24"/>
            </w:rPr>
          </w:rPrChange>
        </w:rPr>
        <w:t xml:space="preserve"> jours à 60 jours, 61 jours à 90 jours, + de 90 jours) ;</w:t>
      </w:r>
    </w:p>
    <w:p w14:paraId="5F3F3603" w14:textId="145F7AA2" w:rsidR="004E3B08" w:rsidRPr="00935764" w:rsidRDefault="002D31CE" w:rsidP="004E3B08">
      <w:pPr>
        <w:pStyle w:val="Paragraphedeliste"/>
        <w:numPr>
          <w:ilvl w:val="0"/>
          <w:numId w:val="117"/>
        </w:numPr>
        <w:rPr>
          <w:rFonts w:ascii="Helvetica Neue Light" w:hAnsi="Helvetica Neue Light"/>
          <w:rPrChange w:id="604" w:author="Arthur de Catheu" w:date="2014-06-20T17:08:00Z">
            <w:rPr/>
          </w:rPrChange>
        </w:rPr>
      </w:pPr>
      <w:r w:rsidRPr="00935764">
        <w:rPr>
          <w:rFonts w:ascii="Helvetica Neue Light" w:hAnsi="Helvetica Neue Light"/>
          <w:rPrChange w:id="605" w:author="Arthur de Catheu" w:date="2014-06-20T17:08:00Z">
            <w:rPr>
              <w:rFonts w:asciiTheme="majorHAnsi" w:eastAsiaTheme="majorEastAsia" w:hAnsiTheme="majorHAnsi" w:cstheme="majorBidi"/>
              <w:bCs/>
              <w:iCs/>
              <w:sz w:val="24"/>
            </w:rPr>
          </w:rPrChange>
        </w:rPr>
        <w:t>l</w:t>
      </w:r>
      <w:r w:rsidR="004E3B08" w:rsidRPr="00935764">
        <w:rPr>
          <w:rFonts w:ascii="Helvetica Neue Light" w:hAnsi="Helvetica Neue Light"/>
          <w:rPrChange w:id="606" w:author="Arthur de Catheu" w:date="2014-06-20T17:08:00Z">
            <w:rPr>
              <w:rFonts w:asciiTheme="majorHAnsi" w:eastAsiaTheme="majorEastAsia" w:hAnsiTheme="majorHAnsi" w:cstheme="majorBidi"/>
              <w:bCs/>
              <w:iCs/>
              <w:sz w:val="24"/>
            </w:rPr>
          </w:rPrChange>
        </w:rPr>
        <w:t xml:space="preserve">'encours de Créances transmises au </w:t>
      </w:r>
      <w:r w:rsidR="00C53BBE" w:rsidRPr="00935764">
        <w:rPr>
          <w:rFonts w:ascii="Helvetica Neue Light" w:hAnsi="Helvetica Neue Light"/>
          <w:rPrChange w:id="607" w:author="Arthur de Catheu" w:date="2014-06-20T17:08:00Z">
            <w:rPr>
              <w:rFonts w:asciiTheme="majorHAnsi" w:eastAsiaTheme="majorEastAsia" w:hAnsiTheme="majorHAnsi" w:cstheme="majorBidi"/>
              <w:bCs/>
              <w:iCs/>
              <w:sz w:val="24"/>
            </w:rPr>
          </w:rPrChange>
        </w:rPr>
        <w:t>Recouvreur</w:t>
      </w:r>
      <w:r w:rsidR="004E3B08" w:rsidRPr="00935764">
        <w:rPr>
          <w:rFonts w:ascii="Helvetica Neue Light" w:hAnsi="Helvetica Neue Light"/>
          <w:rPrChange w:id="608" w:author="Arthur de Catheu" w:date="2014-06-20T17:08:00Z">
            <w:rPr>
              <w:rFonts w:asciiTheme="majorHAnsi" w:eastAsiaTheme="majorEastAsia" w:hAnsiTheme="majorHAnsi" w:cstheme="majorBidi"/>
              <w:bCs/>
              <w:iCs/>
              <w:sz w:val="24"/>
            </w:rPr>
          </w:rPrChange>
        </w:rPr>
        <w:t xml:space="preserve"> pour recouvrement avec détail par Créance ;</w:t>
      </w:r>
    </w:p>
    <w:p w14:paraId="1707F1D3" w14:textId="2DF0679A" w:rsidR="004E3B08" w:rsidRPr="00935764" w:rsidRDefault="002D31CE" w:rsidP="004E3B08">
      <w:pPr>
        <w:pStyle w:val="Paragraphedeliste"/>
        <w:numPr>
          <w:ilvl w:val="0"/>
          <w:numId w:val="117"/>
        </w:numPr>
        <w:rPr>
          <w:rFonts w:ascii="Helvetica Neue Light" w:hAnsi="Helvetica Neue Light"/>
          <w:rPrChange w:id="609" w:author="Arthur de Catheu" w:date="2014-06-20T17:08:00Z">
            <w:rPr/>
          </w:rPrChange>
        </w:rPr>
      </w:pPr>
      <w:r w:rsidRPr="00935764">
        <w:rPr>
          <w:rFonts w:ascii="Helvetica Neue Light" w:hAnsi="Helvetica Neue Light"/>
          <w:rPrChange w:id="610" w:author="Arthur de Catheu" w:date="2014-06-20T17:08:00Z">
            <w:rPr>
              <w:rFonts w:asciiTheme="majorHAnsi" w:eastAsiaTheme="majorEastAsia" w:hAnsiTheme="majorHAnsi" w:cstheme="majorBidi"/>
              <w:bCs/>
              <w:iCs/>
              <w:sz w:val="24"/>
            </w:rPr>
          </w:rPrChange>
        </w:rPr>
        <w:t>l</w:t>
      </w:r>
      <w:r w:rsidR="004E3B08" w:rsidRPr="00935764">
        <w:rPr>
          <w:rFonts w:ascii="Helvetica Neue Light" w:hAnsi="Helvetica Neue Light"/>
          <w:rPrChange w:id="611" w:author="Arthur de Catheu" w:date="2014-06-20T17:08:00Z">
            <w:rPr>
              <w:rFonts w:asciiTheme="majorHAnsi" w:eastAsiaTheme="majorEastAsia" w:hAnsiTheme="majorHAnsi" w:cstheme="majorBidi"/>
              <w:bCs/>
              <w:iCs/>
              <w:sz w:val="24"/>
            </w:rPr>
          </w:rPrChange>
        </w:rPr>
        <w:t xml:space="preserve">'encours de Créances </w:t>
      </w:r>
      <w:r w:rsidR="008B79F8" w:rsidRPr="00935764">
        <w:rPr>
          <w:rFonts w:ascii="Helvetica Neue Light" w:hAnsi="Helvetica Neue Light"/>
          <w:rPrChange w:id="612" w:author="Arthur de Catheu" w:date="2014-06-20T17:08:00Z">
            <w:rPr>
              <w:rFonts w:asciiTheme="majorHAnsi" w:eastAsiaTheme="majorEastAsia" w:hAnsiTheme="majorHAnsi" w:cstheme="majorBidi"/>
              <w:bCs/>
              <w:iCs/>
              <w:sz w:val="24"/>
            </w:rPr>
          </w:rPrChange>
        </w:rPr>
        <w:t xml:space="preserve">Douteuses </w:t>
      </w:r>
      <w:r w:rsidR="004E3B08" w:rsidRPr="00935764">
        <w:rPr>
          <w:rFonts w:ascii="Helvetica Neue Light" w:hAnsi="Helvetica Neue Light"/>
          <w:rPrChange w:id="613" w:author="Arthur de Catheu" w:date="2014-06-20T17:08:00Z">
            <w:rPr>
              <w:rFonts w:asciiTheme="majorHAnsi" w:eastAsiaTheme="majorEastAsia" w:hAnsiTheme="majorHAnsi" w:cstheme="majorBidi"/>
              <w:bCs/>
              <w:iCs/>
              <w:sz w:val="24"/>
            </w:rPr>
          </w:rPrChange>
        </w:rPr>
        <w:t>avec détail par Créance ;</w:t>
      </w:r>
    </w:p>
    <w:p w14:paraId="26D4F23D" w14:textId="2FFC1BA8" w:rsidR="004E3B08" w:rsidRPr="00935764" w:rsidRDefault="002D31CE" w:rsidP="004E3B08">
      <w:pPr>
        <w:pStyle w:val="Paragraphedeliste"/>
        <w:numPr>
          <w:ilvl w:val="0"/>
          <w:numId w:val="117"/>
        </w:numPr>
        <w:rPr>
          <w:rFonts w:ascii="Helvetica Neue Light" w:hAnsi="Helvetica Neue Light"/>
          <w:rPrChange w:id="614" w:author="Arthur de Catheu" w:date="2014-06-20T17:08:00Z">
            <w:rPr/>
          </w:rPrChange>
        </w:rPr>
      </w:pPr>
      <w:r w:rsidRPr="00935764">
        <w:rPr>
          <w:rFonts w:ascii="Helvetica Neue Light" w:hAnsi="Helvetica Neue Light"/>
          <w:rPrChange w:id="615" w:author="Arthur de Catheu" w:date="2014-06-20T17:08:00Z">
            <w:rPr>
              <w:rFonts w:asciiTheme="majorHAnsi" w:eastAsiaTheme="majorEastAsia" w:hAnsiTheme="majorHAnsi" w:cstheme="majorBidi"/>
              <w:bCs/>
              <w:iCs/>
              <w:sz w:val="24"/>
            </w:rPr>
          </w:rPrChange>
        </w:rPr>
        <w:t>l</w:t>
      </w:r>
      <w:r w:rsidR="004E3B08" w:rsidRPr="00935764">
        <w:rPr>
          <w:rFonts w:ascii="Helvetica Neue Light" w:hAnsi="Helvetica Neue Light"/>
          <w:rPrChange w:id="616" w:author="Arthur de Catheu" w:date="2014-06-20T17:08:00Z">
            <w:rPr>
              <w:rFonts w:asciiTheme="majorHAnsi" w:eastAsiaTheme="majorEastAsia" w:hAnsiTheme="majorHAnsi" w:cstheme="majorBidi"/>
              <w:bCs/>
              <w:iCs/>
              <w:sz w:val="24"/>
            </w:rPr>
          </w:rPrChange>
        </w:rPr>
        <w:t xml:space="preserve">'encours </w:t>
      </w:r>
      <w:r w:rsidR="00953D73" w:rsidRPr="00935764">
        <w:rPr>
          <w:rFonts w:ascii="Helvetica Neue Light" w:hAnsi="Helvetica Neue Light"/>
          <w:rPrChange w:id="617" w:author="Arthur de Catheu" w:date="2014-06-20T17:08:00Z">
            <w:rPr>
              <w:rFonts w:asciiTheme="majorHAnsi" w:eastAsiaTheme="majorEastAsia" w:hAnsiTheme="majorHAnsi" w:cstheme="majorBidi"/>
              <w:bCs/>
              <w:iCs/>
              <w:sz w:val="24"/>
            </w:rPr>
          </w:rPrChange>
        </w:rPr>
        <w:t xml:space="preserve">de </w:t>
      </w:r>
      <w:r w:rsidR="004E3B08" w:rsidRPr="00935764">
        <w:rPr>
          <w:rFonts w:ascii="Helvetica Neue Light" w:hAnsi="Helvetica Neue Light"/>
          <w:rPrChange w:id="618" w:author="Arthur de Catheu" w:date="2014-06-20T17:08:00Z">
            <w:rPr>
              <w:rFonts w:asciiTheme="majorHAnsi" w:eastAsiaTheme="majorEastAsia" w:hAnsiTheme="majorHAnsi" w:cstheme="majorBidi"/>
              <w:bCs/>
              <w:iCs/>
              <w:sz w:val="24"/>
            </w:rPr>
          </w:rPrChange>
        </w:rPr>
        <w:t>Créances Non Conformes avec détail par Créance ; et</w:t>
      </w:r>
    </w:p>
    <w:p w14:paraId="525DC5AE" w14:textId="32A50F08" w:rsidR="004E3B08" w:rsidRPr="00935764" w:rsidRDefault="002D31CE" w:rsidP="004E3B08">
      <w:pPr>
        <w:pStyle w:val="Paragraphedeliste"/>
        <w:numPr>
          <w:ilvl w:val="0"/>
          <w:numId w:val="117"/>
        </w:numPr>
        <w:rPr>
          <w:rFonts w:ascii="Helvetica Neue Light" w:hAnsi="Helvetica Neue Light"/>
          <w:rPrChange w:id="619" w:author="Arthur de Catheu" w:date="2014-06-20T17:08:00Z">
            <w:rPr/>
          </w:rPrChange>
        </w:rPr>
      </w:pPr>
      <w:r w:rsidRPr="00935764">
        <w:rPr>
          <w:rFonts w:ascii="Helvetica Neue Light" w:hAnsi="Helvetica Neue Light"/>
          <w:rPrChange w:id="620" w:author="Arthur de Catheu" w:date="2014-06-20T17:08:00Z">
            <w:rPr>
              <w:rFonts w:asciiTheme="majorHAnsi" w:eastAsiaTheme="majorEastAsia" w:hAnsiTheme="majorHAnsi" w:cstheme="majorBidi"/>
              <w:bCs/>
              <w:iCs/>
              <w:sz w:val="24"/>
            </w:rPr>
          </w:rPrChange>
        </w:rPr>
        <w:t>l</w:t>
      </w:r>
      <w:r w:rsidR="004E3B08" w:rsidRPr="00935764">
        <w:rPr>
          <w:rFonts w:ascii="Helvetica Neue Light" w:hAnsi="Helvetica Neue Light"/>
          <w:rPrChange w:id="621" w:author="Arthur de Catheu" w:date="2014-06-20T17:08:00Z">
            <w:rPr>
              <w:rFonts w:asciiTheme="majorHAnsi" w:eastAsiaTheme="majorEastAsia" w:hAnsiTheme="majorHAnsi" w:cstheme="majorBidi"/>
              <w:bCs/>
              <w:iCs/>
              <w:sz w:val="24"/>
            </w:rPr>
          </w:rPrChange>
        </w:rPr>
        <w:t xml:space="preserve">es relances de recouvrement effectuées par </w:t>
      </w:r>
      <w:r w:rsidR="002119A8" w:rsidRPr="00935764">
        <w:rPr>
          <w:rFonts w:ascii="Helvetica Neue Light" w:hAnsi="Helvetica Neue Light"/>
          <w:rPrChange w:id="622" w:author="Arthur de Catheu" w:date="2014-06-20T17:08:00Z">
            <w:rPr>
              <w:rFonts w:asciiTheme="majorHAnsi" w:eastAsiaTheme="majorEastAsia" w:hAnsiTheme="majorHAnsi" w:cstheme="majorBidi"/>
              <w:bCs/>
              <w:iCs/>
              <w:sz w:val="24"/>
            </w:rPr>
          </w:rPrChange>
        </w:rPr>
        <w:t>Finexkap AM</w:t>
      </w:r>
      <w:r w:rsidR="00C03F61" w:rsidRPr="00935764">
        <w:rPr>
          <w:rFonts w:ascii="Helvetica Neue Light" w:hAnsi="Helvetica Neue Light"/>
          <w:rPrChange w:id="623" w:author="Arthur de Catheu" w:date="2014-06-20T17:08:00Z">
            <w:rPr>
              <w:rFonts w:asciiTheme="majorHAnsi" w:eastAsiaTheme="majorEastAsia" w:hAnsiTheme="majorHAnsi" w:cstheme="majorBidi"/>
              <w:bCs/>
              <w:iCs/>
              <w:sz w:val="24"/>
            </w:rPr>
          </w:rPrChange>
        </w:rPr>
        <w:t xml:space="preserve"> </w:t>
      </w:r>
      <w:r w:rsidR="004E3B08" w:rsidRPr="00935764">
        <w:rPr>
          <w:rFonts w:ascii="Helvetica Neue Light" w:hAnsi="Helvetica Neue Light"/>
          <w:rPrChange w:id="624" w:author="Arthur de Catheu" w:date="2014-06-20T17:08:00Z">
            <w:rPr>
              <w:rFonts w:asciiTheme="majorHAnsi" w:eastAsiaTheme="majorEastAsia" w:hAnsiTheme="majorHAnsi" w:cstheme="majorBidi"/>
              <w:bCs/>
              <w:iCs/>
              <w:sz w:val="24"/>
            </w:rPr>
          </w:rPrChange>
        </w:rPr>
        <w:t xml:space="preserve">en qualité de </w:t>
      </w:r>
      <w:r w:rsidR="00C53BBE" w:rsidRPr="00935764">
        <w:rPr>
          <w:rFonts w:ascii="Helvetica Neue Light" w:hAnsi="Helvetica Neue Light"/>
          <w:rPrChange w:id="625" w:author="Arthur de Catheu" w:date="2014-06-20T17:08:00Z">
            <w:rPr>
              <w:rFonts w:asciiTheme="majorHAnsi" w:eastAsiaTheme="majorEastAsia" w:hAnsiTheme="majorHAnsi" w:cstheme="majorBidi"/>
              <w:bCs/>
              <w:iCs/>
              <w:sz w:val="24"/>
            </w:rPr>
          </w:rPrChange>
        </w:rPr>
        <w:t>Société de Gestion</w:t>
      </w:r>
      <w:r w:rsidR="004E3B08" w:rsidRPr="00935764">
        <w:rPr>
          <w:rFonts w:ascii="Helvetica Neue Light" w:hAnsi="Helvetica Neue Light"/>
          <w:rPrChange w:id="626" w:author="Arthur de Catheu" w:date="2014-06-20T17:08:00Z">
            <w:rPr>
              <w:rFonts w:asciiTheme="majorHAnsi" w:eastAsiaTheme="majorEastAsia" w:hAnsiTheme="majorHAnsi" w:cstheme="majorBidi"/>
              <w:bCs/>
              <w:iCs/>
              <w:sz w:val="24"/>
            </w:rPr>
          </w:rPrChange>
        </w:rPr>
        <w:t xml:space="preserve">, directement ou indirectement par l’intermédiaire de ses mandataires, les correspondances reçues du Débiteur, ainsi que tous actes de procédure (judiciaires et extrajudiciaires) et autres documents relatifs au recouvrement ou à la Police d’Assurance-Crédit au titre </w:t>
      </w:r>
      <w:r w:rsidR="00206347" w:rsidRPr="00935764">
        <w:rPr>
          <w:rFonts w:ascii="Helvetica Neue Light" w:hAnsi="Helvetica Neue Light"/>
          <w:rPrChange w:id="627" w:author="Arthur de Catheu" w:date="2014-06-20T17:08:00Z">
            <w:rPr>
              <w:rFonts w:asciiTheme="majorHAnsi" w:eastAsiaTheme="majorEastAsia" w:hAnsiTheme="majorHAnsi" w:cstheme="majorBidi"/>
              <w:bCs/>
              <w:iCs/>
              <w:sz w:val="24"/>
            </w:rPr>
          </w:rPrChange>
        </w:rPr>
        <w:t>du Débiteur</w:t>
      </w:r>
      <w:r w:rsidR="004E3B08" w:rsidRPr="00935764">
        <w:rPr>
          <w:rFonts w:ascii="Helvetica Neue Light" w:hAnsi="Helvetica Neue Light"/>
          <w:rPrChange w:id="628" w:author="Arthur de Catheu" w:date="2014-06-20T17:08:00Z">
            <w:rPr>
              <w:rFonts w:asciiTheme="majorHAnsi" w:eastAsiaTheme="majorEastAsia" w:hAnsiTheme="majorHAnsi" w:cstheme="majorBidi"/>
              <w:bCs/>
              <w:iCs/>
              <w:sz w:val="24"/>
            </w:rPr>
          </w:rPrChange>
        </w:rPr>
        <w:t>.</w:t>
      </w:r>
    </w:p>
    <w:p w14:paraId="42BBEE2E" w14:textId="77777777" w:rsidR="00491A20" w:rsidRPr="00935764" w:rsidRDefault="00491A20">
      <w:pPr>
        <w:pStyle w:val="Titre3"/>
        <w:rPr>
          <w:rFonts w:ascii="Helvetica Neue Light" w:hAnsi="Helvetica Neue Light"/>
          <w:rPrChange w:id="629" w:author="Arthur de Catheu" w:date="2014-06-20T17:08:00Z">
            <w:rPr/>
          </w:rPrChange>
        </w:rPr>
      </w:pPr>
      <w:bookmarkStart w:id="630" w:name="_Ref380139511"/>
      <w:bookmarkStart w:id="631" w:name="_Toc265315281"/>
      <w:r w:rsidRPr="00935764">
        <w:rPr>
          <w:rFonts w:ascii="Helvetica Neue Light" w:hAnsi="Helvetica Neue Light"/>
          <w:rPrChange w:id="632" w:author="Arthur de Catheu" w:date="2014-06-20T17:08:00Z">
            <w:rPr>
              <w:rFonts w:asciiTheme="majorHAnsi" w:hAnsiTheme="majorHAnsi"/>
              <w:b w:val="0"/>
              <w:iCs/>
            </w:rPr>
          </w:rPrChange>
        </w:rPr>
        <w:t>Détermination d’une ligne d’engagement par Débiteur</w:t>
      </w:r>
      <w:bookmarkEnd w:id="630"/>
      <w:bookmarkEnd w:id="631"/>
    </w:p>
    <w:p w14:paraId="3EAD2B56" w14:textId="2BE238E4" w:rsidR="00491A20" w:rsidRPr="00935764" w:rsidRDefault="00C74AFD" w:rsidP="000573E4">
      <w:pPr>
        <w:rPr>
          <w:rFonts w:ascii="Helvetica Neue Light" w:hAnsi="Helvetica Neue Light"/>
          <w:b/>
          <w:rPrChange w:id="633" w:author="Arthur de Catheu" w:date="2014-06-20T17:08:00Z">
            <w:rPr>
              <w:b/>
            </w:rPr>
          </w:rPrChange>
        </w:rPr>
      </w:pPr>
      <w:r w:rsidRPr="00935764">
        <w:rPr>
          <w:rFonts w:ascii="Helvetica Neue Light" w:hAnsi="Helvetica Neue Light"/>
          <w:rPrChange w:id="634" w:author="Arthur de Catheu" w:date="2014-06-20T17:08:00Z">
            <w:rPr>
              <w:rFonts w:asciiTheme="majorHAnsi" w:eastAsiaTheme="majorEastAsia" w:hAnsiTheme="majorHAnsi" w:cstheme="majorBidi"/>
              <w:bCs/>
              <w:iCs/>
              <w:sz w:val="24"/>
            </w:rPr>
          </w:rPrChange>
        </w:rPr>
        <w:t>Au terme de l’Analyse Crédit du Débiteur,</w:t>
      </w:r>
      <w:r w:rsidR="00953D73" w:rsidRPr="00935764">
        <w:rPr>
          <w:rFonts w:ascii="Helvetica Neue Light" w:hAnsi="Helvetica Neue Light"/>
          <w:rPrChange w:id="635" w:author="Arthur de Catheu" w:date="2014-06-20T17:08:00Z">
            <w:rPr>
              <w:rFonts w:asciiTheme="majorHAnsi" w:eastAsiaTheme="majorEastAsia" w:hAnsiTheme="majorHAnsi" w:cstheme="majorBidi"/>
              <w:bCs/>
              <w:iCs/>
              <w:sz w:val="24"/>
            </w:rPr>
          </w:rPrChange>
        </w:rPr>
        <w:t xml:space="preserve"> et à des fins de</w:t>
      </w:r>
      <w:r w:rsidRPr="00935764">
        <w:rPr>
          <w:rFonts w:ascii="Helvetica Neue Light" w:hAnsi="Helvetica Neue Light"/>
          <w:rPrChange w:id="636" w:author="Arthur de Catheu" w:date="2014-06-20T17:08:00Z">
            <w:rPr>
              <w:rFonts w:asciiTheme="majorHAnsi" w:eastAsiaTheme="majorEastAsia" w:hAnsiTheme="majorHAnsi" w:cstheme="majorBidi"/>
              <w:bCs/>
              <w:iCs/>
              <w:sz w:val="24"/>
            </w:rPr>
          </w:rPrChange>
        </w:rPr>
        <w:t xml:space="preserve"> diversification du risque </w:t>
      </w:r>
      <w:r w:rsidR="008939BE" w:rsidRPr="00935764">
        <w:rPr>
          <w:rFonts w:ascii="Helvetica Neue Light" w:hAnsi="Helvetica Neue Light"/>
          <w:rPrChange w:id="637" w:author="Arthur de Catheu" w:date="2014-06-20T17:08:00Z">
            <w:rPr>
              <w:rFonts w:asciiTheme="majorHAnsi" w:eastAsiaTheme="majorEastAsia" w:hAnsiTheme="majorHAnsi" w:cstheme="majorBidi"/>
              <w:bCs/>
              <w:iCs/>
              <w:sz w:val="24"/>
            </w:rPr>
          </w:rPrChange>
        </w:rPr>
        <w:t xml:space="preserve">du </w:t>
      </w:r>
      <w:r w:rsidR="00B3713D" w:rsidRPr="00935764">
        <w:rPr>
          <w:rFonts w:ascii="Helvetica Neue Light" w:hAnsi="Helvetica Neue Light"/>
          <w:rPrChange w:id="638" w:author="Arthur de Catheu" w:date="2014-06-20T17:08:00Z">
            <w:rPr>
              <w:rFonts w:asciiTheme="majorHAnsi" w:eastAsiaTheme="majorEastAsia" w:hAnsiTheme="majorHAnsi" w:cstheme="majorBidi"/>
              <w:bCs/>
              <w:iCs/>
              <w:sz w:val="24"/>
            </w:rPr>
          </w:rPrChange>
        </w:rPr>
        <w:t>FCT 2014</w:t>
      </w:r>
      <w:r w:rsidR="008939BE" w:rsidRPr="00935764">
        <w:rPr>
          <w:rFonts w:ascii="Helvetica Neue Light" w:hAnsi="Helvetica Neue Light"/>
          <w:rPrChange w:id="639" w:author="Arthur de Catheu" w:date="2014-06-20T17:08:00Z">
            <w:rPr>
              <w:rFonts w:asciiTheme="majorHAnsi" w:eastAsiaTheme="majorEastAsia" w:hAnsiTheme="majorHAnsi" w:cstheme="majorBidi"/>
              <w:bCs/>
              <w:iCs/>
              <w:sz w:val="24"/>
            </w:rPr>
          </w:rPrChange>
        </w:rPr>
        <w:t xml:space="preserve">, </w:t>
      </w:r>
      <w:r w:rsidR="00491A20" w:rsidRPr="00935764">
        <w:rPr>
          <w:rFonts w:ascii="Helvetica Neue Light" w:hAnsi="Helvetica Neue Light"/>
          <w:rPrChange w:id="640" w:author="Arthur de Catheu" w:date="2014-06-20T17:08:00Z">
            <w:rPr>
              <w:rFonts w:asciiTheme="majorHAnsi" w:eastAsiaTheme="majorEastAsia" w:hAnsiTheme="majorHAnsi" w:cstheme="majorBidi"/>
              <w:bCs/>
              <w:iCs/>
              <w:sz w:val="24"/>
            </w:rPr>
          </w:rPrChange>
        </w:rPr>
        <w:t xml:space="preserve">une ligne d’engagement est définie en fonction du </w:t>
      </w:r>
      <w:r w:rsidR="00084316" w:rsidRPr="00935764">
        <w:rPr>
          <w:rFonts w:ascii="Helvetica Neue Light" w:hAnsi="Helvetica Neue Light"/>
          <w:rPrChange w:id="641" w:author="Arthur de Catheu" w:date="2014-06-20T17:08:00Z">
            <w:rPr>
              <w:rFonts w:asciiTheme="majorHAnsi" w:eastAsiaTheme="majorEastAsia" w:hAnsiTheme="majorHAnsi" w:cstheme="majorBidi"/>
              <w:bCs/>
              <w:iCs/>
              <w:sz w:val="24"/>
            </w:rPr>
          </w:rPrChange>
        </w:rPr>
        <w:t xml:space="preserve">Score </w:t>
      </w:r>
      <w:r w:rsidR="00491A20" w:rsidRPr="00935764">
        <w:rPr>
          <w:rFonts w:ascii="Helvetica Neue Light" w:hAnsi="Helvetica Neue Light"/>
          <w:rPrChange w:id="642" w:author="Arthur de Catheu" w:date="2014-06-20T17:08:00Z">
            <w:rPr>
              <w:rFonts w:asciiTheme="majorHAnsi" w:eastAsiaTheme="majorEastAsia" w:hAnsiTheme="majorHAnsi" w:cstheme="majorBidi"/>
              <w:bCs/>
              <w:iCs/>
              <w:sz w:val="24"/>
            </w:rPr>
          </w:rPrChange>
        </w:rPr>
        <w:t xml:space="preserve">de </w:t>
      </w:r>
      <w:r w:rsidR="00084316" w:rsidRPr="00935764">
        <w:rPr>
          <w:rFonts w:ascii="Helvetica Neue Light" w:hAnsi="Helvetica Neue Light"/>
          <w:rPrChange w:id="643" w:author="Arthur de Catheu" w:date="2014-06-20T17:08:00Z">
            <w:rPr>
              <w:rFonts w:asciiTheme="majorHAnsi" w:eastAsiaTheme="majorEastAsia" w:hAnsiTheme="majorHAnsi" w:cstheme="majorBidi"/>
              <w:bCs/>
              <w:iCs/>
              <w:sz w:val="24"/>
            </w:rPr>
          </w:rPrChange>
        </w:rPr>
        <w:t xml:space="preserve">Solvabilité </w:t>
      </w:r>
      <w:r w:rsidR="002119A8" w:rsidRPr="00935764">
        <w:rPr>
          <w:rFonts w:ascii="Helvetica Neue Light" w:hAnsi="Helvetica Neue Light"/>
          <w:rPrChange w:id="644" w:author="Arthur de Catheu" w:date="2014-06-20T17:08:00Z">
            <w:rPr>
              <w:rFonts w:asciiTheme="majorHAnsi" w:eastAsiaTheme="majorEastAsia" w:hAnsiTheme="majorHAnsi" w:cstheme="majorBidi"/>
              <w:bCs/>
              <w:iCs/>
              <w:sz w:val="24"/>
            </w:rPr>
          </w:rPrChange>
        </w:rPr>
        <w:t xml:space="preserve">Finexkap </w:t>
      </w:r>
      <w:r w:rsidR="00491A20" w:rsidRPr="00935764">
        <w:rPr>
          <w:rFonts w:ascii="Helvetica Neue Light" w:hAnsi="Helvetica Neue Light"/>
          <w:rPrChange w:id="645" w:author="Arthur de Catheu" w:date="2014-06-20T17:08:00Z">
            <w:rPr>
              <w:rFonts w:asciiTheme="majorHAnsi" w:eastAsiaTheme="majorEastAsia" w:hAnsiTheme="majorHAnsi" w:cstheme="majorBidi"/>
              <w:bCs/>
              <w:iCs/>
              <w:sz w:val="24"/>
            </w:rPr>
          </w:rPrChange>
        </w:rPr>
        <w:t xml:space="preserve">selon le schéma suivant : </w:t>
      </w:r>
    </w:p>
    <w:p w14:paraId="146446CE" w14:textId="0865D2E4" w:rsidR="00491A20" w:rsidRPr="00935764" w:rsidRDefault="00084316" w:rsidP="003262C0">
      <w:pPr>
        <w:pStyle w:val="Paragraphedeliste"/>
        <w:numPr>
          <w:ilvl w:val="0"/>
          <w:numId w:val="250"/>
        </w:numPr>
        <w:rPr>
          <w:rFonts w:ascii="Helvetica Neue Light" w:hAnsi="Helvetica Neue Light"/>
          <w:b/>
          <w:rPrChange w:id="646" w:author="Arthur de Catheu" w:date="2014-06-20T17:08:00Z">
            <w:rPr>
              <w:b/>
            </w:rPr>
          </w:rPrChange>
        </w:rPr>
      </w:pPr>
      <w:r w:rsidRPr="00935764">
        <w:rPr>
          <w:rFonts w:ascii="Helvetica Neue Light" w:hAnsi="Helvetica Neue Light"/>
          <w:rPrChange w:id="647" w:author="Arthur de Catheu" w:date="2014-06-20T17:08:00Z">
            <w:rPr>
              <w:rFonts w:asciiTheme="majorHAnsi" w:eastAsiaTheme="majorEastAsia" w:hAnsiTheme="majorHAnsi" w:cstheme="majorBidi"/>
              <w:bCs/>
              <w:iCs/>
              <w:sz w:val="24"/>
            </w:rPr>
          </w:rPrChange>
        </w:rPr>
        <w:t xml:space="preserve">Scores </w:t>
      </w:r>
      <w:r w:rsidR="005E59C2" w:rsidRPr="00935764">
        <w:rPr>
          <w:rFonts w:ascii="Helvetica Neue Light" w:hAnsi="Helvetica Neue Light"/>
          <w:rPrChange w:id="648" w:author="Arthur de Catheu" w:date="2014-06-20T17:08:00Z">
            <w:rPr>
              <w:rFonts w:asciiTheme="majorHAnsi" w:eastAsiaTheme="majorEastAsia" w:hAnsiTheme="majorHAnsi" w:cstheme="majorBidi"/>
              <w:bCs/>
              <w:iCs/>
              <w:sz w:val="24"/>
            </w:rPr>
          </w:rPrChange>
        </w:rPr>
        <w:t xml:space="preserve">de </w:t>
      </w:r>
      <w:r w:rsidRPr="00935764">
        <w:rPr>
          <w:rFonts w:ascii="Helvetica Neue Light" w:hAnsi="Helvetica Neue Light"/>
          <w:rPrChange w:id="649" w:author="Arthur de Catheu" w:date="2014-06-20T17:08:00Z">
            <w:rPr>
              <w:rFonts w:asciiTheme="majorHAnsi" w:eastAsiaTheme="majorEastAsia" w:hAnsiTheme="majorHAnsi" w:cstheme="majorBidi"/>
              <w:bCs/>
              <w:iCs/>
              <w:sz w:val="24"/>
            </w:rPr>
          </w:rPrChange>
        </w:rPr>
        <w:t xml:space="preserve">Solvabilité Finexkap </w:t>
      </w:r>
      <w:r w:rsidR="00491A20" w:rsidRPr="00935764">
        <w:rPr>
          <w:rFonts w:ascii="Helvetica Neue Light" w:hAnsi="Helvetica Neue Light"/>
          <w:rPrChange w:id="650" w:author="Arthur de Catheu" w:date="2014-06-20T17:08:00Z">
            <w:rPr>
              <w:rFonts w:asciiTheme="majorHAnsi" w:eastAsiaTheme="majorEastAsia" w:hAnsiTheme="majorHAnsi" w:cstheme="majorBidi"/>
              <w:bCs/>
              <w:iCs/>
              <w:sz w:val="24"/>
            </w:rPr>
          </w:rPrChange>
        </w:rPr>
        <w:t xml:space="preserve">de 6, 7 ou 8 : la ligne correspond à un </w:t>
      </w:r>
      <w:r w:rsidR="00B50DC1" w:rsidRPr="00935764">
        <w:rPr>
          <w:rFonts w:ascii="Helvetica Neue Light" w:hAnsi="Helvetica Neue Light"/>
          <w:rPrChange w:id="651" w:author="Arthur de Catheu" w:date="2014-06-20T17:08:00Z">
            <w:rPr>
              <w:rFonts w:asciiTheme="majorHAnsi" w:eastAsiaTheme="majorEastAsia" w:hAnsiTheme="majorHAnsi" w:cstheme="majorBidi"/>
              <w:bCs/>
              <w:iCs/>
              <w:sz w:val="24"/>
            </w:rPr>
          </w:rPrChange>
        </w:rPr>
        <w:t xml:space="preserve">(1) </w:t>
      </w:r>
      <w:r w:rsidR="00491A20" w:rsidRPr="00935764">
        <w:rPr>
          <w:rFonts w:ascii="Helvetica Neue Light" w:hAnsi="Helvetica Neue Light"/>
          <w:rPrChange w:id="652" w:author="Arthur de Catheu" w:date="2014-06-20T17:08:00Z">
            <w:rPr>
              <w:rFonts w:asciiTheme="majorHAnsi" w:eastAsiaTheme="majorEastAsia" w:hAnsiTheme="majorHAnsi" w:cstheme="majorBidi"/>
              <w:bCs/>
              <w:iCs/>
              <w:sz w:val="24"/>
            </w:rPr>
          </w:rPrChange>
        </w:rPr>
        <w:t xml:space="preserve">mois de CA TTC brut (ou net sur dérogation du </w:t>
      </w:r>
      <w:r w:rsidRPr="00935764">
        <w:rPr>
          <w:rFonts w:ascii="Helvetica Neue Light" w:hAnsi="Helvetica Neue Light"/>
          <w:rPrChange w:id="653" w:author="Arthur de Catheu" w:date="2014-06-20T17:08:00Z">
            <w:rPr>
              <w:rFonts w:asciiTheme="majorHAnsi" w:eastAsiaTheme="majorEastAsia" w:hAnsiTheme="majorHAnsi" w:cstheme="majorBidi"/>
              <w:bCs/>
              <w:iCs/>
              <w:sz w:val="24"/>
            </w:rPr>
          </w:rPrChange>
        </w:rPr>
        <w:t xml:space="preserve">Comité d’Investissement après proposition du </w:t>
      </w:r>
      <w:r w:rsidR="00491A20" w:rsidRPr="00935764">
        <w:rPr>
          <w:rFonts w:ascii="Helvetica Neue Light" w:hAnsi="Helvetica Neue Light"/>
          <w:rPrChange w:id="654" w:author="Arthur de Catheu" w:date="2014-06-20T17:08:00Z">
            <w:rPr>
              <w:rFonts w:asciiTheme="majorHAnsi" w:eastAsiaTheme="majorEastAsia" w:hAnsiTheme="majorHAnsi" w:cstheme="majorBidi"/>
              <w:bCs/>
              <w:iCs/>
              <w:sz w:val="24"/>
            </w:rPr>
          </w:rPrChange>
        </w:rPr>
        <w:t xml:space="preserve">Comité de </w:t>
      </w:r>
      <w:r w:rsidRPr="00935764">
        <w:rPr>
          <w:rFonts w:ascii="Helvetica Neue Light" w:hAnsi="Helvetica Neue Light"/>
          <w:rPrChange w:id="655" w:author="Arthur de Catheu" w:date="2014-06-20T17:08:00Z">
            <w:rPr>
              <w:rFonts w:asciiTheme="majorHAnsi" w:eastAsiaTheme="majorEastAsia" w:hAnsiTheme="majorHAnsi" w:cstheme="majorBidi"/>
              <w:bCs/>
              <w:iCs/>
              <w:sz w:val="24"/>
            </w:rPr>
          </w:rPrChange>
        </w:rPr>
        <w:t>C</w:t>
      </w:r>
      <w:r w:rsidR="00491A20" w:rsidRPr="00935764">
        <w:rPr>
          <w:rFonts w:ascii="Helvetica Neue Light" w:hAnsi="Helvetica Neue Light"/>
          <w:rPrChange w:id="656" w:author="Arthur de Catheu" w:date="2014-06-20T17:08:00Z">
            <w:rPr>
              <w:rFonts w:asciiTheme="majorHAnsi" w:eastAsiaTheme="majorEastAsia" w:hAnsiTheme="majorHAnsi" w:cstheme="majorBidi"/>
              <w:bCs/>
              <w:iCs/>
              <w:sz w:val="24"/>
            </w:rPr>
          </w:rPrChange>
        </w:rPr>
        <w:t>rédit) du Débiteur ; et</w:t>
      </w:r>
    </w:p>
    <w:p w14:paraId="65FD0807" w14:textId="40F222E5" w:rsidR="00491A20" w:rsidRPr="00935764" w:rsidRDefault="00084316" w:rsidP="003262C0">
      <w:pPr>
        <w:pStyle w:val="Paragraphedeliste"/>
        <w:numPr>
          <w:ilvl w:val="0"/>
          <w:numId w:val="250"/>
        </w:numPr>
        <w:rPr>
          <w:rFonts w:ascii="Helvetica Neue Light" w:hAnsi="Helvetica Neue Light"/>
          <w:b/>
          <w:rPrChange w:id="657" w:author="Arthur de Catheu" w:date="2014-06-20T17:08:00Z">
            <w:rPr>
              <w:b/>
            </w:rPr>
          </w:rPrChange>
        </w:rPr>
      </w:pPr>
      <w:r w:rsidRPr="00935764">
        <w:rPr>
          <w:rFonts w:ascii="Helvetica Neue Light" w:hAnsi="Helvetica Neue Light"/>
          <w:rPrChange w:id="658" w:author="Arthur de Catheu" w:date="2014-06-20T17:08:00Z">
            <w:rPr>
              <w:rFonts w:asciiTheme="majorHAnsi" w:eastAsiaTheme="majorEastAsia" w:hAnsiTheme="majorHAnsi" w:cstheme="majorBidi"/>
              <w:bCs/>
              <w:iCs/>
              <w:sz w:val="24"/>
            </w:rPr>
          </w:rPrChange>
        </w:rPr>
        <w:t xml:space="preserve">Scores </w:t>
      </w:r>
      <w:r w:rsidR="005E59C2" w:rsidRPr="00935764">
        <w:rPr>
          <w:rFonts w:ascii="Helvetica Neue Light" w:hAnsi="Helvetica Neue Light"/>
          <w:rPrChange w:id="659" w:author="Arthur de Catheu" w:date="2014-06-20T17:08:00Z">
            <w:rPr>
              <w:rFonts w:asciiTheme="majorHAnsi" w:eastAsiaTheme="majorEastAsia" w:hAnsiTheme="majorHAnsi" w:cstheme="majorBidi"/>
              <w:bCs/>
              <w:iCs/>
              <w:sz w:val="24"/>
            </w:rPr>
          </w:rPrChange>
        </w:rPr>
        <w:t xml:space="preserve">de </w:t>
      </w:r>
      <w:r w:rsidRPr="00935764">
        <w:rPr>
          <w:rFonts w:ascii="Helvetica Neue Light" w:hAnsi="Helvetica Neue Light"/>
          <w:rPrChange w:id="660" w:author="Arthur de Catheu" w:date="2014-06-20T17:08:00Z">
            <w:rPr>
              <w:rFonts w:asciiTheme="majorHAnsi" w:eastAsiaTheme="majorEastAsia" w:hAnsiTheme="majorHAnsi" w:cstheme="majorBidi"/>
              <w:bCs/>
              <w:iCs/>
              <w:sz w:val="24"/>
            </w:rPr>
          </w:rPrChange>
        </w:rPr>
        <w:t xml:space="preserve">Solvabilité Finexkap </w:t>
      </w:r>
      <w:r w:rsidR="00491A20" w:rsidRPr="00935764">
        <w:rPr>
          <w:rFonts w:ascii="Helvetica Neue Light" w:hAnsi="Helvetica Neue Light"/>
          <w:rPrChange w:id="661" w:author="Arthur de Catheu" w:date="2014-06-20T17:08:00Z">
            <w:rPr>
              <w:rFonts w:asciiTheme="majorHAnsi" w:eastAsiaTheme="majorEastAsia" w:hAnsiTheme="majorHAnsi" w:cstheme="majorBidi"/>
              <w:bCs/>
              <w:iCs/>
              <w:sz w:val="24"/>
            </w:rPr>
          </w:rPrChange>
        </w:rPr>
        <w:t xml:space="preserve">de 9 ou 10 : la ligne correspond à </w:t>
      </w:r>
      <w:r w:rsidR="00B50DC1" w:rsidRPr="00935764">
        <w:rPr>
          <w:rFonts w:ascii="Helvetica Neue Light" w:hAnsi="Helvetica Neue Light"/>
          <w:rPrChange w:id="662" w:author="Arthur de Catheu" w:date="2014-06-20T17:08:00Z">
            <w:rPr>
              <w:rFonts w:asciiTheme="majorHAnsi" w:eastAsiaTheme="majorEastAsia" w:hAnsiTheme="majorHAnsi" w:cstheme="majorBidi"/>
              <w:bCs/>
              <w:iCs/>
              <w:sz w:val="24"/>
            </w:rPr>
          </w:rPrChange>
        </w:rPr>
        <w:t xml:space="preserve">un mois et demi </w:t>
      </w:r>
      <w:r w:rsidR="00491A20" w:rsidRPr="00935764">
        <w:rPr>
          <w:rFonts w:ascii="Helvetica Neue Light" w:hAnsi="Helvetica Neue Light"/>
          <w:rPrChange w:id="663" w:author="Arthur de Catheu" w:date="2014-06-20T17:08:00Z">
            <w:rPr>
              <w:rFonts w:asciiTheme="majorHAnsi" w:eastAsiaTheme="majorEastAsia" w:hAnsiTheme="majorHAnsi" w:cstheme="majorBidi"/>
              <w:bCs/>
              <w:iCs/>
              <w:sz w:val="24"/>
            </w:rPr>
          </w:rPrChange>
        </w:rPr>
        <w:t>(</w:t>
      </w:r>
      <w:r w:rsidR="00B50DC1" w:rsidRPr="00935764">
        <w:rPr>
          <w:rFonts w:ascii="Helvetica Neue Light" w:hAnsi="Helvetica Neue Light"/>
          <w:rPrChange w:id="664" w:author="Arthur de Catheu" w:date="2014-06-20T17:08:00Z">
            <w:rPr>
              <w:rFonts w:asciiTheme="majorHAnsi" w:eastAsiaTheme="majorEastAsia" w:hAnsiTheme="majorHAnsi" w:cstheme="majorBidi"/>
              <w:bCs/>
              <w:iCs/>
              <w:sz w:val="24"/>
            </w:rPr>
          </w:rPrChange>
        </w:rPr>
        <w:t>1,5</w:t>
      </w:r>
      <w:r w:rsidR="00491A20" w:rsidRPr="00935764">
        <w:rPr>
          <w:rFonts w:ascii="Helvetica Neue Light" w:hAnsi="Helvetica Neue Light"/>
          <w:rPrChange w:id="665" w:author="Arthur de Catheu" w:date="2014-06-20T17:08:00Z">
            <w:rPr>
              <w:rFonts w:asciiTheme="majorHAnsi" w:eastAsiaTheme="majorEastAsia" w:hAnsiTheme="majorHAnsi" w:cstheme="majorBidi"/>
              <w:bCs/>
              <w:iCs/>
              <w:sz w:val="24"/>
            </w:rPr>
          </w:rPrChange>
        </w:rPr>
        <w:t xml:space="preserve">) de CA TTC brut (ou net sur dérogation du </w:t>
      </w:r>
      <w:r w:rsidRPr="00935764">
        <w:rPr>
          <w:rFonts w:ascii="Helvetica Neue Light" w:hAnsi="Helvetica Neue Light"/>
          <w:rPrChange w:id="666" w:author="Arthur de Catheu" w:date="2014-06-20T17:08:00Z">
            <w:rPr>
              <w:rFonts w:asciiTheme="majorHAnsi" w:eastAsiaTheme="majorEastAsia" w:hAnsiTheme="majorHAnsi" w:cstheme="majorBidi"/>
              <w:bCs/>
              <w:iCs/>
              <w:sz w:val="24"/>
            </w:rPr>
          </w:rPrChange>
        </w:rPr>
        <w:t xml:space="preserve">Comité d’Investissement après proposition du </w:t>
      </w:r>
      <w:r w:rsidR="00491A20" w:rsidRPr="00935764">
        <w:rPr>
          <w:rFonts w:ascii="Helvetica Neue Light" w:hAnsi="Helvetica Neue Light"/>
          <w:rPrChange w:id="667" w:author="Arthur de Catheu" w:date="2014-06-20T17:08:00Z">
            <w:rPr>
              <w:rFonts w:asciiTheme="majorHAnsi" w:eastAsiaTheme="majorEastAsia" w:hAnsiTheme="majorHAnsi" w:cstheme="majorBidi"/>
              <w:bCs/>
              <w:iCs/>
              <w:sz w:val="24"/>
            </w:rPr>
          </w:rPrChange>
        </w:rPr>
        <w:t xml:space="preserve">Comité de </w:t>
      </w:r>
      <w:r w:rsidRPr="00935764">
        <w:rPr>
          <w:rFonts w:ascii="Helvetica Neue Light" w:hAnsi="Helvetica Neue Light"/>
          <w:rPrChange w:id="668" w:author="Arthur de Catheu" w:date="2014-06-20T17:08:00Z">
            <w:rPr>
              <w:rFonts w:asciiTheme="majorHAnsi" w:eastAsiaTheme="majorEastAsia" w:hAnsiTheme="majorHAnsi" w:cstheme="majorBidi"/>
              <w:bCs/>
              <w:iCs/>
              <w:sz w:val="24"/>
            </w:rPr>
          </w:rPrChange>
        </w:rPr>
        <w:t>Crédit</w:t>
      </w:r>
      <w:r w:rsidR="00491A20" w:rsidRPr="00935764">
        <w:rPr>
          <w:rFonts w:ascii="Helvetica Neue Light" w:hAnsi="Helvetica Neue Light"/>
          <w:rPrChange w:id="669" w:author="Arthur de Catheu" w:date="2014-06-20T17:08:00Z">
            <w:rPr>
              <w:rFonts w:asciiTheme="majorHAnsi" w:eastAsiaTheme="majorEastAsia" w:hAnsiTheme="majorHAnsi" w:cstheme="majorBidi"/>
              <w:bCs/>
              <w:iCs/>
              <w:sz w:val="24"/>
            </w:rPr>
          </w:rPrChange>
        </w:rPr>
        <w:t>) du Débiteur.</w:t>
      </w:r>
    </w:p>
    <w:p w14:paraId="025AF5D5" w14:textId="77777777" w:rsidR="0089799C" w:rsidRPr="00935764" w:rsidRDefault="0089799C" w:rsidP="000573E4">
      <w:pPr>
        <w:rPr>
          <w:rFonts w:ascii="Helvetica Neue Light" w:hAnsi="Helvetica Neue Light"/>
          <w:b/>
          <w:rPrChange w:id="670" w:author="Arthur de Catheu" w:date="2014-06-20T17:08:00Z">
            <w:rPr>
              <w:b/>
            </w:rPr>
          </w:rPrChange>
        </w:rPr>
      </w:pPr>
    </w:p>
    <w:p w14:paraId="3729E16A" w14:textId="5DE6459B" w:rsidR="00491A20" w:rsidRPr="00935764" w:rsidRDefault="00491A20" w:rsidP="000573E4">
      <w:pPr>
        <w:rPr>
          <w:rFonts w:ascii="Helvetica Neue Light" w:hAnsi="Helvetica Neue Light"/>
          <w:rPrChange w:id="671" w:author="Arthur de Catheu" w:date="2014-06-20T17:08:00Z">
            <w:rPr/>
          </w:rPrChange>
        </w:rPr>
      </w:pPr>
      <w:r w:rsidRPr="00935764">
        <w:rPr>
          <w:rFonts w:ascii="Helvetica Neue Light" w:hAnsi="Helvetica Neue Light"/>
          <w:rPrChange w:id="672" w:author="Arthur de Catheu" w:date="2014-06-20T17:08:00Z">
            <w:rPr>
              <w:rFonts w:asciiTheme="majorHAnsi" w:eastAsiaTheme="majorEastAsia" w:hAnsiTheme="majorHAnsi" w:cstheme="majorBidi"/>
              <w:bCs/>
              <w:iCs/>
              <w:sz w:val="24"/>
            </w:rPr>
          </w:rPrChange>
        </w:rPr>
        <w:t xml:space="preserve">Pour le calcul de cette ligne, est prise en compte la somme des Montants Nominaux des Créances à l'encontre du Débiteur qui n'ont pas encore fait l'objet de lettrage par le </w:t>
      </w:r>
      <w:r w:rsidR="00B3713D" w:rsidRPr="00935764">
        <w:rPr>
          <w:rFonts w:ascii="Helvetica Neue Light" w:hAnsi="Helvetica Neue Light"/>
          <w:rPrChange w:id="673" w:author="Arthur de Catheu" w:date="2014-06-20T17:08:00Z">
            <w:rPr>
              <w:rFonts w:asciiTheme="majorHAnsi" w:eastAsiaTheme="majorEastAsia" w:hAnsiTheme="majorHAnsi" w:cstheme="majorBidi"/>
              <w:bCs/>
              <w:iCs/>
              <w:sz w:val="24"/>
            </w:rPr>
          </w:rPrChange>
        </w:rPr>
        <w:t>FCT 2014</w:t>
      </w:r>
      <w:r w:rsidRPr="00935764">
        <w:rPr>
          <w:rFonts w:ascii="Helvetica Neue Light" w:hAnsi="Helvetica Neue Light"/>
          <w:rPrChange w:id="674" w:author="Arthur de Catheu" w:date="2014-06-20T17:08:00Z">
            <w:rPr>
              <w:rFonts w:asciiTheme="majorHAnsi" w:eastAsiaTheme="majorEastAsia" w:hAnsiTheme="majorHAnsi" w:cstheme="majorBidi"/>
              <w:bCs/>
              <w:iCs/>
              <w:sz w:val="24"/>
            </w:rPr>
          </w:rPrChange>
        </w:rPr>
        <w:t xml:space="preserve">. Cette ligne est enregistrée dans la base de données </w:t>
      </w:r>
      <w:r w:rsidR="002119A8" w:rsidRPr="00935764">
        <w:rPr>
          <w:rFonts w:ascii="Helvetica Neue Light" w:hAnsi="Helvetica Neue Light"/>
          <w:rPrChange w:id="675" w:author="Arthur de Catheu" w:date="2014-06-20T17:08:00Z">
            <w:rPr>
              <w:rFonts w:asciiTheme="majorHAnsi" w:eastAsiaTheme="majorEastAsia" w:hAnsiTheme="majorHAnsi" w:cstheme="majorBidi"/>
              <w:bCs/>
              <w:iCs/>
              <w:sz w:val="24"/>
            </w:rPr>
          </w:rPrChange>
        </w:rPr>
        <w:t>Finexkap AM</w:t>
      </w:r>
      <w:r w:rsidR="00E25B34" w:rsidRPr="00935764">
        <w:rPr>
          <w:rFonts w:ascii="Helvetica Neue Light" w:hAnsi="Helvetica Neue Light"/>
          <w:rPrChange w:id="676"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677" w:author="Arthur de Catheu" w:date="2014-06-20T17:08:00Z">
            <w:rPr>
              <w:rFonts w:asciiTheme="majorHAnsi" w:eastAsiaTheme="majorEastAsia" w:hAnsiTheme="majorHAnsi" w:cstheme="majorBidi"/>
              <w:bCs/>
              <w:iCs/>
              <w:sz w:val="24"/>
            </w:rPr>
          </w:rPrChange>
        </w:rPr>
        <w:t xml:space="preserve">et n’est jamais communiquée au Cédant ou au Débiteur. Son seul objet est de diversifier le risque du portefeuille du </w:t>
      </w:r>
      <w:r w:rsidR="00B3713D" w:rsidRPr="00935764">
        <w:rPr>
          <w:rFonts w:ascii="Helvetica Neue Light" w:hAnsi="Helvetica Neue Light"/>
          <w:rPrChange w:id="678" w:author="Arthur de Catheu" w:date="2014-06-20T17:08:00Z">
            <w:rPr>
              <w:rFonts w:asciiTheme="majorHAnsi" w:eastAsiaTheme="majorEastAsia" w:hAnsiTheme="majorHAnsi" w:cstheme="majorBidi"/>
              <w:bCs/>
              <w:iCs/>
              <w:sz w:val="24"/>
            </w:rPr>
          </w:rPrChange>
        </w:rPr>
        <w:t>FCT 2014</w:t>
      </w:r>
      <w:r w:rsidRPr="00935764">
        <w:rPr>
          <w:rFonts w:ascii="Helvetica Neue Light" w:hAnsi="Helvetica Neue Light"/>
          <w:rPrChange w:id="679" w:author="Arthur de Catheu" w:date="2014-06-20T17:08:00Z">
            <w:rPr>
              <w:rFonts w:asciiTheme="majorHAnsi" w:eastAsiaTheme="majorEastAsia" w:hAnsiTheme="majorHAnsi" w:cstheme="majorBidi"/>
              <w:bCs/>
              <w:iCs/>
              <w:sz w:val="24"/>
            </w:rPr>
          </w:rPrChange>
        </w:rPr>
        <w:t>.</w:t>
      </w:r>
    </w:p>
    <w:p w14:paraId="28BFE5B1" w14:textId="16B844A5" w:rsidR="00C74AFD" w:rsidRPr="00935764" w:rsidRDefault="00C74AFD" w:rsidP="00C74AFD">
      <w:pPr>
        <w:spacing w:before="120"/>
        <w:rPr>
          <w:rFonts w:ascii="Helvetica Neue Light" w:hAnsi="Helvetica Neue Light"/>
          <w:rPrChange w:id="680" w:author="Arthur de Catheu" w:date="2014-06-20T17:08:00Z">
            <w:rPr/>
          </w:rPrChange>
        </w:rPr>
      </w:pPr>
      <w:r w:rsidRPr="00935764">
        <w:rPr>
          <w:rFonts w:ascii="Helvetica Neue Light" w:hAnsi="Helvetica Neue Light"/>
          <w:rPrChange w:id="681" w:author="Arthur de Catheu" w:date="2014-06-20T17:08:00Z">
            <w:rPr>
              <w:rFonts w:asciiTheme="majorHAnsi" w:eastAsiaTheme="majorEastAsia" w:hAnsiTheme="majorHAnsi" w:cstheme="majorBidi"/>
              <w:bCs/>
              <w:iCs/>
              <w:sz w:val="24"/>
            </w:rPr>
          </w:rPrChange>
        </w:rPr>
        <w:t>Une Créance ayant pour effet un dépassement de la ligne d’engagement du Débiteur pourra néanmoins être proposée au</w:t>
      </w:r>
      <w:r w:rsidR="00B40EC3" w:rsidRPr="00935764">
        <w:rPr>
          <w:rFonts w:ascii="Helvetica Neue Light" w:hAnsi="Helvetica Neue Light"/>
          <w:rPrChange w:id="682" w:author="Arthur de Catheu" w:date="2014-06-20T17:08:00Z">
            <w:rPr>
              <w:rFonts w:asciiTheme="majorHAnsi" w:eastAsiaTheme="majorEastAsia" w:hAnsiTheme="majorHAnsi" w:cstheme="majorBidi"/>
              <w:bCs/>
              <w:iCs/>
              <w:sz w:val="24"/>
            </w:rPr>
          </w:rPrChange>
        </w:rPr>
        <w:t xml:space="preserve"> vote du</w:t>
      </w:r>
      <w:r w:rsidRPr="00935764">
        <w:rPr>
          <w:rFonts w:ascii="Helvetica Neue Light" w:hAnsi="Helvetica Neue Light"/>
          <w:rPrChange w:id="683" w:author="Arthur de Catheu" w:date="2014-06-20T17:08:00Z">
            <w:rPr>
              <w:rFonts w:asciiTheme="majorHAnsi" w:eastAsiaTheme="majorEastAsia" w:hAnsiTheme="majorHAnsi" w:cstheme="majorBidi"/>
              <w:bCs/>
              <w:iCs/>
              <w:sz w:val="24"/>
            </w:rPr>
          </w:rPrChange>
        </w:rPr>
        <w:t xml:space="preserve"> Comité de Crédit. L’analyste crédit devra motiver les raisons de cette dérogation.</w:t>
      </w:r>
      <w:r w:rsidR="0093051E" w:rsidRPr="00935764">
        <w:rPr>
          <w:rFonts w:ascii="Helvetica Neue Light" w:hAnsi="Helvetica Neue Light"/>
          <w:rPrChange w:id="684" w:author="Arthur de Catheu" w:date="2014-06-20T17:08:00Z">
            <w:rPr>
              <w:rFonts w:asciiTheme="majorHAnsi" w:eastAsiaTheme="majorEastAsia" w:hAnsiTheme="majorHAnsi" w:cstheme="majorBidi"/>
              <w:bCs/>
              <w:iCs/>
              <w:sz w:val="24"/>
            </w:rPr>
          </w:rPrChange>
        </w:rPr>
        <w:t xml:space="preserve"> Tout dépassement de la ligne d’engagement devra être approuvé par le Comité d’Investissement.</w:t>
      </w:r>
    </w:p>
    <w:p w14:paraId="74F8C1FD" w14:textId="77777777" w:rsidR="00774194" w:rsidRPr="00935764" w:rsidRDefault="00774194">
      <w:pPr>
        <w:pStyle w:val="Titre3"/>
        <w:rPr>
          <w:rFonts w:ascii="Helvetica Neue Light" w:hAnsi="Helvetica Neue Light"/>
          <w:rPrChange w:id="685" w:author="Arthur de Catheu" w:date="2014-06-20T17:08:00Z">
            <w:rPr/>
          </w:rPrChange>
        </w:rPr>
      </w:pPr>
      <w:bookmarkStart w:id="686" w:name="_Toc265315282"/>
      <w:bookmarkStart w:id="687" w:name="_Ref248751856"/>
      <w:bookmarkStart w:id="688" w:name="_Toc379362324"/>
      <w:r w:rsidRPr="00935764">
        <w:rPr>
          <w:rFonts w:ascii="Helvetica Neue Light" w:hAnsi="Helvetica Neue Light"/>
          <w:rPrChange w:id="689" w:author="Arthur de Catheu" w:date="2014-06-20T17:08:00Z">
            <w:rPr>
              <w:rFonts w:asciiTheme="majorHAnsi" w:hAnsiTheme="majorHAnsi"/>
              <w:b w:val="0"/>
              <w:iCs/>
            </w:rPr>
          </w:rPrChange>
        </w:rPr>
        <w:t>Demande de surveillance auprès de l'Assureur-Crédit</w:t>
      </w:r>
      <w:bookmarkEnd w:id="686"/>
      <w:r w:rsidRPr="00935764">
        <w:rPr>
          <w:rFonts w:ascii="Helvetica Neue Light" w:hAnsi="Helvetica Neue Light"/>
          <w:rPrChange w:id="690" w:author="Arthur de Catheu" w:date="2014-06-20T17:08:00Z">
            <w:rPr>
              <w:rFonts w:asciiTheme="majorHAnsi" w:hAnsiTheme="majorHAnsi"/>
              <w:b w:val="0"/>
              <w:iCs/>
            </w:rPr>
          </w:rPrChange>
        </w:rPr>
        <w:t xml:space="preserve"> </w:t>
      </w:r>
    </w:p>
    <w:p w14:paraId="0636ED6A" w14:textId="247A7FC1" w:rsidR="00774194" w:rsidRPr="00935764" w:rsidRDefault="00774194" w:rsidP="00774194">
      <w:pPr>
        <w:rPr>
          <w:rFonts w:ascii="Helvetica Neue Light" w:hAnsi="Helvetica Neue Light"/>
          <w:rPrChange w:id="691" w:author="Arthur de Catheu" w:date="2014-06-20T17:08:00Z">
            <w:rPr/>
          </w:rPrChange>
        </w:rPr>
      </w:pPr>
      <w:r w:rsidRPr="00935764">
        <w:rPr>
          <w:rFonts w:ascii="Helvetica Neue Light" w:hAnsi="Helvetica Neue Light"/>
          <w:rPrChange w:id="692" w:author="Arthur de Catheu" w:date="2014-06-20T17:08:00Z">
            <w:rPr>
              <w:rFonts w:asciiTheme="majorHAnsi" w:eastAsiaTheme="majorEastAsia" w:hAnsiTheme="majorHAnsi" w:cstheme="majorBidi"/>
              <w:bCs/>
              <w:iCs/>
              <w:sz w:val="24"/>
            </w:rPr>
          </w:rPrChange>
        </w:rPr>
        <w:t>Au terme de l’Analyse</w:t>
      </w:r>
      <w:r w:rsidR="006B2689" w:rsidRPr="00935764">
        <w:rPr>
          <w:rFonts w:ascii="Helvetica Neue Light" w:hAnsi="Helvetica Neue Light"/>
          <w:rPrChange w:id="693"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694" w:author="Arthur de Catheu" w:date="2014-06-20T17:08:00Z">
            <w:rPr>
              <w:rFonts w:asciiTheme="majorHAnsi" w:eastAsiaTheme="majorEastAsia" w:hAnsiTheme="majorHAnsi" w:cstheme="majorBidi"/>
              <w:bCs/>
              <w:iCs/>
              <w:sz w:val="24"/>
            </w:rPr>
          </w:rPrChange>
        </w:rPr>
        <w:t>Crédit</w:t>
      </w:r>
      <w:r w:rsidR="00B50DC1" w:rsidRPr="00935764">
        <w:rPr>
          <w:rFonts w:ascii="Helvetica Neue Light" w:hAnsi="Helvetica Neue Light"/>
          <w:rPrChange w:id="695" w:author="Arthur de Catheu" w:date="2014-06-20T17:08:00Z">
            <w:rPr>
              <w:rFonts w:asciiTheme="majorHAnsi" w:eastAsiaTheme="majorEastAsia" w:hAnsiTheme="majorHAnsi" w:cstheme="majorBidi"/>
              <w:bCs/>
              <w:iCs/>
              <w:sz w:val="24"/>
            </w:rPr>
          </w:rPrChange>
        </w:rPr>
        <w:t>,</w:t>
      </w:r>
      <w:r w:rsidRPr="00935764">
        <w:rPr>
          <w:rFonts w:ascii="Helvetica Neue Light" w:hAnsi="Helvetica Neue Light"/>
          <w:rPrChange w:id="696" w:author="Arthur de Catheu" w:date="2014-06-20T17:08:00Z">
            <w:rPr>
              <w:rFonts w:asciiTheme="majorHAnsi" w:eastAsiaTheme="majorEastAsia" w:hAnsiTheme="majorHAnsi" w:cstheme="majorBidi"/>
              <w:bCs/>
              <w:iCs/>
              <w:sz w:val="24"/>
            </w:rPr>
          </w:rPrChange>
        </w:rPr>
        <w:t xml:space="preserve"> et avant de présenter la demande de financement au Comité de Crédit, </w:t>
      </w:r>
      <w:r w:rsidR="00084316" w:rsidRPr="00935764">
        <w:rPr>
          <w:rFonts w:ascii="Helvetica Neue Light" w:hAnsi="Helvetica Neue Light"/>
          <w:rPrChange w:id="697" w:author="Arthur de Catheu" w:date="2014-06-20T17:08:00Z">
            <w:rPr>
              <w:rFonts w:asciiTheme="majorHAnsi" w:eastAsiaTheme="majorEastAsia" w:hAnsiTheme="majorHAnsi" w:cstheme="majorBidi"/>
              <w:bCs/>
              <w:iCs/>
              <w:sz w:val="24"/>
            </w:rPr>
          </w:rPrChange>
        </w:rPr>
        <w:t>l’analyste crédit en charge de l’instruction</w:t>
      </w:r>
      <w:r w:rsidRPr="00935764">
        <w:rPr>
          <w:rFonts w:ascii="Helvetica Neue Light" w:hAnsi="Helvetica Neue Light"/>
          <w:rPrChange w:id="698" w:author="Arthur de Catheu" w:date="2014-06-20T17:08:00Z">
            <w:rPr>
              <w:rFonts w:asciiTheme="majorHAnsi" w:eastAsiaTheme="majorEastAsia" w:hAnsiTheme="majorHAnsi" w:cstheme="majorBidi"/>
              <w:bCs/>
              <w:iCs/>
              <w:sz w:val="24"/>
            </w:rPr>
          </w:rPrChange>
        </w:rPr>
        <w:t xml:space="preserve"> devra réaliser une demande de surveillance </w:t>
      </w:r>
      <w:r w:rsidR="00B50DC1" w:rsidRPr="00935764">
        <w:rPr>
          <w:rFonts w:ascii="Helvetica Neue Light" w:hAnsi="Helvetica Neue Light"/>
          <w:rPrChange w:id="699" w:author="Arthur de Catheu" w:date="2014-06-20T17:08:00Z">
            <w:rPr>
              <w:rFonts w:asciiTheme="majorHAnsi" w:eastAsiaTheme="majorEastAsia" w:hAnsiTheme="majorHAnsi" w:cstheme="majorBidi"/>
              <w:bCs/>
              <w:iCs/>
              <w:sz w:val="24"/>
            </w:rPr>
          </w:rPrChange>
        </w:rPr>
        <w:t>sur tout nouveau</w:t>
      </w:r>
      <w:r w:rsidRPr="00935764">
        <w:rPr>
          <w:rFonts w:ascii="Helvetica Neue Light" w:hAnsi="Helvetica Neue Light"/>
          <w:rPrChange w:id="700" w:author="Arthur de Catheu" w:date="2014-06-20T17:08:00Z">
            <w:rPr>
              <w:rFonts w:asciiTheme="majorHAnsi" w:eastAsiaTheme="majorEastAsia" w:hAnsiTheme="majorHAnsi" w:cstheme="majorBidi"/>
              <w:bCs/>
              <w:iCs/>
              <w:sz w:val="24"/>
            </w:rPr>
          </w:rPrChange>
        </w:rPr>
        <w:t xml:space="preserve"> Débiteur auprès de l’Assureur-Crédit</w:t>
      </w:r>
      <w:r w:rsidR="00B50DC1" w:rsidRPr="00935764">
        <w:rPr>
          <w:rFonts w:ascii="Helvetica Neue Light" w:hAnsi="Helvetica Neue Light"/>
          <w:rPrChange w:id="701" w:author="Arthur de Catheu" w:date="2014-06-20T17:08:00Z">
            <w:rPr>
              <w:rFonts w:asciiTheme="majorHAnsi" w:eastAsiaTheme="majorEastAsia" w:hAnsiTheme="majorHAnsi" w:cstheme="majorBidi"/>
              <w:bCs/>
              <w:iCs/>
              <w:sz w:val="24"/>
            </w:rPr>
          </w:rPrChange>
        </w:rPr>
        <w:t xml:space="preserve"> par l’intermédiaire du web service mis à disposition par ce dernier</w:t>
      </w:r>
      <w:r w:rsidRPr="00935764">
        <w:rPr>
          <w:rFonts w:ascii="Helvetica Neue Light" w:hAnsi="Helvetica Neue Light"/>
          <w:rPrChange w:id="702" w:author="Arthur de Catheu" w:date="2014-06-20T17:08:00Z">
            <w:rPr>
              <w:rFonts w:asciiTheme="majorHAnsi" w:eastAsiaTheme="majorEastAsia" w:hAnsiTheme="majorHAnsi" w:cstheme="majorBidi"/>
              <w:bCs/>
              <w:iCs/>
              <w:sz w:val="24"/>
            </w:rPr>
          </w:rPrChange>
        </w:rPr>
        <w:t xml:space="preserve">. </w:t>
      </w:r>
      <w:r w:rsidR="00B50DC1" w:rsidRPr="00935764">
        <w:rPr>
          <w:rFonts w:ascii="Helvetica Neue Light" w:hAnsi="Helvetica Neue Light"/>
          <w:rPrChange w:id="703" w:author="Arthur de Catheu" w:date="2014-06-20T17:08:00Z">
            <w:rPr>
              <w:rFonts w:asciiTheme="majorHAnsi" w:eastAsiaTheme="majorEastAsia" w:hAnsiTheme="majorHAnsi" w:cstheme="majorBidi"/>
              <w:bCs/>
              <w:iCs/>
              <w:sz w:val="24"/>
            </w:rPr>
          </w:rPrChange>
        </w:rPr>
        <w:t>L</w:t>
      </w:r>
      <w:r w:rsidRPr="00935764">
        <w:rPr>
          <w:rFonts w:ascii="Helvetica Neue Light" w:hAnsi="Helvetica Neue Light"/>
          <w:rPrChange w:id="704" w:author="Arthur de Catheu" w:date="2014-06-20T17:08:00Z">
            <w:rPr>
              <w:rFonts w:asciiTheme="majorHAnsi" w:eastAsiaTheme="majorEastAsia" w:hAnsiTheme="majorHAnsi" w:cstheme="majorBidi"/>
              <w:bCs/>
              <w:iCs/>
              <w:sz w:val="24"/>
            </w:rPr>
          </w:rPrChange>
        </w:rPr>
        <w:t xml:space="preserve">a demande de financement </w:t>
      </w:r>
      <w:r w:rsidR="00B50DC1" w:rsidRPr="00935764">
        <w:rPr>
          <w:rFonts w:ascii="Helvetica Neue Light" w:hAnsi="Helvetica Neue Light"/>
          <w:rPrChange w:id="705" w:author="Arthur de Catheu" w:date="2014-06-20T17:08:00Z">
            <w:rPr>
              <w:rFonts w:asciiTheme="majorHAnsi" w:eastAsiaTheme="majorEastAsia" w:hAnsiTheme="majorHAnsi" w:cstheme="majorBidi"/>
              <w:bCs/>
              <w:iCs/>
              <w:sz w:val="24"/>
            </w:rPr>
          </w:rPrChange>
        </w:rPr>
        <w:t xml:space="preserve">ne </w:t>
      </w:r>
      <w:r w:rsidRPr="00935764">
        <w:rPr>
          <w:rFonts w:ascii="Helvetica Neue Light" w:hAnsi="Helvetica Neue Light"/>
          <w:rPrChange w:id="706" w:author="Arthur de Catheu" w:date="2014-06-20T17:08:00Z">
            <w:rPr>
              <w:rFonts w:asciiTheme="majorHAnsi" w:eastAsiaTheme="majorEastAsia" w:hAnsiTheme="majorHAnsi" w:cstheme="majorBidi"/>
              <w:bCs/>
              <w:iCs/>
              <w:sz w:val="24"/>
            </w:rPr>
          </w:rPrChange>
        </w:rPr>
        <w:t>pourra être présentée au Comit</w:t>
      </w:r>
      <w:r w:rsidR="00B50DC1" w:rsidRPr="00935764">
        <w:rPr>
          <w:rFonts w:ascii="Helvetica Neue Light" w:hAnsi="Helvetica Neue Light"/>
          <w:rPrChange w:id="707" w:author="Arthur de Catheu" w:date="2014-06-20T17:08:00Z">
            <w:rPr>
              <w:rFonts w:asciiTheme="majorHAnsi" w:eastAsiaTheme="majorEastAsia" w:hAnsiTheme="majorHAnsi" w:cstheme="majorBidi"/>
              <w:bCs/>
              <w:iCs/>
              <w:sz w:val="24"/>
            </w:rPr>
          </w:rPrChange>
        </w:rPr>
        <w:t>é</w:t>
      </w:r>
      <w:r w:rsidRPr="00935764">
        <w:rPr>
          <w:rFonts w:ascii="Helvetica Neue Light" w:hAnsi="Helvetica Neue Light"/>
          <w:rPrChange w:id="708" w:author="Arthur de Catheu" w:date="2014-06-20T17:08:00Z">
            <w:rPr>
              <w:rFonts w:asciiTheme="majorHAnsi" w:eastAsiaTheme="majorEastAsia" w:hAnsiTheme="majorHAnsi" w:cstheme="majorBidi"/>
              <w:bCs/>
              <w:iCs/>
              <w:sz w:val="24"/>
            </w:rPr>
          </w:rPrChange>
        </w:rPr>
        <w:t xml:space="preserve"> de Crédit</w:t>
      </w:r>
      <w:r w:rsidR="00B50DC1" w:rsidRPr="00935764">
        <w:rPr>
          <w:rFonts w:ascii="Helvetica Neue Light" w:hAnsi="Helvetica Neue Light"/>
          <w:rPrChange w:id="709" w:author="Arthur de Catheu" w:date="2014-06-20T17:08:00Z">
            <w:rPr>
              <w:rFonts w:asciiTheme="majorHAnsi" w:eastAsiaTheme="majorEastAsia" w:hAnsiTheme="majorHAnsi" w:cstheme="majorBidi"/>
              <w:bCs/>
              <w:iCs/>
              <w:sz w:val="24"/>
            </w:rPr>
          </w:rPrChange>
        </w:rPr>
        <w:t xml:space="preserve"> qu’en cas de réponse positive</w:t>
      </w:r>
      <w:r w:rsidR="00303C56" w:rsidRPr="00935764">
        <w:rPr>
          <w:rFonts w:ascii="Helvetica Neue Light" w:hAnsi="Helvetica Neue Light"/>
          <w:rPrChange w:id="710" w:author="Arthur de Catheu" w:date="2014-06-20T17:08:00Z">
            <w:rPr>
              <w:rFonts w:asciiTheme="majorHAnsi" w:eastAsiaTheme="majorEastAsia" w:hAnsiTheme="majorHAnsi" w:cstheme="majorBidi"/>
              <w:bCs/>
              <w:iCs/>
              <w:sz w:val="24"/>
            </w:rPr>
          </w:rPrChange>
        </w:rPr>
        <w:t xml:space="preserve"> de l’Assureur Créd</w:t>
      </w:r>
      <w:r w:rsidR="00871C56" w:rsidRPr="00935764">
        <w:rPr>
          <w:rFonts w:ascii="Helvetica Neue Light" w:hAnsi="Helvetica Neue Light"/>
          <w:rPrChange w:id="711" w:author="Arthur de Catheu" w:date="2014-06-20T17:08:00Z">
            <w:rPr>
              <w:rFonts w:asciiTheme="majorHAnsi" w:eastAsiaTheme="majorEastAsia" w:hAnsiTheme="majorHAnsi" w:cstheme="majorBidi"/>
              <w:bCs/>
              <w:iCs/>
              <w:sz w:val="24"/>
            </w:rPr>
          </w:rPrChange>
        </w:rPr>
        <w:t>it.</w:t>
      </w:r>
    </w:p>
    <w:p w14:paraId="32E377FA" w14:textId="77777777" w:rsidR="00084316" w:rsidRPr="00935764" w:rsidRDefault="00084316" w:rsidP="00774194">
      <w:pPr>
        <w:rPr>
          <w:rFonts w:ascii="Helvetica Neue Light" w:hAnsi="Helvetica Neue Light"/>
          <w:rPrChange w:id="712" w:author="Arthur de Catheu" w:date="2014-06-20T17:08:00Z">
            <w:rPr/>
          </w:rPrChange>
        </w:rPr>
      </w:pPr>
    </w:p>
    <w:p w14:paraId="043EC192" w14:textId="60683A16" w:rsidR="00774194" w:rsidRPr="00935764" w:rsidRDefault="00774194" w:rsidP="00774194">
      <w:pPr>
        <w:rPr>
          <w:rFonts w:ascii="Helvetica Neue Light" w:hAnsi="Helvetica Neue Light"/>
          <w:rPrChange w:id="713" w:author="Arthur de Catheu" w:date="2014-06-20T17:08:00Z">
            <w:rPr/>
          </w:rPrChange>
        </w:rPr>
      </w:pPr>
      <w:r w:rsidRPr="00935764">
        <w:rPr>
          <w:rFonts w:ascii="Helvetica Neue Light" w:hAnsi="Helvetica Neue Light"/>
          <w:rPrChange w:id="714" w:author="Arthur de Catheu" w:date="2014-06-20T17:08:00Z">
            <w:rPr>
              <w:rFonts w:asciiTheme="majorHAnsi" w:eastAsiaTheme="majorEastAsia" w:hAnsiTheme="majorHAnsi" w:cstheme="majorBidi"/>
              <w:bCs/>
              <w:iCs/>
              <w:sz w:val="24"/>
            </w:rPr>
          </w:rPrChange>
        </w:rPr>
        <w:t xml:space="preserve">Il est précisé que cet accord, valable pour une durée de sept (7) jours calendaires, </w:t>
      </w:r>
      <w:r w:rsidR="00B50DC1" w:rsidRPr="00935764">
        <w:rPr>
          <w:rFonts w:ascii="Helvetica Neue Light" w:hAnsi="Helvetica Neue Light"/>
          <w:rPrChange w:id="715" w:author="Arthur de Catheu" w:date="2014-06-20T17:08:00Z">
            <w:rPr>
              <w:rFonts w:asciiTheme="majorHAnsi" w:eastAsiaTheme="majorEastAsia" w:hAnsiTheme="majorHAnsi" w:cstheme="majorBidi"/>
              <w:bCs/>
              <w:iCs/>
              <w:sz w:val="24"/>
            </w:rPr>
          </w:rPrChange>
        </w:rPr>
        <w:t xml:space="preserve">ne constitue </w:t>
      </w:r>
      <w:r w:rsidRPr="00935764">
        <w:rPr>
          <w:rFonts w:ascii="Helvetica Neue Light" w:hAnsi="Helvetica Neue Light"/>
          <w:rPrChange w:id="716" w:author="Arthur de Catheu" w:date="2014-06-20T17:08:00Z">
            <w:rPr>
              <w:rFonts w:asciiTheme="majorHAnsi" w:eastAsiaTheme="majorEastAsia" w:hAnsiTheme="majorHAnsi" w:cstheme="majorBidi"/>
              <w:bCs/>
              <w:iCs/>
              <w:sz w:val="24"/>
            </w:rPr>
          </w:rPrChange>
        </w:rPr>
        <w:t xml:space="preserve">pas une garantie d’assurance et ne peut donc pas donner lieu à une indemnisation. </w:t>
      </w:r>
      <w:r w:rsidR="007A0E01" w:rsidRPr="00935764">
        <w:rPr>
          <w:rFonts w:ascii="Helvetica Neue Light" w:hAnsi="Helvetica Neue Light"/>
          <w:rPrChange w:id="717" w:author="Arthur de Catheu" w:date="2014-06-20T17:08:00Z">
            <w:rPr>
              <w:rFonts w:asciiTheme="majorHAnsi" w:eastAsiaTheme="majorEastAsia" w:hAnsiTheme="majorHAnsi" w:cstheme="majorBidi"/>
              <w:bCs/>
              <w:iCs/>
              <w:sz w:val="24"/>
            </w:rPr>
          </w:rPrChange>
        </w:rPr>
        <w:t xml:space="preserve">Toute demande de </w:t>
      </w:r>
      <w:r w:rsidR="007A0E01" w:rsidRPr="00935764">
        <w:rPr>
          <w:rFonts w:ascii="Helvetica Neue Light" w:hAnsi="Helvetica Neue Light"/>
          <w:rPrChange w:id="718" w:author="Arthur de Catheu" w:date="2014-06-20T17:08:00Z">
            <w:rPr>
              <w:rFonts w:asciiTheme="majorHAnsi" w:eastAsiaTheme="majorEastAsia" w:hAnsiTheme="majorHAnsi" w:cstheme="majorBidi"/>
              <w:bCs/>
              <w:iCs/>
              <w:sz w:val="24"/>
            </w:rPr>
          </w:rPrChange>
        </w:rPr>
        <w:lastRenderedPageBreak/>
        <w:t xml:space="preserve">surveillance accordée </w:t>
      </w:r>
      <w:r w:rsidRPr="00935764">
        <w:rPr>
          <w:rFonts w:ascii="Helvetica Neue Light" w:hAnsi="Helvetica Neue Light"/>
          <w:rPrChange w:id="719" w:author="Arthur de Catheu" w:date="2014-06-20T17:08:00Z">
            <w:rPr>
              <w:rFonts w:asciiTheme="majorHAnsi" w:eastAsiaTheme="majorEastAsia" w:hAnsiTheme="majorHAnsi" w:cstheme="majorBidi"/>
              <w:bCs/>
              <w:iCs/>
              <w:sz w:val="24"/>
            </w:rPr>
          </w:rPrChange>
        </w:rPr>
        <w:t xml:space="preserve">devra </w:t>
      </w:r>
      <w:r w:rsidR="007A0E01" w:rsidRPr="00935764">
        <w:rPr>
          <w:rFonts w:ascii="Helvetica Neue Light" w:hAnsi="Helvetica Neue Light"/>
          <w:rPrChange w:id="720" w:author="Arthur de Catheu" w:date="2014-06-20T17:08:00Z">
            <w:rPr>
              <w:rFonts w:asciiTheme="majorHAnsi" w:eastAsiaTheme="majorEastAsia" w:hAnsiTheme="majorHAnsi" w:cstheme="majorBidi"/>
              <w:bCs/>
              <w:iCs/>
              <w:sz w:val="24"/>
            </w:rPr>
          </w:rPrChange>
        </w:rPr>
        <w:t xml:space="preserve">donc </w:t>
      </w:r>
      <w:r w:rsidRPr="00935764">
        <w:rPr>
          <w:rFonts w:ascii="Helvetica Neue Light" w:hAnsi="Helvetica Neue Light"/>
          <w:rPrChange w:id="721" w:author="Arthur de Catheu" w:date="2014-06-20T17:08:00Z">
            <w:rPr>
              <w:rFonts w:asciiTheme="majorHAnsi" w:eastAsiaTheme="majorEastAsia" w:hAnsiTheme="majorHAnsi" w:cstheme="majorBidi"/>
              <w:bCs/>
              <w:iCs/>
              <w:sz w:val="24"/>
            </w:rPr>
          </w:rPrChange>
        </w:rPr>
        <w:t>être confirmé</w:t>
      </w:r>
      <w:r w:rsidR="007A0E01" w:rsidRPr="00935764">
        <w:rPr>
          <w:rFonts w:ascii="Helvetica Neue Light" w:hAnsi="Helvetica Neue Light"/>
          <w:rPrChange w:id="722" w:author="Arthur de Catheu" w:date="2014-06-20T17:08:00Z">
            <w:rPr>
              <w:rFonts w:asciiTheme="majorHAnsi" w:eastAsiaTheme="majorEastAsia" w:hAnsiTheme="majorHAnsi" w:cstheme="majorBidi"/>
              <w:bCs/>
              <w:iCs/>
              <w:sz w:val="24"/>
            </w:rPr>
          </w:rPrChange>
        </w:rPr>
        <w:t>e</w:t>
      </w:r>
      <w:r w:rsidRPr="00935764">
        <w:rPr>
          <w:rFonts w:ascii="Helvetica Neue Light" w:hAnsi="Helvetica Neue Light"/>
          <w:rPrChange w:id="723" w:author="Arthur de Catheu" w:date="2014-06-20T17:08:00Z">
            <w:rPr>
              <w:rFonts w:asciiTheme="majorHAnsi" w:eastAsiaTheme="majorEastAsia" w:hAnsiTheme="majorHAnsi" w:cstheme="majorBidi"/>
              <w:bCs/>
              <w:iCs/>
              <w:sz w:val="24"/>
            </w:rPr>
          </w:rPrChange>
        </w:rPr>
        <w:t xml:space="preserve"> par une demande d’agr</w:t>
      </w:r>
      <w:r w:rsidR="007A0E01" w:rsidRPr="00935764">
        <w:rPr>
          <w:rFonts w:ascii="Helvetica Neue Light" w:hAnsi="Helvetica Neue Light"/>
          <w:rPrChange w:id="724" w:author="Arthur de Catheu" w:date="2014-06-20T17:08:00Z">
            <w:rPr>
              <w:rFonts w:asciiTheme="majorHAnsi" w:eastAsiaTheme="majorEastAsia" w:hAnsiTheme="majorHAnsi" w:cstheme="majorBidi"/>
              <w:bCs/>
              <w:iCs/>
              <w:sz w:val="24"/>
            </w:rPr>
          </w:rPrChange>
        </w:rPr>
        <w:t>é</w:t>
      </w:r>
      <w:r w:rsidRPr="00935764">
        <w:rPr>
          <w:rFonts w:ascii="Helvetica Neue Light" w:hAnsi="Helvetica Neue Light"/>
          <w:rPrChange w:id="725" w:author="Arthur de Catheu" w:date="2014-06-20T17:08:00Z">
            <w:rPr>
              <w:rFonts w:asciiTheme="majorHAnsi" w:eastAsiaTheme="majorEastAsia" w:hAnsiTheme="majorHAnsi" w:cstheme="majorBidi"/>
              <w:bCs/>
              <w:iCs/>
              <w:sz w:val="24"/>
            </w:rPr>
          </w:rPrChange>
        </w:rPr>
        <w:t xml:space="preserve">ment </w:t>
      </w:r>
      <w:r w:rsidR="007A0E01" w:rsidRPr="00935764">
        <w:rPr>
          <w:rFonts w:ascii="Helvetica Neue Light" w:hAnsi="Helvetica Neue Light"/>
          <w:rPrChange w:id="726" w:author="Arthur de Catheu" w:date="2014-06-20T17:08:00Z">
            <w:rPr>
              <w:rFonts w:asciiTheme="majorHAnsi" w:eastAsiaTheme="majorEastAsia" w:hAnsiTheme="majorHAnsi" w:cstheme="majorBidi"/>
              <w:bCs/>
              <w:iCs/>
              <w:sz w:val="24"/>
            </w:rPr>
          </w:rPrChange>
        </w:rPr>
        <w:t xml:space="preserve">à l’égard du Débiteur </w:t>
      </w:r>
      <w:r w:rsidRPr="00935764">
        <w:rPr>
          <w:rFonts w:ascii="Helvetica Neue Light" w:hAnsi="Helvetica Neue Light"/>
          <w:rPrChange w:id="727" w:author="Arthur de Catheu" w:date="2014-06-20T17:08:00Z">
            <w:rPr>
              <w:rFonts w:asciiTheme="majorHAnsi" w:eastAsiaTheme="majorEastAsia" w:hAnsiTheme="majorHAnsi" w:cstheme="majorBidi"/>
              <w:bCs/>
              <w:iCs/>
              <w:sz w:val="24"/>
            </w:rPr>
          </w:rPrChange>
        </w:rPr>
        <w:t>auprès de l’Assureur-Crédit</w:t>
      </w:r>
      <w:r w:rsidR="007A0E01" w:rsidRPr="00935764">
        <w:rPr>
          <w:rFonts w:ascii="Helvetica Neue Light" w:hAnsi="Helvetica Neue Light"/>
          <w:rPrChange w:id="728" w:author="Arthur de Catheu" w:date="2014-06-20T17:08:00Z">
            <w:rPr>
              <w:rFonts w:asciiTheme="majorHAnsi" w:eastAsiaTheme="majorEastAsia" w:hAnsiTheme="majorHAnsi" w:cstheme="majorBidi"/>
              <w:bCs/>
              <w:iCs/>
              <w:sz w:val="24"/>
            </w:rPr>
          </w:rPrChange>
        </w:rPr>
        <w:t xml:space="preserve"> dès </w:t>
      </w:r>
      <w:r w:rsidRPr="00935764">
        <w:rPr>
          <w:rFonts w:ascii="Helvetica Neue Light" w:hAnsi="Helvetica Neue Light"/>
          <w:rPrChange w:id="729" w:author="Arthur de Catheu" w:date="2014-06-20T17:08:00Z">
            <w:rPr>
              <w:rFonts w:asciiTheme="majorHAnsi" w:eastAsiaTheme="majorEastAsia" w:hAnsiTheme="majorHAnsi" w:cstheme="majorBidi"/>
              <w:bCs/>
              <w:iCs/>
              <w:sz w:val="24"/>
            </w:rPr>
          </w:rPrChange>
        </w:rPr>
        <w:t>la signature de l’Acte de Cession.</w:t>
      </w:r>
    </w:p>
    <w:p w14:paraId="1B2AC086" w14:textId="77777777" w:rsidR="007D21E2" w:rsidRPr="00935764" w:rsidRDefault="007D21E2" w:rsidP="00774194">
      <w:pPr>
        <w:rPr>
          <w:rFonts w:ascii="Helvetica Neue Light" w:hAnsi="Helvetica Neue Light"/>
          <w:rPrChange w:id="730" w:author="Arthur de Catheu" w:date="2014-06-20T17:08:00Z">
            <w:rPr/>
          </w:rPrChange>
        </w:rPr>
      </w:pPr>
    </w:p>
    <w:p w14:paraId="7694AB25" w14:textId="0A83C79D" w:rsidR="00774194" w:rsidRPr="00935764" w:rsidRDefault="00774194" w:rsidP="00774194">
      <w:pPr>
        <w:rPr>
          <w:rFonts w:ascii="Helvetica Neue Light" w:hAnsi="Helvetica Neue Light"/>
          <w:rPrChange w:id="731" w:author="Arthur de Catheu" w:date="2014-06-20T17:08:00Z">
            <w:rPr/>
          </w:rPrChange>
        </w:rPr>
      </w:pPr>
      <w:r w:rsidRPr="00935764">
        <w:rPr>
          <w:rFonts w:ascii="Helvetica Neue Light" w:hAnsi="Helvetica Neue Light"/>
          <w:rPrChange w:id="732" w:author="Arthur de Catheu" w:date="2014-06-20T17:08:00Z">
            <w:rPr>
              <w:rFonts w:asciiTheme="majorHAnsi" w:eastAsiaTheme="majorEastAsia" w:hAnsiTheme="majorHAnsi" w:cstheme="majorBidi"/>
              <w:bCs/>
              <w:iCs/>
              <w:sz w:val="24"/>
            </w:rPr>
          </w:rPrChange>
        </w:rPr>
        <w:t xml:space="preserve">Les modalités de ces demandes de surveillance et d’agrément sont décrites dans la section </w:t>
      </w:r>
      <w:r w:rsidRPr="00935764">
        <w:rPr>
          <w:rFonts w:ascii="Helvetica Neue Light" w:hAnsi="Helvetica Neue Light"/>
          <w:rPrChange w:id="733" w:author="Arthur de Catheu" w:date="2014-06-20T17:08:00Z">
            <w:rPr>
              <w:rFonts w:asciiTheme="majorHAnsi" w:eastAsiaTheme="majorEastAsia" w:hAnsiTheme="majorHAnsi" w:cstheme="majorBidi"/>
              <w:bCs/>
              <w:iCs/>
              <w:sz w:val="24"/>
            </w:rPr>
          </w:rPrChange>
        </w:rPr>
        <w:fldChar w:fldCharType="begin"/>
      </w:r>
      <w:r w:rsidRPr="00935764">
        <w:rPr>
          <w:rFonts w:ascii="Helvetica Neue Light" w:hAnsi="Helvetica Neue Light"/>
          <w:rPrChange w:id="734" w:author="Arthur de Catheu" w:date="2014-06-20T17:08:00Z">
            <w:rPr>
              <w:rFonts w:asciiTheme="majorHAnsi" w:eastAsiaTheme="majorEastAsia" w:hAnsiTheme="majorHAnsi" w:cstheme="majorBidi"/>
              <w:bCs/>
              <w:iCs/>
              <w:sz w:val="24"/>
            </w:rPr>
          </w:rPrChange>
        </w:rPr>
        <w:instrText xml:space="preserve"> REF _Ref248489844 \h  \* MERGEFORMAT </w:instrText>
      </w:r>
      <w:r w:rsidRPr="00935764">
        <w:rPr>
          <w:rFonts w:ascii="Helvetica Neue Light" w:hAnsi="Helvetica Neue Light"/>
          <w:rPrChange w:id="735" w:author="Arthur de Catheu" w:date="2014-06-20T17:08:00Z">
            <w:rPr>
              <w:rFonts w:ascii="Helvetica Neue Light" w:hAnsi="Helvetica Neue Light"/>
            </w:rPr>
          </w:rPrChange>
        </w:rPr>
      </w:r>
      <w:r w:rsidRPr="00935764">
        <w:rPr>
          <w:rFonts w:ascii="Helvetica Neue Light" w:hAnsi="Helvetica Neue Light"/>
          <w:rPrChange w:id="736" w:author="Arthur de Catheu" w:date="2014-06-20T17:08:00Z">
            <w:rPr>
              <w:rFonts w:asciiTheme="majorHAnsi" w:eastAsiaTheme="majorEastAsia" w:hAnsiTheme="majorHAnsi" w:cstheme="majorBidi"/>
              <w:bCs/>
              <w:iCs/>
              <w:sz w:val="24"/>
            </w:rPr>
          </w:rPrChange>
        </w:rPr>
        <w:fldChar w:fldCharType="separate"/>
      </w:r>
      <w:ins w:id="737" w:author="Arthur de Catheu" w:date="2014-06-25T11:35:00Z">
        <w:r w:rsidR="005B0BF1" w:rsidRPr="00935764">
          <w:rPr>
            <w:rFonts w:ascii="Helvetica Neue Light" w:hAnsi="Helvetica Neue Light"/>
            <w:rPrChange w:id="738" w:author="Arthur de Catheu" w:date="2014-06-20T17:08:00Z">
              <w:rPr/>
            </w:rPrChange>
          </w:rPr>
          <w:t>Recouvrement et Assurance-Crédit</w:t>
        </w:r>
      </w:ins>
      <w:r w:rsidRPr="00935764">
        <w:rPr>
          <w:rFonts w:ascii="Helvetica Neue Light" w:hAnsi="Helvetica Neue Light"/>
          <w:rPrChange w:id="739" w:author="Arthur de Catheu" w:date="2014-06-20T17:08:00Z">
            <w:rPr>
              <w:rFonts w:asciiTheme="majorHAnsi" w:eastAsiaTheme="majorEastAsia" w:hAnsiTheme="majorHAnsi" w:cstheme="majorBidi"/>
              <w:bCs/>
              <w:iCs/>
              <w:sz w:val="24"/>
            </w:rPr>
          </w:rPrChange>
        </w:rPr>
        <w:fldChar w:fldCharType="end"/>
      </w:r>
      <w:r w:rsidRPr="00935764">
        <w:rPr>
          <w:rFonts w:ascii="Helvetica Neue Light" w:hAnsi="Helvetica Neue Light"/>
          <w:rPrChange w:id="740" w:author="Arthur de Catheu" w:date="2014-06-20T17:08:00Z">
            <w:rPr>
              <w:rFonts w:asciiTheme="majorHAnsi" w:eastAsiaTheme="majorEastAsia" w:hAnsiTheme="majorHAnsi" w:cstheme="majorBidi"/>
              <w:bCs/>
              <w:iCs/>
              <w:sz w:val="24"/>
            </w:rPr>
          </w:rPrChange>
        </w:rPr>
        <w:t xml:space="preserve"> </w:t>
      </w:r>
      <w:r w:rsidR="00871C56" w:rsidRPr="00935764">
        <w:rPr>
          <w:rFonts w:ascii="Helvetica Neue Light" w:hAnsi="Helvetica Neue Light"/>
          <w:rPrChange w:id="741" w:author="Arthur de Catheu" w:date="2014-06-20T17:08:00Z">
            <w:rPr>
              <w:rFonts w:asciiTheme="majorHAnsi" w:eastAsiaTheme="majorEastAsia" w:hAnsiTheme="majorHAnsi" w:cstheme="majorBidi"/>
              <w:bCs/>
              <w:iCs/>
              <w:sz w:val="24"/>
            </w:rPr>
          </w:rPrChange>
        </w:rPr>
        <w:t xml:space="preserve">– </w:t>
      </w:r>
      <w:r w:rsidR="007D21E2" w:rsidRPr="00935764">
        <w:rPr>
          <w:rFonts w:ascii="Helvetica Neue Light" w:hAnsi="Helvetica Neue Light"/>
          <w:rPrChange w:id="742" w:author="Arthur de Catheu" w:date="2014-06-20T17:08:00Z">
            <w:rPr>
              <w:rFonts w:asciiTheme="majorHAnsi" w:eastAsiaTheme="majorEastAsia" w:hAnsiTheme="majorHAnsi" w:cstheme="majorBidi"/>
              <w:bCs/>
              <w:iCs/>
              <w:sz w:val="24"/>
            </w:rPr>
          </w:rPrChange>
        </w:rPr>
        <w:fldChar w:fldCharType="begin"/>
      </w:r>
      <w:r w:rsidR="007D21E2" w:rsidRPr="00935764">
        <w:rPr>
          <w:rFonts w:ascii="Helvetica Neue Light" w:hAnsi="Helvetica Neue Light"/>
          <w:rPrChange w:id="743" w:author="Arthur de Catheu" w:date="2014-06-20T17:08:00Z">
            <w:rPr>
              <w:rFonts w:asciiTheme="majorHAnsi" w:eastAsiaTheme="majorEastAsia" w:hAnsiTheme="majorHAnsi" w:cstheme="majorBidi"/>
              <w:bCs/>
              <w:iCs/>
              <w:sz w:val="24"/>
            </w:rPr>
          </w:rPrChange>
        </w:rPr>
        <w:instrText xml:space="preserve"> REF _Ref248489844 \w \h </w:instrText>
      </w:r>
      <w:r w:rsidR="007D21E2" w:rsidRPr="00935764">
        <w:rPr>
          <w:rFonts w:ascii="Helvetica Neue Light" w:hAnsi="Helvetica Neue Light"/>
          <w:rPrChange w:id="744" w:author="Arthur de Catheu" w:date="2014-06-20T17:08:00Z">
            <w:rPr>
              <w:rFonts w:ascii="Helvetica Neue Light" w:hAnsi="Helvetica Neue Light"/>
            </w:rPr>
          </w:rPrChange>
        </w:rPr>
      </w:r>
      <w:r w:rsidR="007D21E2" w:rsidRPr="00935764">
        <w:rPr>
          <w:rFonts w:ascii="Helvetica Neue Light" w:hAnsi="Helvetica Neue Light"/>
          <w:rPrChange w:id="745" w:author="Arthur de Catheu" w:date="2014-06-20T17:08:00Z">
            <w:rPr>
              <w:rFonts w:asciiTheme="majorHAnsi" w:eastAsiaTheme="majorEastAsia" w:hAnsiTheme="majorHAnsi" w:cstheme="majorBidi"/>
              <w:bCs/>
              <w:iCs/>
              <w:sz w:val="24"/>
            </w:rPr>
          </w:rPrChange>
        </w:rPr>
        <w:fldChar w:fldCharType="separate"/>
      </w:r>
      <w:r w:rsidR="005B0BF1">
        <w:rPr>
          <w:rFonts w:ascii="Helvetica Neue Light" w:hAnsi="Helvetica Neue Light"/>
        </w:rPr>
        <w:t>VIII.I</w:t>
      </w:r>
      <w:r w:rsidR="007D21E2" w:rsidRPr="00935764">
        <w:rPr>
          <w:rFonts w:ascii="Helvetica Neue Light" w:hAnsi="Helvetica Neue Light"/>
          <w:rPrChange w:id="746" w:author="Arthur de Catheu" w:date="2014-06-20T17:08:00Z">
            <w:rPr>
              <w:rFonts w:asciiTheme="majorHAnsi" w:eastAsiaTheme="majorEastAsia" w:hAnsiTheme="majorHAnsi" w:cstheme="majorBidi"/>
              <w:bCs/>
              <w:iCs/>
              <w:sz w:val="24"/>
            </w:rPr>
          </w:rPrChange>
        </w:rPr>
        <w:fldChar w:fldCharType="end"/>
      </w:r>
      <w:r w:rsidRPr="00935764">
        <w:rPr>
          <w:rFonts w:ascii="Helvetica Neue Light" w:hAnsi="Helvetica Neue Light"/>
          <w:rPrChange w:id="747" w:author="Arthur de Catheu" w:date="2014-06-20T17:08:00Z">
            <w:rPr>
              <w:rFonts w:asciiTheme="majorHAnsi" w:eastAsiaTheme="majorEastAsia" w:hAnsiTheme="majorHAnsi" w:cstheme="majorBidi"/>
              <w:bCs/>
              <w:iCs/>
              <w:sz w:val="24"/>
            </w:rPr>
          </w:rPrChange>
        </w:rPr>
        <w:t>.</w:t>
      </w:r>
    </w:p>
    <w:p w14:paraId="366F4F15" w14:textId="4AA064AB" w:rsidR="00035A4D" w:rsidRPr="00935764" w:rsidRDefault="00B965FC">
      <w:pPr>
        <w:pStyle w:val="Titre3"/>
        <w:rPr>
          <w:rFonts w:ascii="Helvetica Neue Light" w:hAnsi="Helvetica Neue Light"/>
          <w:rPrChange w:id="748" w:author="Arthur de Catheu" w:date="2014-06-20T17:08:00Z">
            <w:rPr/>
          </w:rPrChange>
        </w:rPr>
      </w:pPr>
      <w:bookmarkStart w:id="749" w:name="_Ref379462405"/>
      <w:bookmarkStart w:id="750" w:name="_Toc265315286"/>
      <w:bookmarkStart w:id="751" w:name="_Ref247789632"/>
      <w:bookmarkStart w:id="752" w:name="_Toc248579960"/>
      <w:bookmarkEnd w:id="687"/>
      <w:bookmarkEnd w:id="688"/>
      <w:r w:rsidRPr="00935764">
        <w:rPr>
          <w:rFonts w:ascii="Helvetica Neue Light" w:hAnsi="Helvetica Neue Light"/>
          <w:rPrChange w:id="753" w:author="Arthur de Catheu" w:date="2014-06-20T17:08:00Z">
            <w:rPr>
              <w:rFonts w:asciiTheme="majorHAnsi" w:hAnsiTheme="majorHAnsi"/>
              <w:b w:val="0"/>
              <w:iCs/>
            </w:rPr>
          </w:rPrChange>
        </w:rPr>
        <w:t>Procédure</w:t>
      </w:r>
      <w:r w:rsidR="00035A4D" w:rsidRPr="00935764">
        <w:rPr>
          <w:rFonts w:ascii="Helvetica Neue Light" w:hAnsi="Helvetica Neue Light"/>
          <w:rPrChange w:id="754" w:author="Arthur de Catheu" w:date="2014-06-20T17:08:00Z">
            <w:rPr>
              <w:rFonts w:asciiTheme="majorHAnsi" w:hAnsiTheme="majorHAnsi"/>
              <w:b w:val="0"/>
              <w:iCs/>
            </w:rPr>
          </w:rPrChange>
        </w:rPr>
        <w:t xml:space="preserve"> de sondage d’une Créance</w:t>
      </w:r>
      <w:bookmarkEnd w:id="749"/>
      <w:bookmarkEnd w:id="750"/>
    </w:p>
    <w:p w14:paraId="6739B29E" w14:textId="6CCD070E" w:rsidR="00035A4D" w:rsidRPr="00935764" w:rsidRDefault="006403D4" w:rsidP="000573E4">
      <w:pPr>
        <w:rPr>
          <w:rFonts w:ascii="Helvetica Neue Light" w:hAnsi="Helvetica Neue Light"/>
          <w:rPrChange w:id="755" w:author="Arthur de Catheu" w:date="2014-06-20T17:08:00Z">
            <w:rPr/>
          </w:rPrChange>
        </w:rPr>
      </w:pPr>
      <w:r w:rsidRPr="00935764">
        <w:rPr>
          <w:rFonts w:ascii="Helvetica Neue Light" w:hAnsi="Helvetica Neue Light"/>
          <w:rPrChange w:id="756" w:author="Arthur de Catheu" w:date="2014-06-20T17:08:00Z">
            <w:rPr>
              <w:rFonts w:asciiTheme="majorHAnsi" w:eastAsiaTheme="majorEastAsia" w:hAnsiTheme="majorHAnsi" w:cstheme="majorBidi"/>
              <w:bCs/>
              <w:iCs/>
              <w:sz w:val="24"/>
            </w:rPr>
          </w:rPrChange>
        </w:rPr>
        <w:t xml:space="preserve">Chaque Créance </w:t>
      </w:r>
      <w:r w:rsidR="006064CC" w:rsidRPr="00935764">
        <w:rPr>
          <w:rFonts w:ascii="Helvetica Neue Light" w:hAnsi="Helvetica Neue Light"/>
          <w:rPrChange w:id="757" w:author="Arthur de Catheu" w:date="2014-06-20T17:08:00Z">
            <w:rPr>
              <w:rFonts w:asciiTheme="majorHAnsi" w:eastAsiaTheme="majorEastAsia" w:hAnsiTheme="majorHAnsi" w:cstheme="majorBidi"/>
              <w:bCs/>
              <w:iCs/>
              <w:sz w:val="24"/>
            </w:rPr>
          </w:rPrChange>
        </w:rPr>
        <w:t xml:space="preserve">Eligible </w:t>
      </w:r>
      <w:r w:rsidRPr="00935764">
        <w:rPr>
          <w:rFonts w:ascii="Helvetica Neue Light" w:hAnsi="Helvetica Neue Light"/>
          <w:rPrChange w:id="758" w:author="Arthur de Catheu" w:date="2014-06-20T17:08:00Z">
            <w:rPr>
              <w:rFonts w:asciiTheme="majorHAnsi" w:eastAsiaTheme="majorEastAsia" w:hAnsiTheme="majorHAnsi" w:cstheme="majorBidi"/>
              <w:bCs/>
              <w:iCs/>
              <w:sz w:val="24"/>
            </w:rPr>
          </w:rPrChange>
        </w:rPr>
        <w:t>soumis</w:t>
      </w:r>
      <w:r w:rsidR="00112282" w:rsidRPr="00935764">
        <w:rPr>
          <w:rFonts w:ascii="Helvetica Neue Light" w:hAnsi="Helvetica Neue Light"/>
          <w:rPrChange w:id="759" w:author="Arthur de Catheu" w:date="2014-06-20T17:08:00Z">
            <w:rPr>
              <w:rFonts w:asciiTheme="majorHAnsi" w:eastAsiaTheme="majorEastAsia" w:hAnsiTheme="majorHAnsi" w:cstheme="majorBidi"/>
              <w:bCs/>
              <w:iCs/>
              <w:sz w:val="24"/>
            </w:rPr>
          </w:rPrChange>
        </w:rPr>
        <w:t>e</w:t>
      </w:r>
      <w:r w:rsidRPr="00935764">
        <w:rPr>
          <w:rFonts w:ascii="Helvetica Neue Light" w:hAnsi="Helvetica Neue Light"/>
          <w:rPrChange w:id="760" w:author="Arthur de Catheu" w:date="2014-06-20T17:08:00Z">
            <w:rPr>
              <w:rFonts w:asciiTheme="majorHAnsi" w:eastAsiaTheme="majorEastAsia" w:hAnsiTheme="majorHAnsi" w:cstheme="majorBidi"/>
              <w:bCs/>
              <w:iCs/>
              <w:sz w:val="24"/>
            </w:rPr>
          </w:rPrChange>
        </w:rPr>
        <w:t xml:space="preserve"> au </w:t>
      </w:r>
      <w:r w:rsidR="00A37D87" w:rsidRPr="00935764">
        <w:rPr>
          <w:rFonts w:ascii="Helvetica Neue Light" w:hAnsi="Helvetica Neue Light"/>
          <w:rPrChange w:id="761" w:author="Arthur de Catheu" w:date="2014-06-20T17:08:00Z">
            <w:rPr>
              <w:rFonts w:asciiTheme="majorHAnsi" w:eastAsiaTheme="majorEastAsia" w:hAnsiTheme="majorHAnsi" w:cstheme="majorBidi"/>
              <w:bCs/>
              <w:iCs/>
              <w:sz w:val="24"/>
            </w:rPr>
          </w:rPrChange>
        </w:rPr>
        <w:t>FCT 2014</w:t>
      </w:r>
      <w:r w:rsidRPr="00935764">
        <w:rPr>
          <w:rFonts w:ascii="Helvetica Neue Light" w:hAnsi="Helvetica Neue Light"/>
          <w:rPrChange w:id="762" w:author="Arthur de Catheu" w:date="2014-06-20T17:08:00Z">
            <w:rPr>
              <w:rFonts w:asciiTheme="majorHAnsi" w:eastAsiaTheme="majorEastAsia" w:hAnsiTheme="majorHAnsi" w:cstheme="majorBidi"/>
              <w:bCs/>
              <w:iCs/>
              <w:sz w:val="24"/>
            </w:rPr>
          </w:rPrChange>
        </w:rPr>
        <w:t xml:space="preserve"> </w:t>
      </w:r>
      <w:r w:rsidR="007570BC" w:rsidRPr="00935764">
        <w:rPr>
          <w:rFonts w:ascii="Helvetica Neue Light" w:hAnsi="Helvetica Neue Light"/>
          <w:rPrChange w:id="763" w:author="Arthur de Catheu" w:date="2014-06-20T17:08:00Z">
            <w:rPr>
              <w:rFonts w:asciiTheme="majorHAnsi" w:eastAsiaTheme="majorEastAsia" w:hAnsiTheme="majorHAnsi" w:cstheme="majorBidi"/>
              <w:bCs/>
              <w:iCs/>
              <w:sz w:val="24"/>
            </w:rPr>
          </w:rPrChange>
        </w:rPr>
        <w:t xml:space="preserve">et sélectionnée par l’analyste crédit en charge de l’instruction </w:t>
      </w:r>
      <w:r w:rsidRPr="00935764">
        <w:rPr>
          <w:rFonts w:ascii="Helvetica Neue Light" w:hAnsi="Helvetica Neue Light"/>
          <w:rPrChange w:id="764" w:author="Arthur de Catheu" w:date="2014-06-20T17:08:00Z">
            <w:rPr>
              <w:rFonts w:asciiTheme="majorHAnsi" w:eastAsiaTheme="majorEastAsia" w:hAnsiTheme="majorHAnsi" w:cstheme="majorBidi"/>
              <w:bCs/>
              <w:iCs/>
              <w:sz w:val="24"/>
            </w:rPr>
          </w:rPrChange>
        </w:rPr>
        <w:t>devra faire l’objet d’une procédure de sondage</w:t>
      </w:r>
      <w:r w:rsidR="007570BC" w:rsidRPr="00935764">
        <w:rPr>
          <w:rFonts w:ascii="Helvetica Neue Light" w:hAnsi="Helvetica Neue Light"/>
          <w:rPrChange w:id="765" w:author="Arthur de Catheu" w:date="2014-06-20T17:08:00Z">
            <w:rPr>
              <w:rFonts w:asciiTheme="majorHAnsi" w:eastAsiaTheme="majorEastAsia" w:hAnsiTheme="majorHAnsi" w:cstheme="majorBidi"/>
              <w:bCs/>
              <w:iCs/>
              <w:sz w:val="24"/>
            </w:rPr>
          </w:rPrChange>
        </w:rPr>
        <w:t>. L</w:t>
      </w:r>
      <w:r w:rsidR="00112282" w:rsidRPr="00935764">
        <w:rPr>
          <w:rFonts w:ascii="Helvetica Neue Light" w:hAnsi="Helvetica Neue Light"/>
          <w:rPrChange w:id="766" w:author="Arthur de Catheu" w:date="2014-06-20T17:08:00Z">
            <w:rPr>
              <w:rFonts w:asciiTheme="majorHAnsi" w:eastAsiaTheme="majorEastAsia" w:hAnsiTheme="majorHAnsi" w:cstheme="majorBidi"/>
              <w:bCs/>
              <w:iCs/>
              <w:sz w:val="24"/>
            </w:rPr>
          </w:rPrChange>
        </w:rPr>
        <w:t xml:space="preserve">es objectifs </w:t>
      </w:r>
      <w:r w:rsidR="007570BC" w:rsidRPr="00935764">
        <w:rPr>
          <w:rFonts w:ascii="Helvetica Neue Light" w:hAnsi="Helvetica Neue Light"/>
          <w:rPrChange w:id="767" w:author="Arthur de Catheu" w:date="2014-06-20T17:08:00Z">
            <w:rPr>
              <w:rFonts w:asciiTheme="majorHAnsi" w:eastAsiaTheme="majorEastAsia" w:hAnsiTheme="majorHAnsi" w:cstheme="majorBidi"/>
              <w:bCs/>
              <w:iCs/>
              <w:sz w:val="24"/>
            </w:rPr>
          </w:rPrChange>
        </w:rPr>
        <w:t xml:space="preserve">de la procédure de sondage </w:t>
      </w:r>
      <w:r w:rsidR="00112282" w:rsidRPr="00935764">
        <w:rPr>
          <w:rFonts w:ascii="Helvetica Neue Light" w:hAnsi="Helvetica Neue Light"/>
          <w:rPrChange w:id="768" w:author="Arthur de Catheu" w:date="2014-06-20T17:08:00Z">
            <w:rPr>
              <w:rFonts w:asciiTheme="majorHAnsi" w:eastAsiaTheme="majorEastAsia" w:hAnsiTheme="majorHAnsi" w:cstheme="majorBidi"/>
              <w:bCs/>
              <w:iCs/>
              <w:sz w:val="24"/>
            </w:rPr>
          </w:rPrChange>
        </w:rPr>
        <w:t>sont les suivants :</w:t>
      </w:r>
      <w:r w:rsidR="00035A4D" w:rsidRPr="00935764">
        <w:rPr>
          <w:rFonts w:ascii="Helvetica Neue Light" w:hAnsi="Helvetica Neue Light"/>
          <w:rPrChange w:id="769" w:author="Arthur de Catheu" w:date="2014-06-20T17:08:00Z">
            <w:rPr>
              <w:rFonts w:asciiTheme="majorHAnsi" w:eastAsiaTheme="majorEastAsia" w:hAnsiTheme="majorHAnsi" w:cstheme="majorBidi"/>
              <w:bCs/>
              <w:iCs/>
              <w:sz w:val="24"/>
            </w:rPr>
          </w:rPrChange>
        </w:rPr>
        <w:t xml:space="preserve"> </w:t>
      </w:r>
    </w:p>
    <w:p w14:paraId="2B863702" w14:textId="0D788C6C" w:rsidR="00035A4D" w:rsidRPr="00935764" w:rsidRDefault="00354C10" w:rsidP="00F157DC">
      <w:pPr>
        <w:pStyle w:val="Paragraphedeliste"/>
        <w:numPr>
          <w:ilvl w:val="0"/>
          <w:numId w:val="144"/>
        </w:numPr>
        <w:rPr>
          <w:rFonts w:ascii="Helvetica Neue Light" w:hAnsi="Helvetica Neue Light"/>
          <w:rPrChange w:id="770" w:author="Arthur de Catheu" w:date="2014-06-20T17:08:00Z">
            <w:rPr/>
          </w:rPrChange>
        </w:rPr>
      </w:pPr>
      <w:r w:rsidRPr="00935764">
        <w:rPr>
          <w:rFonts w:ascii="Helvetica Neue Light" w:hAnsi="Helvetica Neue Light"/>
          <w:rPrChange w:id="771" w:author="Arthur de Catheu" w:date="2014-06-20T17:08:00Z">
            <w:rPr>
              <w:rFonts w:asciiTheme="majorHAnsi" w:eastAsiaTheme="majorEastAsia" w:hAnsiTheme="majorHAnsi" w:cstheme="majorBidi"/>
              <w:bCs/>
              <w:iCs/>
              <w:sz w:val="24"/>
            </w:rPr>
          </w:rPrChange>
        </w:rPr>
        <w:t>d</w:t>
      </w:r>
      <w:r w:rsidR="00035A4D" w:rsidRPr="00935764">
        <w:rPr>
          <w:rFonts w:ascii="Helvetica Neue Light" w:hAnsi="Helvetica Neue Light"/>
          <w:rPrChange w:id="772" w:author="Arthur de Catheu" w:date="2014-06-20T17:08:00Z">
            <w:rPr>
              <w:rFonts w:asciiTheme="majorHAnsi" w:eastAsiaTheme="majorEastAsia" w:hAnsiTheme="majorHAnsi" w:cstheme="majorBidi"/>
              <w:bCs/>
              <w:iCs/>
              <w:sz w:val="24"/>
            </w:rPr>
          </w:rPrChange>
        </w:rPr>
        <w:t xml:space="preserve">étecter toute tentative de fraude et / ou d’escroquerie caractérisée par une absence de matérialité de la Créance ; </w:t>
      </w:r>
    </w:p>
    <w:p w14:paraId="56F918DF" w14:textId="7FD6C84A" w:rsidR="00035A4D" w:rsidRPr="00935764" w:rsidRDefault="00354C10" w:rsidP="00F157DC">
      <w:pPr>
        <w:pStyle w:val="Paragraphedeliste"/>
        <w:numPr>
          <w:ilvl w:val="0"/>
          <w:numId w:val="144"/>
        </w:numPr>
        <w:rPr>
          <w:rFonts w:ascii="Helvetica Neue Light" w:hAnsi="Helvetica Neue Light"/>
          <w:rPrChange w:id="773" w:author="Arthur de Catheu" w:date="2014-06-20T17:08:00Z">
            <w:rPr/>
          </w:rPrChange>
        </w:rPr>
      </w:pPr>
      <w:r w:rsidRPr="00935764">
        <w:rPr>
          <w:rFonts w:ascii="Helvetica Neue Light" w:hAnsi="Helvetica Neue Light"/>
          <w:rPrChange w:id="774" w:author="Arthur de Catheu" w:date="2014-06-20T17:08:00Z">
            <w:rPr>
              <w:rFonts w:asciiTheme="majorHAnsi" w:eastAsiaTheme="majorEastAsia" w:hAnsiTheme="majorHAnsi" w:cstheme="majorBidi"/>
              <w:bCs/>
              <w:iCs/>
              <w:sz w:val="24"/>
            </w:rPr>
          </w:rPrChange>
        </w:rPr>
        <w:t xml:space="preserve">anticiper </w:t>
      </w:r>
      <w:r w:rsidR="00035A4D" w:rsidRPr="00935764">
        <w:rPr>
          <w:rFonts w:ascii="Helvetica Neue Light" w:hAnsi="Helvetica Neue Light"/>
          <w:rPrChange w:id="775" w:author="Arthur de Catheu" w:date="2014-06-20T17:08:00Z">
            <w:rPr>
              <w:rFonts w:asciiTheme="majorHAnsi" w:eastAsiaTheme="majorEastAsia" w:hAnsiTheme="majorHAnsi" w:cstheme="majorBidi"/>
              <w:bCs/>
              <w:iCs/>
              <w:sz w:val="24"/>
            </w:rPr>
          </w:rPrChange>
        </w:rPr>
        <w:t>une éventuelle contestation sur la Créance liée à (i) la qualité de la prestation ayant do</w:t>
      </w:r>
      <w:r w:rsidR="00B965FC" w:rsidRPr="00935764">
        <w:rPr>
          <w:rFonts w:ascii="Helvetica Neue Light" w:hAnsi="Helvetica Neue Light"/>
          <w:rPrChange w:id="776" w:author="Arthur de Catheu" w:date="2014-06-20T17:08:00Z">
            <w:rPr>
              <w:rFonts w:asciiTheme="majorHAnsi" w:eastAsiaTheme="majorEastAsia" w:hAnsiTheme="majorHAnsi" w:cstheme="majorBidi"/>
              <w:bCs/>
              <w:iCs/>
              <w:sz w:val="24"/>
            </w:rPr>
          </w:rPrChange>
        </w:rPr>
        <w:t xml:space="preserve">nné lieu à facturation ou (ii) </w:t>
      </w:r>
      <w:r w:rsidR="00035A4D" w:rsidRPr="00935764">
        <w:rPr>
          <w:rFonts w:ascii="Helvetica Neue Light" w:hAnsi="Helvetica Neue Light"/>
          <w:rPrChange w:id="777" w:author="Arthur de Catheu" w:date="2014-06-20T17:08:00Z">
            <w:rPr>
              <w:rFonts w:asciiTheme="majorHAnsi" w:eastAsiaTheme="majorEastAsia" w:hAnsiTheme="majorHAnsi" w:cstheme="majorBidi"/>
              <w:bCs/>
              <w:iCs/>
              <w:sz w:val="24"/>
            </w:rPr>
          </w:rPrChange>
        </w:rPr>
        <w:t xml:space="preserve">la relation et la situation du compte fournisseur chez le Débiteur ; </w:t>
      </w:r>
    </w:p>
    <w:p w14:paraId="5D8703B2" w14:textId="19A943D7" w:rsidR="00D82172" w:rsidRPr="00935764" w:rsidRDefault="00354C10" w:rsidP="00D82172">
      <w:pPr>
        <w:pStyle w:val="Paragraphedeliste"/>
        <w:numPr>
          <w:ilvl w:val="0"/>
          <w:numId w:val="144"/>
        </w:numPr>
        <w:spacing w:before="120"/>
        <w:rPr>
          <w:rFonts w:ascii="Helvetica Neue Light" w:hAnsi="Helvetica Neue Light"/>
          <w:rPrChange w:id="778" w:author="Arthur de Catheu" w:date="2014-06-20T17:08:00Z">
            <w:rPr/>
          </w:rPrChange>
        </w:rPr>
      </w:pPr>
      <w:r w:rsidRPr="00935764">
        <w:rPr>
          <w:rFonts w:ascii="Helvetica Neue Light" w:hAnsi="Helvetica Neue Light"/>
          <w:rPrChange w:id="779" w:author="Arthur de Catheu" w:date="2014-06-20T17:08:00Z">
            <w:rPr>
              <w:rFonts w:asciiTheme="majorHAnsi" w:eastAsiaTheme="majorEastAsia" w:hAnsiTheme="majorHAnsi" w:cstheme="majorBidi"/>
              <w:bCs/>
              <w:iCs/>
              <w:sz w:val="24"/>
            </w:rPr>
          </w:rPrChange>
        </w:rPr>
        <w:t>i</w:t>
      </w:r>
      <w:r w:rsidR="00035A4D" w:rsidRPr="00935764">
        <w:rPr>
          <w:rFonts w:ascii="Helvetica Neue Light" w:hAnsi="Helvetica Neue Light"/>
          <w:rPrChange w:id="780" w:author="Arthur de Catheu" w:date="2014-06-20T17:08:00Z">
            <w:rPr>
              <w:rFonts w:asciiTheme="majorHAnsi" w:eastAsiaTheme="majorEastAsia" w:hAnsiTheme="majorHAnsi" w:cstheme="majorBidi"/>
              <w:bCs/>
              <w:iCs/>
              <w:sz w:val="24"/>
            </w:rPr>
          </w:rPrChange>
        </w:rPr>
        <w:t xml:space="preserve">nformer </w:t>
      </w:r>
      <w:r w:rsidRPr="00935764">
        <w:rPr>
          <w:rFonts w:ascii="Helvetica Neue Light" w:hAnsi="Helvetica Neue Light"/>
          <w:rPrChange w:id="781" w:author="Arthur de Catheu" w:date="2014-06-20T17:08:00Z">
            <w:rPr>
              <w:rFonts w:asciiTheme="majorHAnsi" w:eastAsiaTheme="majorEastAsia" w:hAnsiTheme="majorHAnsi" w:cstheme="majorBidi"/>
              <w:bCs/>
              <w:iCs/>
              <w:sz w:val="24"/>
            </w:rPr>
          </w:rPrChange>
        </w:rPr>
        <w:t>le Débite</w:t>
      </w:r>
      <w:r w:rsidR="00E4271D" w:rsidRPr="00935764">
        <w:rPr>
          <w:rFonts w:ascii="Helvetica Neue Light" w:hAnsi="Helvetica Neue Light"/>
          <w:rPrChange w:id="782" w:author="Arthur de Catheu" w:date="2014-06-20T17:08:00Z">
            <w:rPr>
              <w:rFonts w:asciiTheme="majorHAnsi" w:eastAsiaTheme="majorEastAsia" w:hAnsiTheme="majorHAnsi" w:cstheme="majorBidi"/>
              <w:bCs/>
              <w:iCs/>
              <w:sz w:val="24"/>
            </w:rPr>
          </w:rPrChange>
        </w:rPr>
        <w:t>u</w:t>
      </w:r>
      <w:r w:rsidRPr="00935764">
        <w:rPr>
          <w:rFonts w:ascii="Helvetica Neue Light" w:hAnsi="Helvetica Neue Light"/>
          <w:rPrChange w:id="783" w:author="Arthur de Catheu" w:date="2014-06-20T17:08:00Z">
            <w:rPr>
              <w:rFonts w:asciiTheme="majorHAnsi" w:eastAsiaTheme="majorEastAsia" w:hAnsiTheme="majorHAnsi" w:cstheme="majorBidi"/>
              <w:bCs/>
              <w:iCs/>
              <w:sz w:val="24"/>
            </w:rPr>
          </w:rPrChange>
        </w:rPr>
        <w:t xml:space="preserve">r </w:t>
      </w:r>
      <w:r w:rsidR="00035A4D" w:rsidRPr="00935764">
        <w:rPr>
          <w:rFonts w:ascii="Helvetica Neue Light" w:hAnsi="Helvetica Neue Light"/>
          <w:rPrChange w:id="784" w:author="Arthur de Catheu" w:date="2014-06-20T17:08:00Z">
            <w:rPr>
              <w:rFonts w:asciiTheme="majorHAnsi" w:eastAsiaTheme="majorEastAsia" w:hAnsiTheme="majorHAnsi" w:cstheme="majorBidi"/>
              <w:bCs/>
              <w:iCs/>
              <w:sz w:val="24"/>
            </w:rPr>
          </w:rPrChange>
        </w:rPr>
        <w:t xml:space="preserve">quant à la structure </w:t>
      </w:r>
      <w:r w:rsidR="002119A8" w:rsidRPr="00935764">
        <w:rPr>
          <w:rFonts w:ascii="Helvetica Neue Light" w:hAnsi="Helvetica Neue Light"/>
          <w:rPrChange w:id="785" w:author="Arthur de Catheu" w:date="2014-06-20T17:08:00Z">
            <w:rPr>
              <w:rFonts w:asciiTheme="majorHAnsi" w:eastAsiaTheme="majorEastAsia" w:hAnsiTheme="majorHAnsi" w:cstheme="majorBidi"/>
              <w:bCs/>
              <w:iCs/>
              <w:sz w:val="24"/>
            </w:rPr>
          </w:rPrChange>
        </w:rPr>
        <w:t>Finexkap AM</w:t>
      </w:r>
      <w:r w:rsidR="00881840" w:rsidRPr="00935764">
        <w:rPr>
          <w:rFonts w:ascii="Helvetica Neue Light" w:hAnsi="Helvetica Neue Light"/>
          <w:rPrChange w:id="786" w:author="Arthur de Catheu" w:date="2014-06-20T17:08:00Z">
            <w:rPr>
              <w:rFonts w:asciiTheme="majorHAnsi" w:eastAsiaTheme="majorEastAsia" w:hAnsiTheme="majorHAnsi" w:cstheme="majorBidi"/>
              <w:bCs/>
              <w:iCs/>
              <w:sz w:val="24"/>
            </w:rPr>
          </w:rPrChange>
        </w:rPr>
        <w:t xml:space="preserve"> </w:t>
      </w:r>
      <w:r w:rsidR="00035A4D" w:rsidRPr="00935764">
        <w:rPr>
          <w:rFonts w:ascii="Helvetica Neue Light" w:hAnsi="Helvetica Neue Light"/>
          <w:rPrChange w:id="787" w:author="Arthur de Catheu" w:date="2014-06-20T17:08:00Z">
            <w:rPr>
              <w:rFonts w:asciiTheme="majorHAnsi" w:eastAsiaTheme="majorEastAsia" w:hAnsiTheme="majorHAnsi" w:cstheme="majorBidi"/>
              <w:bCs/>
              <w:iCs/>
              <w:sz w:val="24"/>
            </w:rPr>
          </w:rPrChange>
        </w:rPr>
        <w:t>et ses activités</w:t>
      </w:r>
      <w:r w:rsidRPr="00935764">
        <w:rPr>
          <w:rFonts w:ascii="Helvetica Neue Light" w:hAnsi="Helvetica Neue Light"/>
          <w:rPrChange w:id="788" w:author="Arthur de Catheu" w:date="2014-06-20T17:08:00Z">
            <w:rPr>
              <w:rFonts w:asciiTheme="majorHAnsi" w:eastAsiaTheme="majorEastAsia" w:hAnsiTheme="majorHAnsi" w:cstheme="majorBidi"/>
              <w:bCs/>
              <w:iCs/>
              <w:sz w:val="24"/>
            </w:rPr>
          </w:rPrChange>
        </w:rPr>
        <w:t xml:space="preserve"> à des fins de facilitation du processus de paiement</w:t>
      </w:r>
      <w:r w:rsidR="00D82172" w:rsidRPr="00935764">
        <w:rPr>
          <w:rFonts w:ascii="Helvetica Neue Light" w:hAnsi="Helvetica Neue Light"/>
          <w:rPrChange w:id="789" w:author="Arthur de Catheu" w:date="2014-06-20T17:08:00Z">
            <w:rPr>
              <w:rFonts w:asciiTheme="majorHAnsi" w:eastAsiaTheme="majorEastAsia" w:hAnsiTheme="majorHAnsi" w:cstheme="majorBidi"/>
              <w:bCs/>
              <w:iCs/>
              <w:sz w:val="24"/>
            </w:rPr>
          </w:rPrChange>
        </w:rPr>
        <w:t> ; et</w:t>
      </w:r>
    </w:p>
    <w:p w14:paraId="10ABBD44" w14:textId="308F46B8" w:rsidR="00D82172" w:rsidRPr="00935764" w:rsidRDefault="008939BE" w:rsidP="00D82172">
      <w:pPr>
        <w:pStyle w:val="Paragraphedeliste"/>
        <w:numPr>
          <w:ilvl w:val="0"/>
          <w:numId w:val="144"/>
        </w:numPr>
        <w:spacing w:before="120"/>
        <w:rPr>
          <w:rFonts w:ascii="Helvetica Neue Light" w:hAnsi="Helvetica Neue Light"/>
          <w:rPrChange w:id="790" w:author="Arthur de Catheu" w:date="2014-06-20T17:08:00Z">
            <w:rPr/>
          </w:rPrChange>
        </w:rPr>
      </w:pPr>
      <w:r w:rsidRPr="00935764">
        <w:rPr>
          <w:rFonts w:ascii="Helvetica Neue Light" w:hAnsi="Helvetica Neue Light"/>
          <w:rPrChange w:id="791" w:author="Arthur de Catheu" w:date="2014-06-20T17:08:00Z">
            <w:rPr>
              <w:rFonts w:asciiTheme="majorHAnsi" w:eastAsiaTheme="majorEastAsia" w:hAnsiTheme="majorHAnsi" w:cstheme="majorBidi"/>
              <w:bCs/>
              <w:iCs/>
              <w:sz w:val="24"/>
            </w:rPr>
          </w:rPrChange>
        </w:rPr>
        <w:t xml:space="preserve">vérifier </w:t>
      </w:r>
      <w:r w:rsidR="00D82172" w:rsidRPr="00935764">
        <w:rPr>
          <w:rFonts w:ascii="Helvetica Neue Light" w:hAnsi="Helvetica Neue Light"/>
          <w:rPrChange w:id="792" w:author="Arthur de Catheu" w:date="2014-06-20T17:08:00Z">
            <w:rPr>
              <w:rFonts w:asciiTheme="majorHAnsi" w:eastAsiaTheme="majorEastAsia" w:hAnsiTheme="majorHAnsi" w:cstheme="majorBidi"/>
              <w:bCs/>
              <w:iCs/>
              <w:sz w:val="24"/>
            </w:rPr>
          </w:rPrChange>
        </w:rPr>
        <w:t xml:space="preserve">un certain nombre des </w:t>
      </w:r>
      <w:r w:rsidR="007570BC" w:rsidRPr="00935764">
        <w:rPr>
          <w:rFonts w:ascii="Helvetica Neue Light" w:hAnsi="Helvetica Neue Light"/>
          <w:rPrChange w:id="793" w:author="Arthur de Catheu" w:date="2014-06-20T17:08:00Z">
            <w:rPr>
              <w:rFonts w:asciiTheme="majorHAnsi" w:eastAsiaTheme="majorEastAsia" w:hAnsiTheme="majorHAnsi" w:cstheme="majorBidi"/>
              <w:bCs/>
              <w:iCs/>
              <w:sz w:val="24"/>
            </w:rPr>
          </w:rPrChange>
        </w:rPr>
        <w:t xml:space="preserve">déclarations </w:t>
      </w:r>
      <w:r w:rsidR="00D82172" w:rsidRPr="00935764">
        <w:rPr>
          <w:rFonts w:ascii="Helvetica Neue Light" w:hAnsi="Helvetica Neue Light"/>
          <w:rPrChange w:id="794" w:author="Arthur de Catheu" w:date="2014-06-20T17:08:00Z">
            <w:rPr>
              <w:rFonts w:asciiTheme="majorHAnsi" w:eastAsiaTheme="majorEastAsia" w:hAnsiTheme="majorHAnsi" w:cstheme="majorBidi"/>
              <w:bCs/>
              <w:iCs/>
              <w:sz w:val="24"/>
            </w:rPr>
          </w:rPrChange>
        </w:rPr>
        <w:t xml:space="preserve">et </w:t>
      </w:r>
      <w:r w:rsidR="007570BC" w:rsidRPr="00935764">
        <w:rPr>
          <w:rFonts w:ascii="Helvetica Neue Light" w:hAnsi="Helvetica Neue Light"/>
          <w:rPrChange w:id="795" w:author="Arthur de Catheu" w:date="2014-06-20T17:08:00Z">
            <w:rPr>
              <w:rFonts w:asciiTheme="majorHAnsi" w:eastAsiaTheme="majorEastAsia" w:hAnsiTheme="majorHAnsi" w:cstheme="majorBidi"/>
              <w:bCs/>
              <w:iCs/>
              <w:sz w:val="24"/>
            </w:rPr>
          </w:rPrChange>
        </w:rPr>
        <w:t xml:space="preserve">garanties </w:t>
      </w:r>
      <w:r w:rsidR="00D82172" w:rsidRPr="00935764">
        <w:rPr>
          <w:rFonts w:ascii="Helvetica Neue Light" w:hAnsi="Helvetica Neue Light"/>
          <w:rPrChange w:id="796" w:author="Arthur de Catheu" w:date="2014-06-20T17:08:00Z">
            <w:rPr>
              <w:rFonts w:asciiTheme="majorHAnsi" w:eastAsiaTheme="majorEastAsia" w:hAnsiTheme="majorHAnsi" w:cstheme="majorBidi"/>
              <w:bCs/>
              <w:iCs/>
              <w:sz w:val="24"/>
            </w:rPr>
          </w:rPrChange>
        </w:rPr>
        <w:t>faites par le Cédant directement auprès du Débiteur.</w:t>
      </w:r>
    </w:p>
    <w:p w14:paraId="1BF694BB" w14:textId="2A58EA55" w:rsidR="007570BC" w:rsidRPr="00935764" w:rsidRDefault="005E33D8" w:rsidP="007570BC">
      <w:pPr>
        <w:spacing w:before="120"/>
        <w:rPr>
          <w:rFonts w:ascii="Helvetica Neue Light" w:hAnsi="Helvetica Neue Light"/>
          <w:rPrChange w:id="797" w:author="Arthur de Catheu" w:date="2014-06-20T17:08:00Z">
            <w:rPr/>
          </w:rPrChange>
        </w:rPr>
      </w:pPr>
      <w:r w:rsidRPr="00935764">
        <w:rPr>
          <w:rFonts w:ascii="Helvetica Neue Light" w:hAnsi="Helvetica Neue Light"/>
          <w:rPrChange w:id="798" w:author="Arthur de Catheu" w:date="2014-06-20T17:08:00Z">
            <w:rPr>
              <w:rFonts w:asciiTheme="majorHAnsi" w:eastAsiaTheme="majorEastAsia" w:hAnsiTheme="majorHAnsi" w:cstheme="majorBidi"/>
              <w:bCs/>
              <w:iCs/>
              <w:sz w:val="24"/>
            </w:rPr>
          </w:rPrChange>
        </w:rPr>
        <w:t>D</w:t>
      </w:r>
      <w:r w:rsidR="00035A4D" w:rsidRPr="00935764">
        <w:rPr>
          <w:rFonts w:ascii="Helvetica Neue Light" w:hAnsi="Helvetica Neue Light"/>
          <w:rPrChange w:id="799" w:author="Arthur de Catheu" w:date="2014-06-20T17:08:00Z">
            <w:rPr>
              <w:rFonts w:asciiTheme="majorHAnsi" w:eastAsiaTheme="majorEastAsia" w:hAnsiTheme="majorHAnsi" w:cstheme="majorBidi"/>
              <w:bCs/>
              <w:iCs/>
              <w:sz w:val="24"/>
            </w:rPr>
          </w:rPrChange>
        </w:rPr>
        <w:t xml:space="preserve">ans le cadre de la politique de gestion des risques de </w:t>
      </w:r>
      <w:r w:rsidR="002119A8" w:rsidRPr="00935764">
        <w:rPr>
          <w:rFonts w:ascii="Helvetica Neue Light" w:hAnsi="Helvetica Neue Light"/>
          <w:rPrChange w:id="800" w:author="Arthur de Catheu" w:date="2014-06-20T17:08:00Z">
            <w:rPr>
              <w:rFonts w:asciiTheme="majorHAnsi" w:eastAsiaTheme="majorEastAsia" w:hAnsiTheme="majorHAnsi" w:cstheme="majorBidi"/>
              <w:bCs/>
              <w:iCs/>
              <w:sz w:val="24"/>
            </w:rPr>
          </w:rPrChange>
        </w:rPr>
        <w:t>Finexkap AM</w:t>
      </w:r>
      <w:r w:rsidR="00035A4D" w:rsidRPr="00935764">
        <w:rPr>
          <w:rFonts w:ascii="Helvetica Neue Light" w:hAnsi="Helvetica Neue Light"/>
          <w:rPrChange w:id="801" w:author="Arthur de Catheu" w:date="2014-06-20T17:08:00Z">
            <w:rPr>
              <w:rFonts w:asciiTheme="majorHAnsi" w:eastAsiaTheme="majorEastAsia" w:hAnsiTheme="majorHAnsi" w:cstheme="majorBidi"/>
              <w:bCs/>
              <w:iCs/>
              <w:sz w:val="24"/>
            </w:rPr>
          </w:rPrChange>
        </w:rPr>
        <w:t xml:space="preserve">, la procédure de sondage d’une Créance est </w:t>
      </w:r>
      <w:r w:rsidR="000507EE" w:rsidRPr="00935764">
        <w:rPr>
          <w:rFonts w:ascii="Helvetica Neue Light" w:hAnsi="Helvetica Neue Light"/>
          <w:rPrChange w:id="802" w:author="Arthur de Catheu" w:date="2014-06-20T17:08:00Z">
            <w:rPr>
              <w:rFonts w:asciiTheme="majorHAnsi" w:eastAsiaTheme="majorEastAsia" w:hAnsiTheme="majorHAnsi" w:cstheme="majorBidi"/>
              <w:bCs/>
              <w:iCs/>
              <w:sz w:val="24"/>
            </w:rPr>
          </w:rPrChange>
        </w:rPr>
        <w:t xml:space="preserve">réalisée </w:t>
      </w:r>
      <w:r w:rsidR="00035A4D" w:rsidRPr="00935764">
        <w:rPr>
          <w:rFonts w:ascii="Helvetica Neue Light" w:hAnsi="Helvetica Neue Light"/>
          <w:rPrChange w:id="803" w:author="Arthur de Catheu" w:date="2014-06-20T17:08:00Z">
            <w:rPr>
              <w:rFonts w:asciiTheme="majorHAnsi" w:eastAsiaTheme="majorEastAsia" w:hAnsiTheme="majorHAnsi" w:cstheme="majorBidi"/>
              <w:bCs/>
              <w:iCs/>
              <w:sz w:val="24"/>
            </w:rPr>
          </w:rPrChange>
        </w:rPr>
        <w:t xml:space="preserve">par </w:t>
      </w:r>
      <w:r w:rsidR="007570BC" w:rsidRPr="00935764">
        <w:rPr>
          <w:rFonts w:ascii="Helvetica Neue Light" w:hAnsi="Helvetica Neue Light"/>
          <w:rPrChange w:id="804" w:author="Arthur de Catheu" w:date="2014-06-20T17:08:00Z">
            <w:rPr>
              <w:rFonts w:asciiTheme="majorHAnsi" w:eastAsiaTheme="majorEastAsia" w:hAnsiTheme="majorHAnsi" w:cstheme="majorBidi"/>
              <w:bCs/>
              <w:iCs/>
              <w:sz w:val="24"/>
            </w:rPr>
          </w:rPrChange>
        </w:rPr>
        <w:t>l’analyste crédit en charge de l’instruction de la Créance concernée</w:t>
      </w:r>
      <w:r w:rsidR="00035A4D" w:rsidRPr="00935764">
        <w:rPr>
          <w:rFonts w:ascii="Helvetica Neue Light" w:hAnsi="Helvetica Neue Light"/>
          <w:rPrChange w:id="805" w:author="Arthur de Catheu" w:date="2014-06-20T17:08:00Z">
            <w:rPr>
              <w:rFonts w:asciiTheme="majorHAnsi" w:eastAsiaTheme="majorEastAsia" w:hAnsiTheme="majorHAnsi" w:cstheme="majorBidi"/>
              <w:bCs/>
              <w:iCs/>
              <w:sz w:val="24"/>
            </w:rPr>
          </w:rPrChange>
        </w:rPr>
        <w:t xml:space="preserve">. Des contacts ont été initiés avec des plates-formes téléphoniques spécialistes du poste-client afin </w:t>
      </w:r>
      <w:r w:rsidR="000507EE" w:rsidRPr="00935764">
        <w:rPr>
          <w:rFonts w:ascii="Helvetica Neue Light" w:hAnsi="Helvetica Neue Light"/>
          <w:rPrChange w:id="806" w:author="Arthur de Catheu" w:date="2014-06-20T17:08:00Z">
            <w:rPr>
              <w:rFonts w:asciiTheme="majorHAnsi" w:eastAsiaTheme="majorEastAsia" w:hAnsiTheme="majorHAnsi" w:cstheme="majorBidi"/>
              <w:bCs/>
              <w:iCs/>
              <w:sz w:val="24"/>
            </w:rPr>
          </w:rPrChange>
        </w:rPr>
        <w:t>d’externaliser</w:t>
      </w:r>
      <w:r w:rsidR="00035A4D" w:rsidRPr="00935764">
        <w:rPr>
          <w:rFonts w:ascii="Helvetica Neue Light" w:hAnsi="Helvetica Neue Light"/>
          <w:rPrChange w:id="807" w:author="Arthur de Catheu" w:date="2014-06-20T17:08:00Z">
            <w:rPr>
              <w:rFonts w:asciiTheme="majorHAnsi" w:eastAsiaTheme="majorEastAsia" w:hAnsiTheme="majorHAnsi" w:cstheme="majorBidi"/>
              <w:bCs/>
              <w:iCs/>
              <w:sz w:val="24"/>
            </w:rPr>
          </w:rPrChange>
        </w:rPr>
        <w:t xml:space="preserve"> ces sondages </w:t>
      </w:r>
      <w:r w:rsidR="00354C10" w:rsidRPr="00935764">
        <w:rPr>
          <w:rFonts w:ascii="Helvetica Neue Light" w:hAnsi="Helvetica Neue Light"/>
          <w:rPrChange w:id="808" w:author="Arthur de Catheu" w:date="2014-06-20T17:08:00Z">
            <w:rPr>
              <w:rFonts w:asciiTheme="majorHAnsi" w:eastAsiaTheme="majorEastAsia" w:hAnsiTheme="majorHAnsi" w:cstheme="majorBidi"/>
              <w:bCs/>
              <w:iCs/>
              <w:sz w:val="24"/>
            </w:rPr>
          </w:rPrChange>
        </w:rPr>
        <w:t xml:space="preserve">mais </w:t>
      </w:r>
      <w:r w:rsidR="000507EE" w:rsidRPr="00935764">
        <w:rPr>
          <w:rFonts w:ascii="Helvetica Neue Light" w:hAnsi="Helvetica Neue Light"/>
          <w:rPrChange w:id="809" w:author="Arthur de Catheu" w:date="2014-06-20T17:08:00Z">
            <w:rPr>
              <w:rFonts w:asciiTheme="majorHAnsi" w:eastAsiaTheme="majorEastAsia" w:hAnsiTheme="majorHAnsi" w:cstheme="majorBidi"/>
              <w:bCs/>
              <w:iCs/>
              <w:sz w:val="24"/>
            </w:rPr>
          </w:rPrChange>
        </w:rPr>
        <w:t>ils</w:t>
      </w:r>
      <w:r w:rsidR="00031AD5" w:rsidRPr="00935764">
        <w:rPr>
          <w:rFonts w:ascii="Helvetica Neue Light" w:hAnsi="Helvetica Neue Light"/>
          <w:rPrChange w:id="810" w:author="Arthur de Catheu" w:date="2014-06-20T17:08:00Z">
            <w:rPr>
              <w:rFonts w:asciiTheme="majorHAnsi" w:eastAsiaTheme="majorEastAsia" w:hAnsiTheme="majorHAnsi" w:cstheme="majorBidi"/>
              <w:bCs/>
              <w:iCs/>
              <w:sz w:val="24"/>
            </w:rPr>
          </w:rPrChange>
        </w:rPr>
        <w:t xml:space="preserve"> </w:t>
      </w:r>
      <w:r w:rsidR="00354C10" w:rsidRPr="00935764">
        <w:rPr>
          <w:rFonts w:ascii="Helvetica Neue Light" w:hAnsi="Helvetica Neue Light"/>
          <w:rPrChange w:id="811" w:author="Arthur de Catheu" w:date="2014-06-20T17:08:00Z">
            <w:rPr>
              <w:rFonts w:asciiTheme="majorHAnsi" w:eastAsiaTheme="majorEastAsia" w:hAnsiTheme="majorHAnsi" w:cstheme="majorBidi"/>
              <w:bCs/>
              <w:iCs/>
              <w:sz w:val="24"/>
            </w:rPr>
          </w:rPrChange>
        </w:rPr>
        <w:t>ne seront activés que si le volume d’activité le justifie</w:t>
      </w:r>
      <w:r w:rsidR="000507EE" w:rsidRPr="00935764">
        <w:rPr>
          <w:rFonts w:ascii="Helvetica Neue Light" w:hAnsi="Helvetica Neue Light"/>
          <w:rPrChange w:id="812" w:author="Arthur de Catheu" w:date="2014-06-20T17:08:00Z">
            <w:rPr>
              <w:rFonts w:asciiTheme="majorHAnsi" w:eastAsiaTheme="majorEastAsia" w:hAnsiTheme="majorHAnsi" w:cstheme="majorBidi"/>
              <w:bCs/>
              <w:iCs/>
              <w:sz w:val="24"/>
            </w:rPr>
          </w:rPrChange>
        </w:rPr>
        <w:t xml:space="preserve"> et lorsque le processus aura été totalement </w:t>
      </w:r>
      <w:r w:rsidR="007570BC" w:rsidRPr="00935764">
        <w:rPr>
          <w:rFonts w:ascii="Helvetica Neue Light" w:hAnsi="Helvetica Neue Light"/>
          <w:rPrChange w:id="813" w:author="Arthur de Catheu" w:date="2014-06-20T17:08:00Z">
            <w:rPr>
              <w:rFonts w:asciiTheme="majorHAnsi" w:eastAsiaTheme="majorEastAsia" w:hAnsiTheme="majorHAnsi" w:cstheme="majorBidi"/>
              <w:bCs/>
              <w:iCs/>
              <w:sz w:val="24"/>
            </w:rPr>
          </w:rPrChange>
        </w:rPr>
        <w:t>maîtrisé en interne</w:t>
      </w:r>
      <w:r w:rsidR="003D56C3" w:rsidRPr="00935764">
        <w:rPr>
          <w:rFonts w:ascii="Helvetica Neue Light" w:hAnsi="Helvetica Neue Light"/>
          <w:rPrChange w:id="814" w:author="Arthur de Catheu" w:date="2014-06-20T17:08:00Z">
            <w:rPr>
              <w:rFonts w:asciiTheme="majorHAnsi" w:eastAsiaTheme="majorEastAsia" w:hAnsiTheme="majorHAnsi" w:cstheme="majorBidi"/>
              <w:bCs/>
              <w:iCs/>
              <w:sz w:val="24"/>
            </w:rPr>
          </w:rPrChange>
        </w:rPr>
        <w:t>.</w:t>
      </w:r>
    </w:p>
    <w:p w14:paraId="634105AE" w14:textId="40A9FB46" w:rsidR="007570BC" w:rsidRPr="00935764" w:rsidRDefault="00A869AE" w:rsidP="007570BC">
      <w:pPr>
        <w:spacing w:before="120"/>
        <w:rPr>
          <w:rFonts w:ascii="Helvetica Neue Light" w:hAnsi="Helvetica Neue Light"/>
          <w:rPrChange w:id="815" w:author="Arthur de Catheu" w:date="2014-06-20T17:08:00Z">
            <w:rPr/>
          </w:rPrChange>
        </w:rPr>
      </w:pPr>
      <w:r w:rsidRPr="00935764">
        <w:rPr>
          <w:rFonts w:ascii="Helvetica Neue Light" w:hAnsi="Helvetica Neue Light"/>
          <w:rPrChange w:id="816" w:author="Arthur de Catheu" w:date="2014-06-20T17:08:00Z">
            <w:rPr>
              <w:rFonts w:asciiTheme="majorHAnsi" w:eastAsiaTheme="majorEastAsia" w:hAnsiTheme="majorHAnsi" w:cstheme="majorBidi"/>
              <w:bCs/>
              <w:iCs/>
              <w:sz w:val="24"/>
            </w:rPr>
          </w:rPrChange>
        </w:rPr>
        <w:t>Selon le</w:t>
      </w:r>
      <w:r w:rsidR="00407C56" w:rsidRPr="00935764">
        <w:rPr>
          <w:rFonts w:ascii="Helvetica Neue Light" w:hAnsi="Helvetica Neue Light"/>
          <w:rPrChange w:id="817" w:author="Arthur de Catheu" w:date="2014-06-20T17:08:00Z">
            <w:rPr>
              <w:rFonts w:asciiTheme="majorHAnsi" w:eastAsiaTheme="majorEastAsia" w:hAnsiTheme="majorHAnsi" w:cstheme="majorBidi"/>
              <w:bCs/>
              <w:iCs/>
              <w:sz w:val="24"/>
            </w:rPr>
          </w:rPrChange>
        </w:rPr>
        <w:t xml:space="preserve"> montant de la Créance</w:t>
      </w:r>
      <w:r w:rsidRPr="00935764">
        <w:rPr>
          <w:rFonts w:ascii="Helvetica Neue Light" w:hAnsi="Helvetica Neue Light"/>
          <w:rPrChange w:id="818" w:author="Arthur de Catheu" w:date="2014-06-20T17:08:00Z">
            <w:rPr>
              <w:rFonts w:asciiTheme="majorHAnsi" w:eastAsiaTheme="majorEastAsia" w:hAnsiTheme="majorHAnsi" w:cstheme="majorBidi"/>
              <w:bCs/>
              <w:iCs/>
              <w:sz w:val="24"/>
            </w:rPr>
          </w:rPrChange>
        </w:rPr>
        <w:t xml:space="preserve"> faisant l’objet d’un sondage</w:t>
      </w:r>
      <w:r w:rsidR="00407C56" w:rsidRPr="00935764">
        <w:rPr>
          <w:rFonts w:ascii="Helvetica Neue Light" w:hAnsi="Helvetica Neue Light"/>
          <w:rPrChange w:id="819" w:author="Arthur de Catheu" w:date="2014-06-20T17:08:00Z">
            <w:rPr>
              <w:rFonts w:asciiTheme="majorHAnsi" w:eastAsiaTheme="majorEastAsia" w:hAnsiTheme="majorHAnsi" w:cstheme="majorBidi"/>
              <w:bCs/>
              <w:iCs/>
              <w:sz w:val="24"/>
            </w:rPr>
          </w:rPrChange>
        </w:rPr>
        <w:t>, l’</w:t>
      </w:r>
      <w:r w:rsidR="00626BB7" w:rsidRPr="00935764">
        <w:rPr>
          <w:rFonts w:ascii="Helvetica Neue Light" w:hAnsi="Helvetica Neue Light"/>
          <w:rPrChange w:id="820" w:author="Arthur de Catheu" w:date="2014-06-20T17:08:00Z">
            <w:rPr>
              <w:rFonts w:asciiTheme="majorHAnsi" w:eastAsiaTheme="majorEastAsia" w:hAnsiTheme="majorHAnsi" w:cstheme="majorBidi"/>
              <w:bCs/>
              <w:iCs/>
              <w:sz w:val="24"/>
            </w:rPr>
          </w:rPrChange>
        </w:rPr>
        <w:t>a</w:t>
      </w:r>
      <w:r w:rsidR="00407C56" w:rsidRPr="00935764">
        <w:rPr>
          <w:rFonts w:ascii="Helvetica Neue Light" w:hAnsi="Helvetica Neue Light"/>
          <w:rPrChange w:id="821" w:author="Arthur de Catheu" w:date="2014-06-20T17:08:00Z">
            <w:rPr>
              <w:rFonts w:asciiTheme="majorHAnsi" w:eastAsiaTheme="majorEastAsia" w:hAnsiTheme="majorHAnsi" w:cstheme="majorBidi"/>
              <w:bCs/>
              <w:iCs/>
              <w:sz w:val="24"/>
            </w:rPr>
          </w:rPrChange>
        </w:rPr>
        <w:t>nalyste</w:t>
      </w:r>
      <w:r w:rsidR="00626BB7" w:rsidRPr="00935764">
        <w:rPr>
          <w:rFonts w:ascii="Helvetica Neue Light" w:hAnsi="Helvetica Neue Light"/>
          <w:rPrChange w:id="822" w:author="Arthur de Catheu" w:date="2014-06-20T17:08:00Z">
            <w:rPr>
              <w:rFonts w:asciiTheme="majorHAnsi" w:eastAsiaTheme="majorEastAsia" w:hAnsiTheme="majorHAnsi" w:cstheme="majorBidi"/>
              <w:bCs/>
              <w:iCs/>
              <w:sz w:val="24"/>
            </w:rPr>
          </w:rPrChange>
        </w:rPr>
        <w:t xml:space="preserve"> crédit</w:t>
      </w:r>
      <w:r w:rsidR="00407C56" w:rsidRPr="00935764">
        <w:rPr>
          <w:rFonts w:ascii="Helvetica Neue Light" w:hAnsi="Helvetica Neue Light"/>
          <w:rPrChange w:id="823" w:author="Arthur de Catheu" w:date="2014-06-20T17:08:00Z">
            <w:rPr>
              <w:rFonts w:asciiTheme="majorHAnsi" w:eastAsiaTheme="majorEastAsia" w:hAnsiTheme="majorHAnsi" w:cstheme="majorBidi"/>
              <w:bCs/>
              <w:iCs/>
              <w:sz w:val="24"/>
            </w:rPr>
          </w:rPrChange>
        </w:rPr>
        <w:t xml:space="preserve"> devra contacter un seul</w:t>
      </w:r>
      <w:r w:rsidRPr="00935764">
        <w:rPr>
          <w:rFonts w:ascii="Helvetica Neue Light" w:hAnsi="Helvetica Neue Light"/>
          <w:rPrChange w:id="824" w:author="Arthur de Catheu" w:date="2014-06-20T17:08:00Z">
            <w:rPr>
              <w:rFonts w:asciiTheme="majorHAnsi" w:eastAsiaTheme="majorEastAsia" w:hAnsiTheme="majorHAnsi" w:cstheme="majorBidi"/>
              <w:bCs/>
              <w:iCs/>
              <w:sz w:val="24"/>
            </w:rPr>
          </w:rPrChange>
        </w:rPr>
        <w:t xml:space="preserve"> </w:t>
      </w:r>
      <w:r w:rsidR="00626BB7" w:rsidRPr="00935764">
        <w:rPr>
          <w:rFonts w:ascii="Helvetica Neue Light" w:hAnsi="Helvetica Neue Light"/>
          <w:rPrChange w:id="825" w:author="Arthur de Catheu" w:date="2014-06-20T17:08:00Z">
            <w:rPr>
              <w:rFonts w:asciiTheme="majorHAnsi" w:eastAsiaTheme="majorEastAsia" w:hAnsiTheme="majorHAnsi" w:cstheme="majorBidi"/>
              <w:bCs/>
              <w:iCs/>
              <w:sz w:val="24"/>
            </w:rPr>
          </w:rPrChange>
        </w:rPr>
        <w:t>Correspondant Débiteur</w:t>
      </w:r>
      <w:r w:rsidRPr="00935764">
        <w:rPr>
          <w:rFonts w:ascii="Helvetica Neue Light" w:hAnsi="Helvetica Neue Light"/>
          <w:rPrChange w:id="826" w:author="Arthur de Catheu" w:date="2014-06-20T17:08:00Z">
            <w:rPr>
              <w:rFonts w:asciiTheme="majorHAnsi" w:eastAsiaTheme="majorEastAsia" w:hAnsiTheme="majorHAnsi" w:cstheme="majorBidi"/>
              <w:bCs/>
              <w:iCs/>
              <w:sz w:val="24"/>
            </w:rPr>
          </w:rPrChange>
        </w:rPr>
        <w:t xml:space="preserve"> </w:t>
      </w:r>
      <w:r w:rsidR="00D563FF" w:rsidRPr="00935764">
        <w:rPr>
          <w:rFonts w:ascii="Helvetica Neue Light" w:hAnsi="Helvetica Neue Light"/>
          <w:rPrChange w:id="827" w:author="Arthur de Catheu" w:date="2014-06-20T17:08:00Z">
            <w:rPr>
              <w:rFonts w:asciiTheme="majorHAnsi" w:eastAsiaTheme="majorEastAsia" w:hAnsiTheme="majorHAnsi" w:cstheme="majorBidi"/>
              <w:bCs/>
              <w:iCs/>
              <w:sz w:val="24"/>
            </w:rPr>
          </w:rPrChange>
        </w:rPr>
        <w:t xml:space="preserve">ou, </w:t>
      </w:r>
      <w:r w:rsidR="00626BB7" w:rsidRPr="00935764">
        <w:rPr>
          <w:rFonts w:ascii="Helvetica Neue Light" w:hAnsi="Helvetica Neue Light"/>
          <w:rPrChange w:id="828" w:author="Arthur de Catheu" w:date="2014-06-20T17:08:00Z">
            <w:rPr>
              <w:rFonts w:asciiTheme="majorHAnsi" w:eastAsiaTheme="majorEastAsia" w:hAnsiTheme="majorHAnsi" w:cstheme="majorBidi"/>
              <w:bCs/>
              <w:iCs/>
              <w:sz w:val="24"/>
            </w:rPr>
          </w:rPrChange>
        </w:rPr>
        <w:t>dans le cas où</w:t>
      </w:r>
      <w:r w:rsidRPr="00935764">
        <w:rPr>
          <w:rFonts w:ascii="Helvetica Neue Light" w:hAnsi="Helvetica Neue Light"/>
          <w:rPrChange w:id="829" w:author="Arthur de Catheu" w:date="2014-06-20T17:08:00Z">
            <w:rPr>
              <w:rFonts w:asciiTheme="majorHAnsi" w:eastAsiaTheme="majorEastAsia" w:hAnsiTheme="majorHAnsi" w:cstheme="majorBidi"/>
              <w:bCs/>
              <w:iCs/>
              <w:sz w:val="24"/>
            </w:rPr>
          </w:rPrChange>
        </w:rPr>
        <w:t xml:space="preserve"> le </w:t>
      </w:r>
      <w:r w:rsidR="00A90E29" w:rsidRPr="00935764">
        <w:rPr>
          <w:rFonts w:ascii="Helvetica Neue Light" w:hAnsi="Helvetica Neue Light"/>
          <w:rPrChange w:id="830" w:author="Arthur de Catheu" w:date="2014-06-20T17:08:00Z">
            <w:rPr>
              <w:rFonts w:asciiTheme="majorHAnsi" w:eastAsiaTheme="majorEastAsia" w:hAnsiTheme="majorHAnsi" w:cstheme="majorBidi"/>
              <w:bCs/>
              <w:iCs/>
              <w:sz w:val="24"/>
            </w:rPr>
          </w:rPrChange>
        </w:rPr>
        <w:t xml:space="preserve">Montant Nominal </w:t>
      </w:r>
      <w:r w:rsidRPr="00935764">
        <w:rPr>
          <w:rFonts w:ascii="Helvetica Neue Light" w:hAnsi="Helvetica Neue Light"/>
          <w:rPrChange w:id="831" w:author="Arthur de Catheu" w:date="2014-06-20T17:08:00Z">
            <w:rPr>
              <w:rFonts w:asciiTheme="majorHAnsi" w:eastAsiaTheme="majorEastAsia" w:hAnsiTheme="majorHAnsi" w:cstheme="majorBidi"/>
              <w:bCs/>
              <w:iCs/>
              <w:sz w:val="24"/>
            </w:rPr>
          </w:rPrChange>
        </w:rPr>
        <w:t xml:space="preserve">de la Créance </w:t>
      </w:r>
      <w:r w:rsidR="006A5EB1" w:rsidRPr="00935764">
        <w:rPr>
          <w:rFonts w:ascii="Helvetica Neue Light" w:hAnsi="Helvetica Neue Light"/>
          <w:rPrChange w:id="832" w:author="Arthur de Catheu" w:date="2014-06-20T17:08:00Z">
            <w:rPr>
              <w:rFonts w:asciiTheme="majorHAnsi" w:eastAsiaTheme="majorEastAsia" w:hAnsiTheme="majorHAnsi" w:cstheme="majorBidi"/>
              <w:bCs/>
              <w:iCs/>
              <w:sz w:val="24"/>
            </w:rPr>
          </w:rPrChange>
        </w:rPr>
        <w:t>serait</w:t>
      </w:r>
      <w:r w:rsidR="00626BB7" w:rsidRPr="00935764">
        <w:rPr>
          <w:rFonts w:ascii="Helvetica Neue Light" w:hAnsi="Helvetica Neue Light"/>
          <w:rPrChange w:id="833"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834" w:author="Arthur de Catheu" w:date="2014-06-20T17:08:00Z">
            <w:rPr>
              <w:rFonts w:asciiTheme="majorHAnsi" w:eastAsiaTheme="majorEastAsia" w:hAnsiTheme="majorHAnsi" w:cstheme="majorBidi"/>
              <w:bCs/>
              <w:iCs/>
              <w:sz w:val="24"/>
            </w:rPr>
          </w:rPrChange>
        </w:rPr>
        <w:t xml:space="preserve">supérieur </w:t>
      </w:r>
      <w:r w:rsidR="00A90E29" w:rsidRPr="00935764">
        <w:rPr>
          <w:rFonts w:ascii="Helvetica Neue Light" w:hAnsi="Helvetica Neue Light"/>
          <w:rPrChange w:id="835" w:author="Arthur de Catheu" w:date="2014-06-20T17:08:00Z">
            <w:rPr>
              <w:rFonts w:asciiTheme="majorHAnsi" w:eastAsiaTheme="majorEastAsia" w:hAnsiTheme="majorHAnsi" w:cstheme="majorBidi"/>
              <w:bCs/>
              <w:iCs/>
              <w:sz w:val="24"/>
            </w:rPr>
          </w:rPrChange>
        </w:rPr>
        <w:t xml:space="preserve">ou égal </w:t>
      </w:r>
      <w:r w:rsidRPr="00935764">
        <w:rPr>
          <w:rFonts w:ascii="Helvetica Neue Light" w:hAnsi="Helvetica Neue Light"/>
          <w:rPrChange w:id="836" w:author="Arthur de Catheu" w:date="2014-06-20T17:08:00Z">
            <w:rPr>
              <w:rFonts w:asciiTheme="majorHAnsi" w:eastAsiaTheme="majorEastAsia" w:hAnsiTheme="majorHAnsi" w:cstheme="majorBidi"/>
              <w:bCs/>
              <w:iCs/>
              <w:sz w:val="24"/>
            </w:rPr>
          </w:rPrChange>
        </w:rPr>
        <w:t xml:space="preserve">à 20 </w:t>
      </w:r>
      <w:r w:rsidR="00626BB7" w:rsidRPr="00935764">
        <w:rPr>
          <w:rFonts w:ascii="Helvetica Neue Light" w:hAnsi="Helvetica Neue Light"/>
          <w:rPrChange w:id="837" w:author="Arthur de Catheu" w:date="2014-06-20T17:08:00Z">
            <w:rPr>
              <w:rFonts w:asciiTheme="majorHAnsi" w:eastAsiaTheme="majorEastAsia" w:hAnsiTheme="majorHAnsi" w:cstheme="majorBidi"/>
              <w:bCs/>
              <w:iCs/>
              <w:sz w:val="24"/>
            </w:rPr>
          </w:rPrChange>
        </w:rPr>
        <w:t>000</w:t>
      </w:r>
      <w:r w:rsidRPr="00935764">
        <w:rPr>
          <w:rFonts w:ascii="Helvetica Neue Light" w:hAnsi="Helvetica Neue Light"/>
          <w:rPrChange w:id="838" w:author="Arthur de Catheu" w:date="2014-06-20T17:08:00Z">
            <w:rPr>
              <w:rFonts w:asciiTheme="majorHAnsi" w:eastAsiaTheme="majorEastAsia" w:hAnsiTheme="majorHAnsi" w:cstheme="majorBidi"/>
              <w:bCs/>
              <w:iCs/>
              <w:sz w:val="24"/>
            </w:rPr>
          </w:rPrChange>
        </w:rPr>
        <w:t>€,</w:t>
      </w:r>
      <w:r w:rsidR="00407C56" w:rsidRPr="00935764">
        <w:rPr>
          <w:rFonts w:ascii="Helvetica Neue Light" w:hAnsi="Helvetica Neue Light"/>
          <w:rPrChange w:id="839" w:author="Arthur de Catheu" w:date="2014-06-20T17:08:00Z">
            <w:rPr>
              <w:rFonts w:asciiTheme="majorHAnsi" w:eastAsiaTheme="majorEastAsia" w:hAnsiTheme="majorHAnsi" w:cstheme="majorBidi"/>
              <w:bCs/>
              <w:iCs/>
              <w:sz w:val="24"/>
            </w:rPr>
          </w:rPrChange>
        </w:rPr>
        <w:t xml:space="preserve"> deux </w:t>
      </w:r>
      <w:r w:rsidR="00626BB7" w:rsidRPr="00935764">
        <w:rPr>
          <w:rFonts w:ascii="Helvetica Neue Light" w:hAnsi="Helvetica Neue Light"/>
          <w:rPrChange w:id="840" w:author="Arthur de Catheu" w:date="2014-06-20T17:08:00Z">
            <w:rPr>
              <w:rFonts w:asciiTheme="majorHAnsi" w:eastAsiaTheme="majorEastAsia" w:hAnsiTheme="majorHAnsi" w:cstheme="majorBidi"/>
              <w:bCs/>
              <w:iCs/>
              <w:sz w:val="24"/>
            </w:rPr>
          </w:rPrChange>
        </w:rPr>
        <w:t xml:space="preserve">Correspondants Débiteur </w:t>
      </w:r>
      <w:r w:rsidRPr="00935764">
        <w:rPr>
          <w:rFonts w:ascii="Helvetica Neue Light" w:hAnsi="Helvetica Neue Light"/>
          <w:rPrChange w:id="841" w:author="Arthur de Catheu" w:date="2014-06-20T17:08:00Z">
            <w:rPr>
              <w:rFonts w:asciiTheme="majorHAnsi" w:eastAsiaTheme="majorEastAsia" w:hAnsiTheme="majorHAnsi" w:cstheme="majorBidi"/>
              <w:bCs/>
              <w:iCs/>
              <w:sz w:val="24"/>
            </w:rPr>
          </w:rPrChange>
        </w:rPr>
        <w:t>de services distincts afin de valider la matérialité de la Créance.</w:t>
      </w:r>
    </w:p>
    <w:p w14:paraId="3269D208" w14:textId="03384EC6" w:rsidR="00407C56" w:rsidRPr="00935764" w:rsidRDefault="00407C56" w:rsidP="007570BC">
      <w:pPr>
        <w:spacing w:before="120"/>
        <w:rPr>
          <w:rFonts w:ascii="Helvetica Neue Light" w:hAnsi="Helvetica Neue Light"/>
          <w:rPrChange w:id="842" w:author="Arthur de Catheu" w:date="2014-06-20T17:08:00Z">
            <w:rPr/>
          </w:rPrChange>
        </w:rPr>
      </w:pPr>
      <w:r w:rsidRPr="00935764">
        <w:rPr>
          <w:rFonts w:ascii="Helvetica Neue Light" w:hAnsi="Helvetica Neue Light"/>
          <w:rPrChange w:id="843" w:author="Arthur de Catheu" w:date="2014-06-20T17:08:00Z">
            <w:rPr>
              <w:rFonts w:asciiTheme="majorHAnsi" w:eastAsiaTheme="majorEastAsia" w:hAnsiTheme="majorHAnsi" w:cstheme="majorBidi"/>
              <w:bCs/>
              <w:iCs/>
              <w:sz w:val="24"/>
            </w:rPr>
          </w:rPrChange>
        </w:rPr>
        <w:t>Pour chaque Créance, les sondages s’effectueront auprès du</w:t>
      </w:r>
      <w:r w:rsidR="008939BE" w:rsidRPr="00935764">
        <w:rPr>
          <w:rFonts w:ascii="Helvetica Neue Light" w:hAnsi="Helvetica Neue Light"/>
          <w:rPrChange w:id="844" w:author="Arthur de Catheu" w:date="2014-06-20T17:08:00Z">
            <w:rPr>
              <w:rFonts w:asciiTheme="majorHAnsi" w:eastAsiaTheme="majorEastAsia" w:hAnsiTheme="majorHAnsi" w:cstheme="majorBidi"/>
              <w:bCs/>
              <w:iCs/>
              <w:sz w:val="24"/>
            </w:rPr>
          </w:rPrChange>
        </w:rPr>
        <w:t xml:space="preserve"> </w:t>
      </w:r>
      <w:r w:rsidR="00320503" w:rsidRPr="00935764">
        <w:rPr>
          <w:rFonts w:ascii="Helvetica Neue Light" w:hAnsi="Helvetica Neue Light"/>
          <w:rPrChange w:id="845" w:author="Arthur de Catheu" w:date="2014-06-20T17:08:00Z">
            <w:rPr>
              <w:rFonts w:asciiTheme="majorHAnsi" w:eastAsiaTheme="majorEastAsia" w:hAnsiTheme="majorHAnsi" w:cstheme="majorBidi"/>
              <w:bCs/>
              <w:iCs/>
              <w:sz w:val="24"/>
            </w:rPr>
          </w:rPrChange>
        </w:rPr>
        <w:t>Correspondant Débiteur</w:t>
      </w:r>
      <w:r w:rsidRPr="00935764">
        <w:rPr>
          <w:rFonts w:ascii="Helvetica Neue Light" w:hAnsi="Helvetica Neue Light"/>
          <w:rPrChange w:id="846" w:author="Arthur de Catheu" w:date="2014-06-20T17:08:00Z">
            <w:rPr>
              <w:rFonts w:asciiTheme="majorHAnsi" w:eastAsiaTheme="majorEastAsia" w:hAnsiTheme="majorHAnsi" w:cstheme="majorBidi"/>
              <w:bCs/>
              <w:iCs/>
              <w:sz w:val="24"/>
            </w:rPr>
          </w:rPrChange>
        </w:rPr>
        <w:t xml:space="preserve"> communiqué par le Cédant </w:t>
      </w:r>
      <w:r w:rsidR="007570BC" w:rsidRPr="00935764">
        <w:rPr>
          <w:rFonts w:ascii="Helvetica Neue Light" w:hAnsi="Helvetica Neue Light"/>
          <w:rPrChange w:id="847" w:author="Arthur de Catheu" w:date="2014-06-20T17:08:00Z">
            <w:rPr>
              <w:rFonts w:asciiTheme="majorHAnsi" w:eastAsiaTheme="majorEastAsia" w:hAnsiTheme="majorHAnsi" w:cstheme="majorBidi"/>
              <w:bCs/>
              <w:iCs/>
              <w:sz w:val="24"/>
            </w:rPr>
          </w:rPrChange>
        </w:rPr>
        <w:t>à l’égard du Débiteur Disponible concerné</w:t>
      </w:r>
      <w:r w:rsidR="00D563FF" w:rsidRPr="00935764">
        <w:rPr>
          <w:rFonts w:ascii="Helvetica Neue Light" w:hAnsi="Helvetica Neue Light"/>
          <w:rPrChange w:id="848" w:author="Arthur de Catheu" w:date="2014-06-20T17:08:00Z">
            <w:rPr>
              <w:rFonts w:asciiTheme="majorHAnsi" w:eastAsiaTheme="majorEastAsia" w:hAnsiTheme="majorHAnsi" w:cstheme="majorBidi"/>
              <w:bCs/>
              <w:iCs/>
              <w:sz w:val="24"/>
            </w:rPr>
          </w:rPrChange>
        </w:rPr>
        <w:t xml:space="preserve"> (l’analyste </w:t>
      </w:r>
      <w:r w:rsidR="00320503" w:rsidRPr="00935764">
        <w:rPr>
          <w:rFonts w:ascii="Helvetica Neue Light" w:hAnsi="Helvetica Neue Light"/>
          <w:rPrChange w:id="849" w:author="Arthur de Catheu" w:date="2014-06-20T17:08:00Z">
            <w:rPr>
              <w:rFonts w:asciiTheme="majorHAnsi" w:eastAsiaTheme="majorEastAsia" w:hAnsiTheme="majorHAnsi" w:cstheme="majorBidi"/>
              <w:bCs/>
              <w:iCs/>
              <w:sz w:val="24"/>
            </w:rPr>
          </w:rPrChange>
        </w:rPr>
        <w:t xml:space="preserve">crédit s’assurera </w:t>
      </w:r>
      <w:r w:rsidR="00D563FF" w:rsidRPr="00935764">
        <w:rPr>
          <w:rFonts w:ascii="Helvetica Neue Light" w:hAnsi="Helvetica Neue Light"/>
          <w:rPrChange w:id="850" w:author="Arthur de Catheu" w:date="2014-06-20T17:08:00Z">
            <w:rPr>
              <w:rFonts w:asciiTheme="majorHAnsi" w:eastAsiaTheme="majorEastAsia" w:hAnsiTheme="majorHAnsi" w:cstheme="majorBidi"/>
              <w:bCs/>
              <w:iCs/>
              <w:sz w:val="24"/>
            </w:rPr>
          </w:rPrChange>
        </w:rPr>
        <w:t xml:space="preserve">que la racine du numéro </w:t>
      </w:r>
      <w:r w:rsidR="00320503" w:rsidRPr="00935764">
        <w:rPr>
          <w:rFonts w:ascii="Helvetica Neue Light" w:hAnsi="Helvetica Neue Light"/>
          <w:rPrChange w:id="851" w:author="Arthur de Catheu" w:date="2014-06-20T17:08:00Z">
            <w:rPr>
              <w:rFonts w:asciiTheme="majorHAnsi" w:eastAsiaTheme="majorEastAsia" w:hAnsiTheme="majorHAnsi" w:cstheme="majorBidi"/>
              <w:bCs/>
              <w:iCs/>
              <w:sz w:val="24"/>
            </w:rPr>
          </w:rPrChange>
        </w:rPr>
        <w:t xml:space="preserve">de téléphone </w:t>
      </w:r>
      <w:r w:rsidR="00D563FF" w:rsidRPr="00935764">
        <w:rPr>
          <w:rFonts w:ascii="Helvetica Neue Light" w:hAnsi="Helvetica Neue Light"/>
          <w:rPrChange w:id="852" w:author="Arthur de Catheu" w:date="2014-06-20T17:08:00Z">
            <w:rPr>
              <w:rFonts w:asciiTheme="majorHAnsi" w:eastAsiaTheme="majorEastAsia" w:hAnsiTheme="majorHAnsi" w:cstheme="majorBidi"/>
              <w:bCs/>
              <w:iCs/>
              <w:sz w:val="24"/>
            </w:rPr>
          </w:rPrChange>
        </w:rPr>
        <w:t>communiqué par le Cédant correspond</w:t>
      </w:r>
      <w:r w:rsidR="00320503" w:rsidRPr="00935764">
        <w:rPr>
          <w:rFonts w:ascii="Helvetica Neue Light" w:hAnsi="Helvetica Neue Light"/>
          <w:rPrChange w:id="853" w:author="Arthur de Catheu" w:date="2014-06-20T17:08:00Z">
            <w:rPr>
              <w:rFonts w:asciiTheme="majorHAnsi" w:eastAsiaTheme="majorEastAsia" w:hAnsiTheme="majorHAnsi" w:cstheme="majorBidi"/>
              <w:bCs/>
              <w:iCs/>
              <w:sz w:val="24"/>
            </w:rPr>
          </w:rPrChange>
        </w:rPr>
        <w:t>e</w:t>
      </w:r>
      <w:r w:rsidR="00D563FF" w:rsidRPr="00935764">
        <w:rPr>
          <w:rFonts w:ascii="Helvetica Neue Light" w:hAnsi="Helvetica Neue Light"/>
          <w:rPrChange w:id="854" w:author="Arthur de Catheu" w:date="2014-06-20T17:08:00Z">
            <w:rPr>
              <w:rFonts w:asciiTheme="majorHAnsi" w:eastAsiaTheme="majorEastAsia" w:hAnsiTheme="majorHAnsi" w:cstheme="majorBidi"/>
              <w:bCs/>
              <w:iCs/>
              <w:sz w:val="24"/>
            </w:rPr>
          </w:rPrChange>
        </w:rPr>
        <w:t xml:space="preserve"> effectivement au numéro de téléphone public de l’entreprise)</w:t>
      </w:r>
      <w:r w:rsidR="00A90E29" w:rsidRPr="00935764">
        <w:rPr>
          <w:rFonts w:ascii="Helvetica Neue Light" w:hAnsi="Helvetica Neue Light"/>
          <w:rPrChange w:id="855" w:author="Arthur de Catheu" w:date="2014-06-20T17:08:00Z">
            <w:rPr>
              <w:rFonts w:asciiTheme="majorHAnsi" w:eastAsiaTheme="majorEastAsia" w:hAnsiTheme="majorHAnsi" w:cstheme="majorBidi"/>
              <w:bCs/>
              <w:iCs/>
              <w:sz w:val="24"/>
            </w:rPr>
          </w:rPrChange>
        </w:rPr>
        <w:t xml:space="preserve">. Dans le cas où le Montant Nominal de la Créance serait supérieur ou égal à 20 000€, l’analyste crédit devra également appeler un deuxième Correspondant Débiteur </w:t>
      </w:r>
      <w:r w:rsidRPr="00935764">
        <w:rPr>
          <w:rFonts w:ascii="Helvetica Neue Light" w:hAnsi="Helvetica Neue Light"/>
          <w:rPrChange w:id="856" w:author="Arthur de Catheu" w:date="2014-06-20T17:08:00Z">
            <w:rPr>
              <w:rFonts w:asciiTheme="majorHAnsi" w:eastAsiaTheme="majorEastAsia" w:hAnsiTheme="majorHAnsi" w:cstheme="majorBidi"/>
              <w:bCs/>
              <w:iCs/>
              <w:sz w:val="24"/>
            </w:rPr>
          </w:rPrChange>
        </w:rPr>
        <w:t xml:space="preserve">disponible dans les bases de données de </w:t>
      </w:r>
      <w:r w:rsidR="002119A8" w:rsidRPr="00935764">
        <w:rPr>
          <w:rFonts w:ascii="Helvetica Neue Light" w:hAnsi="Helvetica Neue Light"/>
          <w:rPrChange w:id="857" w:author="Arthur de Catheu" w:date="2014-06-20T17:08:00Z">
            <w:rPr>
              <w:rFonts w:asciiTheme="majorHAnsi" w:eastAsiaTheme="majorEastAsia" w:hAnsiTheme="majorHAnsi" w:cstheme="majorBidi"/>
              <w:bCs/>
              <w:iCs/>
              <w:sz w:val="24"/>
            </w:rPr>
          </w:rPrChange>
        </w:rPr>
        <w:t>Finexkap AM</w:t>
      </w:r>
      <w:r w:rsidR="00320503" w:rsidRPr="00935764">
        <w:rPr>
          <w:rFonts w:ascii="Helvetica Neue Light" w:hAnsi="Helvetica Neue Light"/>
          <w:rPrChange w:id="858" w:author="Arthur de Catheu" w:date="2014-06-20T17:08:00Z">
            <w:rPr>
              <w:rFonts w:asciiTheme="majorHAnsi" w:eastAsiaTheme="majorEastAsia" w:hAnsiTheme="majorHAnsi" w:cstheme="majorBidi"/>
              <w:bCs/>
              <w:iCs/>
              <w:sz w:val="24"/>
            </w:rPr>
          </w:rPrChange>
        </w:rPr>
        <w:t> </w:t>
      </w:r>
      <w:r w:rsidR="00A90E29" w:rsidRPr="00935764">
        <w:rPr>
          <w:rFonts w:ascii="Helvetica Neue Light" w:hAnsi="Helvetica Neue Light"/>
          <w:rPrChange w:id="859" w:author="Arthur de Catheu" w:date="2014-06-20T17:08:00Z">
            <w:rPr>
              <w:rFonts w:asciiTheme="majorHAnsi" w:eastAsiaTheme="majorEastAsia" w:hAnsiTheme="majorHAnsi" w:cstheme="majorBidi"/>
              <w:bCs/>
              <w:iCs/>
              <w:sz w:val="24"/>
            </w:rPr>
          </w:rPrChange>
        </w:rPr>
        <w:t>(</w:t>
      </w:r>
      <w:r w:rsidRPr="00935764">
        <w:rPr>
          <w:rFonts w:ascii="Helvetica Neue Light" w:hAnsi="Helvetica Neue Light"/>
          <w:rPrChange w:id="860" w:author="Arthur de Catheu" w:date="2014-06-20T17:08:00Z">
            <w:rPr>
              <w:rFonts w:asciiTheme="majorHAnsi" w:eastAsiaTheme="majorEastAsia" w:hAnsiTheme="majorHAnsi" w:cstheme="majorBidi"/>
              <w:bCs/>
              <w:iCs/>
              <w:sz w:val="24"/>
            </w:rPr>
          </w:rPrChange>
        </w:rPr>
        <w:t>précédentes procédures de sondages</w:t>
      </w:r>
      <w:r w:rsidR="00320503" w:rsidRPr="00935764">
        <w:rPr>
          <w:rFonts w:ascii="Helvetica Neue Light" w:hAnsi="Helvetica Neue Light"/>
          <w:rPrChange w:id="861"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862" w:author="Arthur de Catheu" w:date="2014-06-20T17:08:00Z">
            <w:rPr>
              <w:rFonts w:asciiTheme="majorHAnsi" w:eastAsiaTheme="majorEastAsia" w:hAnsiTheme="majorHAnsi" w:cstheme="majorBidi"/>
              <w:bCs/>
              <w:iCs/>
              <w:sz w:val="24"/>
            </w:rPr>
          </w:rPrChange>
        </w:rPr>
        <w:t xml:space="preserve">bases de données partenaires Altares et </w:t>
      </w:r>
      <w:proofErr w:type="spellStart"/>
      <w:r w:rsidR="004C0BD1" w:rsidRPr="00935764">
        <w:rPr>
          <w:rFonts w:ascii="Helvetica Neue Light" w:hAnsi="Helvetica Neue Light"/>
          <w:rPrChange w:id="863" w:author="Arthur de Catheu" w:date="2014-06-20T17:08:00Z">
            <w:rPr>
              <w:rFonts w:asciiTheme="majorHAnsi" w:eastAsiaTheme="majorEastAsia" w:hAnsiTheme="majorHAnsi" w:cstheme="majorBidi"/>
              <w:bCs/>
              <w:iCs/>
              <w:sz w:val="24"/>
            </w:rPr>
          </w:rPrChange>
        </w:rPr>
        <w:t>Creditsafe</w:t>
      </w:r>
      <w:proofErr w:type="spellEnd"/>
      <w:r w:rsidR="00A90E29" w:rsidRPr="00935764">
        <w:rPr>
          <w:rFonts w:ascii="Helvetica Neue Light" w:hAnsi="Helvetica Neue Light"/>
          <w:rPrChange w:id="864" w:author="Arthur de Catheu" w:date="2014-06-20T17:08:00Z">
            <w:rPr>
              <w:rFonts w:asciiTheme="majorHAnsi" w:eastAsiaTheme="majorEastAsia" w:hAnsiTheme="majorHAnsi" w:cstheme="majorBidi"/>
              <w:bCs/>
              <w:iCs/>
              <w:sz w:val="24"/>
            </w:rPr>
          </w:rPrChange>
        </w:rPr>
        <w:t>)</w:t>
      </w:r>
      <w:proofErr w:type="gramStart"/>
      <w:r w:rsidR="00A90E29" w:rsidRPr="00935764">
        <w:rPr>
          <w:rFonts w:ascii="Helvetica Neue Light" w:hAnsi="Helvetica Neue Light"/>
          <w:rPrChange w:id="865" w:author="Arthur de Catheu" w:date="2014-06-20T17:08:00Z">
            <w:rPr>
              <w:rFonts w:asciiTheme="majorHAnsi" w:eastAsiaTheme="majorEastAsia" w:hAnsiTheme="majorHAnsi" w:cstheme="majorBidi"/>
              <w:bCs/>
              <w:iCs/>
              <w:sz w:val="24"/>
            </w:rPr>
          </w:rPrChange>
        </w:rPr>
        <w:t>,</w:t>
      </w:r>
      <w:r w:rsidRPr="00935764">
        <w:rPr>
          <w:rFonts w:ascii="Helvetica Neue Light" w:hAnsi="Helvetica Neue Light"/>
          <w:rPrChange w:id="866" w:author="Arthur de Catheu" w:date="2014-06-20T17:08:00Z">
            <w:rPr>
              <w:rFonts w:asciiTheme="majorHAnsi" w:eastAsiaTheme="majorEastAsia" w:hAnsiTheme="majorHAnsi" w:cstheme="majorBidi"/>
              <w:bCs/>
              <w:iCs/>
              <w:sz w:val="24"/>
            </w:rPr>
          </w:rPrChange>
        </w:rPr>
        <w:t>ou</w:t>
      </w:r>
      <w:proofErr w:type="gramEnd"/>
      <w:r w:rsidR="00320503" w:rsidRPr="00935764">
        <w:rPr>
          <w:rFonts w:ascii="Helvetica Neue Light" w:hAnsi="Helvetica Neue Light"/>
          <w:rPrChange w:id="867" w:author="Arthur de Catheu" w:date="2014-06-20T17:08:00Z">
            <w:rPr>
              <w:rFonts w:asciiTheme="majorHAnsi" w:eastAsiaTheme="majorEastAsia" w:hAnsiTheme="majorHAnsi" w:cstheme="majorBidi"/>
              <w:bCs/>
              <w:iCs/>
              <w:sz w:val="24"/>
            </w:rPr>
          </w:rPrChange>
        </w:rPr>
        <w:t>,</w:t>
      </w:r>
      <w:r w:rsidR="008939BE" w:rsidRPr="00935764">
        <w:rPr>
          <w:rFonts w:ascii="Helvetica Neue Light" w:hAnsi="Helvetica Neue Light"/>
          <w:rPrChange w:id="868" w:author="Arthur de Catheu" w:date="2014-06-20T17:08:00Z">
            <w:rPr>
              <w:rFonts w:asciiTheme="majorHAnsi" w:eastAsiaTheme="majorEastAsia" w:hAnsiTheme="majorHAnsi" w:cstheme="majorBidi"/>
              <w:bCs/>
              <w:iCs/>
              <w:sz w:val="24"/>
            </w:rPr>
          </w:rPrChange>
        </w:rPr>
        <w:t xml:space="preserve"> à défaut,</w:t>
      </w:r>
      <w:r w:rsidR="00A90E29" w:rsidRPr="00935764">
        <w:rPr>
          <w:rFonts w:ascii="Helvetica Neue Light" w:hAnsi="Helvetica Neue Light"/>
          <w:rPrChange w:id="869" w:author="Arthur de Catheu" w:date="2014-06-20T17:08:00Z">
            <w:rPr>
              <w:rFonts w:asciiTheme="majorHAnsi" w:eastAsiaTheme="majorEastAsia" w:hAnsiTheme="majorHAnsi" w:cstheme="majorBidi"/>
              <w:bCs/>
              <w:iCs/>
              <w:sz w:val="24"/>
            </w:rPr>
          </w:rPrChange>
        </w:rPr>
        <w:t xml:space="preserve"> identifié </w:t>
      </w:r>
      <w:r w:rsidRPr="00935764">
        <w:rPr>
          <w:rFonts w:ascii="Helvetica Neue Light" w:hAnsi="Helvetica Neue Light"/>
          <w:rPrChange w:id="870" w:author="Arthur de Catheu" w:date="2014-06-20T17:08:00Z">
            <w:rPr>
              <w:rFonts w:asciiTheme="majorHAnsi" w:eastAsiaTheme="majorEastAsia" w:hAnsiTheme="majorHAnsi" w:cstheme="majorBidi"/>
              <w:bCs/>
              <w:iCs/>
              <w:sz w:val="24"/>
            </w:rPr>
          </w:rPrChange>
        </w:rPr>
        <w:t xml:space="preserve">par </w:t>
      </w:r>
      <w:r w:rsidR="00A90E29" w:rsidRPr="00935764">
        <w:rPr>
          <w:rFonts w:ascii="Helvetica Neue Light" w:hAnsi="Helvetica Neue Light"/>
          <w:rPrChange w:id="871" w:author="Arthur de Catheu" w:date="2014-06-20T17:08:00Z">
            <w:rPr>
              <w:rFonts w:asciiTheme="majorHAnsi" w:eastAsiaTheme="majorEastAsia" w:hAnsiTheme="majorHAnsi" w:cstheme="majorBidi"/>
              <w:bCs/>
              <w:iCs/>
              <w:sz w:val="24"/>
            </w:rPr>
          </w:rPrChange>
        </w:rPr>
        <w:t>l’</w:t>
      </w:r>
      <w:r w:rsidRPr="00935764">
        <w:rPr>
          <w:rFonts w:ascii="Helvetica Neue Light" w:hAnsi="Helvetica Neue Light"/>
          <w:rPrChange w:id="872" w:author="Arthur de Catheu" w:date="2014-06-20T17:08:00Z">
            <w:rPr>
              <w:rFonts w:asciiTheme="majorHAnsi" w:eastAsiaTheme="majorEastAsia" w:hAnsiTheme="majorHAnsi" w:cstheme="majorBidi"/>
              <w:bCs/>
              <w:iCs/>
              <w:sz w:val="24"/>
            </w:rPr>
          </w:rPrChange>
        </w:rPr>
        <w:t>analyste crédit par tou</w:t>
      </w:r>
      <w:r w:rsidR="00320503" w:rsidRPr="00935764">
        <w:rPr>
          <w:rFonts w:ascii="Helvetica Neue Light" w:hAnsi="Helvetica Neue Light"/>
          <w:rPrChange w:id="873" w:author="Arthur de Catheu" w:date="2014-06-20T17:08:00Z">
            <w:rPr>
              <w:rFonts w:asciiTheme="majorHAnsi" w:eastAsiaTheme="majorEastAsia" w:hAnsiTheme="majorHAnsi" w:cstheme="majorBidi"/>
              <w:bCs/>
              <w:iCs/>
              <w:sz w:val="24"/>
            </w:rPr>
          </w:rPrChange>
        </w:rPr>
        <w:t>t</w:t>
      </w:r>
      <w:r w:rsidRPr="00935764">
        <w:rPr>
          <w:rFonts w:ascii="Helvetica Neue Light" w:hAnsi="Helvetica Neue Light"/>
          <w:rPrChange w:id="874" w:author="Arthur de Catheu" w:date="2014-06-20T17:08:00Z">
            <w:rPr>
              <w:rFonts w:asciiTheme="majorHAnsi" w:eastAsiaTheme="majorEastAsia" w:hAnsiTheme="majorHAnsi" w:cstheme="majorBidi"/>
              <w:bCs/>
              <w:iCs/>
              <w:sz w:val="24"/>
            </w:rPr>
          </w:rPrChange>
        </w:rPr>
        <w:t xml:space="preserve"> moyen</w:t>
      </w:r>
      <w:r w:rsidR="00320503" w:rsidRPr="00935764">
        <w:rPr>
          <w:rFonts w:ascii="Helvetica Neue Light" w:hAnsi="Helvetica Neue Light"/>
          <w:rPrChange w:id="875" w:author="Arthur de Catheu" w:date="2014-06-20T17:08:00Z">
            <w:rPr>
              <w:rFonts w:asciiTheme="majorHAnsi" w:eastAsiaTheme="majorEastAsia" w:hAnsiTheme="majorHAnsi" w:cstheme="majorBidi"/>
              <w:bCs/>
              <w:iCs/>
              <w:sz w:val="24"/>
            </w:rPr>
          </w:rPrChange>
        </w:rPr>
        <w:t>.</w:t>
      </w:r>
    </w:p>
    <w:p w14:paraId="61174349" w14:textId="4A87DAC7" w:rsidR="00A869AE" w:rsidRPr="00935764" w:rsidRDefault="00A869AE" w:rsidP="000573E4">
      <w:pPr>
        <w:spacing w:before="120"/>
        <w:rPr>
          <w:rFonts w:ascii="Helvetica Neue Light" w:hAnsi="Helvetica Neue Light"/>
          <w:rPrChange w:id="876" w:author="Arthur de Catheu" w:date="2014-06-20T17:08:00Z">
            <w:rPr/>
          </w:rPrChange>
        </w:rPr>
      </w:pPr>
      <w:r w:rsidRPr="00935764">
        <w:rPr>
          <w:rFonts w:ascii="Helvetica Neue Light" w:hAnsi="Helvetica Neue Light"/>
          <w:rPrChange w:id="877" w:author="Arthur de Catheu" w:date="2014-06-20T17:08:00Z">
            <w:rPr>
              <w:rFonts w:asciiTheme="majorHAnsi" w:eastAsiaTheme="majorEastAsia" w:hAnsiTheme="majorHAnsi" w:cstheme="majorBidi"/>
              <w:bCs/>
              <w:iCs/>
              <w:sz w:val="24"/>
            </w:rPr>
          </w:rPrChange>
        </w:rPr>
        <w:t xml:space="preserve">Tout nouveau </w:t>
      </w:r>
      <w:r w:rsidR="00BE5D9C" w:rsidRPr="00935764">
        <w:rPr>
          <w:rFonts w:ascii="Helvetica Neue Light" w:hAnsi="Helvetica Neue Light"/>
          <w:rPrChange w:id="878" w:author="Arthur de Catheu" w:date="2014-06-20T17:08:00Z">
            <w:rPr>
              <w:rFonts w:asciiTheme="majorHAnsi" w:eastAsiaTheme="majorEastAsia" w:hAnsiTheme="majorHAnsi" w:cstheme="majorBidi"/>
              <w:bCs/>
              <w:iCs/>
              <w:sz w:val="24"/>
            </w:rPr>
          </w:rPrChange>
        </w:rPr>
        <w:t xml:space="preserve">Correspondant Débiteur </w:t>
      </w:r>
      <w:r w:rsidRPr="00935764">
        <w:rPr>
          <w:rFonts w:ascii="Helvetica Neue Light" w:hAnsi="Helvetica Neue Light"/>
          <w:rPrChange w:id="879" w:author="Arthur de Catheu" w:date="2014-06-20T17:08:00Z">
            <w:rPr>
              <w:rFonts w:asciiTheme="majorHAnsi" w:eastAsiaTheme="majorEastAsia" w:hAnsiTheme="majorHAnsi" w:cstheme="majorBidi"/>
              <w:bCs/>
              <w:iCs/>
              <w:sz w:val="24"/>
            </w:rPr>
          </w:rPrChange>
        </w:rPr>
        <w:t xml:space="preserve">sera ajouté à la base des </w:t>
      </w:r>
      <w:r w:rsidR="00BE5D9C" w:rsidRPr="00935764">
        <w:rPr>
          <w:rFonts w:ascii="Helvetica Neue Light" w:hAnsi="Helvetica Neue Light"/>
          <w:rPrChange w:id="880" w:author="Arthur de Catheu" w:date="2014-06-20T17:08:00Z">
            <w:rPr>
              <w:rFonts w:asciiTheme="majorHAnsi" w:eastAsiaTheme="majorEastAsia" w:hAnsiTheme="majorHAnsi" w:cstheme="majorBidi"/>
              <w:bCs/>
              <w:iCs/>
              <w:sz w:val="24"/>
            </w:rPr>
          </w:rPrChange>
        </w:rPr>
        <w:t>Correspondants Débiteur</w:t>
      </w:r>
      <w:r w:rsidRPr="00935764">
        <w:rPr>
          <w:rFonts w:ascii="Helvetica Neue Light" w:hAnsi="Helvetica Neue Light"/>
          <w:rPrChange w:id="881" w:author="Arthur de Catheu" w:date="2014-06-20T17:08:00Z">
            <w:rPr>
              <w:rFonts w:asciiTheme="majorHAnsi" w:eastAsiaTheme="majorEastAsia" w:hAnsiTheme="majorHAnsi" w:cstheme="majorBidi"/>
              <w:bCs/>
              <w:iCs/>
              <w:sz w:val="24"/>
            </w:rPr>
          </w:rPrChange>
        </w:rPr>
        <w:t xml:space="preserve"> accessible d</w:t>
      </w:r>
      <w:r w:rsidR="008939BE" w:rsidRPr="00935764">
        <w:rPr>
          <w:rFonts w:ascii="Helvetica Neue Light" w:hAnsi="Helvetica Neue Light"/>
          <w:rPrChange w:id="882" w:author="Arthur de Catheu" w:date="2014-06-20T17:08:00Z">
            <w:rPr>
              <w:rFonts w:asciiTheme="majorHAnsi" w:eastAsiaTheme="majorEastAsia" w:hAnsiTheme="majorHAnsi" w:cstheme="majorBidi"/>
              <w:bCs/>
              <w:iCs/>
              <w:sz w:val="24"/>
            </w:rPr>
          </w:rPrChange>
        </w:rPr>
        <w:t>epuis</w:t>
      </w:r>
      <w:r w:rsidR="00114D6A" w:rsidRPr="00935764">
        <w:rPr>
          <w:rFonts w:ascii="Helvetica Neue Light" w:hAnsi="Helvetica Neue Light"/>
          <w:rPrChange w:id="883" w:author="Arthur de Catheu" w:date="2014-06-20T17:08:00Z">
            <w:rPr>
              <w:rFonts w:asciiTheme="majorHAnsi" w:eastAsiaTheme="majorEastAsia" w:hAnsiTheme="majorHAnsi" w:cstheme="majorBidi"/>
              <w:bCs/>
              <w:iCs/>
              <w:sz w:val="24"/>
            </w:rPr>
          </w:rPrChange>
        </w:rPr>
        <w:t xml:space="preserve"> l’interface du</w:t>
      </w:r>
      <w:r w:rsidRPr="00935764">
        <w:rPr>
          <w:rFonts w:ascii="Helvetica Neue Light" w:hAnsi="Helvetica Neue Light"/>
          <w:rPrChange w:id="884" w:author="Arthur de Catheu" w:date="2014-06-20T17:08:00Z">
            <w:rPr>
              <w:rFonts w:asciiTheme="majorHAnsi" w:eastAsiaTheme="majorEastAsia" w:hAnsiTheme="majorHAnsi" w:cstheme="majorBidi"/>
              <w:bCs/>
              <w:iCs/>
              <w:sz w:val="24"/>
            </w:rPr>
          </w:rPrChange>
        </w:rPr>
        <w:t xml:space="preserve"> back</w:t>
      </w:r>
      <w:r w:rsidR="00BE5D9C" w:rsidRPr="00935764">
        <w:rPr>
          <w:rFonts w:ascii="Helvetica Neue Light" w:hAnsi="Helvetica Neue Light"/>
          <w:rPrChange w:id="885" w:author="Arthur de Catheu" w:date="2014-06-20T17:08:00Z">
            <w:rPr>
              <w:rFonts w:asciiTheme="majorHAnsi" w:eastAsiaTheme="majorEastAsia" w:hAnsiTheme="majorHAnsi" w:cstheme="majorBidi"/>
              <w:bCs/>
              <w:iCs/>
              <w:sz w:val="24"/>
            </w:rPr>
          </w:rPrChange>
        </w:rPr>
        <w:t>-</w:t>
      </w:r>
      <w:r w:rsidRPr="00935764">
        <w:rPr>
          <w:rFonts w:ascii="Helvetica Neue Light" w:hAnsi="Helvetica Neue Light"/>
          <w:rPrChange w:id="886" w:author="Arthur de Catheu" w:date="2014-06-20T17:08:00Z">
            <w:rPr>
              <w:rFonts w:asciiTheme="majorHAnsi" w:eastAsiaTheme="majorEastAsia" w:hAnsiTheme="majorHAnsi" w:cstheme="majorBidi"/>
              <w:bCs/>
              <w:iCs/>
              <w:sz w:val="24"/>
            </w:rPr>
          </w:rPrChange>
        </w:rPr>
        <w:t>office</w:t>
      </w:r>
      <w:r w:rsidR="00BE5D9C" w:rsidRPr="00935764">
        <w:rPr>
          <w:rFonts w:ascii="Helvetica Neue Light" w:hAnsi="Helvetica Neue Light"/>
          <w:rPrChange w:id="887" w:author="Arthur de Catheu" w:date="2014-06-20T17:08:00Z">
            <w:rPr>
              <w:rFonts w:asciiTheme="majorHAnsi" w:eastAsiaTheme="majorEastAsia" w:hAnsiTheme="majorHAnsi" w:cstheme="majorBidi"/>
              <w:bCs/>
              <w:iCs/>
              <w:sz w:val="24"/>
            </w:rPr>
          </w:rPrChange>
        </w:rPr>
        <w:t>.</w:t>
      </w:r>
    </w:p>
    <w:p w14:paraId="2332D3EA" w14:textId="56A3EF98" w:rsidR="00035A4D" w:rsidRPr="00935764" w:rsidRDefault="00112282" w:rsidP="000573E4">
      <w:pPr>
        <w:spacing w:before="120"/>
        <w:rPr>
          <w:rFonts w:ascii="Helvetica Neue Light" w:hAnsi="Helvetica Neue Light"/>
          <w:rPrChange w:id="888" w:author="Arthur de Catheu" w:date="2014-06-20T17:08:00Z">
            <w:rPr/>
          </w:rPrChange>
        </w:rPr>
      </w:pPr>
      <w:r w:rsidRPr="00935764">
        <w:rPr>
          <w:rFonts w:ascii="Helvetica Neue Light" w:hAnsi="Helvetica Neue Light"/>
          <w:rPrChange w:id="889" w:author="Arthur de Catheu" w:date="2014-06-20T17:08:00Z">
            <w:rPr>
              <w:rFonts w:asciiTheme="majorHAnsi" w:eastAsiaTheme="majorEastAsia" w:hAnsiTheme="majorHAnsi" w:cstheme="majorBidi"/>
              <w:bCs/>
              <w:iCs/>
              <w:sz w:val="24"/>
            </w:rPr>
          </w:rPrChange>
        </w:rPr>
        <w:lastRenderedPageBreak/>
        <w:t>Afin de réaliser le sondage</w:t>
      </w:r>
      <w:r w:rsidR="00BE5D9C" w:rsidRPr="00935764">
        <w:rPr>
          <w:rFonts w:ascii="Helvetica Neue Light" w:hAnsi="Helvetica Neue Light"/>
          <w:rPrChange w:id="890" w:author="Arthur de Catheu" w:date="2014-06-20T17:08:00Z">
            <w:rPr>
              <w:rFonts w:asciiTheme="majorHAnsi" w:eastAsiaTheme="majorEastAsia" w:hAnsiTheme="majorHAnsi" w:cstheme="majorBidi"/>
              <w:bCs/>
              <w:iCs/>
              <w:sz w:val="24"/>
            </w:rPr>
          </w:rPrChange>
        </w:rPr>
        <w:t xml:space="preserve"> téléphonique</w:t>
      </w:r>
      <w:r w:rsidRPr="00935764">
        <w:rPr>
          <w:rFonts w:ascii="Helvetica Neue Light" w:hAnsi="Helvetica Neue Light"/>
          <w:rPrChange w:id="891" w:author="Arthur de Catheu" w:date="2014-06-20T17:08:00Z">
            <w:rPr>
              <w:rFonts w:asciiTheme="majorHAnsi" w:eastAsiaTheme="majorEastAsia" w:hAnsiTheme="majorHAnsi" w:cstheme="majorBidi"/>
              <w:bCs/>
              <w:iCs/>
              <w:sz w:val="24"/>
            </w:rPr>
          </w:rPrChange>
        </w:rPr>
        <w:t xml:space="preserve">, </w:t>
      </w:r>
      <w:r w:rsidR="00A869AE" w:rsidRPr="00935764">
        <w:rPr>
          <w:rFonts w:ascii="Helvetica Neue Light" w:hAnsi="Helvetica Neue Light"/>
          <w:rPrChange w:id="892" w:author="Arthur de Catheu" w:date="2014-06-20T17:08:00Z">
            <w:rPr>
              <w:rFonts w:asciiTheme="majorHAnsi" w:eastAsiaTheme="majorEastAsia" w:hAnsiTheme="majorHAnsi" w:cstheme="majorBidi"/>
              <w:bCs/>
              <w:iCs/>
              <w:sz w:val="24"/>
            </w:rPr>
          </w:rPrChange>
        </w:rPr>
        <w:t>l’</w:t>
      </w:r>
      <w:r w:rsidR="00046EFC" w:rsidRPr="00935764">
        <w:rPr>
          <w:rFonts w:ascii="Helvetica Neue Light" w:hAnsi="Helvetica Neue Light"/>
          <w:rPrChange w:id="893" w:author="Arthur de Catheu" w:date="2014-06-20T17:08:00Z">
            <w:rPr>
              <w:rFonts w:asciiTheme="majorHAnsi" w:eastAsiaTheme="majorEastAsia" w:hAnsiTheme="majorHAnsi" w:cstheme="majorBidi"/>
              <w:bCs/>
              <w:iCs/>
              <w:sz w:val="24"/>
            </w:rPr>
          </w:rPrChange>
        </w:rPr>
        <w:t>a</w:t>
      </w:r>
      <w:r w:rsidR="00420621" w:rsidRPr="00935764">
        <w:rPr>
          <w:rFonts w:ascii="Helvetica Neue Light" w:hAnsi="Helvetica Neue Light"/>
          <w:rPrChange w:id="894" w:author="Arthur de Catheu" w:date="2014-06-20T17:08:00Z">
            <w:rPr>
              <w:rFonts w:asciiTheme="majorHAnsi" w:eastAsiaTheme="majorEastAsia" w:hAnsiTheme="majorHAnsi" w:cstheme="majorBidi"/>
              <w:bCs/>
              <w:iCs/>
              <w:sz w:val="24"/>
            </w:rPr>
          </w:rPrChange>
        </w:rPr>
        <w:t>nalyste crédit</w:t>
      </w:r>
      <w:r w:rsidRPr="00935764">
        <w:rPr>
          <w:rFonts w:ascii="Helvetica Neue Light" w:hAnsi="Helvetica Neue Light"/>
          <w:rPrChange w:id="895" w:author="Arthur de Catheu" w:date="2014-06-20T17:08:00Z">
            <w:rPr>
              <w:rFonts w:asciiTheme="majorHAnsi" w:eastAsiaTheme="majorEastAsia" w:hAnsiTheme="majorHAnsi" w:cstheme="majorBidi"/>
              <w:bCs/>
              <w:iCs/>
              <w:sz w:val="24"/>
            </w:rPr>
          </w:rPrChange>
        </w:rPr>
        <w:t xml:space="preserve"> dispose dans le </w:t>
      </w:r>
      <w:r w:rsidR="00035A4D" w:rsidRPr="00935764">
        <w:rPr>
          <w:rFonts w:ascii="Helvetica Neue Light" w:hAnsi="Helvetica Neue Light"/>
          <w:rPrChange w:id="896" w:author="Arthur de Catheu" w:date="2014-06-20T17:08:00Z">
            <w:rPr>
              <w:rFonts w:asciiTheme="majorHAnsi" w:eastAsiaTheme="majorEastAsia" w:hAnsiTheme="majorHAnsi" w:cstheme="majorBidi"/>
              <w:bCs/>
              <w:iCs/>
              <w:sz w:val="24"/>
            </w:rPr>
          </w:rPrChange>
        </w:rPr>
        <w:t xml:space="preserve">back-office </w:t>
      </w:r>
      <w:r w:rsidRPr="00935764">
        <w:rPr>
          <w:rFonts w:ascii="Helvetica Neue Light" w:hAnsi="Helvetica Neue Light"/>
          <w:rPrChange w:id="897" w:author="Arthur de Catheu" w:date="2014-06-20T17:08:00Z">
            <w:rPr>
              <w:rFonts w:asciiTheme="majorHAnsi" w:eastAsiaTheme="majorEastAsia" w:hAnsiTheme="majorHAnsi" w:cstheme="majorBidi"/>
              <w:bCs/>
              <w:iCs/>
              <w:sz w:val="24"/>
            </w:rPr>
          </w:rPrChange>
        </w:rPr>
        <w:t>des informations suivantes :</w:t>
      </w:r>
    </w:p>
    <w:p w14:paraId="6FF87645" w14:textId="02DE6EF7" w:rsidR="00035A4D" w:rsidRPr="00935764" w:rsidRDefault="00253995" w:rsidP="00F157DC">
      <w:pPr>
        <w:pStyle w:val="Paragraphedeliste"/>
        <w:numPr>
          <w:ilvl w:val="0"/>
          <w:numId w:val="145"/>
        </w:numPr>
        <w:rPr>
          <w:rFonts w:ascii="Helvetica Neue Light" w:hAnsi="Helvetica Neue Light"/>
          <w:rPrChange w:id="898" w:author="Arthur de Catheu" w:date="2014-06-20T17:08:00Z">
            <w:rPr/>
          </w:rPrChange>
        </w:rPr>
      </w:pPr>
      <w:r w:rsidRPr="00935764">
        <w:rPr>
          <w:rFonts w:ascii="Helvetica Neue Light" w:hAnsi="Helvetica Neue Light"/>
          <w:b/>
          <w:rPrChange w:id="899" w:author="Arthur de Catheu" w:date="2014-06-20T17:08:00Z">
            <w:rPr>
              <w:rFonts w:asciiTheme="majorHAnsi" w:eastAsiaTheme="majorEastAsia" w:hAnsiTheme="majorHAnsi" w:cstheme="majorBidi"/>
              <w:b/>
              <w:bCs/>
              <w:iCs/>
              <w:sz w:val="24"/>
            </w:rPr>
          </w:rPrChange>
        </w:rPr>
        <w:t>c</w:t>
      </w:r>
      <w:r w:rsidR="00035A4D" w:rsidRPr="00935764">
        <w:rPr>
          <w:rFonts w:ascii="Helvetica Neue Light" w:hAnsi="Helvetica Neue Light"/>
          <w:b/>
          <w:rPrChange w:id="900" w:author="Arthur de Catheu" w:date="2014-06-20T17:08:00Z">
            <w:rPr>
              <w:rFonts w:asciiTheme="majorHAnsi" w:eastAsiaTheme="majorEastAsia" w:hAnsiTheme="majorHAnsi" w:cstheme="majorBidi"/>
              <w:b/>
              <w:bCs/>
              <w:iCs/>
              <w:sz w:val="24"/>
            </w:rPr>
          </w:rPrChange>
        </w:rPr>
        <w:t>oordonnées du Débiteur</w:t>
      </w:r>
      <w:r w:rsidR="00035A4D" w:rsidRPr="00935764">
        <w:rPr>
          <w:rFonts w:ascii="Helvetica Neue Light" w:hAnsi="Helvetica Neue Light"/>
          <w:rPrChange w:id="901" w:author="Arthur de Catheu" w:date="2014-06-20T17:08:00Z">
            <w:rPr>
              <w:rFonts w:asciiTheme="majorHAnsi" w:eastAsiaTheme="majorEastAsia" w:hAnsiTheme="majorHAnsi" w:cstheme="majorBidi"/>
              <w:bCs/>
              <w:iCs/>
              <w:sz w:val="24"/>
            </w:rPr>
          </w:rPrChange>
        </w:rPr>
        <w:t xml:space="preserve"> : raison sociale, adresse, numéro de téléphone du standard et référence interne attribuée par le back-office de </w:t>
      </w:r>
      <w:r w:rsidR="002119A8" w:rsidRPr="00935764">
        <w:rPr>
          <w:rFonts w:ascii="Helvetica Neue Light" w:hAnsi="Helvetica Neue Light"/>
          <w:rPrChange w:id="902" w:author="Arthur de Catheu" w:date="2014-06-20T17:08:00Z">
            <w:rPr>
              <w:rFonts w:asciiTheme="majorHAnsi" w:eastAsiaTheme="majorEastAsia" w:hAnsiTheme="majorHAnsi" w:cstheme="majorBidi"/>
              <w:bCs/>
              <w:iCs/>
              <w:sz w:val="24"/>
            </w:rPr>
          </w:rPrChange>
        </w:rPr>
        <w:t>Finexkap AM</w:t>
      </w:r>
      <w:r w:rsidR="009F2E92" w:rsidRPr="00935764">
        <w:rPr>
          <w:rFonts w:ascii="Helvetica Neue Light" w:hAnsi="Helvetica Neue Light"/>
          <w:rPrChange w:id="903" w:author="Arthur de Catheu" w:date="2014-06-20T17:08:00Z">
            <w:rPr>
              <w:rFonts w:asciiTheme="majorHAnsi" w:eastAsiaTheme="majorEastAsia" w:hAnsiTheme="majorHAnsi" w:cstheme="majorBidi"/>
              <w:bCs/>
              <w:iCs/>
              <w:sz w:val="24"/>
            </w:rPr>
          </w:rPrChange>
        </w:rPr>
        <w:t> ;</w:t>
      </w:r>
    </w:p>
    <w:p w14:paraId="29DE3319" w14:textId="63B343A2" w:rsidR="00035A4D" w:rsidRPr="00935764" w:rsidRDefault="00253995" w:rsidP="00F157DC">
      <w:pPr>
        <w:pStyle w:val="Paragraphedeliste"/>
        <w:numPr>
          <w:ilvl w:val="0"/>
          <w:numId w:val="145"/>
        </w:numPr>
        <w:rPr>
          <w:rFonts w:ascii="Helvetica Neue Light" w:hAnsi="Helvetica Neue Light"/>
          <w:rPrChange w:id="904" w:author="Arthur de Catheu" w:date="2014-06-20T17:08:00Z">
            <w:rPr/>
          </w:rPrChange>
        </w:rPr>
      </w:pPr>
      <w:r w:rsidRPr="00935764">
        <w:rPr>
          <w:rFonts w:ascii="Helvetica Neue Light" w:hAnsi="Helvetica Neue Light"/>
          <w:b/>
          <w:rPrChange w:id="905" w:author="Arthur de Catheu" w:date="2014-06-20T17:08:00Z">
            <w:rPr>
              <w:rFonts w:asciiTheme="majorHAnsi" w:eastAsiaTheme="majorEastAsia" w:hAnsiTheme="majorHAnsi" w:cstheme="majorBidi"/>
              <w:b/>
              <w:bCs/>
              <w:iCs/>
              <w:sz w:val="24"/>
            </w:rPr>
          </w:rPrChange>
        </w:rPr>
        <w:t>c</w:t>
      </w:r>
      <w:r w:rsidR="00035A4D" w:rsidRPr="00935764">
        <w:rPr>
          <w:rFonts w:ascii="Helvetica Neue Light" w:hAnsi="Helvetica Neue Light"/>
          <w:b/>
          <w:rPrChange w:id="906" w:author="Arthur de Catheu" w:date="2014-06-20T17:08:00Z">
            <w:rPr>
              <w:rFonts w:asciiTheme="majorHAnsi" w:eastAsiaTheme="majorEastAsia" w:hAnsiTheme="majorHAnsi" w:cstheme="majorBidi"/>
              <w:b/>
              <w:bCs/>
              <w:iCs/>
              <w:sz w:val="24"/>
            </w:rPr>
          </w:rPrChange>
        </w:rPr>
        <w:t xml:space="preserve">oordonnées du (des) </w:t>
      </w:r>
      <w:r w:rsidR="00BE5D9C" w:rsidRPr="00935764">
        <w:rPr>
          <w:rFonts w:ascii="Helvetica Neue Light" w:hAnsi="Helvetica Neue Light"/>
          <w:b/>
          <w:rPrChange w:id="907" w:author="Arthur de Catheu" w:date="2014-06-20T17:08:00Z">
            <w:rPr>
              <w:rFonts w:asciiTheme="majorHAnsi" w:eastAsiaTheme="majorEastAsia" w:hAnsiTheme="majorHAnsi" w:cstheme="majorBidi"/>
              <w:b/>
              <w:bCs/>
              <w:iCs/>
              <w:sz w:val="24"/>
            </w:rPr>
          </w:rPrChange>
        </w:rPr>
        <w:t>Correspondant</w:t>
      </w:r>
      <w:r w:rsidR="00035A4D" w:rsidRPr="00935764">
        <w:rPr>
          <w:rFonts w:ascii="Helvetica Neue Light" w:hAnsi="Helvetica Neue Light"/>
          <w:b/>
          <w:rPrChange w:id="908" w:author="Arthur de Catheu" w:date="2014-06-20T17:08:00Z">
            <w:rPr>
              <w:rFonts w:asciiTheme="majorHAnsi" w:eastAsiaTheme="majorEastAsia" w:hAnsiTheme="majorHAnsi" w:cstheme="majorBidi"/>
              <w:b/>
              <w:bCs/>
              <w:iCs/>
              <w:sz w:val="24"/>
            </w:rPr>
          </w:rPrChange>
        </w:rPr>
        <w:t>(s) Débiteur</w:t>
      </w:r>
      <w:r w:rsidR="00035A4D" w:rsidRPr="00935764">
        <w:rPr>
          <w:rFonts w:ascii="Helvetica Neue Light" w:hAnsi="Helvetica Neue Light"/>
          <w:rPrChange w:id="909" w:author="Arthur de Catheu" w:date="2014-06-20T17:08:00Z">
            <w:rPr>
              <w:rFonts w:asciiTheme="majorHAnsi" w:eastAsiaTheme="majorEastAsia" w:hAnsiTheme="majorHAnsi" w:cstheme="majorBidi"/>
              <w:bCs/>
              <w:iCs/>
              <w:sz w:val="24"/>
            </w:rPr>
          </w:rPrChange>
        </w:rPr>
        <w:t> : nom, prénom, fo</w:t>
      </w:r>
      <w:r w:rsidR="00114D6A" w:rsidRPr="00935764">
        <w:rPr>
          <w:rFonts w:ascii="Helvetica Neue Light" w:hAnsi="Helvetica Neue Light"/>
          <w:rPrChange w:id="910" w:author="Arthur de Catheu" w:date="2014-06-20T17:08:00Z">
            <w:rPr>
              <w:rFonts w:asciiTheme="majorHAnsi" w:eastAsiaTheme="majorEastAsia" w:hAnsiTheme="majorHAnsi" w:cstheme="majorBidi"/>
              <w:bCs/>
              <w:iCs/>
              <w:sz w:val="24"/>
            </w:rPr>
          </w:rPrChange>
        </w:rPr>
        <w:t>nction, téléphone direct, email ;</w:t>
      </w:r>
      <w:r w:rsidR="00035A4D" w:rsidRPr="00935764">
        <w:rPr>
          <w:rFonts w:ascii="Helvetica Neue Light" w:hAnsi="Helvetica Neue Light"/>
          <w:rPrChange w:id="911" w:author="Arthur de Catheu" w:date="2014-06-20T17:08:00Z">
            <w:rPr>
              <w:rFonts w:asciiTheme="majorHAnsi" w:eastAsiaTheme="majorEastAsia" w:hAnsiTheme="majorHAnsi" w:cstheme="majorBidi"/>
              <w:bCs/>
              <w:iCs/>
              <w:sz w:val="24"/>
            </w:rPr>
          </w:rPrChange>
        </w:rPr>
        <w:t xml:space="preserve"> </w:t>
      </w:r>
      <w:r w:rsidR="00112282" w:rsidRPr="00935764">
        <w:rPr>
          <w:rFonts w:ascii="Helvetica Neue Light" w:hAnsi="Helvetica Neue Light"/>
          <w:rPrChange w:id="912" w:author="Arthur de Catheu" w:date="2014-06-20T17:08:00Z">
            <w:rPr>
              <w:rFonts w:asciiTheme="majorHAnsi" w:eastAsiaTheme="majorEastAsia" w:hAnsiTheme="majorHAnsi" w:cstheme="majorBidi"/>
              <w:bCs/>
              <w:iCs/>
              <w:sz w:val="24"/>
            </w:rPr>
          </w:rPrChange>
        </w:rPr>
        <w:t xml:space="preserve"> </w:t>
      </w:r>
    </w:p>
    <w:p w14:paraId="4C5B0DA3" w14:textId="2DDF4916" w:rsidR="00035A4D" w:rsidRPr="00935764" w:rsidRDefault="00253995" w:rsidP="00F157DC">
      <w:pPr>
        <w:pStyle w:val="Paragraphedeliste"/>
        <w:numPr>
          <w:ilvl w:val="0"/>
          <w:numId w:val="145"/>
        </w:numPr>
        <w:rPr>
          <w:rFonts w:ascii="Helvetica Neue Light" w:hAnsi="Helvetica Neue Light"/>
          <w:rPrChange w:id="913" w:author="Arthur de Catheu" w:date="2014-06-20T17:08:00Z">
            <w:rPr/>
          </w:rPrChange>
        </w:rPr>
      </w:pPr>
      <w:r w:rsidRPr="00935764">
        <w:rPr>
          <w:rFonts w:ascii="Helvetica Neue Light" w:hAnsi="Helvetica Neue Light"/>
          <w:b/>
          <w:rPrChange w:id="914" w:author="Arthur de Catheu" w:date="2014-06-20T17:08:00Z">
            <w:rPr>
              <w:rFonts w:asciiTheme="majorHAnsi" w:eastAsiaTheme="majorEastAsia" w:hAnsiTheme="majorHAnsi" w:cstheme="majorBidi"/>
              <w:b/>
              <w:bCs/>
              <w:iCs/>
              <w:sz w:val="24"/>
            </w:rPr>
          </w:rPrChange>
        </w:rPr>
        <w:t>c</w:t>
      </w:r>
      <w:r w:rsidR="00035A4D" w:rsidRPr="00935764">
        <w:rPr>
          <w:rFonts w:ascii="Helvetica Neue Light" w:hAnsi="Helvetica Neue Light"/>
          <w:b/>
          <w:rPrChange w:id="915" w:author="Arthur de Catheu" w:date="2014-06-20T17:08:00Z">
            <w:rPr>
              <w:rFonts w:asciiTheme="majorHAnsi" w:eastAsiaTheme="majorEastAsia" w:hAnsiTheme="majorHAnsi" w:cstheme="majorBidi"/>
              <w:b/>
              <w:bCs/>
              <w:iCs/>
              <w:sz w:val="24"/>
            </w:rPr>
          </w:rPrChange>
        </w:rPr>
        <w:t>opie de la Facture relative à la Créance et des justificatifs (bon de commande, devis, bon de livraison, contrat etc..) associés</w:t>
      </w:r>
      <w:r w:rsidR="00354C10" w:rsidRPr="00935764">
        <w:rPr>
          <w:rFonts w:ascii="Helvetica Neue Light" w:hAnsi="Helvetica Neue Light"/>
          <w:rPrChange w:id="916" w:author="Arthur de Catheu" w:date="2014-06-20T17:08:00Z">
            <w:rPr>
              <w:rFonts w:asciiTheme="majorHAnsi" w:eastAsiaTheme="majorEastAsia" w:hAnsiTheme="majorHAnsi" w:cstheme="majorBidi"/>
              <w:bCs/>
              <w:iCs/>
              <w:sz w:val="24"/>
            </w:rPr>
          </w:rPrChange>
        </w:rPr>
        <w:t> :</w:t>
      </w:r>
      <w:r w:rsidR="00035A4D" w:rsidRPr="00935764">
        <w:rPr>
          <w:rFonts w:ascii="Helvetica Neue Light" w:hAnsi="Helvetica Neue Light"/>
          <w:rPrChange w:id="917" w:author="Arthur de Catheu" w:date="2014-06-20T17:08:00Z">
            <w:rPr>
              <w:rFonts w:asciiTheme="majorHAnsi" w:eastAsiaTheme="majorEastAsia" w:hAnsiTheme="majorHAnsi" w:cstheme="majorBidi"/>
              <w:bCs/>
              <w:iCs/>
              <w:sz w:val="24"/>
            </w:rPr>
          </w:rPrChange>
        </w:rPr>
        <w:t xml:space="preserve"> </w:t>
      </w:r>
      <w:r w:rsidR="00354C10" w:rsidRPr="00935764">
        <w:rPr>
          <w:rFonts w:ascii="Helvetica Neue Light" w:hAnsi="Helvetica Neue Light"/>
          <w:rPrChange w:id="918" w:author="Arthur de Catheu" w:date="2014-06-20T17:08:00Z">
            <w:rPr>
              <w:rFonts w:asciiTheme="majorHAnsi" w:eastAsiaTheme="majorEastAsia" w:hAnsiTheme="majorHAnsi" w:cstheme="majorBidi"/>
              <w:bCs/>
              <w:iCs/>
              <w:sz w:val="24"/>
            </w:rPr>
          </w:rPrChange>
        </w:rPr>
        <w:t>c</w:t>
      </w:r>
      <w:r w:rsidR="00035A4D" w:rsidRPr="00935764">
        <w:rPr>
          <w:rFonts w:ascii="Helvetica Neue Light" w:hAnsi="Helvetica Neue Light"/>
          <w:rPrChange w:id="919" w:author="Arthur de Catheu" w:date="2014-06-20T17:08:00Z">
            <w:rPr>
              <w:rFonts w:asciiTheme="majorHAnsi" w:eastAsiaTheme="majorEastAsia" w:hAnsiTheme="majorHAnsi" w:cstheme="majorBidi"/>
              <w:bCs/>
              <w:iCs/>
              <w:sz w:val="24"/>
            </w:rPr>
          </w:rPrChange>
        </w:rPr>
        <w:t>es documents sont transmis par le Cédant à chaque demande de financement</w:t>
      </w:r>
      <w:r w:rsidR="009F2E92" w:rsidRPr="00935764">
        <w:rPr>
          <w:rFonts w:ascii="Helvetica Neue Light" w:hAnsi="Helvetica Neue Light"/>
          <w:rPrChange w:id="920" w:author="Arthur de Catheu" w:date="2014-06-20T17:08:00Z">
            <w:rPr>
              <w:rFonts w:asciiTheme="majorHAnsi" w:eastAsiaTheme="majorEastAsia" w:hAnsiTheme="majorHAnsi" w:cstheme="majorBidi"/>
              <w:bCs/>
              <w:iCs/>
              <w:sz w:val="24"/>
            </w:rPr>
          </w:rPrChange>
        </w:rPr>
        <w:t> ; et</w:t>
      </w:r>
    </w:p>
    <w:p w14:paraId="5C2711F6" w14:textId="7D471088" w:rsidR="00035A4D" w:rsidRPr="00935764" w:rsidRDefault="000507EE" w:rsidP="00F157DC">
      <w:pPr>
        <w:pStyle w:val="Paragraphedeliste"/>
        <w:numPr>
          <w:ilvl w:val="0"/>
          <w:numId w:val="145"/>
        </w:numPr>
        <w:rPr>
          <w:rFonts w:ascii="Helvetica Neue Light" w:hAnsi="Helvetica Neue Light"/>
          <w:rPrChange w:id="921" w:author="Arthur de Catheu" w:date="2014-06-20T17:08:00Z">
            <w:rPr/>
          </w:rPrChange>
        </w:rPr>
      </w:pPr>
      <w:r w:rsidRPr="00935764">
        <w:rPr>
          <w:rFonts w:ascii="Helvetica Neue Light" w:hAnsi="Helvetica Neue Light"/>
          <w:b/>
          <w:rPrChange w:id="922" w:author="Arthur de Catheu" w:date="2014-06-20T17:08:00Z">
            <w:rPr>
              <w:rFonts w:asciiTheme="majorHAnsi" w:eastAsiaTheme="majorEastAsia" w:hAnsiTheme="majorHAnsi" w:cstheme="majorBidi"/>
              <w:b/>
              <w:bCs/>
              <w:iCs/>
              <w:sz w:val="24"/>
            </w:rPr>
          </w:rPrChange>
        </w:rPr>
        <w:t>historique des relations avec le Débiteur</w:t>
      </w:r>
      <w:r w:rsidRPr="00935764">
        <w:rPr>
          <w:rFonts w:ascii="Helvetica Neue Light" w:hAnsi="Helvetica Neue Light"/>
          <w:rPrChange w:id="923" w:author="Arthur de Catheu" w:date="2014-06-20T17:08:00Z">
            <w:rPr>
              <w:rFonts w:asciiTheme="majorHAnsi" w:eastAsiaTheme="majorEastAsia" w:hAnsiTheme="majorHAnsi" w:cstheme="majorBidi"/>
              <w:bCs/>
              <w:iCs/>
              <w:sz w:val="24"/>
            </w:rPr>
          </w:rPrChange>
        </w:rPr>
        <w:t xml:space="preserve">, notamment </w:t>
      </w:r>
      <w:r w:rsidR="00035A4D" w:rsidRPr="00935764">
        <w:rPr>
          <w:rFonts w:ascii="Helvetica Neue Light" w:hAnsi="Helvetica Neue Light"/>
          <w:rPrChange w:id="924" w:author="Arthur de Catheu" w:date="2014-06-20T17:08:00Z">
            <w:rPr>
              <w:rFonts w:asciiTheme="majorHAnsi" w:eastAsiaTheme="majorEastAsia" w:hAnsiTheme="majorHAnsi" w:cstheme="majorBidi"/>
              <w:bCs/>
              <w:iCs/>
              <w:sz w:val="24"/>
            </w:rPr>
          </w:rPrChange>
        </w:rPr>
        <w:t xml:space="preserve">l’historique des sondages effectués auprès de ce Débiteur. </w:t>
      </w:r>
    </w:p>
    <w:p w14:paraId="251ABB18" w14:textId="77777777" w:rsidR="00112282" w:rsidRPr="00935764" w:rsidRDefault="00112282" w:rsidP="000573E4">
      <w:pPr>
        <w:ind w:left="405"/>
        <w:rPr>
          <w:rFonts w:ascii="Helvetica Neue Light" w:hAnsi="Helvetica Neue Light"/>
          <w:rPrChange w:id="925" w:author="Arthur de Catheu" w:date="2014-06-20T17:08:00Z">
            <w:rPr/>
          </w:rPrChange>
        </w:rPr>
      </w:pPr>
    </w:p>
    <w:p w14:paraId="3D232BBE" w14:textId="2232C165" w:rsidR="00112282" w:rsidRPr="00935764" w:rsidRDefault="004721B7" w:rsidP="00112282">
      <w:pPr>
        <w:rPr>
          <w:rFonts w:ascii="Helvetica Neue Light" w:hAnsi="Helvetica Neue Light"/>
          <w:rPrChange w:id="926" w:author="Arthur de Catheu" w:date="2014-06-20T17:08:00Z">
            <w:rPr/>
          </w:rPrChange>
        </w:rPr>
      </w:pPr>
      <w:r w:rsidRPr="00935764">
        <w:rPr>
          <w:rFonts w:ascii="Helvetica Neue Light" w:hAnsi="Helvetica Neue Light"/>
          <w:rPrChange w:id="927" w:author="Arthur de Catheu" w:date="2014-06-20T17:08:00Z">
            <w:rPr>
              <w:rFonts w:asciiTheme="majorHAnsi" w:eastAsiaTheme="majorEastAsia" w:hAnsiTheme="majorHAnsi" w:cstheme="majorBidi"/>
              <w:bCs/>
              <w:iCs/>
              <w:sz w:val="24"/>
            </w:rPr>
          </w:rPrChange>
        </w:rPr>
        <w:t>L</w:t>
      </w:r>
      <w:r w:rsidR="00112282" w:rsidRPr="00935764">
        <w:rPr>
          <w:rFonts w:ascii="Helvetica Neue Light" w:hAnsi="Helvetica Neue Light"/>
          <w:rPrChange w:id="928" w:author="Arthur de Catheu" w:date="2014-06-20T17:08:00Z">
            <w:rPr>
              <w:rFonts w:asciiTheme="majorHAnsi" w:eastAsiaTheme="majorEastAsia" w:hAnsiTheme="majorHAnsi" w:cstheme="majorBidi"/>
              <w:bCs/>
              <w:iCs/>
              <w:sz w:val="24"/>
            </w:rPr>
          </w:rPrChange>
        </w:rPr>
        <w:t>e script indicatif de l’appel téléphonique se compose des étapes suivantes :</w:t>
      </w:r>
    </w:p>
    <w:p w14:paraId="3CD5E09B" w14:textId="2A53BAFF" w:rsidR="00393995" w:rsidRPr="00935764" w:rsidRDefault="00035A4D" w:rsidP="00F157DC">
      <w:pPr>
        <w:pStyle w:val="Paragraphedeliste"/>
        <w:numPr>
          <w:ilvl w:val="0"/>
          <w:numId w:val="147"/>
        </w:numPr>
        <w:rPr>
          <w:rFonts w:ascii="Helvetica Neue Light" w:hAnsi="Helvetica Neue Light"/>
          <w:rPrChange w:id="929" w:author="Arthur de Catheu" w:date="2014-06-20T17:08:00Z">
            <w:rPr/>
          </w:rPrChange>
        </w:rPr>
      </w:pPr>
      <w:r w:rsidRPr="00935764">
        <w:rPr>
          <w:rFonts w:ascii="Helvetica Neue Light" w:hAnsi="Helvetica Neue Light"/>
          <w:rPrChange w:id="930" w:author="Arthur de Catheu" w:date="2014-06-20T17:08:00Z">
            <w:rPr>
              <w:rFonts w:asciiTheme="majorHAnsi" w:eastAsiaTheme="majorEastAsia" w:hAnsiTheme="majorHAnsi" w:cstheme="majorBidi"/>
              <w:bCs/>
              <w:iCs/>
              <w:sz w:val="24"/>
            </w:rPr>
          </w:rPrChange>
        </w:rPr>
        <w:t xml:space="preserve">Présentation de </w:t>
      </w:r>
      <w:r w:rsidR="002119A8" w:rsidRPr="00935764">
        <w:rPr>
          <w:rFonts w:ascii="Helvetica Neue Light" w:hAnsi="Helvetica Neue Light"/>
          <w:rPrChange w:id="931" w:author="Arthur de Catheu" w:date="2014-06-20T17:08:00Z">
            <w:rPr>
              <w:rFonts w:asciiTheme="majorHAnsi" w:eastAsiaTheme="majorEastAsia" w:hAnsiTheme="majorHAnsi" w:cstheme="majorBidi"/>
              <w:bCs/>
              <w:iCs/>
              <w:sz w:val="24"/>
            </w:rPr>
          </w:rPrChange>
        </w:rPr>
        <w:t>Finexkap AM</w:t>
      </w:r>
      <w:r w:rsidR="00031AD5" w:rsidRPr="00935764">
        <w:rPr>
          <w:rFonts w:ascii="Helvetica Neue Light" w:hAnsi="Helvetica Neue Light"/>
          <w:rPrChange w:id="932" w:author="Arthur de Catheu" w:date="2014-06-20T17:08:00Z">
            <w:rPr>
              <w:rFonts w:asciiTheme="majorHAnsi" w:eastAsiaTheme="majorEastAsia" w:hAnsiTheme="majorHAnsi" w:cstheme="majorBidi"/>
              <w:bCs/>
              <w:iCs/>
              <w:sz w:val="24"/>
            </w:rPr>
          </w:rPrChange>
        </w:rPr>
        <w:t xml:space="preserve"> </w:t>
      </w:r>
      <w:r w:rsidR="00B171F2" w:rsidRPr="00935764">
        <w:rPr>
          <w:rFonts w:ascii="Helvetica Neue Light" w:hAnsi="Helvetica Neue Light"/>
          <w:rPrChange w:id="933" w:author="Arthur de Catheu" w:date="2014-06-20T17:08:00Z">
            <w:rPr>
              <w:rFonts w:asciiTheme="majorHAnsi" w:eastAsiaTheme="majorEastAsia" w:hAnsiTheme="majorHAnsi" w:cstheme="majorBidi"/>
              <w:bCs/>
              <w:iCs/>
              <w:sz w:val="24"/>
            </w:rPr>
          </w:rPrChange>
        </w:rPr>
        <w:t xml:space="preserve">: </w:t>
      </w:r>
    </w:p>
    <w:p w14:paraId="36950489" w14:textId="5E8EDF5F" w:rsidR="00393995" w:rsidRPr="00935764" w:rsidRDefault="006F2104" w:rsidP="000573E4">
      <w:pPr>
        <w:ind w:left="405"/>
        <w:rPr>
          <w:rFonts w:ascii="Helvetica Neue Light" w:hAnsi="Helvetica Neue Light"/>
          <w:rPrChange w:id="934" w:author="Arthur de Catheu" w:date="2014-06-20T17:08:00Z">
            <w:rPr/>
          </w:rPrChange>
        </w:rPr>
      </w:pPr>
      <w:r w:rsidRPr="00935764">
        <w:rPr>
          <w:rFonts w:ascii="Helvetica Neue Light" w:hAnsi="Helvetica Neue Light"/>
          <w:rPrChange w:id="935" w:author="Arthur de Catheu" w:date="2014-06-20T17:08:00Z">
            <w:rPr>
              <w:rFonts w:asciiTheme="majorHAnsi" w:eastAsiaTheme="majorEastAsia" w:hAnsiTheme="majorHAnsi" w:cstheme="majorBidi"/>
              <w:bCs/>
              <w:iCs/>
              <w:sz w:val="24"/>
            </w:rPr>
          </w:rPrChange>
        </w:rPr>
        <w:t>L’</w:t>
      </w:r>
      <w:r w:rsidR="00D563FF" w:rsidRPr="00935764">
        <w:rPr>
          <w:rFonts w:ascii="Helvetica Neue Light" w:hAnsi="Helvetica Neue Light"/>
          <w:rPrChange w:id="936" w:author="Arthur de Catheu" w:date="2014-06-20T17:08:00Z">
            <w:rPr>
              <w:rFonts w:asciiTheme="majorHAnsi" w:eastAsiaTheme="majorEastAsia" w:hAnsiTheme="majorHAnsi" w:cstheme="majorBidi"/>
              <w:bCs/>
              <w:iCs/>
              <w:sz w:val="24"/>
            </w:rPr>
          </w:rPrChange>
        </w:rPr>
        <w:t>a</w:t>
      </w:r>
      <w:r w:rsidR="00420621" w:rsidRPr="00935764">
        <w:rPr>
          <w:rFonts w:ascii="Helvetica Neue Light" w:hAnsi="Helvetica Neue Light"/>
          <w:rPrChange w:id="937" w:author="Arthur de Catheu" w:date="2014-06-20T17:08:00Z">
            <w:rPr>
              <w:rFonts w:asciiTheme="majorHAnsi" w:eastAsiaTheme="majorEastAsia" w:hAnsiTheme="majorHAnsi" w:cstheme="majorBidi"/>
              <w:bCs/>
              <w:iCs/>
              <w:sz w:val="24"/>
            </w:rPr>
          </w:rPrChange>
        </w:rPr>
        <w:t>nalyste crédit</w:t>
      </w:r>
      <w:r w:rsidRPr="00935764">
        <w:rPr>
          <w:rFonts w:ascii="Helvetica Neue Light" w:hAnsi="Helvetica Neue Light"/>
          <w:rPrChange w:id="938" w:author="Arthur de Catheu" w:date="2014-06-20T17:08:00Z">
            <w:rPr>
              <w:rFonts w:asciiTheme="majorHAnsi" w:eastAsiaTheme="majorEastAsia" w:hAnsiTheme="majorHAnsi" w:cstheme="majorBidi"/>
              <w:bCs/>
              <w:iCs/>
              <w:sz w:val="24"/>
            </w:rPr>
          </w:rPrChange>
        </w:rPr>
        <w:t xml:space="preserve"> présente le service fourni par </w:t>
      </w:r>
      <w:r w:rsidR="002119A8" w:rsidRPr="00935764">
        <w:rPr>
          <w:rFonts w:ascii="Helvetica Neue Light" w:hAnsi="Helvetica Neue Light"/>
          <w:rPrChange w:id="939" w:author="Arthur de Catheu" w:date="2014-06-20T17:08:00Z">
            <w:rPr>
              <w:rFonts w:asciiTheme="majorHAnsi" w:eastAsiaTheme="majorEastAsia" w:hAnsiTheme="majorHAnsi" w:cstheme="majorBidi"/>
              <w:bCs/>
              <w:iCs/>
              <w:sz w:val="24"/>
            </w:rPr>
          </w:rPrChange>
        </w:rPr>
        <w:t>Finexkap AM</w:t>
      </w:r>
      <w:r w:rsidR="00881840" w:rsidRPr="00935764">
        <w:rPr>
          <w:rFonts w:ascii="Helvetica Neue Light" w:hAnsi="Helvetica Neue Light"/>
          <w:rPrChange w:id="940"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941" w:author="Arthur de Catheu" w:date="2014-06-20T17:08:00Z">
            <w:rPr>
              <w:rFonts w:asciiTheme="majorHAnsi" w:eastAsiaTheme="majorEastAsia" w:hAnsiTheme="majorHAnsi" w:cstheme="majorBidi"/>
              <w:bCs/>
              <w:iCs/>
              <w:sz w:val="24"/>
            </w:rPr>
          </w:rPrChange>
        </w:rPr>
        <w:t>au Débiteur. En complément, u</w:t>
      </w:r>
      <w:r w:rsidR="00035A4D" w:rsidRPr="00935764">
        <w:rPr>
          <w:rFonts w:ascii="Helvetica Neue Light" w:hAnsi="Helvetica Neue Light"/>
          <w:rPrChange w:id="942" w:author="Arthur de Catheu" w:date="2014-06-20T17:08:00Z">
            <w:rPr>
              <w:rFonts w:asciiTheme="majorHAnsi" w:eastAsiaTheme="majorEastAsia" w:hAnsiTheme="majorHAnsi" w:cstheme="majorBidi"/>
              <w:bCs/>
              <w:iCs/>
              <w:sz w:val="24"/>
            </w:rPr>
          </w:rPrChange>
        </w:rPr>
        <w:t xml:space="preserve">ne plaquette synthétique de présentation de </w:t>
      </w:r>
      <w:r w:rsidR="002119A8" w:rsidRPr="00935764">
        <w:rPr>
          <w:rFonts w:ascii="Helvetica Neue Light" w:hAnsi="Helvetica Neue Light"/>
          <w:rPrChange w:id="943" w:author="Arthur de Catheu" w:date="2014-06-20T17:08:00Z">
            <w:rPr>
              <w:rFonts w:asciiTheme="majorHAnsi" w:eastAsiaTheme="majorEastAsia" w:hAnsiTheme="majorHAnsi" w:cstheme="majorBidi"/>
              <w:bCs/>
              <w:iCs/>
              <w:sz w:val="24"/>
            </w:rPr>
          </w:rPrChange>
        </w:rPr>
        <w:t>Finexkap AM</w:t>
      </w:r>
      <w:r w:rsidR="00881840" w:rsidRPr="00935764">
        <w:rPr>
          <w:rFonts w:ascii="Helvetica Neue Light" w:hAnsi="Helvetica Neue Light"/>
          <w:rPrChange w:id="944"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945" w:author="Arthur de Catheu" w:date="2014-06-20T17:08:00Z">
            <w:rPr>
              <w:rFonts w:asciiTheme="majorHAnsi" w:eastAsiaTheme="majorEastAsia" w:hAnsiTheme="majorHAnsi" w:cstheme="majorBidi"/>
              <w:bCs/>
              <w:iCs/>
              <w:sz w:val="24"/>
            </w:rPr>
          </w:rPrChange>
        </w:rPr>
        <w:t xml:space="preserve">pourra être </w:t>
      </w:r>
      <w:r w:rsidR="00035A4D" w:rsidRPr="00935764">
        <w:rPr>
          <w:rFonts w:ascii="Helvetica Neue Light" w:hAnsi="Helvetica Neue Light"/>
          <w:rPrChange w:id="946" w:author="Arthur de Catheu" w:date="2014-06-20T17:08:00Z">
            <w:rPr>
              <w:rFonts w:asciiTheme="majorHAnsi" w:eastAsiaTheme="majorEastAsia" w:hAnsiTheme="majorHAnsi" w:cstheme="majorBidi"/>
              <w:bCs/>
              <w:iCs/>
              <w:sz w:val="24"/>
            </w:rPr>
          </w:rPrChange>
        </w:rPr>
        <w:t>adress</w:t>
      </w:r>
      <w:r w:rsidRPr="00935764">
        <w:rPr>
          <w:rFonts w:ascii="Helvetica Neue Light" w:hAnsi="Helvetica Neue Light"/>
          <w:rPrChange w:id="947" w:author="Arthur de Catheu" w:date="2014-06-20T17:08:00Z">
            <w:rPr>
              <w:rFonts w:asciiTheme="majorHAnsi" w:eastAsiaTheme="majorEastAsia" w:hAnsiTheme="majorHAnsi" w:cstheme="majorBidi"/>
              <w:bCs/>
              <w:iCs/>
              <w:sz w:val="24"/>
            </w:rPr>
          </w:rPrChange>
        </w:rPr>
        <w:t>é</w:t>
      </w:r>
      <w:r w:rsidR="00035A4D" w:rsidRPr="00935764">
        <w:rPr>
          <w:rFonts w:ascii="Helvetica Neue Light" w:hAnsi="Helvetica Neue Light"/>
          <w:rPrChange w:id="948" w:author="Arthur de Catheu" w:date="2014-06-20T17:08:00Z">
            <w:rPr>
              <w:rFonts w:asciiTheme="majorHAnsi" w:eastAsiaTheme="majorEastAsia" w:hAnsiTheme="majorHAnsi" w:cstheme="majorBidi"/>
              <w:bCs/>
              <w:iCs/>
              <w:sz w:val="24"/>
            </w:rPr>
          </w:rPrChange>
        </w:rPr>
        <w:t xml:space="preserve">e au Débiteur </w:t>
      </w:r>
      <w:r w:rsidRPr="00935764">
        <w:rPr>
          <w:rFonts w:ascii="Helvetica Neue Light" w:hAnsi="Helvetica Neue Light"/>
          <w:rPrChange w:id="949" w:author="Arthur de Catheu" w:date="2014-06-20T17:08:00Z">
            <w:rPr>
              <w:rFonts w:asciiTheme="majorHAnsi" w:eastAsiaTheme="majorEastAsia" w:hAnsiTheme="majorHAnsi" w:cstheme="majorBidi"/>
              <w:bCs/>
              <w:iCs/>
              <w:sz w:val="24"/>
            </w:rPr>
          </w:rPrChange>
        </w:rPr>
        <w:t xml:space="preserve">à sa demande. </w:t>
      </w:r>
    </w:p>
    <w:p w14:paraId="7352CE86" w14:textId="30B1A738" w:rsidR="00035A4D" w:rsidRPr="00935764" w:rsidRDefault="00035A4D" w:rsidP="000573E4">
      <w:pPr>
        <w:ind w:left="405"/>
        <w:rPr>
          <w:rFonts w:ascii="Helvetica Neue Light" w:hAnsi="Helvetica Neue Light"/>
          <w:rPrChange w:id="950" w:author="Arthur de Catheu" w:date="2014-06-20T17:08:00Z">
            <w:rPr/>
          </w:rPrChange>
        </w:rPr>
      </w:pPr>
      <w:r w:rsidRPr="00935764">
        <w:rPr>
          <w:rFonts w:ascii="Helvetica Neue Light" w:hAnsi="Helvetica Neue Light"/>
          <w:rPrChange w:id="951" w:author="Arthur de Catheu" w:date="2014-06-20T17:08:00Z">
            <w:rPr>
              <w:rFonts w:asciiTheme="majorHAnsi" w:eastAsiaTheme="majorEastAsia" w:hAnsiTheme="majorHAnsi" w:cstheme="majorBidi"/>
              <w:bCs/>
              <w:iCs/>
              <w:sz w:val="24"/>
            </w:rPr>
          </w:rPrChange>
        </w:rPr>
        <w:t xml:space="preserve">Au cours de l’appel téléphonique, les points suivants seront présentés au Débiteur : </w:t>
      </w:r>
    </w:p>
    <w:p w14:paraId="4AC9F12D" w14:textId="1480D24D" w:rsidR="00035A4D" w:rsidRPr="00935764" w:rsidRDefault="002119A8" w:rsidP="00F157DC">
      <w:pPr>
        <w:pStyle w:val="Paragraphedeliste"/>
        <w:numPr>
          <w:ilvl w:val="1"/>
          <w:numId w:val="133"/>
        </w:numPr>
        <w:rPr>
          <w:rFonts w:ascii="Helvetica Neue Light" w:hAnsi="Helvetica Neue Light"/>
          <w:rPrChange w:id="952" w:author="Arthur de Catheu" w:date="2014-06-20T17:08:00Z">
            <w:rPr/>
          </w:rPrChange>
        </w:rPr>
      </w:pPr>
      <w:r w:rsidRPr="00935764">
        <w:rPr>
          <w:rFonts w:ascii="Helvetica Neue Light" w:hAnsi="Helvetica Neue Light"/>
          <w:rPrChange w:id="953" w:author="Arthur de Catheu" w:date="2014-06-20T17:08:00Z">
            <w:rPr>
              <w:rFonts w:asciiTheme="majorHAnsi" w:eastAsiaTheme="majorEastAsia" w:hAnsiTheme="majorHAnsi" w:cstheme="majorBidi"/>
              <w:bCs/>
              <w:iCs/>
              <w:sz w:val="24"/>
            </w:rPr>
          </w:rPrChange>
        </w:rPr>
        <w:t>Finexkap AM</w:t>
      </w:r>
      <w:r w:rsidR="00035A4D" w:rsidRPr="00935764">
        <w:rPr>
          <w:rFonts w:ascii="Helvetica Neue Light" w:hAnsi="Helvetica Neue Light"/>
          <w:rPrChange w:id="954" w:author="Arthur de Catheu" w:date="2014-06-20T17:08:00Z">
            <w:rPr>
              <w:rFonts w:asciiTheme="majorHAnsi" w:eastAsiaTheme="majorEastAsia" w:hAnsiTheme="majorHAnsi" w:cstheme="majorBidi"/>
              <w:bCs/>
              <w:iCs/>
              <w:sz w:val="24"/>
            </w:rPr>
          </w:rPrChange>
        </w:rPr>
        <w:t xml:space="preserve"> est une plateforme web de financement de Créances</w:t>
      </w:r>
      <w:r w:rsidR="00F3554A" w:rsidRPr="00935764">
        <w:rPr>
          <w:rFonts w:ascii="Helvetica Neue Light" w:hAnsi="Helvetica Neue Light"/>
          <w:rPrChange w:id="955" w:author="Arthur de Catheu" w:date="2014-06-20T17:08:00Z">
            <w:rPr>
              <w:rFonts w:asciiTheme="majorHAnsi" w:eastAsiaTheme="majorEastAsia" w:hAnsiTheme="majorHAnsi" w:cstheme="majorBidi"/>
              <w:bCs/>
              <w:iCs/>
              <w:sz w:val="24"/>
            </w:rPr>
          </w:rPrChange>
        </w:rPr>
        <w:t> ;</w:t>
      </w:r>
    </w:p>
    <w:p w14:paraId="40363286" w14:textId="2D10801B" w:rsidR="00035A4D" w:rsidRPr="00935764" w:rsidRDefault="002119A8" w:rsidP="00F157DC">
      <w:pPr>
        <w:pStyle w:val="Paragraphedeliste"/>
        <w:numPr>
          <w:ilvl w:val="1"/>
          <w:numId w:val="133"/>
        </w:numPr>
        <w:rPr>
          <w:rFonts w:ascii="Helvetica Neue Light" w:hAnsi="Helvetica Neue Light"/>
          <w:rPrChange w:id="956" w:author="Arthur de Catheu" w:date="2014-06-20T17:08:00Z">
            <w:rPr/>
          </w:rPrChange>
        </w:rPr>
      </w:pPr>
      <w:r w:rsidRPr="00935764">
        <w:rPr>
          <w:rFonts w:ascii="Helvetica Neue Light" w:hAnsi="Helvetica Neue Light"/>
          <w:rPrChange w:id="957" w:author="Arthur de Catheu" w:date="2014-06-20T17:08:00Z">
            <w:rPr>
              <w:rFonts w:asciiTheme="majorHAnsi" w:eastAsiaTheme="majorEastAsia" w:hAnsiTheme="majorHAnsi" w:cstheme="majorBidi"/>
              <w:bCs/>
              <w:iCs/>
              <w:sz w:val="24"/>
            </w:rPr>
          </w:rPrChange>
        </w:rPr>
        <w:t>Finexkap AM</w:t>
      </w:r>
      <w:r w:rsidR="00035A4D" w:rsidRPr="00935764">
        <w:rPr>
          <w:rFonts w:ascii="Helvetica Neue Light" w:hAnsi="Helvetica Neue Light"/>
          <w:rPrChange w:id="958" w:author="Arthur de Catheu" w:date="2014-06-20T17:08:00Z">
            <w:rPr>
              <w:rFonts w:asciiTheme="majorHAnsi" w:eastAsiaTheme="majorEastAsia" w:hAnsiTheme="majorHAnsi" w:cstheme="majorBidi"/>
              <w:bCs/>
              <w:iCs/>
              <w:sz w:val="24"/>
            </w:rPr>
          </w:rPrChange>
        </w:rPr>
        <w:t xml:space="preserve"> est une société indépendante et non bancaire</w:t>
      </w:r>
      <w:r w:rsidR="00F3554A" w:rsidRPr="00935764">
        <w:rPr>
          <w:rFonts w:ascii="Helvetica Neue Light" w:hAnsi="Helvetica Neue Light"/>
          <w:rPrChange w:id="959" w:author="Arthur de Catheu" w:date="2014-06-20T17:08:00Z">
            <w:rPr>
              <w:rFonts w:asciiTheme="majorHAnsi" w:eastAsiaTheme="majorEastAsia" w:hAnsiTheme="majorHAnsi" w:cstheme="majorBidi"/>
              <w:bCs/>
              <w:iCs/>
              <w:sz w:val="24"/>
            </w:rPr>
          </w:rPrChange>
        </w:rPr>
        <w:t> ;</w:t>
      </w:r>
    </w:p>
    <w:p w14:paraId="7A3D1D16" w14:textId="6D0F651F" w:rsidR="00035A4D" w:rsidRPr="00935764" w:rsidRDefault="00253995" w:rsidP="00F157DC">
      <w:pPr>
        <w:pStyle w:val="Paragraphedeliste"/>
        <w:numPr>
          <w:ilvl w:val="1"/>
          <w:numId w:val="133"/>
        </w:numPr>
        <w:rPr>
          <w:rFonts w:ascii="Helvetica Neue Light" w:hAnsi="Helvetica Neue Light"/>
          <w:rPrChange w:id="960" w:author="Arthur de Catheu" w:date="2014-06-20T17:08:00Z">
            <w:rPr/>
          </w:rPrChange>
        </w:rPr>
      </w:pPr>
      <w:r w:rsidRPr="00935764">
        <w:rPr>
          <w:rFonts w:ascii="Helvetica Neue Light" w:hAnsi="Helvetica Neue Light"/>
          <w:rPrChange w:id="961" w:author="Arthur de Catheu" w:date="2014-06-20T17:08:00Z">
            <w:rPr>
              <w:rFonts w:asciiTheme="majorHAnsi" w:eastAsiaTheme="majorEastAsia" w:hAnsiTheme="majorHAnsi" w:cstheme="majorBidi"/>
              <w:bCs/>
              <w:iCs/>
              <w:sz w:val="24"/>
            </w:rPr>
          </w:rPrChange>
        </w:rPr>
        <w:t>l</w:t>
      </w:r>
      <w:r w:rsidR="00035A4D" w:rsidRPr="00935764">
        <w:rPr>
          <w:rFonts w:ascii="Helvetica Neue Light" w:hAnsi="Helvetica Neue Light"/>
          <w:rPrChange w:id="962" w:author="Arthur de Catheu" w:date="2014-06-20T17:08:00Z">
            <w:rPr>
              <w:rFonts w:asciiTheme="majorHAnsi" w:eastAsiaTheme="majorEastAsia" w:hAnsiTheme="majorHAnsi" w:cstheme="majorBidi"/>
              <w:bCs/>
              <w:iCs/>
              <w:sz w:val="24"/>
            </w:rPr>
          </w:rPrChange>
        </w:rPr>
        <w:t xml:space="preserve">e lancement de l’activité de </w:t>
      </w:r>
      <w:r w:rsidR="002119A8" w:rsidRPr="00935764">
        <w:rPr>
          <w:rFonts w:ascii="Helvetica Neue Light" w:hAnsi="Helvetica Neue Light"/>
          <w:rPrChange w:id="963" w:author="Arthur de Catheu" w:date="2014-06-20T17:08:00Z">
            <w:rPr>
              <w:rFonts w:asciiTheme="majorHAnsi" w:eastAsiaTheme="majorEastAsia" w:hAnsiTheme="majorHAnsi" w:cstheme="majorBidi"/>
              <w:bCs/>
              <w:iCs/>
              <w:sz w:val="24"/>
            </w:rPr>
          </w:rPrChange>
        </w:rPr>
        <w:t>Finexkap AM</w:t>
      </w:r>
      <w:r w:rsidR="00881840" w:rsidRPr="00935764">
        <w:rPr>
          <w:rFonts w:ascii="Helvetica Neue Light" w:hAnsi="Helvetica Neue Light"/>
          <w:rPrChange w:id="964" w:author="Arthur de Catheu" w:date="2014-06-20T17:08:00Z">
            <w:rPr>
              <w:rFonts w:asciiTheme="majorHAnsi" w:eastAsiaTheme="majorEastAsia" w:hAnsiTheme="majorHAnsi" w:cstheme="majorBidi"/>
              <w:bCs/>
              <w:iCs/>
              <w:sz w:val="24"/>
            </w:rPr>
          </w:rPrChange>
        </w:rPr>
        <w:t xml:space="preserve"> </w:t>
      </w:r>
      <w:r w:rsidR="00035A4D" w:rsidRPr="00935764">
        <w:rPr>
          <w:rFonts w:ascii="Helvetica Neue Light" w:hAnsi="Helvetica Neue Light"/>
          <w:rPrChange w:id="965" w:author="Arthur de Catheu" w:date="2014-06-20T17:08:00Z">
            <w:rPr>
              <w:rFonts w:asciiTheme="majorHAnsi" w:eastAsiaTheme="majorEastAsia" w:hAnsiTheme="majorHAnsi" w:cstheme="majorBidi"/>
              <w:bCs/>
              <w:iCs/>
              <w:sz w:val="24"/>
            </w:rPr>
          </w:rPrChange>
        </w:rPr>
        <w:t>a été réalisé au cours de l’année 2014. </w:t>
      </w:r>
    </w:p>
    <w:p w14:paraId="2A68E2BE" w14:textId="77777777" w:rsidR="006F2104" w:rsidRPr="00935764" w:rsidRDefault="006F2104" w:rsidP="006F2104">
      <w:pPr>
        <w:rPr>
          <w:rFonts w:ascii="Helvetica Neue Light" w:hAnsi="Helvetica Neue Light"/>
          <w:rPrChange w:id="966" w:author="Arthur de Catheu" w:date="2014-06-20T17:08:00Z">
            <w:rPr/>
          </w:rPrChange>
        </w:rPr>
      </w:pPr>
    </w:p>
    <w:p w14:paraId="5C207436" w14:textId="57DD1C7F" w:rsidR="00E701DB" w:rsidRPr="00935764" w:rsidRDefault="006F2104" w:rsidP="00114D6A">
      <w:pPr>
        <w:pStyle w:val="Paragraphedeliste"/>
        <w:numPr>
          <w:ilvl w:val="0"/>
          <w:numId w:val="148"/>
        </w:numPr>
        <w:rPr>
          <w:rFonts w:ascii="Helvetica Neue Light" w:hAnsi="Helvetica Neue Light"/>
          <w:rPrChange w:id="967" w:author="Arthur de Catheu" w:date="2014-06-20T17:08:00Z">
            <w:rPr/>
          </w:rPrChange>
        </w:rPr>
      </w:pPr>
      <w:r w:rsidRPr="00935764">
        <w:rPr>
          <w:rFonts w:ascii="Helvetica Neue Light" w:hAnsi="Helvetica Neue Light"/>
          <w:rPrChange w:id="968" w:author="Arthur de Catheu" w:date="2014-06-20T17:08:00Z">
            <w:rPr>
              <w:rFonts w:asciiTheme="majorHAnsi" w:eastAsiaTheme="majorEastAsia" w:hAnsiTheme="majorHAnsi" w:cstheme="majorBidi"/>
              <w:bCs/>
              <w:iCs/>
              <w:sz w:val="24"/>
            </w:rPr>
          </w:rPrChange>
        </w:rPr>
        <w:t>Vérification de la m</w:t>
      </w:r>
      <w:r w:rsidR="00393995" w:rsidRPr="00935764">
        <w:rPr>
          <w:rFonts w:ascii="Helvetica Neue Light" w:hAnsi="Helvetica Neue Light"/>
          <w:rPrChange w:id="969" w:author="Arthur de Catheu" w:date="2014-06-20T17:08:00Z">
            <w:rPr>
              <w:rFonts w:asciiTheme="majorHAnsi" w:eastAsiaTheme="majorEastAsia" w:hAnsiTheme="majorHAnsi" w:cstheme="majorBidi"/>
              <w:bCs/>
              <w:iCs/>
              <w:sz w:val="24"/>
            </w:rPr>
          </w:rPrChange>
        </w:rPr>
        <w:t>atérialité de la Facture</w:t>
      </w:r>
      <w:r w:rsidR="00DC61B2" w:rsidRPr="00935764">
        <w:rPr>
          <w:rFonts w:ascii="Helvetica Neue Light" w:hAnsi="Helvetica Neue Light"/>
          <w:rPrChange w:id="970" w:author="Arthur de Catheu" w:date="2014-06-20T17:08:00Z">
            <w:rPr>
              <w:rFonts w:asciiTheme="majorHAnsi" w:eastAsiaTheme="majorEastAsia" w:hAnsiTheme="majorHAnsi" w:cstheme="majorBidi"/>
              <w:bCs/>
              <w:iCs/>
              <w:sz w:val="24"/>
            </w:rPr>
          </w:rPrChange>
        </w:rPr>
        <w:t> :</w:t>
      </w:r>
      <w:r w:rsidRPr="00935764">
        <w:rPr>
          <w:rFonts w:ascii="Helvetica Neue Light" w:hAnsi="Helvetica Neue Light"/>
          <w:rPrChange w:id="971" w:author="Arthur de Catheu" w:date="2014-06-20T17:08:00Z">
            <w:rPr>
              <w:rFonts w:asciiTheme="majorHAnsi" w:eastAsiaTheme="majorEastAsia" w:hAnsiTheme="majorHAnsi" w:cstheme="majorBidi"/>
              <w:bCs/>
              <w:iCs/>
              <w:sz w:val="24"/>
            </w:rPr>
          </w:rPrChange>
        </w:rPr>
        <w:t xml:space="preserve"> </w:t>
      </w:r>
    </w:p>
    <w:p w14:paraId="2F579A70" w14:textId="5295FD69" w:rsidR="00035A4D" w:rsidRPr="00935764" w:rsidRDefault="00DC61B2" w:rsidP="00114D6A">
      <w:pPr>
        <w:pStyle w:val="Paragraphedeliste"/>
        <w:numPr>
          <w:ilvl w:val="1"/>
          <w:numId w:val="148"/>
        </w:numPr>
        <w:rPr>
          <w:rFonts w:ascii="Helvetica Neue Light" w:hAnsi="Helvetica Neue Light"/>
          <w:rPrChange w:id="972" w:author="Arthur de Catheu" w:date="2014-06-20T17:08:00Z">
            <w:rPr/>
          </w:rPrChange>
        </w:rPr>
      </w:pPr>
      <w:r w:rsidRPr="00935764">
        <w:rPr>
          <w:rFonts w:ascii="Helvetica Neue Light" w:hAnsi="Helvetica Neue Light"/>
          <w:rPrChange w:id="973" w:author="Arthur de Catheu" w:date="2014-06-20T17:08:00Z">
            <w:rPr>
              <w:rFonts w:asciiTheme="majorHAnsi" w:eastAsiaTheme="majorEastAsia" w:hAnsiTheme="majorHAnsi" w:cstheme="majorBidi"/>
              <w:bCs/>
              <w:iCs/>
              <w:sz w:val="24"/>
            </w:rPr>
          </w:rPrChange>
        </w:rPr>
        <w:t>L’</w:t>
      </w:r>
      <w:r w:rsidR="00D563FF" w:rsidRPr="00935764">
        <w:rPr>
          <w:rFonts w:ascii="Helvetica Neue Light" w:hAnsi="Helvetica Neue Light"/>
          <w:rPrChange w:id="974" w:author="Arthur de Catheu" w:date="2014-06-20T17:08:00Z">
            <w:rPr>
              <w:rFonts w:asciiTheme="majorHAnsi" w:eastAsiaTheme="majorEastAsia" w:hAnsiTheme="majorHAnsi" w:cstheme="majorBidi"/>
              <w:bCs/>
              <w:iCs/>
              <w:sz w:val="24"/>
            </w:rPr>
          </w:rPrChange>
        </w:rPr>
        <w:t>a</w:t>
      </w:r>
      <w:r w:rsidR="00420621" w:rsidRPr="00935764">
        <w:rPr>
          <w:rFonts w:ascii="Helvetica Neue Light" w:hAnsi="Helvetica Neue Light"/>
          <w:rPrChange w:id="975" w:author="Arthur de Catheu" w:date="2014-06-20T17:08:00Z">
            <w:rPr>
              <w:rFonts w:asciiTheme="majorHAnsi" w:eastAsiaTheme="majorEastAsia" w:hAnsiTheme="majorHAnsi" w:cstheme="majorBidi"/>
              <w:bCs/>
              <w:iCs/>
              <w:sz w:val="24"/>
            </w:rPr>
          </w:rPrChange>
        </w:rPr>
        <w:t>nalyste crédit</w:t>
      </w:r>
      <w:r w:rsidR="00E701DB" w:rsidRPr="00935764">
        <w:rPr>
          <w:rFonts w:ascii="Helvetica Neue Light" w:hAnsi="Helvetica Neue Light"/>
          <w:rPrChange w:id="976" w:author="Arthur de Catheu" w:date="2014-06-20T17:08:00Z">
            <w:rPr>
              <w:rFonts w:asciiTheme="majorHAnsi" w:eastAsiaTheme="majorEastAsia" w:hAnsiTheme="majorHAnsi" w:cstheme="majorBidi"/>
              <w:bCs/>
              <w:iCs/>
              <w:sz w:val="24"/>
            </w:rPr>
          </w:rPrChange>
        </w:rPr>
        <w:t xml:space="preserve"> devra obligatoirement obtenir des réponses du Débiteur concernant les points suivants :</w:t>
      </w:r>
    </w:p>
    <w:p w14:paraId="4ECC91AE" w14:textId="1AF33101" w:rsidR="00035A4D" w:rsidRPr="00935764" w:rsidRDefault="00253995" w:rsidP="00114D6A">
      <w:pPr>
        <w:pStyle w:val="Paragraphedeliste"/>
        <w:numPr>
          <w:ilvl w:val="2"/>
          <w:numId w:val="134"/>
        </w:numPr>
        <w:rPr>
          <w:rFonts w:ascii="Helvetica Neue Light" w:hAnsi="Helvetica Neue Light"/>
          <w:rPrChange w:id="977" w:author="Arthur de Catheu" w:date="2014-06-20T17:08:00Z">
            <w:rPr/>
          </w:rPrChange>
        </w:rPr>
      </w:pPr>
      <w:r w:rsidRPr="00935764">
        <w:rPr>
          <w:rFonts w:ascii="Helvetica Neue Light" w:hAnsi="Helvetica Neue Light"/>
          <w:rPrChange w:id="978" w:author="Arthur de Catheu" w:date="2014-06-20T17:08:00Z">
            <w:rPr>
              <w:rFonts w:asciiTheme="majorHAnsi" w:eastAsiaTheme="majorEastAsia" w:hAnsiTheme="majorHAnsi" w:cstheme="majorBidi"/>
              <w:bCs/>
              <w:iCs/>
              <w:sz w:val="24"/>
            </w:rPr>
          </w:rPrChange>
        </w:rPr>
        <w:t>v</w:t>
      </w:r>
      <w:r w:rsidR="00035A4D" w:rsidRPr="00935764">
        <w:rPr>
          <w:rFonts w:ascii="Helvetica Neue Light" w:hAnsi="Helvetica Neue Light"/>
          <w:rPrChange w:id="979" w:author="Arthur de Catheu" w:date="2014-06-20T17:08:00Z">
            <w:rPr>
              <w:rFonts w:asciiTheme="majorHAnsi" w:eastAsiaTheme="majorEastAsia" w:hAnsiTheme="majorHAnsi" w:cstheme="majorBidi"/>
              <w:bCs/>
              <w:iCs/>
              <w:sz w:val="24"/>
            </w:rPr>
          </w:rPrChange>
        </w:rPr>
        <w:t xml:space="preserve">alidation de l’existence de la relation </w:t>
      </w:r>
      <w:r w:rsidR="00E701DB" w:rsidRPr="00935764">
        <w:rPr>
          <w:rFonts w:ascii="Helvetica Neue Light" w:hAnsi="Helvetica Neue Light"/>
          <w:rPrChange w:id="980" w:author="Arthur de Catheu" w:date="2014-06-20T17:08:00Z">
            <w:rPr>
              <w:rFonts w:asciiTheme="majorHAnsi" w:eastAsiaTheme="majorEastAsia" w:hAnsiTheme="majorHAnsi" w:cstheme="majorBidi"/>
              <w:bCs/>
              <w:iCs/>
              <w:sz w:val="24"/>
            </w:rPr>
          </w:rPrChange>
        </w:rPr>
        <w:t xml:space="preserve">client / fournisseur </w:t>
      </w:r>
      <w:r w:rsidR="00035A4D" w:rsidRPr="00935764">
        <w:rPr>
          <w:rFonts w:ascii="Helvetica Neue Light" w:hAnsi="Helvetica Neue Light"/>
          <w:rPrChange w:id="981" w:author="Arthur de Catheu" w:date="2014-06-20T17:08:00Z">
            <w:rPr>
              <w:rFonts w:asciiTheme="majorHAnsi" w:eastAsiaTheme="majorEastAsia" w:hAnsiTheme="majorHAnsi" w:cstheme="majorBidi"/>
              <w:bCs/>
              <w:iCs/>
              <w:sz w:val="24"/>
            </w:rPr>
          </w:rPrChange>
        </w:rPr>
        <w:t>entre le Débiteur et le Cédant ;</w:t>
      </w:r>
    </w:p>
    <w:p w14:paraId="17DCB867" w14:textId="7FA808F1" w:rsidR="00754396" w:rsidRPr="00935764" w:rsidRDefault="00253995" w:rsidP="00114D6A">
      <w:pPr>
        <w:pStyle w:val="Paragraphedeliste"/>
        <w:numPr>
          <w:ilvl w:val="2"/>
          <w:numId w:val="134"/>
        </w:numPr>
        <w:rPr>
          <w:rFonts w:ascii="Helvetica Neue Light" w:hAnsi="Helvetica Neue Light"/>
          <w:rPrChange w:id="982" w:author="Arthur de Catheu" w:date="2014-06-20T17:08:00Z">
            <w:rPr/>
          </w:rPrChange>
        </w:rPr>
      </w:pPr>
      <w:r w:rsidRPr="00935764">
        <w:rPr>
          <w:rFonts w:ascii="Helvetica Neue Light" w:hAnsi="Helvetica Neue Light"/>
          <w:rPrChange w:id="983" w:author="Arthur de Catheu" w:date="2014-06-20T17:08:00Z">
            <w:rPr>
              <w:rFonts w:asciiTheme="majorHAnsi" w:eastAsiaTheme="majorEastAsia" w:hAnsiTheme="majorHAnsi" w:cstheme="majorBidi"/>
              <w:bCs/>
              <w:iCs/>
              <w:sz w:val="24"/>
            </w:rPr>
          </w:rPrChange>
        </w:rPr>
        <w:t>v</w:t>
      </w:r>
      <w:r w:rsidR="00035A4D" w:rsidRPr="00935764">
        <w:rPr>
          <w:rFonts w:ascii="Helvetica Neue Light" w:hAnsi="Helvetica Neue Light"/>
          <w:rPrChange w:id="984" w:author="Arthur de Catheu" w:date="2014-06-20T17:08:00Z">
            <w:rPr>
              <w:rFonts w:asciiTheme="majorHAnsi" w:eastAsiaTheme="majorEastAsia" w:hAnsiTheme="majorHAnsi" w:cstheme="majorBidi"/>
              <w:bCs/>
              <w:iCs/>
              <w:sz w:val="24"/>
            </w:rPr>
          </w:rPrChange>
        </w:rPr>
        <w:t>érification des données de la Facture afin d’assurer que la Facture transmise par le Cédant est identique à celle reçue par le Débiteur</w:t>
      </w:r>
      <w:r w:rsidR="00B171F2" w:rsidRPr="00935764">
        <w:rPr>
          <w:rFonts w:ascii="Helvetica Neue Light" w:hAnsi="Helvetica Neue Light"/>
          <w:rPrChange w:id="985" w:author="Arthur de Catheu" w:date="2014-06-20T17:08:00Z">
            <w:rPr>
              <w:rFonts w:asciiTheme="majorHAnsi" w:eastAsiaTheme="majorEastAsia" w:hAnsiTheme="majorHAnsi" w:cstheme="majorBidi"/>
              <w:bCs/>
              <w:iCs/>
              <w:sz w:val="24"/>
            </w:rPr>
          </w:rPrChange>
        </w:rPr>
        <w:t xml:space="preserve"> </w:t>
      </w:r>
      <w:r w:rsidR="00035A4D" w:rsidRPr="00935764">
        <w:rPr>
          <w:rFonts w:ascii="Helvetica Neue Light" w:hAnsi="Helvetica Neue Light"/>
          <w:rPrChange w:id="986" w:author="Arthur de Catheu" w:date="2014-06-20T17:08:00Z">
            <w:rPr>
              <w:rFonts w:asciiTheme="majorHAnsi" w:eastAsiaTheme="majorEastAsia" w:hAnsiTheme="majorHAnsi" w:cstheme="majorBidi"/>
              <w:bCs/>
              <w:iCs/>
              <w:sz w:val="24"/>
            </w:rPr>
          </w:rPrChange>
        </w:rPr>
        <w:t xml:space="preserve">: numéro, date d’émission, </w:t>
      </w:r>
      <w:r w:rsidR="00754396" w:rsidRPr="00935764">
        <w:rPr>
          <w:rFonts w:ascii="Helvetica Neue Light" w:hAnsi="Helvetica Neue Light"/>
          <w:rPrChange w:id="987" w:author="Arthur de Catheu" w:date="2014-06-20T17:08:00Z">
            <w:rPr>
              <w:rFonts w:asciiTheme="majorHAnsi" w:eastAsiaTheme="majorEastAsia" w:hAnsiTheme="majorHAnsi" w:cstheme="majorBidi"/>
              <w:bCs/>
              <w:iCs/>
              <w:sz w:val="24"/>
            </w:rPr>
          </w:rPrChange>
        </w:rPr>
        <w:t>date d’échéance, montant, objet</w:t>
      </w:r>
      <w:r w:rsidR="00B171F2" w:rsidRPr="00935764">
        <w:rPr>
          <w:rFonts w:ascii="Helvetica Neue Light" w:hAnsi="Helvetica Neue Light"/>
          <w:rPrChange w:id="988" w:author="Arthur de Catheu" w:date="2014-06-20T17:08:00Z">
            <w:rPr>
              <w:rFonts w:asciiTheme="majorHAnsi" w:eastAsiaTheme="majorEastAsia" w:hAnsiTheme="majorHAnsi" w:cstheme="majorBidi"/>
              <w:bCs/>
              <w:iCs/>
              <w:sz w:val="24"/>
            </w:rPr>
          </w:rPrChange>
        </w:rPr>
        <w:t> ;</w:t>
      </w:r>
    </w:p>
    <w:p w14:paraId="18FD95A2" w14:textId="6C6C0DD8" w:rsidR="00035A4D" w:rsidRPr="00935764" w:rsidRDefault="00253995" w:rsidP="00114D6A">
      <w:pPr>
        <w:pStyle w:val="Paragraphedeliste"/>
        <w:numPr>
          <w:ilvl w:val="2"/>
          <w:numId w:val="134"/>
        </w:numPr>
        <w:rPr>
          <w:rFonts w:ascii="Helvetica Neue Light" w:hAnsi="Helvetica Neue Light"/>
          <w:rPrChange w:id="989" w:author="Arthur de Catheu" w:date="2014-06-20T17:08:00Z">
            <w:rPr/>
          </w:rPrChange>
        </w:rPr>
      </w:pPr>
      <w:r w:rsidRPr="00935764">
        <w:rPr>
          <w:rFonts w:ascii="Helvetica Neue Light" w:hAnsi="Helvetica Neue Light"/>
          <w:rPrChange w:id="990" w:author="Arthur de Catheu" w:date="2014-06-20T17:08:00Z">
            <w:rPr>
              <w:rFonts w:asciiTheme="majorHAnsi" w:eastAsiaTheme="majorEastAsia" w:hAnsiTheme="majorHAnsi" w:cstheme="majorBidi"/>
              <w:bCs/>
              <w:iCs/>
              <w:sz w:val="24"/>
            </w:rPr>
          </w:rPrChange>
        </w:rPr>
        <w:t>v</w:t>
      </w:r>
      <w:r w:rsidR="00754396" w:rsidRPr="00935764">
        <w:rPr>
          <w:rFonts w:ascii="Helvetica Neue Light" w:hAnsi="Helvetica Neue Light"/>
          <w:rPrChange w:id="991" w:author="Arthur de Catheu" w:date="2014-06-20T17:08:00Z">
            <w:rPr>
              <w:rFonts w:asciiTheme="majorHAnsi" w:eastAsiaTheme="majorEastAsia" w:hAnsiTheme="majorHAnsi" w:cstheme="majorBidi"/>
              <w:bCs/>
              <w:iCs/>
              <w:sz w:val="24"/>
            </w:rPr>
          </w:rPrChange>
        </w:rPr>
        <w:t>érification du bon e</w:t>
      </w:r>
      <w:r w:rsidR="00035A4D" w:rsidRPr="00935764">
        <w:rPr>
          <w:rFonts w:ascii="Helvetica Neue Light" w:hAnsi="Helvetica Neue Light"/>
          <w:rPrChange w:id="992" w:author="Arthur de Catheu" w:date="2014-06-20T17:08:00Z">
            <w:rPr>
              <w:rFonts w:asciiTheme="majorHAnsi" w:eastAsiaTheme="majorEastAsia" w:hAnsiTheme="majorHAnsi" w:cstheme="majorBidi"/>
              <w:bCs/>
              <w:iCs/>
              <w:sz w:val="24"/>
            </w:rPr>
          </w:rPrChange>
        </w:rPr>
        <w:t>nregistrement de la Facture en comptabilité</w:t>
      </w:r>
      <w:r w:rsidR="00B171F2" w:rsidRPr="00935764">
        <w:rPr>
          <w:rFonts w:ascii="Helvetica Neue Light" w:hAnsi="Helvetica Neue Light"/>
          <w:rPrChange w:id="993" w:author="Arthur de Catheu" w:date="2014-06-20T17:08:00Z">
            <w:rPr>
              <w:rFonts w:asciiTheme="majorHAnsi" w:eastAsiaTheme="majorEastAsia" w:hAnsiTheme="majorHAnsi" w:cstheme="majorBidi"/>
              <w:bCs/>
              <w:iCs/>
              <w:sz w:val="24"/>
            </w:rPr>
          </w:rPrChange>
        </w:rPr>
        <w:t> ;</w:t>
      </w:r>
    </w:p>
    <w:p w14:paraId="53621E06" w14:textId="103213C4" w:rsidR="00035A4D" w:rsidRPr="00935764" w:rsidRDefault="00253995" w:rsidP="00114D6A">
      <w:pPr>
        <w:pStyle w:val="Paragraphedeliste"/>
        <w:numPr>
          <w:ilvl w:val="2"/>
          <w:numId w:val="134"/>
        </w:numPr>
        <w:rPr>
          <w:rFonts w:ascii="Helvetica Neue Light" w:hAnsi="Helvetica Neue Light"/>
          <w:rPrChange w:id="994" w:author="Arthur de Catheu" w:date="2014-06-20T17:08:00Z">
            <w:rPr/>
          </w:rPrChange>
        </w:rPr>
      </w:pPr>
      <w:r w:rsidRPr="00935764">
        <w:rPr>
          <w:rFonts w:ascii="Helvetica Neue Light" w:hAnsi="Helvetica Neue Light"/>
          <w:rPrChange w:id="995" w:author="Arthur de Catheu" w:date="2014-06-20T17:08:00Z">
            <w:rPr>
              <w:rFonts w:asciiTheme="majorHAnsi" w:eastAsiaTheme="majorEastAsia" w:hAnsiTheme="majorHAnsi" w:cstheme="majorBidi"/>
              <w:bCs/>
              <w:iCs/>
              <w:sz w:val="24"/>
            </w:rPr>
          </w:rPrChange>
        </w:rPr>
        <w:t>v</w:t>
      </w:r>
      <w:r w:rsidR="00035A4D" w:rsidRPr="00935764">
        <w:rPr>
          <w:rFonts w:ascii="Helvetica Neue Light" w:hAnsi="Helvetica Neue Light"/>
          <w:rPrChange w:id="996" w:author="Arthur de Catheu" w:date="2014-06-20T17:08:00Z">
            <w:rPr>
              <w:rFonts w:asciiTheme="majorHAnsi" w:eastAsiaTheme="majorEastAsia" w:hAnsiTheme="majorHAnsi" w:cstheme="majorBidi"/>
              <w:bCs/>
              <w:iCs/>
              <w:sz w:val="24"/>
            </w:rPr>
          </w:rPrChange>
        </w:rPr>
        <w:t>érification des données des justificatifs afin d’assurer que le Débiteur a officiellement reconnu son obligation de procéder au paiement de la Facture : bon de livraison, bon à payer</w:t>
      </w:r>
      <w:r w:rsidR="004721B7" w:rsidRPr="00935764">
        <w:rPr>
          <w:rFonts w:ascii="Helvetica Neue Light" w:hAnsi="Helvetica Neue Light"/>
          <w:rPrChange w:id="997" w:author="Arthur de Catheu" w:date="2014-06-20T17:08:00Z">
            <w:rPr>
              <w:rFonts w:asciiTheme="majorHAnsi" w:eastAsiaTheme="majorEastAsia" w:hAnsiTheme="majorHAnsi" w:cstheme="majorBidi"/>
              <w:bCs/>
              <w:iCs/>
              <w:sz w:val="24"/>
            </w:rPr>
          </w:rPrChange>
        </w:rPr>
        <w:t>,</w:t>
      </w:r>
      <w:r w:rsidR="00035A4D" w:rsidRPr="00935764">
        <w:rPr>
          <w:rFonts w:ascii="Helvetica Neue Light" w:hAnsi="Helvetica Neue Light"/>
          <w:rPrChange w:id="998" w:author="Arthur de Catheu" w:date="2014-06-20T17:08:00Z">
            <w:rPr>
              <w:rFonts w:asciiTheme="majorHAnsi" w:eastAsiaTheme="majorEastAsia" w:hAnsiTheme="majorHAnsi" w:cstheme="majorBidi"/>
              <w:bCs/>
              <w:iCs/>
              <w:sz w:val="24"/>
            </w:rPr>
          </w:rPrChange>
        </w:rPr>
        <w:t xml:space="preserve"> etc.</w:t>
      </w:r>
      <w:r w:rsidR="004721B7" w:rsidRPr="00935764">
        <w:rPr>
          <w:rFonts w:ascii="Helvetica Neue Light" w:hAnsi="Helvetica Neue Light"/>
          <w:rPrChange w:id="999" w:author="Arthur de Catheu" w:date="2014-06-20T17:08:00Z">
            <w:rPr>
              <w:rFonts w:asciiTheme="majorHAnsi" w:eastAsiaTheme="majorEastAsia" w:hAnsiTheme="majorHAnsi" w:cstheme="majorBidi"/>
              <w:bCs/>
              <w:iCs/>
              <w:sz w:val="24"/>
            </w:rPr>
          </w:rPrChange>
        </w:rPr>
        <w:t> ;</w:t>
      </w:r>
    </w:p>
    <w:p w14:paraId="7626B287" w14:textId="2B8BD5FD" w:rsidR="00035A4D" w:rsidRPr="00935764" w:rsidRDefault="00253995" w:rsidP="00114D6A">
      <w:pPr>
        <w:pStyle w:val="Paragraphedeliste"/>
        <w:numPr>
          <w:ilvl w:val="2"/>
          <w:numId w:val="134"/>
        </w:numPr>
        <w:rPr>
          <w:rFonts w:ascii="Helvetica Neue Light" w:hAnsi="Helvetica Neue Light"/>
          <w:rPrChange w:id="1000" w:author="Arthur de Catheu" w:date="2014-06-20T17:08:00Z">
            <w:rPr/>
          </w:rPrChange>
        </w:rPr>
      </w:pPr>
      <w:r w:rsidRPr="00935764">
        <w:rPr>
          <w:rFonts w:ascii="Helvetica Neue Light" w:hAnsi="Helvetica Neue Light"/>
          <w:rPrChange w:id="1001" w:author="Arthur de Catheu" w:date="2014-06-20T17:08:00Z">
            <w:rPr>
              <w:rFonts w:asciiTheme="majorHAnsi" w:eastAsiaTheme="majorEastAsia" w:hAnsiTheme="majorHAnsi" w:cstheme="majorBidi"/>
              <w:bCs/>
              <w:iCs/>
              <w:sz w:val="24"/>
            </w:rPr>
          </w:rPrChange>
        </w:rPr>
        <w:t>c</w:t>
      </w:r>
      <w:r w:rsidR="00035A4D" w:rsidRPr="00935764">
        <w:rPr>
          <w:rFonts w:ascii="Helvetica Neue Light" w:hAnsi="Helvetica Neue Light"/>
          <w:rPrChange w:id="1002" w:author="Arthur de Catheu" w:date="2014-06-20T17:08:00Z">
            <w:rPr>
              <w:rFonts w:asciiTheme="majorHAnsi" w:eastAsiaTheme="majorEastAsia" w:hAnsiTheme="majorHAnsi" w:cstheme="majorBidi"/>
              <w:bCs/>
              <w:iCs/>
              <w:sz w:val="24"/>
            </w:rPr>
          </w:rPrChange>
        </w:rPr>
        <w:t xml:space="preserve">onfirmation de l’absence d’événement s’opposant au paiement de la Facture : </w:t>
      </w:r>
      <w:r w:rsidR="001D6C49" w:rsidRPr="00935764">
        <w:rPr>
          <w:rFonts w:ascii="Helvetica Neue Light" w:hAnsi="Helvetica Neue Light"/>
          <w:rPrChange w:id="1003" w:author="Arthur de Catheu" w:date="2014-06-20T17:08:00Z">
            <w:rPr>
              <w:rFonts w:asciiTheme="majorHAnsi" w:eastAsiaTheme="majorEastAsia" w:hAnsiTheme="majorHAnsi" w:cstheme="majorBidi"/>
              <w:bCs/>
              <w:iCs/>
              <w:sz w:val="24"/>
            </w:rPr>
          </w:rPrChange>
        </w:rPr>
        <w:t>avoir à</w:t>
      </w:r>
      <w:r w:rsidR="00035A4D" w:rsidRPr="00935764">
        <w:rPr>
          <w:rFonts w:ascii="Helvetica Neue Light" w:hAnsi="Helvetica Neue Light"/>
          <w:rPrChange w:id="1004" w:author="Arthur de Catheu" w:date="2014-06-20T17:08:00Z">
            <w:rPr>
              <w:rFonts w:asciiTheme="majorHAnsi" w:eastAsiaTheme="majorEastAsia" w:hAnsiTheme="majorHAnsi" w:cstheme="majorBidi"/>
              <w:bCs/>
              <w:iCs/>
              <w:sz w:val="24"/>
            </w:rPr>
          </w:rPrChange>
        </w:rPr>
        <w:t xml:space="preserve"> déduire, attente d’avoir, litige sur Créance existante, renégociation commerciale en cours</w:t>
      </w:r>
      <w:r w:rsidR="004721B7" w:rsidRPr="00935764">
        <w:rPr>
          <w:rFonts w:ascii="Helvetica Neue Light" w:hAnsi="Helvetica Neue Light"/>
          <w:rPrChange w:id="1005" w:author="Arthur de Catheu" w:date="2014-06-20T17:08:00Z">
            <w:rPr>
              <w:rFonts w:asciiTheme="majorHAnsi" w:eastAsiaTheme="majorEastAsia" w:hAnsiTheme="majorHAnsi" w:cstheme="majorBidi"/>
              <w:bCs/>
              <w:iCs/>
              <w:sz w:val="24"/>
            </w:rPr>
          </w:rPrChange>
        </w:rPr>
        <w:t>,</w:t>
      </w:r>
      <w:r w:rsidR="00035A4D" w:rsidRPr="00935764">
        <w:rPr>
          <w:rFonts w:ascii="Helvetica Neue Light" w:hAnsi="Helvetica Neue Light"/>
          <w:rPrChange w:id="1006" w:author="Arthur de Catheu" w:date="2014-06-20T17:08:00Z">
            <w:rPr>
              <w:rFonts w:asciiTheme="majorHAnsi" w:eastAsiaTheme="majorEastAsia" w:hAnsiTheme="majorHAnsi" w:cstheme="majorBidi"/>
              <w:bCs/>
              <w:iCs/>
              <w:sz w:val="24"/>
            </w:rPr>
          </w:rPrChange>
        </w:rPr>
        <w:t xml:space="preserve"> etc</w:t>
      </w:r>
      <w:r w:rsidR="004721B7" w:rsidRPr="00935764">
        <w:rPr>
          <w:rFonts w:ascii="Helvetica Neue Light" w:hAnsi="Helvetica Neue Light"/>
          <w:rPrChange w:id="1007" w:author="Arthur de Catheu" w:date="2014-06-20T17:08:00Z">
            <w:rPr>
              <w:rFonts w:asciiTheme="majorHAnsi" w:eastAsiaTheme="majorEastAsia" w:hAnsiTheme="majorHAnsi" w:cstheme="majorBidi"/>
              <w:bCs/>
              <w:iCs/>
              <w:sz w:val="24"/>
            </w:rPr>
          </w:rPrChange>
        </w:rPr>
        <w:t>. ;</w:t>
      </w:r>
      <w:r w:rsidR="00035A4D" w:rsidRPr="00935764">
        <w:rPr>
          <w:rFonts w:ascii="Helvetica Neue Light" w:hAnsi="Helvetica Neue Light"/>
          <w:rPrChange w:id="1008" w:author="Arthur de Catheu" w:date="2014-06-20T17:08:00Z">
            <w:rPr>
              <w:rFonts w:asciiTheme="majorHAnsi" w:eastAsiaTheme="majorEastAsia" w:hAnsiTheme="majorHAnsi" w:cstheme="majorBidi"/>
              <w:bCs/>
              <w:iCs/>
              <w:sz w:val="24"/>
            </w:rPr>
          </w:rPrChange>
        </w:rPr>
        <w:t xml:space="preserve"> </w:t>
      </w:r>
    </w:p>
    <w:p w14:paraId="11A4BB83" w14:textId="2ED54B0D" w:rsidR="001D6C49" w:rsidRPr="00935764" w:rsidRDefault="00253995" w:rsidP="00114D6A">
      <w:pPr>
        <w:pStyle w:val="Paragraphedeliste"/>
        <w:numPr>
          <w:ilvl w:val="2"/>
          <w:numId w:val="134"/>
        </w:numPr>
        <w:rPr>
          <w:rFonts w:ascii="Helvetica Neue Light" w:hAnsi="Helvetica Neue Light"/>
          <w:rPrChange w:id="1009" w:author="Arthur de Catheu" w:date="2014-06-20T17:08:00Z">
            <w:rPr/>
          </w:rPrChange>
        </w:rPr>
      </w:pPr>
      <w:r w:rsidRPr="00935764">
        <w:rPr>
          <w:rFonts w:ascii="Helvetica Neue Light" w:hAnsi="Helvetica Neue Light"/>
          <w:rPrChange w:id="1010" w:author="Arthur de Catheu" w:date="2014-06-20T17:08:00Z">
            <w:rPr>
              <w:rFonts w:asciiTheme="majorHAnsi" w:eastAsiaTheme="majorEastAsia" w:hAnsiTheme="majorHAnsi" w:cstheme="majorBidi"/>
              <w:bCs/>
              <w:iCs/>
              <w:sz w:val="24"/>
            </w:rPr>
          </w:rPrChange>
        </w:rPr>
        <w:t>a</w:t>
      </w:r>
      <w:r w:rsidR="00035A4D" w:rsidRPr="00935764">
        <w:rPr>
          <w:rFonts w:ascii="Helvetica Neue Light" w:hAnsi="Helvetica Neue Light"/>
          <w:rPrChange w:id="1011" w:author="Arthur de Catheu" w:date="2014-06-20T17:08:00Z">
            <w:rPr>
              <w:rFonts w:asciiTheme="majorHAnsi" w:eastAsiaTheme="majorEastAsia" w:hAnsiTheme="majorHAnsi" w:cstheme="majorBidi"/>
              <w:bCs/>
              <w:iCs/>
              <w:sz w:val="24"/>
            </w:rPr>
          </w:rPrChange>
        </w:rPr>
        <w:t xml:space="preserve">ccord de principe quant au paiement de la Créance et indication selon laquelle le règlement devra être adressé directement à </w:t>
      </w:r>
      <w:r w:rsidR="002119A8" w:rsidRPr="00935764">
        <w:rPr>
          <w:rFonts w:ascii="Helvetica Neue Light" w:hAnsi="Helvetica Neue Light"/>
          <w:rPrChange w:id="1012" w:author="Arthur de Catheu" w:date="2014-06-20T17:08:00Z">
            <w:rPr>
              <w:rFonts w:asciiTheme="majorHAnsi" w:eastAsiaTheme="majorEastAsia" w:hAnsiTheme="majorHAnsi" w:cstheme="majorBidi"/>
              <w:bCs/>
              <w:iCs/>
              <w:sz w:val="24"/>
            </w:rPr>
          </w:rPrChange>
        </w:rPr>
        <w:t>Finexkap AM</w:t>
      </w:r>
      <w:r w:rsidR="00A260F3" w:rsidRPr="00935764">
        <w:rPr>
          <w:rFonts w:ascii="Helvetica Neue Light" w:hAnsi="Helvetica Neue Light"/>
          <w:rPrChange w:id="1013" w:author="Arthur de Catheu" w:date="2014-06-20T17:08:00Z">
            <w:rPr>
              <w:rFonts w:asciiTheme="majorHAnsi" w:eastAsiaTheme="majorEastAsia" w:hAnsiTheme="majorHAnsi" w:cstheme="majorBidi"/>
              <w:bCs/>
              <w:iCs/>
              <w:sz w:val="24"/>
            </w:rPr>
          </w:rPrChange>
        </w:rPr>
        <w:t xml:space="preserve"> </w:t>
      </w:r>
      <w:r w:rsidR="00035A4D" w:rsidRPr="00935764">
        <w:rPr>
          <w:rFonts w:ascii="Helvetica Neue Light" w:hAnsi="Helvetica Neue Light"/>
          <w:rPrChange w:id="1014" w:author="Arthur de Catheu" w:date="2014-06-20T17:08:00Z">
            <w:rPr>
              <w:rFonts w:asciiTheme="majorHAnsi" w:eastAsiaTheme="majorEastAsia" w:hAnsiTheme="majorHAnsi" w:cstheme="majorBidi"/>
              <w:bCs/>
              <w:iCs/>
              <w:sz w:val="24"/>
            </w:rPr>
          </w:rPrChange>
        </w:rPr>
        <w:t xml:space="preserve">(voir </w:t>
      </w:r>
      <w:r w:rsidR="004721B7" w:rsidRPr="00935764">
        <w:rPr>
          <w:rFonts w:ascii="Helvetica Neue Light" w:hAnsi="Helvetica Neue Light"/>
          <w:rPrChange w:id="1015" w:author="Arthur de Catheu" w:date="2014-06-20T17:08:00Z">
            <w:rPr>
              <w:rFonts w:asciiTheme="majorHAnsi" w:eastAsiaTheme="majorEastAsia" w:hAnsiTheme="majorHAnsi" w:cstheme="majorBidi"/>
              <w:bCs/>
              <w:iCs/>
              <w:sz w:val="24"/>
            </w:rPr>
          </w:rPrChange>
        </w:rPr>
        <w:fldChar w:fldCharType="begin"/>
      </w:r>
      <w:r w:rsidR="004721B7" w:rsidRPr="00935764">
        <w:rPr>
          <w:rFonts w:ascii="Helvetica Neue Light" w:hAnsi="Helvetica Neue Light"/>
          <w:rPrChange w:id="1016" w:author="Arthur de Catheu" w:date="2014-06-20T17:08:00Z">
            <w:rPr>
              <w:rFonts w:asciiTheme="majorHAnsi" w:eastAsiaTheme="majorEastAsia" w:hAnsiTheme="majorHAnsi" w:cstheme="majorBidi"/>
              <w:bCs/>
              <w:iCs/>
              <w:sz w:val="24"/>
            </w:rPr>
          </w:rPrChange>
        </w:rPr>
        <w:instrText xml:space="preserve"> REF _Ref249018008 \h </w:instrText>
      </w:r>
      <w:r w:rsidR="004721B7" w:rsidRPr="00935764">
        <w:rPr>
          <w:rFonts w:ascii="Helvetica Neue Light" w:hAnsi="Helvetica Neue Light"/>
          <w:rPrChange w:id="1017" w:author="Arthur de Catheu" w:date="2014-06-20T17:08:00Z">
            <w:rPr>
              <w:rFonts w:ascii="Helvetica Neue Light" w:hAnsi="Helvetica Neue Light"/>
            </w:rPr>
          </w:rPrChange>
        </w:rPr>
      </w:r>
      <w:r w:rsidR="004721B7" w:rsidRPr="00935764">
        <w:rPr>
          <w:rFonts w:ascii="Helvetica Neue Light" w:hAnsi="Helvetica Neue Light"/>
          <w:rPrChange w:id="1018" w:author="Arthur de Catheu" w:date="2014-06-20T17:08:00Z">
            <w:rPr>
              <w:rFonts w:asciiTheme="majorHAnsi" w:eastAsiaTheme="majorEastAsia" w:hAnsiTheme="majorHAnsi" w:cstheme="majorBidi"/>
              <w:bCs/>
              <w:iCs/>
              <w:sz w:val="24"/>
            </w:rPr>
          </w:rPrChange>
        </w:rPr>
        <w:fldChar w:fldCharType="separate"/>
      </w:r>
      <w:ins w:id="1019" w:author="Arthur de Catheu" w:date="2014-06-25T11:35:00Z">
        <w:r w:rsidR="005B0BF1" w:rsidRPr="00935764">
          <w:rPr>
            <w:rFonts w:ascii="Helvetica Neue Light" w:hAnsi="Helvetica Neue Light"/>
            <w:rPrChange w:id="1020" w:author="Arthur de Catheu" w:date="2014-06-20T17:08:00Z">
              <w:rPr/>
            </w:rPrChange>
          </w:rPr>
          <w:t>Compte de Collecte</w:t>
        </w:r>
      </w:ins>
      <w:r w:rsidR="004721B7" w:rsidRPr="00935764">
        <w:rPr>
          <w:rFonts w:ascii="Helvetica Neue Light" w:hAnsi="Helvetica Neue Light"/>
          <w:rPrChange w:id="1021" w:author="Arthur de Catheu" w:date="2014-06-20T17:08:00Z">
            <w:rPr>
              <w:rFonts w:asciiTheme="majorHAnsi" w:eastAsiaTheme="majorEastAsia" w:hAnsiTheme="majorHAnsi" w:cstheme="majorBidi"/>
              <w:bCs/>
              <w:iCs/>
              <w:sz w:val="24"/>
            </w:rPr>
          </w:rPrChange>
        </w:rPr>
        <w:fldChar w:fldCharType="end"/>
      </w:r>
      <w:r w:rsidR="00B171F2" w:rsidRPr="00935764">
        <w:rPr>
          <w:rFonts w:ascii="Helvetica Neue Light" w:hAnsi="Helvetica Neue Light"/>
          <w:rPrChange w:id="1022" w:author="Arthur de Catheu" w:date="2014-06-20T17:08:00Z">
            <w:rPr>
              <w:rFonts w:asciiTheme="majorHAnsi" w:eastAsiaTheme="majorEastAsia" w:hAnsiTheme="majorHAnsi" w:cstheme="majorBidi"/>
              <w:bCs/>
              <w:iCs/>
              <w:sz w:val="24"/>
            </w:rPr>
          </w:rPrChange>
        </w:rPr>
        <w:t xml:space="preserve"> – </w:t>
      </w:r>
      <w:r w:rsidR="00DC61B2" w:rsidRPr="00935764">
        <w:rPr>
          <w:rFonts w:ascii="Helvetica Neue Light" w:hAnsi="Helvetica Neue Light"/>
          <w:rPrChange w:id="1023" w:author="Arthur de Catheu" w:date="2014-06-20T17:08:00Z">
            <w:rPr>
              <w:rFonts w:asciiTheme="majorHAnsi" w:eastAsiaTheme="majorEastAsia" w:hAnsiTheme="majorHAnsi" w:cstheme="majorBidi"/>
              <w:bCs/>
              <w:iCs/>
              <w:sz w:val="24"/>
            </w:rPr>
          </w:rPrChange>
        </w:rPr>
        <w:fldChar w:fldCharType="begin"/>
      </w:r>
      <w:r w:rsidR="00DC61B2" w:rsidRPr="00935764">
        <w:rPr>
          <w:rFonts w:ascii="Helvetica Neue Light" w:hAnsi="Helvetica Neue Light"/>
          <w:rPrChange w:id="1024" w:author="Arthur de Catheu" w:date="2014-06-20T17:08:00Z">
            <w:rPr>
              <w:rFonts w:asciiTheme="majorHAnsi" w:eastAsiaTheme="majorEastAsia" w:hAnsiTheme="majorHAnsi" w:cstheme="majorBidi"/>
              <w:bCs/>
              <w:iCs/>
              <w:sz w:val="24"/>
            </w:rPr>
          </w:rPrChange>
        </w:rPr>
        <w:instrText xml:space="preserve"> REF _Ref249018008 \r \h </w:instrText>
      </w:r>
      <w:r w:rsidR="00AF4D1C" w:rsidRPr="00935764">
        <w:rPr>
          <w:rFonts w:ascii="Helvetica Neue Light" w:hAnsi="Helvetica Neue Light"/>
          <w:rPrChange w:id="1025" w:author="Arthur de Catheu" w:date="2014-06-20T17:08:00Z">
            <w:rPr>
              <w:rFonts w:asciiTheme="majorHAnsi" w:eastAsiaTheme="majorEastAsia" w:hAnsiTheme="majorHAnsi" w:cstheme="majorBidi"/>
              <w:bCs/>
              <w:iCs/>
              <w:sz w:val="24"/>
            </w:rPr>
          </w:rPrChange>
        </w:rPr>
        <w:instrText xml:space="preserve"> \* MERGEFORMAT </w:instrText>
      </w:r>
      <w:r w:rsidR="00DC61B2" w:rsidRPr="00935764">
        <w:rPr>
          <w:rFonts w:ascii="Helvetica Neue Light" w:hAnsi="Helvetica Neue Light"/>
          <w:rPrChange w:id="1026" w:author="Arthur de Catheu" w:date="2014-06-20T17:08:00Z">
            <w:rPr>
              <w:rFonts w:ascii="Helvetica Neue Light" w:hAnsi="Helvetica Neue Light"/>
            </w:rPr>
          </w:rPrChange>
        </w:rPr>
      </w:r>
      <w:r w:rsidR="00DC61B2" w:rsidRPr="00935764">
        <w:rPr>
          <w:rFonts w:ascii="Helvetica Neue Light" w:hAnsi="Helvetica Neue Light"/>
          <w:rPrChange w:id="1027" w:author="Arthur de Catheu" w:date="2014-06-20T17:08:00Z">
            <w:rPr>
              <w:rFonts w:asciiTheme="majorHAnsi" w:eastAsiaTheme="majorEastAsia" w:hAnsiTheme="majorHAnsi" w:cstheme="majorBidi"/>
              <w:bCs/>
              <w:iCs/>
              <w:sz w:val="24"/>
            </w:rPr>
          </w:rPrChange>
        </w:rPr>
        <w:fldChar w:fldCharType="separate"/>
      </w:r>
      <w:r w:rsidR="005B0BF1">
        <w:rPr>
          <w:rFonts w:ascii="Helvetica Neue Light" w:hAnsi="Helvetica Neue Light"/>
        </w:rPr>
        <w:t>VIII.K.2</w:t>
      </w:r>
      <w:r w:rsidR="00DC61B2" w:rsidRPr="00935764">
        <w:rPr>
          <w:rFonts w:ascii="Helvetica Neue Light" w:hAnsi="Helvetica Neue Light"/>
          <w:rPrChange w:id="1028" w:author="Arthur de Catheu" w:date="2014-06-20T17:08:00Z">
            <w:rPr>
              <w:rFonts w:asciiTheme="majorHAnsi" w:eastAsiaTheme="majorEastAsia" w:hAnsiTheme="majorHAnsi" w:cstheme="majorBidi"/>
              <w:bCs/>
              <w:iCs/>
              <w:sz w:val="24"/>
            </w:rPr>
          </w:rPrChange>
        </w:rPr>
        <w:fldChar w:fldCharType="end"/>
      </w:r>
      <w:r w:rsidR="00035A4D" w:rsidRPr="00935764">
        <w:rPr>
          <w:rFonts w:ascii="Helvetica Neue Light" w:hAnsi="Helvetica Neue Light"/>
          <w:rPrChange w:id="1029" w:author="Arthur de Catheu" w:date="2014-06-20T17:08:00Z">
            <w:rPr>
              <w:rFonts w:asciiTheme="majorHAnsi" w:eastAsiaTheme="majorEastAsia" w:hAnsiTheme="majorHAnsi" w:cstheme="majorBidi"/>
              <w:bCs/>
              <w:iCs/>
              <w:sz w:val="24"/>
            </w:rPr>
          </w:rPrChange>
        </w:rPr>
        <w:t xml:space="preserve">) et non pas au </w:t>
      </w:r>
      <w:r w:rsidR="004721B7" w:rsidRPr="00935764">
        <w:rPr>
          <w:rFonts w:ascii="Helvetica Neue Light" w:hAnsi="Helvetica Neue Light"/>
          <w:rPrChange w:id="1030" w:author="Arthur de Catheu" w:date="2014-06-20T17:08:00Z">
            <w:rPr>
              <w:rFonts w:asciiTheme="majorHAnsi" w:eastAsiaTheme="majorEastAsia" w:hAnsiTheme="majorHAnsi" w:cstheme="majorBidi"/>
              <w:bCs/>
              <w:iCs/>
              <w:sz w:val="24"/>
            </w:rPr>
          </w:rPrChange>
        </w:rPr>
        <w:t>Cédant</w:t>
      </w:r>
      <w:r w:rsidR="00035A4D" w:rsidRPr="00935764">
        <w:rPr>
          <w:rFonts w:ascii="Helvetica Neue Light" w:hAnsi="Helvetica Neue Light"/>
          <w:rPrChange w:id="1031" w:author="Arthur de Catheu" w:date="2014-06-20T17:08:00Z">
            <w:rPr>
              <w:rFonts w:asciiTheme="majorHAnsi" w:eastAsiaTheme="majorEastAsia" w:hAnsiTheme="majorHAnsi" w:cstheme="majorBidi"/>
              <w:bCs/>
              <w:iCs/>
              <w:sz w:val="24"/>
            </w:rPr>
          </w:rPrChange>
        </w:rPr>
        <w:t xml:space="preserve">. La </w:t>
      </w:r>
      <w:r w:rsidR="00031AD5" w:rsidRPr="00935764">
        <w:rPr>
          <w:rFonts w:ascii="Helvetica Neue Light" w:hAnsi="Helvetica Neue Light"/>
          <w:rPrChange w:id="1032" w:author="Arthur de Catheu" w:date="2014-06-20T17:08:00Z">
            <w:rPr>
              <w:rFonts w:asciiTheme="majorHAnsi" w:eastAsiaTheme="majorEastAsia" w:hAnsiTheme="majorHAnsi" w:cstheme="majorBidi"/>
              <w:bCs/>
              <w:iCs/>
              <w:sz w:val="24"/>
            </w:rPr>
          </w:rPrChange>
        </w:rPr>
        <w:t xml:space="preserve">confirmation </w:t>
      </w:r>
      <w:r w:rsidR="00035A4D" w:rsidRPr="00935764">
        <w:rPr>
          <w:rFonts w:ascii="Helvetica Neue Light" w:hAnsi="Helvetica Neue Light"/>
          <w:rPrChange w:id="1033" w:author="Arthur de Catheu" w:date="2014-06-20T17:08:00Z">
            <w:rPr>
              <w:rFonts w:asciiTheme="majorHAnsi" w:eastAsiaTheme="majorEastAsia" w:hAnsiTheme="majorHAnsi" w:cstheme="majorBidi"/>
              <w:bCs/>
              <w:iCs/>
              <w:sz w:val="24"/>
            </w:rPr>
          </w:rPrChange>
        </w:rPr>
        <w:t xml:space="preserve">par le Débiteur de </w:t>
      </w:r>
      <w:r w:rsidR="00035A4D" w:rsidRPr="00935764">
        <w:rPr>
          <w:rFonts w:ascii="Helvetica Neue Light" w:hAnsi="Helvetica Neue Light"/>
          <w:rPrChange w:id="1034" w:author="Arthur de Catheu" w:date="2014-06-20T17:08:00Z">
            <w:rPr>
              <w:rFonts w:asciiTheme="majorHAnsi" w:eastAsiaTheme="majorEastAsia" w:hAnsiTheme="majorHAnsi" w:cstheme="majorBidi"/>
              <w:bCs/>
              <w:iCs/>
              <w:sz w:val="24"/>
            </w:rPr>
          </w:rPrChange>
        </w:rPr>
        <w:lastRenderedPageBreak/>
        <w:t xml:space="preserve">l’absence de difficultés pour adresser le paiement directement à </w:t>
      </w:r>
      <w:r w:rsidR="002119A8" w:rsidRPr="00935764">
        <w:rPr>
          <w:rFonts w:ascii="Helvetica Neue Light" w:hAnsi="Helvetica Neue Light"/>
          <w:rPrChange w:id="1035" w:author="Arthur de Catheu" w:date="2014-06-20T17:08:00Z">
            <w:rPr>
              <w:rFonts w:asciiTheme="majorHAnsi" w:eastAsiaTheme="majorEastAsia" w:hAnsiTheme="majorHAnsi" w:cstheme="majorBidi"/>
              <w:bCs/>
              <w:iCs/>
              <w:sz w:val="24"/>
            </w:rPr>
          </w:rPrChange>
        </w:rPr>
        <w:t>Finexkap AM</w:t>
      </w:r>
      <w:r w:rsidR="00A260F3" w:rsidRPr="00935764">
        <w:rPr>
          <w:rFonts w:ascii="Helvetica Neue Light" w:hAnsi="Helvetica Neue Light"/>
          <w:rPrChange w:id="1036" w:author="Arthur de Catheu" w:date="2014-06-20T17:08:00Z">
            <w:rPr>
              <w:rFonts w:asciiTheme="majorHAnsi" w:eastAsiaTheme="majorEastAsia" w:hAnsiTheme="majorHAnsi" w:cstheme="majorBidi"/>
              <w:bCs/>
              <w:iCs/>
              <w:sz w:val="24"/>
            </w:rPr>
          </w:rPrChange>
        </w:rPr>
        <w:t xml:space="preserve"> </w:t>
      </w:r>
      <w:r w:rsidR="00035A4D" w:rsidRPr="00935764">
        <w:rPr>
          <w:rFonts w:ascii="Helvetica Neue Light" w:hAnsi="Helvetica Neue Light"/>
          <w:rPrChange w:id="1037" w:author="Arthur de Catheu" w:date="2014-06-20T17:08:00Z">
            <w:rPr>
              <w:rFonts w:asciiTheme="majorHAnsi" w:eastAsiaTheme="majorEastAsia" w:hAnsiTheme="majorHAnsi" w:cstheme="majorBidi"/>
              <w:bCs/>
              <w:iCs/>
              <w:sz w:val="24"/>
            </w:rPr>
          </w:rPrChange>
        </w:rPr>
        <w:t xml:space="preserve">est une condition importante de la validation de la Créance. </w:t>
      </w:r>
    </w:p>
    <w:p w14:paraId="0F8C936F" w14:textId="282B201B" w:rsidR="00035A4D" w:rsidRPr="00935764" w:rsidRDefault="00303C56" w:rsidP="00114D6A">
      <w:pPr>
        <w:pStyle w:val="Paragraphedeliste"/>
        <w:numPr>
          <w:ilvl w:val="0"/>
          <w:numId w:val="150"/>
        </w:numPr>
        <w:rPr>
          <w:rFonts w:ascii="Helvetica Neue Light" w:hAnsi="Helvetica Neue Light"/>
          <w:rPrChange w:id="1038" w:author="Arthur de Catheu" w:date="2014-06-20T17:08:00Z">
            <w:rPr/>
          </w:rPrChange>
        </w:rPr>
      </w:pPr>
      <w:r w:rsidRPr="00935764">
        <w:rPr>
          <w:rFonts w:ascii="Helvetica Neue Light" w:hAnsi="Helvetica Neue Light"/>
          <w:rPrChange w:id="1039" w:author="Arthur de Catheu" w:date="2014-06-20T17:08:00Z">
            <w:rPr>
              <w:rFonts w:asciiTheme="majorHAnsi" w:eastAsiaTheme="majorEastAsia" w:hAnsiTheme="majorHAnsi" w:cstheme="majorBidi"/>
              <w:bCs/>
              <w:iCs/>
              <w:sz w:val="24"/>
            </w:rPr>
          </w:rPrChange>
        </w:rPr>
        <w:t>L’</w:t>
      </w:r>
      <w:r w:rsidR="00D563FF" w:rsidRPr="00935764">
        <w:rPr>
          <w:rFonts w:ascii="Helvetica Neue Light" w:hAnsi="Helvetica Neue Light"/>
          <w:rPrChange w:id="1040" w:author="Arthur de Catheu" w:date="2014-06-20T17:08:00Z">
            <w:rPr>
              <w:rFonts w:asciiTheme="majorHAnsi" w:eastAsiaTheme="majorEastAsia" w:hAnsiTheme="majorHAnsi" w:cstheme="majorBidi"/>
              <w:bCs/>
              <w:iCs/>
              <w:sz w:val="24"/>
            </w:rPr>
          </w:rPrChange>
        </w:rPr>
        <w:t>a</w:t>
      </w:r>
      <w:r w:rsidR="00420621" w:rsidRPr="00935764">
        <w:rPr>
          <w:rFonts w:ascii="Helvetica Neue Light" w:hAnsi="Helvetica Neue Light"/>
          <w:rPrChange w:id="1041" w:author="Arthur de Catheu" w:date="2014-06-20T17:08:00Z">
            <w:rPr>
              <w:rFonts w:asciiTheme="majorHAnsi" w:eastAsiaTheme="majorEastAsia" w:hAnsiTheme="majorHAnsi" w:cstheme="majorBidi"/>
              <w:bCs/>
              <w:iCs/>
              <w:sz w:val="24"/>
            </w:rPr>
          </w:rPrChange>
        </w:rPr>
        <w:t>nalyste crédit</w:t>
      </w:r>
      <w:r w:rsidR="00707066" w:rsidRPr="00935764">
        <w:rPr>
          <w:rFonts w:ascii="Helvetica Neue Light" w:hAnsi="Helvetica Neue Light"/>
          <w:rPrChange w:id="1042" w:author="Arthur de Catheu" w:date="2014-06-20T17:08:00Z">
            <w:rPr>
              <w:rFonts w:asciiTheme="majorHAnsi" w:eastAsiaTheme="majorEastAsia" w:hAnsiTheme="majorHAnsi" w:cstheme="majorBidi"/>
              <w:bCs/>
              <w:iCs/>
              <w:sz w:val="24"/>
            </w:rPr>
          </w:rPrChange>
        </w:rPr>
        <w:t xml:space="preserve"> </w:t>
      </w:r>
      <w:r w:rsidR="00754396" w:rsidRPr="00935764">
        <w:rPr>
          <w:rFonts w:ascii="Helvetica Neue Light" w:hAnsi="Helvetica Neue Light"/>
          <w:rPrChange w:id="1043" w:author="Arthur de Catheu" w:date="2014-06-20T17:08:00Z">
            <w:rPr>
              <w:rFonts w:asciiTheme="majorHAnsi" w:eastAsiaTheme="majorEastAsia" w:hAnsiTheme="majorHAnsi" w:cstheme="majorBidi"/>
              <w:bCs/>
              <w:iCs/>
              <w:sz w:val="24"/>
            </w:rPr>
          </w:rPrChange>
        </w:rPr>
        <w:t>pourra compléter sa collecte d’</w:t>
      </w:r>
      <w:r w:rsidR="008565E9" w:rsidRPr="00935764">
        <w:rPr>
          <w:rFonts w:ascii="Helvetica Neue Light" w:hAnsi="Helvetica Neue Light"/>
          <w:rPrChange w:id="1044" w:author="Arthur de Catheu" w:date="2014-06-20T17:08:00Z">
            <w:rPr>
              <w:rFonts w:asciiTheme="majorHAnsi" w:eastAsiaTheme="majorEastAsia" w:hAnsiTheme="majorHAnsi" w:cstheme="majorBidi"/>
              <w:bCs/>
              <w:iCs/>
              <w:sz w:val="24"/>
            </w:rPr>
          </w:rPrChange>
        </w:rPr>
        <w:t>i</w:t>
      </w:r>
      <w:r w:rsidR="00035A4D" w:rsidRPr="00935764">
        <w:rPr>
          <w:rFonts w:ascii="Helvetica Neue Light" w:hAnsi="Helvetica Neue Light"/>
          <w:rPrChange w:id="1045" w:author="Arthur de Catheu" w:date="2014-06-20T17:08:00Z">
            <w:rPr>
              <w:rFonts w:asciiTheme="majorHAnsi" w:eastAsiaTheme="majorEastAsia" w:hAnsiTheme="majorHAnsi" w:cstheme="majorBidi"/>
              <w:bCs/>
              <w:iCs/>
              <w:sz w:val="24"/>
            </w:rPr>
          </w:rPrChange>
        </w:rPr>
        <w:t xml:space="preserve">nformations </w:t>
      </w:r>
      <w:r w:rsidR="00754396" w:rsidRPr="00935764">
        <w:rPr>
          <w:rFonts w:ascii="Helvetica Neue Light" w:hAnsi="Helvetica Neue Light"/>
          <w:rPrChange w:id="1046" w:author="Arthur de Catheu" w:date="2014-06-20T17:08:00Z">
            <w:rPr>
              <w:rFonts w:asciiTheme="majorHAnsi" w:eastAsiaTheme="majorEastAsia" w:hAnsiTheme="majorHAnsi" w:cstheme="majorBidi"/>
              <w:bCs/>
              <w:iCs/>
              <w:sz w:val="24"/>
            </w:rPr>
          </w:rPrChange>
        </w:rPr>
        <w:t>avec les questions facultatives suivantes :</w:t>
      </w:r>
    </w:p>
    <w:p w14:paraId="2A407FE6" w14:textId="4F36627B" w:rsidR="00035A4D" w:rsidRPr="00935764" w:rsidRDefault="00D15207" w:rsidP="00114D6A">
      <w:pPr>
        <w:pStyle w:val="Paragraphedeliste"/>
        <w:numPr>
          <w:ilvl w:val="2"/>
          <w:numId w:val="134"/>
        </w:numPr>
        <w:rPr>
          <w:rFonts w:ascii="Helvetica Neue Light" w:hAnsi="Helvetica Neue Light"/>
          <w:rPrChange w:id="1047" w:author="Arthur de Catheu" w:date="2014-06-20T17:08:00Z">
            <w:rPr/>
          </w:rPrChange>
        </w:rPr>
      </w:pPr>
      <w:r w:rsidRPr="00935764">
        <w:rPr>
          <w:rFonts w:ascii="Helvetica Neue Light" w:hAnsi="Helvetica Neue Light"/>
          <w:rPrChange w:id="1048" w:author="Arthur de Catheu" w:date="2014-06-20T17:08:00Z">
            <w:rPr>
              <w:rFonts w:asciiTheme="majorHAnsi" w:eastAsiaTheme="majorEastAsia" w:hAnsiTheme="majorHAnsi" w:cstheme="majorBidi"/>
              <w:bCs/>
              <w:iCs/>
              <w:sz w:val="24"/>
            </w:rPr>
          </w:rPrChange>
        </w:rPr>
        <w:t>information relative à l’antériorité de la relation d’affaires entre le Débiteur et le Cédant et, si possible</w:t>
      </w:r>
      <w:r w:rsidR="00035A4D" w:rsidRPr="00935764">
        <w:rPr>
          <w:rFonts w:ascii="Helvetica Neue Light" w:hAnsi="Helvetica Neue Light"/>
          <w:rPrChange w:id="1049" w:author="Arthur de Catheu" w:date="2014-06-20T17:08:00Z">
            <w:rPr>
              <w:rFonts w:asciiTheme="majorHAnsi" w:eastAsiaTheme="majorEastAsia" w:hAnsiTheme="majorHAnsi" w:cstheme="majorBidi"/>
              <w:bCs/>
              <w:iCs/>
              <w:sz w:val="24"/>
            </w:rPr>
          </w:rPrChange>
        </w:rPr>
        <w:t xml:space="preserve">, au volume d’affaires entre les deux sociétés. L’objectif est de qualifier la relation entre le Débiteur et le Cédant afin de déterminer si (i) </w:t>
      </w:r>
      <w:r w:rsidR="004721B7" w:rsidRPr="00935764">
        <w:rPr>
          <w:rFonts w:ascii="Helvetica Neue Light" w:hAnsi="Helvetica Neue Light"/>
          <w:rPrChange w:id="1050" w:author="Arthur de Catheu" w:date="2014-06-20T17:08:00Z">
            <w:rPr>
              <w:rFonts w:asciiTheme="majorHAnsi" w:eastAsiaTheme="majorEastAsia" w:hAnsiTheme="majorHAnsi" w:cstheme="majorBidi"/>
              <w:bCs/>
              <w:iCs/>
              <w:sz w:val="24"/>
            </w:rPr>
          </w:rPrChange>
        </w:rPr>
        <w:t>le Cédant</w:t>
      </w:r>
      <w:r w:rsidR="00035A4D" w:rsidRPr="00935764">
        <w:rPr>
          <w:rFonts w:ascii="Helvetica Neue Light" w:hAnsi="Helvetica Neue Light"/>
          <w:rPrChange w:id="1051" w:author="Arthur de Catheu" w:date="2014-06-20T17:08:00Z">
            <w:rPr>
              <w:rFonts w:asciiTheme="majorHAnsi" w:eastAsiaTheme="majorEastAsia" w:hAnsiTheme="majorHAnsi" w:cstheme="majorBidi"/>
              <w:bCs/>
              <w:iCs/>
              <w:sz w:val="24"/>
            </w:rPr>
          </w:rPrChange>
        </w:rPr>
        <w:t xml:space="preserve"> est un fournisseur stratégique pour le Débiteur</w:t>
      </w:r>
      <w:r w:rsidR="004721B7" w:rsidRPr="00935764">
        <w:rPr>
          <w:rFonts w:ascii="Helvetica Neue Light" w:hAnsi="Helvetica Neue Light"/>
          <w:rPrChange w:id="1052" w:author="Arthur de Catheu" w:date="2014-06-20T17:08:00Z">
            <w:rPr>
              <w:rFonts w:asciiTheme="majorHAnsi" w:eastAsiaTheme="majorEastAsia" w:hAnsiTheme="majorHAnsi" w:cstheme="majorBidi"/>
              <w:bCs/>
              <w:iCs/>
              <w:sz w:val="24"/>
            </w:rPr>
          </w:rPrChange>
        </w:rPr>
        <w:t>,</w:t>
      </w:r>
      <w:r w:rsidR="00035A4D" w:rsidRPr="00935764">
        <w:rPr>
          <w:rFonts w:ascii="Helvetica Neue Light" w:hAnsi="Helvetica Neue Light"/>
          <w:rPrChange w:id="1053" w:author="Arthur de Catheu" w:date="2014-06-20T17:08:00Z">
            <w:rPr>
              <w:rFonts w:asciiTheme="majorHAnsi" w:eastAsiaTheme="majorEastAsia" w:hAnsiTheme="majorHAnsi" w:cstheme="majorBidi"/>
              <w:bCs/>
              <w:iCs/>
              <w:sz w:val="24"/>
            </w:rPr>
          </w:rPrChange>
        </w:rPr>
        <w:t xml:space="preserve"> et (ii) la relation d’affaires perdure depuis plusieurs années. En effet, un Débiteur sera plus attentif au règlement d’une Créance sur un fournisseur historique et / ou stratégique</w:t>
      </w:r>
      <w:r w:rsidR="00B171F2" w:rsidRPr="00935764">
        <w:rPr>
          <w:rFonts w:ascii="Helvetica Neue Light" w:hAnsi="Helvetica Neue Light"/>
          <w:rPrChange w:id="1054" w:author="Arthur de Catheu" w:date="2014-06-20T17:08:00Z">
            <w:rPr>
              <w:rFonts w:asciiTheme="majorHAnsi" w:eastAsiaTheme="majorEastAsia" w:hAnsiTheme="majorHAnsi" w:cstheme="majorBidi"/>
              <w:bCs/>
              <w:iCs/>
              <w:sz w:val="24"/>
            </w:rPr>
          </w:rPrChange>
        </w:rPr>
        <w:t> ;</w:t>
      </w:r>
    </w:p>
    <w:p w14:paraId="077767F6" w14:textId="12CEE929" w:rsidR="00035A4D" w:rsidRPr="00935764" w:rsidRDefault="00253995" w:rsidP="00114D6A">
      <w:pPr>
        <w:pStyle w:val="Paragraphedeliste"/>
        <w:numPr>
          <w:ilvl w:val="2"/>
          <w:numId w:val="134"/>
        </w:numPr>
        <w:rPr>
          <w:rFonts w:ascii="Helvetica Neue Light" w:hAnsi="Helvetica Neue Light"/>
          <w:rPrChange w:id="1055" w:author="Arthur de Catheu" w:date="2014-06-20T17:08:00Z">
            <w:rPr/>
          </w:rPrChange>
        </w:rPr>
      </w:pPr>
      <w:r w:rsidRPr="00935764">
        <w:rPr>
          <w:rFonts w:ascii="Helvetica Neue Light" w:hAnsi="Helvetica Neue Light"/>
          <w:rPrChange w:id="1056" w:author="Arthur de Catheu" w:date="2014-06-20T17:08:00Z">
            <w:rPr>
              <w:rFonts w:asciiTheme="majorHAnsi" w:eastAsiaTheme="majorEastAsia" w:hAnsiTheme="majorHAnsi" w:cstheme="majorBidi"/>
              <w:bCs/>
              <w:iCs/>
              <w:sz w:val="24"/>
            </w:rPr>
          </w:rPrChange>
        </w:rPr>
        <w:t>o</w:t>
      </w:r>
      <w:r w:rsidR="00035A4D" w:rsidRPr="00935764">
        <w:rPr>
          <w:rFonts w:ascii="Helvetica Neue Light" w:hAnsi="Helvetica Neue Light"/>
          <w:rPrChange w:id="1057" w:author="Arthur de Catheu" w:date="2014-06-20T17:08:00Z">
            <w:rPr>
              <w:rFonts w:asciiTheme="majorHAnsi" w:eastAsiaTheme="majorEastAsia" w:hAnsiTheme="majorHAnsi" w:cstheme="majorBidi"/>
              <w:bCs/>
              <w:iCs/>
              <w:sz w:val="24"/>
            </w:rPr>
          </w:rPrChange>
        </w:rPr>
        <w:t xml:space="preserve">btention ou vérification, selon le cas, des coordonnées (nom, fonction, email et ligne directe) des personnes chargées de la gestion </w:t>
      </w:r>
      <w:r w:rsidR="004721B7" w:rsidRPr="00935764">
        <w:rPr>
          <w:rFonts w:ascii="Helvetica Neue Light" w:hAnsi="Helvetica Neue Light"/>
          <w:rPrChange w:id="1058" w:author="Arthur de Catheu" w:date="2014-06-20T17:08:00Z">
            <w:rPr>
              <w:rFonts w:asciiTheme="majorHAnsi" w:eastAsiaTheme="majorEastAsia" w:hAnsiTheme="majorHAnsi" w:cstheme="majorBidi"/>
              <w:bCs/>
              <w:iCs/>
              <w:sz w:val="24"/>
            </w:rPr>
          </w:rPrChange>
        </w:rPr>
        <w:t>du Cédant</w:t>
      </w:r>
      <w:r w:rsidR="00035A4D" w:rsidRPr="00935764">
        <w:rPr>
          <w:rFonts w:ascii="Helvetica Neue Light" w:hAnsi="Helvetica Neue Light"/>
          <w:rPrChange w:id="1059" w:author="Arthur de Catheu" w:date="2014-06-20T17:08:00Z">
            <w:rPr>
              <w:rFonts w:asciiTheme="majorHAnsi" w:eastAsiaTheme="majorEastAsia" w:hAnsiTheme="majorHAnsi" w:cstheme="majorBidi"/>
              <w:bCs/>
              <w:iCs/>
              <w:sz w:val="24"/>
            </w:rPr>
          </w:rPrChange>
        </w:rPr>
        <w:t xml:space="preserve"> au sein du service comptabilité et / ou achats</w:t>
      </w:r>
      <w:r w:rsidR="00B171F2" w:rsidRPr="00935764">
        <w:rPr>
          <w:rFonts w:ascii="Helvetica Neue Light" w:hAnsi="Helvetica Neue Light"/>
          <w:rPrChange w:id="1060" w:author="Arthur de Catheu" w:date="2014-06-20T17:08:00Z">
            <w:rPr>
              <w:rFonts w:asciiTheme="majorHAnsi" w:eastAsiaTheme="majorEastAsia" w:hAnsiTheme="majorHAnsi" w:cstheme="majorBidi"/>
              <w:bCs/>
              <w:iCs/>
              <w:sz w:val="24"/>
            </w:rPr>
          </w:rPrChange>
        </w:rPr>
        <w:t> ;</w:t>
      </w:r>
    </w:p>
    <w:p w14:paraId="3AC8FB13" w14:textId="0C10DEF6" w:rsidR="00754396" w:rsidRPr="00935764" w:rsidRDefault="00253995" w:rsidP="00114D6A">
      <w:pPr>
        <w:pStyle w:val="Paragraphedeliste"/>
        <w:numPr>
          <w:ilvl w:val="2"/>
          <w:numId w:val="134"/>
        </w:numPr>
        <w:rPr>
          <w:rFonts w:ascii="Helvetica Neue Light" w:hAnsi="Helvetica Neue Light"/>
          <w:rPrChange w:id="1061" w:author="Arthur de Catheu" w:date="2014-06-20T17:08:00Z">
            <w:rPr/>
          </w:rPrChange>
        </w:rPr>
      </w:pPr>
      <w:r w:rsidRPr="00935764">
        <w:rPr>
          <w:rFonts w:ascii="Helvetica Neue Light" w:hAnsi="Helvetica Neue Light"/>
          <w:rPrChange w:id="1062" w:author="Arthur de Catheu" w:date="2014-06-20T17:08:00Z">
            <w:rPr>
              <w:rFonts w:asciiTheme="majorHAnsi" w:eastAsiaTheme="majorEastAsia" w:hAnsiTheme="majorHAnsi" w:cstheme="majorBidi"/>
              <w:bCs/>
              <w:iCs/>
              <w:sz w:val="24"/>
            </w:rPr>
          </w:rPrChange>
        </w:rPr>
        <w:t>o</w:t>
      </w:r>
      <w:r w:rsidR="00035A4D" w:rsidRPr="00935764">
        <w:rPr>
          <w:rFonts w:ascii="Helvetica Neue Light" w:hAnsi="Helvetica Neue Light"/>
          <w:rPrChange w:id="1063" w:author="Arthur de Catheu" w:date="2014-06-20T17:08:00Z">
            <w:rPr>
              <w:rFonts w:asciiTheme="majorHAnsi" w:eastAsiaTheme="majorEastAsia" w:hAnsiTheme="majorHAnsi" w:cstheme="majorBidi"/>
              <w:bCs/>
              <w:iCs/>
              <w:sz w:val="24"/>
            </w:rPr>
          </w:rPrChange>
        </w:rPr>
        <w:t xml:space="preserve">btention du détail de la procédure de validation de la Créance et mode de paiement habituel attribué </w:t>
      </w:r>
      <w:r w:rsidR="004721B7" w:rsidRPr="00935764">
        <w:rPr>
          <w:rFonts w:ascii="Helvetica Neue Light" w:hAnsi="Helvetica Neue Light"/>
          <w:rPrChange w:id="1064" w:author="Arthur de Catheu" w:date="2014-06-20T17:08:00Z">
            <w:rPr>
              <w:rFonts w:asciiTheme="majorHAnsi" w:eastAsiaTheme="majorEastAsia" w:hAnsiTheme="majorHAnsi" w:cstheme="majorBidi"/>
              <w:bCs/>
              <w:iCs/>
              <w:sz w:val="24"/>
            </w:rPr>
          </w:rPrChange>
        </w:rPr>
        <w:t>au Cédant</w:t>
      </w:r>
      <w:r w:rsidR="00A72E07" w:rsidRPr="00935764">
        <w:rPr>
          <w:rFonts w:ascii="Helvetica Neue Light" w:hAnsi="Helvetica Neue Light"/>
          <w:rPrChange w:id="1065" w:author="Arthur de Catheu" w:date="2014-06-20T17:08:00Z">
            <w:rPr>
              <w:rFonts w:asciiTheme="majorHAnsi" w:eastAsiaTheme="majorEastAsia" w:hAnsiTheme="majorHAnsi" w:cstheme="majorBidi"/>
              <w:bCs/>
              <w:iCs/>
              <w:sz w:val="24"/>
            </w:rPr>
          </w:rPrChange>
        </w:rPr>
        <w:t>, et i</w:t>
      </w:r>
      <w:r w:rsidR="00035A4D" w:rsidRPr="00935764">
        <w:rPr>
          <w:rFonts w:ascii="Helvetica Neue Light" w:hAnsi="Helvetica Neue Light"/>
          <w:rPrChange w:id="1066" w:author="Arthur de Catheu" w:date="2014-06-20T17:08:00Z">
            <w:rPr>
              <w:rFonts w:asciiTheme="majorHAnsi" w:eastAsiaTheme="majorEastAsia" w:hAnsiTheme="majorHAnsi" w:cstheme="majorBidi"/>
              <w:bCs/>
              <w:iCs/>
              <w:sz w:val="24"/>
            </w:rPr>
          </w:rPrChange>
        </w:rPr>
        <w:t xml:space="preserve">ndication du virement comme mode de paiement privilégié par </w:t>
      </w:r>
      <w:r w:rsidR="002119A8" w:rsidRPr="00935764">
        <w:rPr>
          <w:rFonts w:ascii="Helvetica Neue Light" w:hAnsi="Helvetica Neue Light"/>
          <w:rPrChange w:id="1067" w:author="Arthur de Catheu" w:date="2014-06-20T17:08:00Z">
            <w:rPr>
              <w:rFonts w:asciiTheme="majorHAnsi" w:eastAsiaTheme="majorEastAsia" w:hAnsiTheme="majorHAnsi" w:cstheme="majorBidi"/>
              <w:bCs/>
              <w:iCs/>
              <w:sz w:val="24"/>
            </w:rPr>
          </w:rPrChange>
        </w:rPr>
        <w:t>Finexkap AM</w:t>
      </w:r>
      <w:r w:rsidR="00035A4D" w:rsidRPr="00935764">
        <w:rPr>
          <w:rFonts w:ascii="Helvetica Neue Light" w:hAnsi="Helvetica Neue Light"/>
          <w:rPrChange w:id="1068" w:author="Arthur de Catheu" w:date="2014-06-20T17:08:00Z">
            <w:rPr>
              <w:rFonts w:asciiTheme="majorHAnsi" w:eastAsiaTheme="majorEastAsia" w:hAnsiTheme="majorHAnsi" w:cstheme="majorBidi"/>
              <w:bCs/>
              <w:iCs/>
              <w:sz w:val="24"/>
            </w:rPr>
          </w:rPrChange>
        </w:rPr>
        <w:t>.</w:t>
      </w:r>
      <w:r w:rsidR="00754396" w:rsidRPr="00935764">
        <w:rPr>
          <w:rFonts w:ascii="Helvetica Neue Light" w:hAnsi="Helvetica Neue Light"/>
          <w:rPrChange w:id="1069" w:author="Arthur de Catheu" w:date="2014-06-20T17:08:00Z">
            <w:rPr>
              <w:rFonts w:asciiTheme="majorHAnsi" w:eastAsiaTheme="majorEastAsia" w:hAnsiTheme="majorHAnsi" w:cstheme="majorBidi"/>
              <w:bCs/>
              <w:iCs/>
              <w:sz w:val="24"/>
            </w:rPr>
          </w:rPrChange>
        </w:rPr>
        <w:t xml:space="preserve"> </w:t>
      </w:r>
    </w:p>
    <w:p w14:paraId="0ADBEDD6" w14:textId="6736FD5A" w:rsidR="00035A4D" w:rsidRPr="00935764" w:rsidRDefault="00303C56" w:rsidP="00A72E07">
      <w:pPr>
        <w:pStyle w:val="Paragraphedeliste"/>
        <w:numPr>
          <w:ilvl w:val="0"/>
          <w:numId w:val="150"/>
        </w:numPr>
        <w:rPr>
          <w:rFonts w:ascii="Helvetica Neue Light" w:hAnsi="Helvetica Neue Light"/>
          <w:rPrChange w:id="1070" w:author="Arthur de Catheu" w:date="2014-06-20T17:08:00Z">
            <w:rPr/>
          </w:rPrChange>
        </w:rPr>
      </w:pPr>
      <w:r w:rsidRPr="00935764">
        <w:rPr>
          <w:rFonts w:ascii="Helvetica Neue Light" w:hAnsi="Helvetica Neue Light"/>
          <w:rPrChange w:id="1071" w:author="Arthur de Catheu" w:date="2014-06-20T17:08:00Z">
            <w:rPr>
              <w:rFonts w:asciiTheme="majorHAnsi" w:eastAsiaTheme="majorEastAsia" w:hAnsiTheme="majorHAnsi" w:cstheme="majorBidi"/>
              <w:bCs/>
              <w:iCs/>
              <w:sz w:val="24"/>
            </w:rPr>
          </w:rPrChange>
        </w:rPr>
        <w:t>L’</w:t>
      </w:r>
      <w:r w:rsidR="00D563FF" w:rsidRPr="00935764">
        <w:rPr>
          <w:rFonts w:ascii="Helvetica Neue Light" w:hAnsi="Helvetica Neue Light"/>
          <w:rPrChange w:id="1072" w:author="Arthur de Catheu" w:date="2014-06-20T17:08:00Z">
            <w:rPr>
              <w:rFonts w:asciiTheme="majorHAnsi" w:eastAsiaTheme="majorEastAsia" w:hAnsiTheme="majorHAnsi" w:cstheme="majorBidi"/>
              <w:bCs/>
              <w:iCs/>
              <w:sz w:val="24"/>
            </w:rPr>
          </w:rPrChange>
        </w:rPr>
        <w:t>a</w:t>
      </w:r>
      <w:r w:rsidR="00420621" w:rsidRPr="00935764">
        <w:rPr>
          <w:rFonts w:ascii="Helvetica Neue Light" w:hAnsi="Helvetica Neue Light"/>
          <w:rPrChange w:id="1073" w:author="Arthur de Catheu" w:date="2014-06-20T17:08:00Z">
            <w:rPr>
              <w:rFonts w:asciiTheme="majorHAnsi" w:eastAsiaTheme="majorEastAsia" w:hAnsiTheme="majorHAnsi" w:cstheme="majorBidi"/>
              <w:bCs/>
              <w:iCs/>
              <w:sz w:val="24"/>
            </w:rPr>
          </w:rPrChange>
        </w:rPr>
        <w:t>nalyste crédit</w:t>
      </w:r>
      <w:r w:rsidR="00707066" w:rsidRPr="00935764">
        <w:rPr>
          <w:rFonts w:ascii="Helvetica Neue Light" w:hAnsi="Helvetica Neue Light"/>
          <w:rPrChange w:id="1074" w:author="Arthur de Catheu" w:date="2014-06-20T17:08:00Z">
            <w:rPr>
              <w:rFonts w:asciiTheme="majorHAnsi" w:eastAsiaTheme="majorEastAsia" w:hAnsiTheme="majorHAnsi" w:cstheme="majorBidi"/>
              <w:bCs/>
              <w:iCs/>
              <w:sz w:val="24"/>
            </w:rPr>
          </w:rPrChange>
        </w:rPr>
        <w:t xml:space="preserve"> </w:t>
      </w:r>
      <w:r w:rsidR="00754396" w:rsidRPr="00935764">
        <w:rPr>
          <w:rFonts w:ascii="Helvetica Neue Light" w:hAnsi="Helvetica Neue Light"/>
          <w:rPrChange w:id="1075" w:author="Arthur de Catheu" w:date="2014-06-20T17:08:00Z">
            <w:rPr>
              <w:rFonts w:asciiTheme="majorHAnsi" w:eastAsiaTheme="majorEastAsia" w:hAnsiTheme="majorHAnsi" w:cstheme="majorBidi"/>
              <w:bCs/>
              <w:iCs/>
              <w:sz w:val="24"/>
            </w:rPr>
          </w:rPrChange>
        </w:rPr>
        <w:t xml:space="preserve">pourra enfin </w:t>
      </w:r>
      <w:r w:rsidR="00A72E07" w:rsidRPr="00935764">
        <w:rPr>
          <w:rFonts w:ascii="Helvetica Neue Light" w:hAnsi="Helvetica Neue Light"/>
          <w:rPrChange w:id="1076" w:author="Arthur de Catheu" w:date="2014-06-20T17:08:00Z">
            <w:rPr>
              <w:rFonts w:asciiTheme="majorHAnsi" w:eastAsiaTheme="majorEastAsia" w:hAnsiTheme="majorHAnsi" w:cstheme="majorBidi"/>
              <w:bCs/>
              <w:iCs/>
              <w:sz w:val="24"/>
            </w:rPr>
          </w:rPrChange>
        </w:rPr>
        <w:t>préciser au Débiteur </w:t>
      </w:r>
      <w:r w:rsidR="00754396" w:rsidRPr="00935764">
        <w:rPr>
          <w:rFonts w:ascii="Helvetica Neue Light" w:hAnsi="Helvetica Neue Light"/>
          <w:rPrChange w:id="1077" w:author="Arthur de Catheu" w:date="2014-06-20T17:08:00Z">
            <w:rPr>
              <w:rFonts w:asciiTheme="majorHAnsi" w:eastAsiaTheme="majorEastAsia" w:hAnsiTheme="majorHAnsi" w:cstheme="majorBidi"/>
              <w:bCs/>
              <w:iCs/>
              <w:sz w:val="24"/>
            </w:rPr>
          </w:rPrChange>
        </w:rPr>
        <w:t xml:space="preserve">qu’en cas de cession effective de la Créance par </w:t>
      </w:r>
      <w:r w:rsidR="00A72E07" w:rsidRPr="00935764">
        <w:rPr>
          <w:rFonts w:ascii="Helvetica Neue Light" w:hAnsi="Helvetica Neue Light"/>
          <w:rPrChange w:id="1078" w:author="Arthur de Catheu" w:date="2014-06-20T17:08:00Z">
            <w:rPr>
              <w:rFonts w:asciiTheme="majorHAnsi" w:eastAsiaTheme="majorEastAsia" w:hAnsiTheme="majorHAnsi" w:cstheme="majorBidi"/>
              <w:bCs/>
              <w:iCs/>
              <w:sz w:val="24"/>
            </w:rPr>
          </w:rPrChange>
        </w:rPr>
        <w:t>le Cédant</w:t>
      </w:r>
      <w:r w:rsidR="00754396" w:rsidRPr="00935764">
        <w:rPr>
          <w:rFonts w:ascii="Helvetica Neue Light" w:hAnsi="Helvetica Neue Light"/>
          <w:rPrChange w:id="1079" w:author="Arthur de Catheu" w:date="2014-06-20T17:08:00Z">
            <w:rPr>
              <w:rFonts w:asciiTheme="majorHAnsi" w:eastAsiaTheme="majorEastAsia" w:hAnsiTheme="majorHAnsi" w:cstheme="majorBidi"/>
              <w:bCs/>
              <w:iCs/>
              <w:sz w:val="24"/>
            </w:rPr>
          </w:rPrChange>
        </w:rPr>
        <w:t xml:space="preserve">, </w:t>
      </w:r>
      <w:r w:rsidR="002119A8" w:rsidRPr="00935764">
        <w:rPr>
          <w:rFonts w:ascii="Helvetica Neue Light" w:hAnsi="Helvetica Neue Light"/>
          <w:rPrChange w:id="1080" w:author="Arthur de Catheu" w:date="2014-06-20T17:08:00Z">
            <w:rPr>
              <w:rFonts w:asciiTheme="majorHAnsi" w:eastAsiaTheme="majorEastAsia" w:hAnsiTheme="majorHAnsi" w:cstheme="majorBidi"/>
              <w:bCs/>
              <w:iCs/>
              <w:sz w:val="24"/>
            </w:rPr>
          </w:rPrChange>
        </w:rPr>
        <w:t>Finexkap AM</w:t>
      </w:r>
      <w:r w:rsidR="00A260F3" w:rsidRPr="00935764">
        <w:rPr>
          <w:rFonts w:ascii="Helvetica Neue Light" w:hAnsi="Helvetica Neue Light"/>
          <w:rPrChange w:id="1081" w:author="Arthur de Catheu" w:date="2014-06-20T17:08:00Z">
            <w:rPr>
              <w:rFonts w:asciiTheme="majorHAnsi" w:eastAsiaTheme="majorEastAsia" w:hAnsiTheme="majorHAnsi" w:cstheme="majorBidi"/>
              <w:bCs/>
              <w:iCs/>
              <w:sz w:val="24"/>
            </w:rPr>
          </w:rPrChange>
        </w:rPr>
        <w:t xml:space="preserve"> </w:t>
      </w:r>
      <w:r w:rsidR="00CB7B7A" w:rsidRPr="00935764">
        <w:rPr>
          <w:rFonts w:ascii="Helvetica Neue Light" w:hAnsi="Helvetica Neue Light"/>
          <w:rPrChange w:id="1082" w:author="Arthur de Catheu" w:date="2014-06-20T17:08:00Z">
            <w:rPr>
              <w:rFonts w:asciiTheme="majorHAnsi" w:eastAsiaTheme="majorEastAsia" w:hAnsiTheme="majorHAnsi" w:cstheme="majorBidi"/>
              <w:bCs/>
              <w:iCs/>
              <w:sz w:val="24"/>
            </w:rPr>
          </w:rPrChange>
        </w:rPr>
        <w:t>fera parvenir un email et</w:t>
      </w:r>
      <w:r w:rsidR="007B33B5" w:rsidRPr="00935764">
        <w:rPr>
          <w:rFonts w:ascii="Helvetica Neue Light" w:hAnsi="Helvetica Neue Light"/>
          <w:rPrChange w:id="1083" w:author="Arthur de Catheu" w:date="2014-06-20T17:08:00Z">
            <w:rPr>
              <w:rFonts w:asciiTheme="majorHAnsi" w:eastAsiaTheme="majorEastAsia" w:hAnsiTheme="majorHAnsi" w:cstheme="majorBidi"/>
              <w:bCs/>
              <w:iCs/>
              <w:sz w:val="24"/>
            </w:rPr>
          </w:rPrChange>
        </w:rPr>
        <w:t xml:space="preserve"> </w:t>
      </w:r>
      <w:r w:rsidR="00CB7B7A" w:rsidRPr="00935764">
        <w:rPr>
          <w:rFonts w:ascii="Helvetica Neue Light" w:hAnsi="Helvetica Neue Light"/>
          <w:rPrChange w:id="1084" w:author="Arthur de Catheu" w:date="2014-06-20T17:08:00Z">
            <w:rPr>
              <w:rFonts w:asciiTheme="majorHAnsi" w:eastAsiaTheme="majorEastAsia" w:hAnsiTheme="majorHAnsi" w:cstheme="majorBidi"/>
              <w:bCs/>
              <w:iCs/>
              <w:sz w:val="24"/>
            </w:rPr>
          </w:rPrChange>
        </w:rPr>
        <w:t>un courrier de notification officialisant le transfert de propriété de la Créance et lui indiquant toute les caractéristiques du règlement (RIB, référence</w:t>
      </w:r>
      <w:r w:rsidR="00707066" w:rsidRPr="00935764">
        <w:rPr>
          <w:rFonts w:ascii="Helvetica Neue Light" w:hAnsi="Helvetica Neue Light"/>
          <w:rPrChange w:id="1085" w:author="Arthur de Catheu" w:date="2014-06-20T17:08:00Z">
            <w:rPr>
              <w:rFonts w:asciiTheme="majorHAnsi" w:eastAsiaTheme="majorEastAsia" w:hAnsiTheme="majorHAnsi" w:cstheme="majorBidi"/>
              <w:bCs/>
              <w:iCs/>
              <w:sz w:val="24"/>
            </w:rPr>
          </w:rPrChange>
        </w:rPr>
        <w:t xml:space="preserve"> unique de paiement</w:t>
      </w:r>
      <w:r w:rsidR="00CB7B7A" w:rsidRPr="00935764">
        <w:rPr>
          <w:rFonts w:ascii="Helvetica Neue Light" w:hAnsi="Helvetica Neue Light"/>
          <w:rPrChange w:id="1086" w:author="Arthur de Catheu" w:date="2014-06-20T17:08:00Z">
            <w:rPr>
              <w:rFonts w:asciiTheme="majorHAnsi" w:eastAsiaTheme="majorEastAsia" w:hAnsiTheme="majorHAnsi" w:cstheme="majorBidi"/>
              <w:bCs/>
              <w:iCs/>
              <w:sz w:val="24"/>
            </w:rPr>
          </w:rPrChange>
        </w:rPr>
        <w:t xml:space="preserve"> à rappeler lors de son règlement).</w:t>
      </w:r>
    </w:p>
    <w:p w14:paraId="323FD753" w14:textId="77777777" w:rsidR="00035A4D" w:rsidRPr="00935764" w:rsidRDefault="00035A4D" w:rsidP="000573E4">
      <w:pPr>
        <w:rPr>
          <w:rFonts w:ascii="Helvetica Neue Light" w:hAnsi="Helvetica Neue Light"/>
          <w:sz w:val="24"/>
          <w:rPrChange w:id="1087" w:author="Arthur de Catheu" w:date="2014-06-20T17:08:00Z">
            <w:rPr>
              <w:sz w:val="24"/>
            </w:rPr>
          </w:rPrChange>
        </w:rPr>
      </w:pPr>
    </w:p>
    <w:p w14:paraId="338350E7" w14:textId="4BB28E4E" w:rsidR="00035A4D" w:rsidRPr="00935764" w:rsidRDefault="000959B9" w:rsidP="000573E4">
      <w:pPr>
        <w:rPr>
          <w:rFonts w:ascii="Helvetica Neue Light" w:hAnsi="Helvetica Neue Light"/>
          <w:rPrChange w:id="1088" w:author="Arthur de Catheu" w:date="2014-06-20T17:08:00Z">
            <w:rPr/>
          </w:rPrChange>
        </w:rPr>
      </w:pPr>
      <w:r w:rsidRPr="00935764">
        <w:rPr>
          <w:rFonts w:ascii="Helvetica Neue Light" w:hAnsi="Helvetica Neue Light"/>
          <w:rPrChange w:id="1089" w:author="Arthur de Catheu" w:date="2014-06-20T17:08:00Z">
            <w:rPr>
              <w:rFonts w:asciiTheme="majorHAnsi" w:eastAsiaTheme="majorEastAsia" w:hAnsiTheme="majorHAnsi" w:cstheme="majorBidi"/>
              <w:bCs/>
              <w:iCs/>
              <w:sz w:val="24"/>
            </w:rPr>
          </w:rPrChange>
        </w:rPr>
        <w:t xml:space="preserve">A l’issue du sondage, </w:t>
      </w:r>
      <w:r w:rsidR="00DC61B2" w:rsidRPr="00935764">
        <w:rPr>
          <w:rFonts w:ascii="Helvetica Neue Light" w:hAnsi="Helvetica Neue Light"/>
          <w:rPrChange w:id="1090" w:author="Arthur de Catheu" w:date="2014-06-20T17:08:00Z">
            <w:rPr>
              <w:rFonts w:asciiTheme="majorHAnsi" w:eastAsiaTheme="majorEastAsia" w:hAnsiTheme="majorHAnsi" w:cstheme="majorBidi"/>
              <w:bCs/>
              <w:iCs/>
              <w:sz w:val="24"/>
            </w:rPr>
          </w:rPrChange>
        </w:rPr>
        <w:t>l’</w:t>
      </w:r>
      <w:r w:rsidR="00D563FF" w:rsidRPr="00935764">
        <w:rPr>
          <w:rFonts w:ascii="Helvetica Neue Light" w:hAnsi="Helvetica Neue Light"/>
          <w:rPrChange w:id="1091" w:author="Arthur de Catheu" w:date="2014-06-20T17:08:00Z">
            <w:rPr>
              <w:rFonts w:asciiTheme="majorHAnsi" w:eastAsiaTheme="majorEastAsia" w:hAnsiTheme="majorHAnsi" w:cstheme="majorBidi"/>
              <w:bCs/>
              <w:iCs/>
              <w:sz w:val="24"/>
            </w:rPr>
          </w:rPrChange>
        </w:rPr>
        <w:t>a</w:t>
      </w:r>
      <w:r w:rsidR="00420621" w:rsidRPr="00935764">
        <w:rPr>
          <w:rFonts w:ascii="Helvetica Neue Light" w:hAnsi="Helvetica Neue Light"/>
          <w:rPrChange w:id="1092" w:author="Arthur de Catheu" w:date="2014-06-20T17:08:00Z">
            <w:rPr>
              <w:rFonts w:asciiTheme="majorHAnsi" w:eastAsiaTheme="majorEastAsia" w:hAnsiTheme="majorHAnsi" w:cstheme="majorBidi"/>
              <w:bCs/>
              <w:iCs/>
              <w:sz w:val="24"/>
            </w:rPr>
          </w:rPrChange>
        </w:rPr>
        <w:t>nalyste crédit</w:t>
      </w:r>
      <w:r w:rsidR="00707066" w:rsidRPr="00935764">
        <w:rPr>
          <w:rFonts w:ascii="Helvetica Neue Light" w:hAnsi="Helvetica Neue Light"/>
          <w:rPrChange w:id="1093"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1094" w:author="Arthur de Catheu" w:date="2014-06-20T17:08:00Z">
            <w:rPr>
              <w:rFonts w:asciiTheme="majorHAnsi" w:eastAsiaTheme="majorEastAsia" w:hAnsiTheme="majorHAnsi" w:cstheme="majorBidi"/>
              <w:bCs/>
              <w:iCs/>
              <w:sz w:val="24"/>
            </w:rPr>
          </w:rPrChange>
        </w:rPr>
        <w:t xml:space="preserve">devra renseigner </w:t>
      </w:r>
      <w:r w:rsidR="00707066" w:rsidRPr="00935764">
        <w:rPr>
          <w:rFonts w:ascii="Helvetica Neue Light" w:hAnsi="Helvetica Neue Light"/>
          <w:rPrChange w:id="1095" w:author="Arthur de Catheu" w:date="2014-06-20T17:08:00Z">
            <w:rPr>
              <w:rFonts w:asciiTheme="majorHAnsi" w:eastAsiaTheme="majorEastAsia" w:hAnsiTheme="majorHAnsi" w:cstheme="majorBidi"/>
              <w:bCs/>
              <w:iCs/>
              <w:sz w:val="24"/>
            </w:rPr>
          </w:rPrChange>
        </w:rPr>
        <w:t>au sein du</w:t>
      </w:r>
      <w:r w:rsidRPr="00935764">
        <w:rPr>
          <w:rFonts w:ascii="Helvetica Neue Light" w:hAnsi="Helvetica Neue Light"/>
          <w:rPrChange w:id="1096" w:author="Arthur de Catheu" w:date="2014-06-20T17:08:00Z">
            <w:rPr>
              <w:rFonts w:asciiTheme="majorHAnsi" w:eastAsiaTheme="majorEastAsia" w:hAnsiTheme="majorHAnsi" w:cstheme="majorBidi"/>
              <w:bCs/>
              <w:iCs/>
              <w:sz w:val="24"/>
            </w:rPr>
          </w:rPrChange>
        </w:rPr>
        <w:t xml:space="preserve"> back-office un champ d’information</w:t>
      </w:r>
      <w:r w:rsidR="00707066" w:rsidRPr="00935764">
        <w:rPr>
          <w:rFonts w:ascii="Helvetica Neue Light" w:hAnsi="Helvetica Neue Light"/>
          <w:rPrChange w:id="1097" w:author="Arthur de Catheu" w:date="2014-06-20T17:08:00Z">
            <w:rPr>
              <w:rFonts w:asciiTheme="majorHAnsi" w:eastAsiaTheme="majorEastAsia" w:hAnsiTheme="majorHAnsi" w:cstheme="majorBidi"/>
              <w:bCs/>
              <w:iCs/>
              <w:sz w:val="24"/>
            </w:rPr>
          </w:rPrChange>
        </w:rPr>
        <w:t>s</w:t>
      </w:r>
      <w:r w:rsidRPr="00935764">
        <w:rPr>
          <w:rFonts w:ascii="Helvetica Neue Light" w:hAnsi="Helvetica Neue Light"/>
          <w:rPrChange w:id="1098" w:author="Arthur de Catheu" w:date="2014-06-20T17:08:00Z">
            <w:rPr>
              <w:rFonts w:asciiTheme="majorHAnsi" w:eastAsiaTheme="majorEastAsia" w:hAnsiTheme="majorHAnsi" w:cstheme="majorBidi"/>
              <w:bCs/>
              <w:iCs/>
              <w:sz w:val="24"/>
            </w:rPr>
          </w:rPrChange>
        </w:rPr>
        <w:t xml:space="preserve"> dont les valeurs seront limitées aux choix suivants : </w:t>
      </w:r>
    </w:p>
    <w:p w14:paraId="4FC3800A" w14:textId="2E56E4F0" w:rsidR="00035A4D" w:rsidRPr="00935764" w:rsidRDefault="00035A4D" w:rsidP="00F157DC">
      <w:pPr>
        <w:pStyle w:val="Paragraphedeliste"/>
        <w:numPr>
          <w:ilvl w:val="0"/>
          <w:numId w:val="151"/>
        </w:numPr>
        <w:rPr>
          <w:rFonts w:ascii="Helvetica Neue Light" w:hAnsi="Helvetica Neue Light"/>
          <w:rPrChange w:id="1099" w:author="Arthur de Catheu" w:date="2014-06-20T17:08:00Z">
            <w:rPr/>
          </w:rPrChange>
        </w:rPr>
      </w:pPr>
      <w:r w:rsidRPr="00935764">
        <w:rPr>
          <w:rFonts w:ascii="Helvetica Neue Light" w:hAnsi="Helvetica Neue Light"/>
          <w:b/>
          <w:rPrChange w:id="1100" w:author="Arthur de Catheu" w:date="2014-06-20T17:08:00Z">
            <w:rPr>
              <w:rFonts w:asciiTheme="majorHAnsi" w:eastAsiaTheme="majorEastAsia" w:hAnsiTheme="majorHAnsi" w:cstheme="majorBidi"/>
              <w:b/>
              <w:bCs/>
              <w:iCs/>
              <w:sz w:val="24"/>
            </w:rPr>
          </w:rPrChange>
        </w:rPr>
        <w:t>« Débiteur (Client) injoignable »</w:t>
      </w:r>
      <w:r w:rsidRPr="00935764">
        <w:rPr>
          <w:rFonts w:ascii="Helvetica Neue Light" w:hAnsi="Helvetica Neue Light"/>
          <w:rPrChange w:id="1101" w:author="Arthur de Catheu" w:date="2014-06-20T17:08:00Z">
            <w:rPr>
              <w:rFonts w:asciiTheme="majorHAnsi" w:eastAsiaTheme="majorEastAsia" w:hAnsiTheme="majorHAnsi" w:cstheme="majorBidi"/>
              <w:bCs/>
              <w:iCs/>
              <w:sz w:val="24"/>
            </w:rPr>
          </w:rPrChange>
        </w:rPr>
        <w:t xml:space="preserve"> : aucun contact téléphonique n’a pu être établi avec le Débiteur dans un délai de 24 heures après </w:t>
      </w:r>
      <w:r w:rsidR="00A72E07" w:rsidRPr="00935764">
        <w:rPr>
          <w:rFonts w:ascii="Helvetica Neue Light" w:hAnsi="Helvetica Neue Light"/>
          <w:rPrChange w:id="1102" w:author="Arthur de Catheu" w:date="2014-06-20T17:08:00Z">
            <w:rPr>
              <w:rFonts w:asciiTheme="majorHAnsi" w:eastAsiaTheme="majorEastAsia" w:hAnsiTheme="majorHAnsi" w:cstheme="majorBidi"/>
              <w:bCs/>
              <w:iCs/>
              <w:sz w:val="24"/>
            </w:rPr>
          </w:rPrChange>
        </w:rPr>
        <w:t>la première tentative de prise de contact</w:t>
      </w:r>
      <w:r w:rsidRPr="00935764">
        <w:rPr>
          <w:rFonts w:ascii="Helvetica Neue Light" w:hAnsi="Helvetica Neue Light"/>
          <w:rPrChange w:id="1103" w:author="Arthur de Catheu" w:date="2014-06-20T17:08:00Z">
            <w:rPr>
              <w:rFonts w:asciiTheme="majorHAnsi" w:eastAsiaTheme="majorEastAsia" w:hAnsiTheme="majorHAnsi" w:cstheme="majorBidi"/>
              <w:bCs/>
              <w:iCs/>
              <w:sz w:val="24"/>
            </w:rPr>
          </w:rPrChange>
        </w:rPr>
        <w:t xml:space="preserve">. </w:t>
      </w:r>
      <w:r w:rsidR="00A72E07" w:rsidRPr="00935764">
        <w:rPr>
          <w:rFonts w:ascii="Helvetica Neue Light" w:hAnsi="Helvetica Neue Light"/>
          <w:rPrChange w:id="1104" w:author="Arthur de Catheu" w:date="2014-06-20T17:08:00Z">
            <w:rPr>
              <w:rFonts w:asciiTheme="majorHAnsi" w:eastAsiaTheme="majorEastAsia" w:hAnsiTheme="majorHAnsi" w:cstheme="majorBidi"/>
              <w:bCs/>
              <w:iCs/>
              <w:sz w:val="24"/>
            </w:rPr>
          </w:rPrChange>
        </w:rPr>
        <w:t>L’analyste crédit</w:t>
      </w:r>
      <w:r w:rsidR="00A260F3" w:rsidRPr="00935764">
        <w:rPr>
          <w:rFonts w:ascii="Helvetica Neue Light" w:hAnsi="Helvetica Neue Light"/>
          <w:rPrChange w:id="1105"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1106" w:author="Arthur de Catheu" w:date="2014-06-20T17:08:00Z">
            <w:rPr>
              <w:rFonts w:asciiTheme="majorHAnsi" w:eastAsiaTheme="majorEastAsia" w:hAnsiTheme="majorHAnsi" w:cstheme="majorBidi"/>
              <w:bCs/>
              <w:iCs/>
              <w:sz w:val="24"/>
            </w:rPr>
          </w:rPrChange>
        </w:rPr>
        <w:t xml:space="preserve">contacte alors le Cédant par téléphone ou email afin de lui demander les coordonnées d’un interlocuteur valable chez le Débiteur pour une nouvelle tentative d’appel téléphonique. La validation de la Créance est suspendue jusqu'au contact effectif avec un interlocuteur </w:t>
      </w:r>
      <w:r w:rsidR="00A72E07" w:rsidRPr="00935764">
        <w:rPr>
          <w:rFonts w:ascii="Helvetica Neue Light" w:hAnsi="Helvetica Neue Light"/>
          <w:rPrChange w:id="1107" w:author="Arthur de Catheu" w:date="2014-06-20T17:08:00Z">
            <w:rPr>
              <w:rFonts w:asciiTheme="majorHAnsi" w:eastAsiaTheme="majorEastAsia" w:hAnsiTheme="majorHAnsi" w:cstheme="majorBidi"/>
              <w:bCs/>
              <w:iCs/>
              <w:sz w:val="24"/>
            </w:rPr>
          </w:rPrChange>
        </w:rPr>
        <w:t xml:space="preserve">valable </w:t>
      </w:r>
      <w:r w:rsidRPr="00935764">
        <w:rPr>
          <w:rFonts w:ascii="Helvetica Neue Light" w:hAnsi="Helvetica Neue Light"/>
          <w:rPrChange w:id="1108" w:author="Arthur de Catheu" w:date="2014-06-20T17:08:00Z">
            <w:rPr>
              <w:rFonts w:asciiTheme="majorHAnsi" w:eastAsiaTheme="majorEastAsia" w:hAnsiTheme="majorHAnsi" w:cstheme="majorBidi"/>
              <w:bCs/>
              <w:iCs/>
              <w:sz w:val="24"/>
            </w:rPr>
          </w:rPrChange>
        </w:rPr>
        <w:t>du Débiteur.</w:t>
      </w:r>
    </w:p>
    <w:p w14:paraId="1A13DC79" w14:textId="6B64B12F" w:rsidR="00035A4D" w:rsidRPr="00935764" w:rsidRDefault="00035A4D" w:rsidP="00F157DC">
      <w:pPr>
        <w:pStyle w:val="Paragraphedeliste"/>
        <w:numPr>
          <w:ilvl w:val="0"/>
          <w:numId w:val="151"/>
        </w:numPr>
        <w:rPr>
          <w:rFonts w:ascii="Helvetica Neue Light" w:hAnsi="Helvetica Neue Light"/>
          <w:rPrChange w:id="1109" w:author="Arthur de Catheu" w:date="2014-06-20T17:08:00Z">
            <w:rPr/>
          </w:rPrChange>
        </w:rPr>
      </w:pPr>
      <w:r w:rsidRPr="00935764">
        <w:rPr>
          <w:rFonts w:ascii="Helvetica Neue Light" w:hAnsi="Helvetica Neue Light"/>
          <w:b/>
          <w:rPrChange w:id="1110" w:author="Arthur de Catheu" w:date="2014-06-20T17:08:00Z">
            <w:rPr>
              <w:rFonts w:asciiTheme="majorHAnsi" w:eastAsiaTheme="majorEastAsia" w:hAnsiTheme="majorHAnsi" w:cstheme="majorBidi"/>
              <w:b/>
              <w:bCs/>
              <w:iCs/>
              <w:sz w:val="24"/>
            </w:rPr>
          </w:rPrChange>
        </w:rPr>
        <w:t>« Refus de répondre de la part du Débiteur (Client) »</w:t>
      </w:r>
      <w:r w:rsidRPr="00935764">
        <w:rPr>
          <w:rFonts w:ascii="Helvetica Neue Light" w:hAnsi="Helvetica Neue Light"/>
          <w:rPrChange w:id="1111" w:author="Arthur de Catheu" w:date="2014-06-20T17:08:00Z">
            <w:rPr>
              <w:rFonts w:asciiTheme="majorHAnsi" w:eastAsiaTheme="majorEastAsia" w:hAnsiTheme="majorHAnsi" w:cstheme="majorBidi"/>
              <w:bCs/>
              <w:iCs/>
              <w:sz w:val="24"/>
            </w:rPr>
          </w:rPrChange>
        </w:rPr>
        <w:t xml:space="preserve"> : le Débiteur est joint mais refuse de répondre aux questions. </w:t>
      </w:r>
      <w:r w:rsidR="00A72E07" w:rsidRPr="00935764">
        <w:rPr>
          <w:rFonts w:ascii="Helvetica Neue Light" w:hAnsi="Helvetica Neue Light"/>
          <w:rPrChange w:id="1112" w:author="Arthur de Catheu" w:date="2014-06-20T17:08:00Z">
            <w:rPr>
              <w:rFonts w:asciiTheme="majorHAnsi" w:eastAsiaTheme="majorEastAsia" w:hAnsiTheme="majorHAnsi" w:cstheme="majorBidi"/>
              <w:bCs/>
              <w:iCs/>
              <w:sz w:val="24"/>
            </w:rPr>
          </w:rPrChange>
        </w:rPr>
        <w:t xml:space="preserve">L’analyste crédit </w:t>
      </w:r>
      <w:r w:rsidRPr="00935764">
        <w:rPr>
          <w:rFonts w:ascii="Helvetica Neue Light" w:hAnsi="Helvetica Neue Light"/>
          <w:rPrChange w:id="1113" w:author="Arthur de Catheu" w:date="2014-06-20T17:08:00Z">
            <w:rPr>
              <w:rFonts w:asciiTheme="majorHAnsi" w:eastAsiaTheme="majorEastAsia" w:hAnsiTheme="majorHAnsi" w:cstheme="majorBidi"/>
              <w:bCs/>
              <w:iCs/>
              <w:sz w:val="24"/>
            </w:rPr>
          </w:rPrChange>
        </w:rPr>
        <w:t xml:space="preserve">contacte alors le Cédant par téléphone ou email afin de l’informer du refus de réponse du Débiteur. La validation de la Créance est suspendue jusqu'à ce qu’un interlocuteur </w:t>
      </w:r>
      <w:r w:rsidR="00A72E07" w:rsidRPr="00935764">
        <w:rPr>
          <w:rFonts w:ascii="Helvetica Neue Light" w:hAnsi="Helvetica Neue Light"/>
          <w:rPrChange w:id="1114" w:author="Arthur de Catheu" w:date="2014-06-20T17:08:00Z">
            <w:rPr>
              <w:rFonts w:asciiTheme="majorHAnsi" w:eastAsiaTheme="majorEastAsia" w:hAnsiTheme="majorHAnsi" w:cstheme="majorBidi"/>
              <w:bCs/>
              <w:iCs/>
              <w:sz w:val="24"/>
            </w:rPr>
          </w:rPrChange>
        </w:rPr>
        <w:t xml:space="preserve">valable </w:t>
      </w:r>
      <w:r w:rsidRPr="00935764">
        <w:rPr>
          <w:rFonts w:ascii="Helvetica Neue Light" w:hAnsi="Helvetica Neue Light"/>
          <w:rPrChange w:id="1115" w:author="Arthur de Catheu" w:date="2014-06-20T17:08:00Z">
            <w:rPr>
              <w:rFonts w:asciiTheme="majorHAnsi" w:eastAsiaTheme="majorEastAsia" w:hAnsiTheme="majorHAnsi" w:cstheme="majorBidi"/>
              <w:bCs/>
              <w:iCs/>
              <w:sz w:val="24"/>
            </w:rPr>
          </w:rPrChange>
        </w:rPr>
        <w:t>du Débiteur accepte de répondre et de confirmer la matérialité de la Créance.</w:t>
      </w:r>
    </w:p>
    <w:p w14:paraId="06FDC376" w14:textId="0A41CD9B" w:rsidR="00035A4D" w:rsidRPr="00935764" w:rsidRDefault="00035A4D" w:rsidP="00F157DC">
      <w:pPr>
        <w:pStyle w:val="Paragraphedeliste"/>
        <w:numPr>
          <w:ilvl w:val="0"/>
          <w:numId w:val="151"/>
        </w:numPr>
        <w:rPr>
          <w:rFonts w:ascii="Helvetica Neue Light" w:hAnsi="Helvetica Neue Light"/>
          <w:rPrChange w:id="1116" w:author="Arthur de Catheu" w:date="2014-06-20T17:08:00Z">
            <w:rPr/>
          </w:rPrChange>
        </w:rPr>
      </w:pPr>
      <w:r w:rsidRPr="00935764">
        <w:rPr>
          <w:rFonts w:ascii="Helvetica Neue Light" w:hAnsi="Helvetica Neue Light"/>
          <w:b/>
          <w:rPrChange w:id="1117" w:author="Arthur de Catheu" w:date="2014-06-20T17:08:00Z">
            <w:rPr>
              <w:rFonts w:asciiTheme="majorHAnsi" w:eastAsiaTheme="majorEastAsia" w:hAnsiTheme="majorHAnsi" w:cstheme="majorBidi"/>
              <w:b/>
              <w:bCs/>
              <w:iCs/>
              <w:sz w:val="24"/>
            </w:rPr>
          </w:rPrChange>
        </w:rPr>
        <w:t>« Créance identifiée, pas de contestation »</w:t>
      </w:r>
      <w:r w:rsidRPr="00935764">
        <w:rPr>
          <w:rFonts w:ascii="Helvetica Neue Light" w:hAnsi="Helvetica Neue Light"/>
          <w:rPrChange w:id="1118" w:author="Arthur de Catheu" w:date="2014-06-20T17:08:00Z">
            <w:rPr>
              <w:rFonts w:asciiTheme="majorHAnsi" w:eastAsiaTheme="majorEastAsia" w:hAnsiTheme="majorHAnsi" w:cstheme="majorBidi"/>
              <w:bCs/>
              <w:iCs/>
              <w:sz w:val="24"/>
            </w:rPr>
          </w:rPrChange>
        </w:rPr>
        <w:t xml:space="preserve"> : dès réception de l’information, </w:t>
      </w:r>
      <w:r w:rsidR="00A72E07" w:rsidRPr="00935764">
        <w:rPr>
          <w:rFonts w:ascii="Helvetica Neue Light" w:hAnsi="Helvetica Neue Light"/>
          <w:rPrChange w:id="1119" w:author="Arthur de Catheu" w:date="2014-06-20T17:08:00Z">
            <w:rPr>
              <w:rFonts w:asciiTheme="majorHAnsi" w:eastAsiaTheme="majorEastAsia" w:hAnsiTheme="majorHAnsi" w:cstheme="majorBidi"/>
              <w:bCs/>
              <w:iCs/>
              <w:sz w:val="24"/>
            </w:rPr>
          </w:rPrChange>
        </w:rPr>
        <w:t>l’analyste crédit</w:t>
      </w:r>
      <w:r w:rsidRPr="00935764">
        <w:rPr>
          <w:rFonts w:ascii="Helvetica Neue Light" w:hAnsi="Helvetica Neue Light"/>
          <w:rPrChange w:id="1120" w:author="Arthur de Catheu" w:date="2014-06-20T17:08:00Z">
            <w:rPr>
              <w:rFonts w:asciiTheme="majorHAnsi" w:eastAsiaTheme="majorEastAsia" w:hAnsiTheme="majorHAnsi" w:cstheme="majorBidi"/>
              <w:bCs/>
              <w:iCs/>
              <w:sz w:val="24"/>
            </w:rPr>
          </w:rPrChange>
        </w:rPr>
        <w:t xml:space="preserve"> poursuit le processus d’</w:t>
      </w:r>
      <w:r w:rsidR="00A260F3" w:rsidRPr="00935764">
        <w:rPr>
          <w:rFonts w:ascii="Helvetica Neue Light" w:hAnsi="Helvetica Neue Light"/>
          <w:rPrChange w:id="1121" w:author="Arthur de Catheu" w:date="2014-06-20T17:08:00Z">
            <w:rPr>
              <w:rFonts w:asciiTheme="majorHAnsi" w:eastAsiaTheme="majorEastAsia" w:hAnsiTheme="majorHAnsi" w:cstheme="majorBidi"/>
              <w:bCs/>
              <w:iCs/>
              <w:sz w:val="24"/>
            </w:rPr>
          </w:rPrChange>
        </w:rPr>
        <w:t>A</w:t>
      </w:r>
      <w:r w:rsidRPr="00935764">
        <w:rPr>
          <w:rFonts w:ascii="Helvetica Neue Light" w:hAnsi="Helvetica Neue Light"/>
          <w:rPrChange w:id="1122" w:author="Arthur de Catheu" w:date="2014-06-20T17:08:00Z">
            <w:rPr>
              <w:rFonts w:asciiTheme="majorHAnsi" w:eastAsiaTheme="majorEastAsia" w:hAnsiTheme="majorHAnsi" w:cstheme="majorBidi"/>
              <w:bCs/>
              <w:iCs/>
              <w:sz w:val="24"/>
            </w:rPr>
          </w:rPrChange>
        </w:rPr>
        <w:t xml:space="preserve">nalyse </w:t>
      </w:r>
      <w:r w:rsidR="00A260F3" w:rsidRPr="00935764">
        <w:rPr>
          <w:rFonts w:ascii="Helvetica Neue Light" w:hAnsi="Helvetica Neue Light"/>
          <w:rPrChange w:id="1123" w:author="Arthur de Catheu" w:date="2014-06-20T17:08:00Z">
            <w:rPr>
              <w:rFonts w:asciiTheme="majorHAnsi" w:eastAsiaTheme="majorEastAsia" w:hAnsiTheme="majorHAnsi" w:cstheme="majorBidi"/>
              <w:bCs/>
              <w:iCs/>
              <w:sz w:val="24"/>
            </w:rPr>
          </w:rPrChange>
        </w:rPr>
        <w:t>C</w:t>
      </w:r>
      <w:r w:rsidRPr="00935764">
        <w:rPr>
          <w:rFonts w:ascii="Helvetica Neue Light" w:hAnsi="Helvetica Neue Light"/>
          <w:rPrChange w:id="1124" w:author="Arthur de Catheu" w:date="2014-06-20T17:08:00Z">
            <w:rPr>
              <w:rFonts w:asciiTheme="majorHAnsi" w:eastAsiaTheme="majorEastAsia" w:hAnsiTheme="majorHAnsi" w:cstheme="majorBidi"/>
              <w:bCs/>
              <w:iCs/>
              <w:sz w:val="24"/>
            </w:rPr>
          </w:rPrChange>
        </w:rPr>
        <w:t>rédit de la Créance.</w:t>
      </w:r>
    </w:p>
    <w:p w14:paraId="50402D81" w14:textId="261DD4E1" w:rsidR="00035A4D" w:rsidRPr="00935764" w:rsidRDefault="00035A4D" w:rsidP="00F157DC">
      <w:pPr>
        <w:pStyle w:val="Paragraphedeliste"/>
        <w:numPr>
          <w:ilvl w:val="0"/>
          <w:numId w:val="151"/>
        </w:numPr>
        <w:rPr>
          <w:rFonts w:ascii="Helvetica Neue Light" w:hAnsi="Helvetica Neue Light"/>
          <w:rPrChange w:id="1125" w:author="Arthur de Catheu" w:date="2014-06-20T17:08:00Z">
            <w:rPr/>
          </w:rPrChange>
        </w:rPr>
      </w:pPr>
      <w:r w:rsidRPr="00935764">
        <w:rPr>
          <w:rFonts w:ascii="Helvetica Neue Light" w:hAnsi="Helvetica Neue Light"/>
          <w:b/>
          <w:rPrChange w:id="1126" w:author="Arthur de Catheu" w:date="2014-06-20T17:08:00Z">
            <w:rPr>
              <w:rFonts w:asciiTheme="majorHAnsi" w:eastAsiaTheme="majorEastAsia" w:hAnsiTheme="majorHAnsi" w:cstheme="majorBidi"/>
              <w:b/>
              <w:bCs/>
              <w:iCs/>
              <w:sz w:val="24"/>
            </w:rPr>
          </w:rPrChange>
        </w:rPr>
        <w:t xml:space="preserve">« Créance identifiée, pas de contestation mais refus de payer </w:t>
      </w:r>
      <w:r w:rsidR="002119A8" w:rsidRPr="00935764">
        <w:rPr>
          <w:rFonts w:ascii="Helvetica Neue Light" w:hAnsi="Helvetica Neue Light"/>
          <w:b/>
          <w:rPrChange w:id="1127" w:author="Arthur de Catheu" w:date="2014-06-20T17:08:00Z">
            <w:rPr>
              <w:rFonts w:asciiTheme="majorHAnsi" w:eastAsiaTheme="majorEastAsia" w:hAnsiTheme="majorHAnsi" w:cstheme="majorBidi"/>
              <w:b/>
              <w:bCs/>
              <w:iCs/>
              <w:sz w:val="24"/>
            </w:rPr>
          </w:rPrChange>
        </w:rPr>
        <w:t>Finexkap AM</w:t>
      </w:r>
      <w:r w:rsidR="005D3132" w:rsidRPr="00935764">
        <w:rPr>
          <w:rFonts w:ascii="Helvetica Neue Light" w:hAnsi="Helvetica Neue Light"/>
          <w:b/>
          <w:rPrChange w:id="1128" w:author="Arthur de Catheu" w:date="2014-06-20T17:08:00Z">
            <w:rPr>
              <w:rFonts w:asciiTheme="majorHAnsi" w:eastAsiaTheme="majorEastAsia" w:hAnsiTheme="majorHAnsi" w:cstheme="majorBidi"/>
              <w:b/>
              <w:bCs/>
              <w:iCs/>
              <w:sz w:val="24"/>
            </w:rPr>
          </w:rPrChange>
        </w:rPr>
        <w:t xml:space="preserve"> </w:t>
      </w:r>
      <w:r w:rsidRPr="00935764">
        <w:rPr>
          <w:rFonts w:ascii="Helvetica Neue Light" w:hAnsi="Helvetica Neue Light"/>
          <w:b/>
          <w:rPrChange w:id="1129" w:author="Arthur de Catheu" w:date="2014-06-20T17:08:00Z">
            <w:rPr>
              <w:rFonts w:asciiTheme="majorHAnsi" w:eastAsiaTheme="majorEastAsia" w:hAnsiTheme="majorHAnsi" w:cstheme="majorBidi"/>
              <w:b/>
              <w:bCs/>
              <w:iCs/>
              <w:sz w:val="24"/>
            </w:rPr>
          </w:rPrChange>
        </w:rPr>
        <w:t>»</w:t>
      </w:r>
      <w:r w:rsidRPr="00935764">
        <w:rPr>
          <w:rFonts w:ascii="Helvetica Neue Light" w:hAnsi="Helvetica Neue Light"/>
          <w:rPrChange w:id="1130" w:author="Arthur de Catheu" w:date="2014-06-20T17:08:00Z">
            <w:rPr>
              <w:rFonts w:asciiTheme="majorHAnsi" w:eastAsiaTheme="majorEastAsia" w:hAnsiTheme="majorHAnsi" w:cstheme="majorBidi"/>
              <w:bCs/>
              <w:iCs/>
              <w:sz w:val="24"/>
            </w:rPr>
          </w:rPrChange>
        </w:rPr>
        <w:t xml:space="preserve"> : le Débiteur a validé la matérialité de la </w:t>
      </w:r>
      <w:r w:rsidR="00A72E07" w:rsidRPr="00935764">
        <w:rPr>
          <w:rFonts w:ascii="Helvetica Neue Light" w:hAnsi="Helvetica Neue Light"/>
          <w:rPrChange w:id="1131" w:author="Arthur de Catheu" w:date="2014-06-20T17:08:00Z">
            <w:rPr>
              <w:rFonts w:asciiTheme="majorHAnsi" w:eastAsiaTheme="majorEastAsia" w:hAnsiTheme="majorHAnsi" w:cstheme="majorBidi"/>
              <w:bCs/>
              <w:iCs/>
              <w:sz w:val="24"/>
            </w:rPr>
          </w:rPrChange>
        </w:rPr>
        <w:t xml:space="preserve">Créance </w:t>
      </w:r>
      <w:r w:rsidRPr="00935764">
        <w:rPr>
          <w:rFonts w:ascii="Helvetica Neue Light" w:hAnsi="Helvetica Neue Light"/>
          <w:rPrChange w:id="1132" w:author="Arthur de Catheu" w:date="2014-06-20T17:08:00Z">
            <w:rPr>
              <w:rFonts w:asciiTheme="majorHAnsi" w:eastAsiaTheme="majorEastAsia" w:hAnsiTheme="majorHAnsi" w:cstheme="majorBidi"/>
              <w:bCs/>
              <w:iCs/>
              <w:sz w:val="24"/>
            </w:rPr>
          </w:rPrChange>
        </w:rPr>
        <w:t xml:space="preserve">mais refuse d’adresser son règlement à </w:t>
      </w:r>
      <w:r w:rsidR="002119A8" w:rsidRPr="00935764">
        <w:rPr>
          <w:rFonts w:ascii="Helvetica Neue Light" w:hAnsi="Helvetica Neue Light"/>
          <w:rPrChange w:id="1133" w:author="Arthur de Catheu" w:date="2014-06-20T17:08:00Z">
            <w:rPr>
              <w:rFonts w:asciiTheme="majorHAnsi" w:eastAsiaTheme="majorEastAsia" w:hAnsiTheme="majorHAnsi" w:cstheme="majorBidi"/>
              <w:bCs/>
              <w:iCs/>
              <w:sz w:val="24"/>
            </w:rPr>
          </w:rPrChange>
        </w:rPr>
        <w:t>Finexkap AM</w:t>
      </w:r>
      <w:r w:rsidRPr="00935764">
        <w:rPr>
          <w:rFonts w:ascii="Helvetica Neue Light" w:hAnsi="Helvetica Neue Light"/>
          <w:rPrChange w:id="1134" w:author="Arthur de Catheu" w:date="2014-06-20T17:08:00Z">
            <w:rPr>
              <w:rFonts w:asciiTheme="majorHAnsi" w:eastAsiaTheme="majorEastAsia" w:hAnsiTheme="majorHAnsi" w:cstheme="majorBidi"/>
              <w:bCs/>
              <w:iCs/>
              <w:sz w:val="24"/>
            </w:rPr>
          </w:rPrChange>
        </w:rPr>
        <w:t xml:space="preserve">. Dès réception de l’information, </w:t>
      </w:r>
      <w:r w:rsidR="00A72E07" w:rsidRPr="00935764">
        <w:rPr>
          <w:rFonts w:ascii="Helvetica Neue Light" w:hAnsi="Helvetica Neue Light"/>
          <w:rPrChange w:id="1135" w:author="Arthur de Catheu" w:date="2014-06-20T17:08:00Z">
            <w:rPr>
              <w:rFonts w:asciiTheme="majorHAnsi" w:eastAsiaTheme="majorEastAsia" w:hAnsiTheme="majorHAnsi" w:cstheme="majorBidi"/>
              <w:bCs/>
              <w:iCs/>
              <w:sz w:val="24"/>
            </w:rPr>
          </w:rPrChange>
        </w:rPr>
        <w:t>l »analyste crédit</w:t>
      </w:r>
      <w:r w:rsidRPr="00935764">
        <w:rPr>
          <w:rFonts w:ascii="Helvetica Neue Light" w:hAnsi="Helvetica Neue Light"/>
          <w:rPrChange w:id="1136" w:author="Arthur de Catheu" w:date="2014-06-20T17:08:00Z">
            <w:rPr>
              <w:rFonts w:asciiTheme="majorHAnsi" w:eastAsiaTheme="majorEastAsia" w:hAnsiTheme="majorHAnsi" w:cstheme="majorBidi"/>
              <w:bCs/>
              <w:iCs/>
              <w:sz w:val="24"/>
            </w:rPr>
          </w:rPrChange>
        </w:rPr>
        <w:t xml:space="preserve"> contacte le Cédant par téléphone ou email </w:t>
      </w:r>
      <w:r w:rsidRPr="00935764">
        <w:rPr>
          <w:rFonts w:ascii="Helvetica Neue Light" w:hAnsi="Helvetica Neue Light"/>
          <w:rPrChange w:id="1137" w:author="Arthur de Catheu" w:date="2014-06-20T17:08:00Z">
            <w:rPr>
              <w:rFonts w:asciiTheme="majorHAnsi" w:eastAsiaTheme="majorEastAsia" w:hAnsiTheme="majorHAnsi" w:cstheme="majorBidi"/>
              <w:bCs/>
              <w:iCs/>
              <w:sz w:val="24"/>
            </w:rPr>
          </w:rPrChange>
        </w:rPr>
        <w:lastRenderedPageBreak/>
        <w:t xml:space="preserve">afin de l’informer du refus du Débiteur d’adresser le paiement à échéance à </w:t>
      </w:r>
      <w:r w:rsidR="002119A8" w:rsidRPr="00935764">
        <w:rPr>
          <w:rFonts w:ascii="Helvetica Neue Light" w:hAnsi="Helvetica Neue Light"/>
          <w:rPrChange w:id="1138" w:author="Arthur de Catheu" w:date="2014-06-20T17:08:00Z">
            <w:rPr>
              <w:rFonts w:asciiTheme="majorHAnsi" w:eastAsiaTheme="majorEastAsia" w:hAnsiTheme="majorHAnsi" w:cstheme="majorBidi"/>
              <w:bCs/>
              <w:iCs/>
              <w:sz w:val="24"/>
            </w:rPr>
          </w:rPrChange>
        </w:rPr>
        <w:t>Finexkap AM</w:t>
      </w:r>
      <w:r w:rsidRPr="00935764">
        <w:rPr>
          <w:rFonts w:ascii="Helvetica Neue Light" w:hAnsi="Helvetica Neue Light"/>
          <w:rPrChange w:id="1139" w:author="Arthur de Catheu" w:date="2014-06-20T17:08:00Z">
            <w:rPr>
              <w:rFonts w:asciiTheme="majorHAnsi" w:eastAsiaTheme="majorEastAsia" w:hAnsiTheme="majorHAnsi" w:cstheme="majorBidi"/>
              <w:bCs/>
              <w:iCs/>
              <w:sz w:val="24"/>
            </w:rPr>
          </w:rPrChange>
        </w:rPr>
        <w:t xml:space="preserve">. La validation de la Créance est suspendue jusqu'à ce qu’un interlocuteur </w:t>
      </w:r>
      <w:r w:rsidR="00A72E07" w:rsidRPr="00935764">
        <w:rPr>
          <w:rFonts w:ascii="Helvetica Neue Light" w:hAnsi="Helvetica Neue Light"/>
          <w:rPrChange w:id="1140" w:author="Arthur de Catheu" w:date="2014-06-20T17:08:00Z">
            <w:rPr>
              <w:rFonts w:asciiTheme="majorHAnsi" w:eastAsiaTheme="majorEastAsia" w:hAnsiTheme="majorHAnsi" w:cstheme="majorBidi"/>
              <w:bCs/>
              <w:iCs/>
              <w:sz w:val="24"/>
            </w:rPr>
          </w:rPrChange>
        </w:rPr>
        <w:t xml:space="preserve">valable </w:t>
      </w:r>
      <w:r w:rsidRPr="00935764">
        <w:rPr>
          <w:rFonts w:ascii="Helvetica Neue Light" w:hAnsi="Helvetica Neue Light"/>
          <w:rPrChange w:id="1141" w:author="Arthur de Catheu" w:date="2014-06-20T17:08:00Z">
            <w:rPr>
              <w:rFonts w:asciiTheme="majorHAnsi" w:eastAsiaTheme="majorEastAsia" w:hAnsiTheme="majorHAnsi" w:cstheme="majorBidi"/>
              <w:bCs/>
              <w:iCs/>
              <w:sz w:val="24"/>
            </w:rPr>
          </w:rPrChange>
        </w:rPr>
        <w:t xml:space="preserve">du Débiteur accepte de confirmer le paiement de la Créance directement à </w:t>
      </w:r>
      <w:r w:rsidR="002119A8" w:rsidRPr="00935764">
        <w:rPr>
          <w:rFonts w:ascii="Helvetica Neue Light" w:hAnsi="Helvetica Neue Light"/>
          <w:rPrChange w:id="1142" w:author="Arthur de Catheu" w:date="2014-06-20T17:08:00Z">
            <w:rPr>
              <w:rFonts w:asciiTheme="majorHAnsi" w:eastAsiaTheme="majorEastAsia" w:hAnsiTheme="majorHAnsi" w:cstheme="majorBidi"/>
              <w:bCs/>
              <w:iCs/>
              <w:sz w:val="24"/>
            </w:rPr>
          </w:rPrChange>
        </w:rPr>
        <w:t>Finexkap AM</w:t>
      </w:r>
      <w:r w:rsidRPr="00935764">
        <w:rPr>
          <w:rFonts w:ascii="Helvetica Neue Light" w:hAnsi="Helvetica Neue Light"/>
          <w:rPrChange w:id="1143" w:author="Arthur de Catheu" w:date="2014-06-20T17:08:00Z">
            <w:rPr>
              <w:rFonts w:asciiTheme="majorHAnsi" w:eastAsiaTheme="majorEastAsia" w:hAnsiTheme="majorHAnsi" w:cstheme="majorBidi"/>
              <w:bCs/>
              <w:iCs/>
              <w:sz w:val="24"/>
            </w:rPr>
          </w:rPrChange>
        </w:rPr>
        <w:t>.</w:t>
      </w:r>
    </w:p>
    <w:p w14:paraId="491E8B13" w14:textId="4745E2A9" w:rsidR="00035A4D" w:rsidRPr="00935764" w:rsidRDefault="00035A4D" w:rsidP="00F157DC">
      <w:pPr>
        <w:pStyle w:val="Paragraphedeliste"/>
        <w:numPr>
          <w:ilvl w:val="0"/>
          <w:numId w:val="151"/>
        </w:numPr>
        <w:rPr>
          <w:rFonts w:ascii="Helvetica Neue Light" w:hAnsi="Helvetica Neue Light"/>
          <w:rPrChange w:id="1144" w:author="Arthur de Catheu" w:date="2014-06-20T17:08:00Z">
            <w:rPr/>
          </w:rPrChange>
        </w:rPr>
      </w:pPr>
      <w:r w:rsidRPr="00935764">
        <w:rPr>
          <w:rFonts w:ascii="Helvetica Neue Light" w:hAnsi="Helvetica Neue Light"/>
          <w:b/>
          <w:rPrChange w:id="1145" w:author="Arthur de Catheu" w:date="2014-06-20T17:08:00Z">
            <w:rPr>
              <w:rFonts w:asciiTheme="majorHAnsi" w:eastAsiaTheme="majorEastAsia" w:hAnsiTheme="majorHAnsi" w:cstheme="majorBidi"/>
              <w:b/>
              <w:bCs/>
              <w:iCs/>
              <w:sz w:val="24"/>
            </w:rPr>
          </w:rPrChange>
        </w:rPr>
        <w:t>« Créance identifiée, contestation évoquée »</w:t>
      </w:r>
      <w:r w:rsidRPr="00935764">
        <w:rPr>
          <w:rFonts w:ascii="Helvetica Neue Light" w:hAnsi="Helvetica Neue Light"/>
          <w:rPrChange w:id="1146" w:author="Arthur de Catheu" w:date="2014-06-20T17:08:00Z">
            <w:rPr>
              <w:rFonts w:asciiTheme="majorHAnsi" w:eastAsiaTheme="majorEastAsia" w:hAnsiTheme="majorHAnsi" w:cstheme="majorBidi"/>
              <w:bCs/>
              <w:iCs/>
              <w:sz w:val="24"/>
            </w:rPr>
          </w:rPrChange>
        </w:rPr>
        <w:t xml:space="preserve"> : le Débiteur indique l’existence d’une contestation motivée ou non. Dès réception de l’information, </w:t>
      </w:r>
      <w:r w:rsidR="00A72E07" w:rsidRPr="00935764">
        <w:rPr>
          <w:rFonts w:ascii="Helvetica Neue Light" w:hAnsi="Helvetica Neue Light"/>
          <w:rPrChange w:id="1147" w:author="Arthur de Catheu" w:date="2014-06-20T17:08:00Z">
            <w:rPr>
              <w:rFonts w:asciiTheme="majorHAnsi" w:eastAsiaTheme="majorEastAsia" w:hAnsiTheme="majorHAnsi" w:cstheme="majorBidi"/>
              <w:bCs/>
              <w:iCs/>
              <w:sz w:val="24"/>
            </w:rPr>
          </w:rPrChange>
        </w:rPr>
        <w:t>l’analyste crédit</w:t>
      </w:r>
      <w:r w:rsidR="005D3132" w:rsidRPr="00935764">
        <w:rPr>
          <w:rFonts w:ascii="Helvetica Neue Light" w:hAnsi="Helvetica Neue Light"/>
          <w:rPrChange w:id="1148"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1149" w:author="Arthur de Catheu" w:date="2014-06-20T17:08:00Z">
            <w:rPr>
              <w:rFonts w:asciiTheme="majorHAnsi" w:eastAsiaTheme="majorEastAsia" w:hAnsiTheme="majorHAnsi" w:cstheme="majorBidi"/>
              <w:bCs/>
              <w:iCs/>
              <w:sz w:val="24"/>
            </w:rPr>
          </w:rPrChange>
        </w:rPr>
        <w:t xml:space="preserve">contacte le Cédant par téléphone ou email pour lui indiquer que le Débiteur conteste la Créance et que cette Créance est rejetée. </w:t>
      </w:r>
      <w:r w:rsidR="002119A8" w:rsidRPr="00935764">
        <w:rPr>
          <w:rFonts w:ascii="Helvetica Neue Light" w:hAnsi="Helvetica Neue Light"/>
          <w:rPrChange w:id="1150" w:author="Arthur de Catheu" w:date="2014-06-20T17:08:00Z">
            <w:rPr>
              <w:rFonts w:asciiTheme="majorHAnsi" w:eastAsiaTheme="majorEastAsia" w:hAnsiTheme="majorHAnsi" w:cstheme="majorBidi"/>
              <w:bCs/>
              <w:iCs/>
              <w:sz w:val="24"/>
            </w:rPr>
          </w:rPrChange>
        </w:rPr>
        <w:t>Finexkap AM</w:t>
      </w:r>
      <w:r w:rsidR="005D3132" w:rsidRPr="00935764">
        <w:rPr>
          <w:rFonts w:ascii="Helvetica Neue Light" w:hAnsi="Helvetica Neue Light"/>
          <w:rPrChange w:id="1151"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1152" w:author="Arthur de Catheu" w:date="2014-06-20T17:08:00Z">
            <w:rPr>
              <w:rFonts w:asciiTheme="majorHAnsi" w:eastAsiaTheme="majorEastAsia" w:hAnsiTheme="majorHAnsi" w:cstheme="majorBidi"/>
              <w:bCs/>
              <w:iCs/>
              <w:sz w:val="24"/>
            </w:rPr>
          </w:rPrChange>
        </w:rPr>
        <w:t xml:space="preserve">suspend immédiatement toute nouvelle demande de financement du Cédant concerné. Si des Factures émises par ce Cédant ont été acquises lors de demandes de financement antérieures, un appel téléphonique est immédiatement déclenché par </w:t>
      </w:r>
      <w:r w:rsidR="00A72E07" w:rsidRPr="00935764">
        <w:rPr>
          <w:rFonts w:ascii="Helvetica Neue Light" w:hAnsi="Helvetica Neue Light"/>
          <w:rPrChange w:id="1153" w:author="Arthur de Catheu" w:date="2014-06-20T17:08:00Z">
            <w:rPr>
              <w:rFonts w:asciiTheme="majorHAnsi" w:eastAsiaTheme="majorEastAsia" w:hAnsiTheme="majorHAnsi" w:cstheme="majorBidi"/>
              <w:bCs/>
              <w:iCs/>
              <w:sz w:val="24"/>
            </w:rPr>
          </w:rPrChange>
        </w:rPr>
        <w:t>l’analyste crédit</w:t>
      </w:r>
      <w:r w:rsidR="00881840" w:rsidRPr="00935764">
        <w:rPr>
          <w:rFonts w:ascii="Helvetica Neue Light" w:hAnsi="Helvetica Neue Light"/>
          <w:rPrChange w:id="1154"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1155" w:author="Arthur de Catheu" w:date="2014-06-20T17:08:00Z">
            <w:rPr>
              <w:rFonts w:asciiTheme="majorHAnsi" w:eastAsiaTheme="majorEastAsia" w:hAnsiTheme="majorHAnsi" w:cstheme="majorBidi"/>
              <w:bCs/>
              <w:iCs/>
              <w:sz w:val="24"/>
            </w:rPr>
          </w:rPrChange>
        </w:rPr>
        <w:t>auprès des Débiteurs concernés afin de confirmer le paiement des Créances en gestion. En cas de contestation des Créances acquises antérieurement, les résolutions de ces cessions sont immédiatement prononcées.</w:t>
      </w:r>
    </w:p>
    <w:p w14:paraId="33CA303E" w14:textId="42B39D5D" w:rsidR="00035A4D" w:rsidRPr="00935764" w:rsidRDefault="00035A4D" w:rsidP="00F157DC">
      <w:pPr>
        <w:pStyle w:val="Paragraphedeliste"/>
        <w:numPr>
          <w:ilvl w:val="0"/>
          <w:numId w:val="151"/>
        </w:numPr>
        <w:rPr>
          <w:rFonts w:ascii="Helvetica Neue Light" w:hAnsi="Helvetica Neue Light"/>
          <w:rPrChange w:id="1156" w:author="Arthur de Catheu" w:date="2014-06-20T17:08:00Z">
            <w:rPr/>
          </w:rPrChange>
        </w:rPr>
      </w:pPr>
      <w:r w:rsidRPr="00935764">
        <w:rPr>
          <w:rFonts w:ascii="Helvetica Neue Light" w:hAnsi="Helvetica Neue Light"/>
          <w:b/>
          <w:rPrChange w:id="1157" w:author="Arthur de Catheu" w:date="2014-06-20T17:08:00Z">
            <w:rPr>
              <w:rFonts w:asciiTheme="majorHAnsi" w:eastAsiaTheme="majorEastAsia" w:hAnsiTheme="majorHAnsi" w:cstheme="majorBidi"/>
              <w:b/>
              <w:bCs/>
              <w:iCs/>
              <w:sz w:val="24"/>
            </w:rPr>
          </w:rPrChange>
        </w:rPr>
        <w:t>« Créance identifiée, absence de réponse »</w:t>
      </w:r>
      <w:r w:rsidRPr="00935764">
        <w:rPr>
          <w:rFonts w:ascii="Helvetica Neue Light" w:hAnsi="Helvetica Neue Light"/>
          <w:rPrChange w:id="1158" w:author="Arthur de Catheu" w:date="2014-06-20T17:08:00Z">
            <w:rPr>
              <w:rFonts w:asciiTheme="majorHAnsi" w:eastAsiaTheme="majorEastAsia" w:hAnsiTheme="majorHAnsi" w:cstheme="majorBidi"/>
              <w:bCs/>
              <w:iCs/>
              <w:sz w:val="24"/>
            </w:rPr>
          </w:rPrChange>
        </w:rPr>
        <w:t xml:space="preserve"> : la Créance est identifiée par le Débiteur mais le correspondant invoque le manque de pouvoir décisionnel, ou tout autre motif, et demande un délai supplémentaire avant toute réponse définitive. Dès réception de l’information, </w:t>
      </w:r>
      <w:r w:rsidR="00A72E07" w:rsidRPr="00935764">
        <w:rPr>
          <w:rFonts w:ascii="Helvetica Neue Light" w:hAnsi="Helvetica Neue Light"/>
          <w:rPrChange w:id="1159" w:author="Arthur de Catheu" w:date="2014-06-20T17:08:00Z">
            <w:rPr>
              <w:rFonts w:asciiTheme="majorHAnsi" w:eastAsiaTheme="majorEastAsia" w:hAnsiTheme="majorHAnsi" w:cstheme="majorBidi"/>
              <w:bCs/>
              <w:iCs/>
              <w:sz w:val="24"/>
            </w:rPr>
          </w:rPrChange>
        </w:rPr>
        <w:t xml:space="preserve">l’analyste crédit </w:t>
      </w:r>
      <w:r w:rsidRPr="00935764">
        <w:rPr>
          <w:rFonts w:ascii="Helvetica Neue Light" w:hAnsi="Helvetica Neue Light"/>
          <w:rPrChange w:id="1160" w:author="Arthur de Catheu" w:date="2014-06-20T17:08:00Z">
            <w:rPr>
              <w:rFonts w:asciiTheme="majorHAnsi" w:eastAsiaTheme="majorEastAsia" w:hAnsiTheme="majorHAnsi" w:cstheme="majorBidi"/>
              <w:bCs/>
              <w:iCs/>
              <w:sz w:val="24"/>
            </w:rPr>
          </w:rPrChange>
        </w:rPr>
        <w:t>contacte le Cédant par téléphone ou email pour lui indiquer que la réponse du Débiteur est en attente et que la validation de la Créance est suspendue jusqu’à l’obtention d’une réponse par le Débiteur.</w:t>
      </w:r>
    </w:p>
    <w:p w14:paraId="6EA99A47" w14:textId="5613154C" w:rsidR="00035A4D" w:rsidRPr="00935764" w:rsidRDefault="00035A4D" w:rsidP="00F157DC">
      <w:pPr>
        <w:pStyle w:val="Paragraphedeliste"/>
        <w:numPr>
          <w:ilvl w:val="0"/>
          <w:numId w:val="151"/>
        </w:numPr>
        <w:rPr>
          <w:rFonts w:ascii="Helvetica Neue Light" w:hAnsi="Helvetica Neue Light"/>
          <w:rPrChange w:id="1161" w:author="Arthur de Catheu" w:date="2014-06-20T17:08:00Z">
            <w:rPr/>
          </w:rPrChange>
        </w:rPr>
      </w:pPr>
      <w:r w:rsidRPr="00935764">
        <w:rPr>
          <w:rFonts w:ascii="Helvetica Neue Light" w:hAnsi="Helvetica Neue Light"/>
          <w:b/>
          <w:rPrChange w:id="1162" w:author="Arthur de Catheu" w:date="2014-06-20T17:08:00Z">
            <w:rPr>
              <w:rFonts w:asciiTheme="majorHAnsi" w:eastAsiaTheme="majorEastAsia" w:hAnsiTheme="majorHAnsi" w:cstheme="majorBidi"/>
              <w:b/>
              <w:bCs/>
              <w:iCs/>
              <w:sz w:val="24"/>
            </w:rPr>
          </w:rPrChange>
        </w:rPr>
        <w:t>« Créance identifiée, paiement partiel évoqué par le Débiteur (Client) car avoir</w:t>
      </w:r>
      <w:r w:rsidR="00A72E07" w:rsidRPr="00935764">
        <w:rPr>
          <w:rFonts w:ascii="Helvetica Neue Light" w:hAnsi="Helvetica Neue Light"/>
          <w:b/>
          <w:rPrChange w:id="1163" w:author="Arthur de Catheu" w:date="2014-06-20T17:08:00Z">
            <w:rPr>
              <w:rFonts w:asciiTheme="majorHAnsi" w:eastAsiaTheme="majorEastAsia" w:hAnsiTheme="majorHAnsi" w:cstheme="majorBidi"/>
              <w:b/>
              <w:bCs/>
              <w:iCs/>
              <w:sz w:val="24"/>
            </w:rPr>
          </w:rPrChange>
        </w:rPr>
        <w:t xml:space="preserve">, rabais, remise ou ristourne </w:t>
      </w:r>
      <w:r w:rsidRPr="00935764">
        <w:rPr>
          <w:rFonts w:ascii="Helvetica Neue Light" w:hAnsi="Helvetica Neue Light"/>
          <w:b/>
          <w:rPrChange w:id="1164" w:author="Arthur de Catheu" w:date="2014-06-20T17:08:00Z">
            <w:rPr>
              <w:rFonts w:asciiTheme="majorHAnsi" w:eastAsiaTheme="majorEastAsia" w:hAnsiTheme="majorHAnsi" w:cstheme="majorBidi"/>
              <w:b/>
              <w:bCs/>
              <w:iCs/>
              <w:sz w:val="24"/>
            </w:rPr>
          </w:rPrChange>
        </w:rPr>
        <w:t>à déduire »</w:t>
      </w:r>
      <w:r w:rsidRPr="00935764">
        <w:rPr>
          <w:rFonts w:ascii="Helvetica Neue Light" w:hAnsi="Helvetica Neue Light"/>
          <w:rPrChange w:id="1165" w:author="Arthur de Catheu" w:date="2014-06-20T17:08:00Z">
            <w:rPr>
              <w:rFonts w:asciiTheme="majorHAnsi" w:eastAsiaTheme="majorEastAsia" w:hAnsiTheme="majorHAnsi" w:cstheme="majorBidi"/>
              <w:bCs/>
              <w:iCs/>
              <w:sz w:val="24"/>
            </w:rPr>
          </w:rPrChange>
        </w:rPr>
        <w:t> : la Créance a été validée par le Débiteur mais celui-ci indique déduire un avoir</w:t>
      </w:r>
      <w:r w:rsidR="00A72E07" w:rsidRPr="00935764">
        <w:rPr>
          <w:rFonts w:ascii="Helvetica Neue Light" w:hAnsi="Helvetica Neue Light"/>
          <w:rPrChange w:id="1166" w:author="Arthur de Catheu" w:date="2014-06-20T17:08:00Z">
            <w:rPr>
              <w:rFonts w:asciiTheme="majorHAnsi" w:eastAsiaTheme="majorEastAsia" w:hAnsiTheme="majorHAnsi" w:cstheme="majorBidi"/>
              <w:bCs/>
              <w:iCs/>
              <w:sz w:val="24"/>
            </w:rPr>
          </w:rPrChange>
        </w:rPr>
        <w:t>, un rabais, une remise ou une ristourne</w:t>
      </w:r>
      <w:r w:rsidRPr="00935764">
        <w:rPr>
          <w:rFonts w:ascii="Helvetica Neue Light" w:hAnsi="Helvetica Neue Light"/>
          <w:rPrChange w:id="1167" w:author="Arthur de Catheu" w:date="2014-06-20T17:08:00Z">
            <w:rPr>
              <w:rFonts w:asciiTheme="majorHAnsi" w:eastAsiaTheme="majorEastAsia" w:hAnsiTheme="majorHAnsi" w:cstheme="majorBidi"/>
              <w:bCs/>
              <w:iCs/>
              <w:sz w:val="24"/>
            </w:rPr>
          </w:rPrChange>
        </w:rPr>
        <w:t xml:space="preserve"> sur le montant total de la Créance lors de son règlement. Dès réception de l’information, </w:t>
      </w:r>
      <w:r w:rsidR="00A72E07" w:rsidRPr="00935764">
        <w:rPr>
          <w:rFonts w:ascii="Helvetica Neue Light" w:hAnsi="Helvetica Neue Light"/>
          <w:rPrChange w:id="1168" w:author="Arthur de Catheu" w:date="2014-06-20T17:08:00Z">
            <w:rPr>
              <w:rFonts w:asciiTheme="majorHAnsi" w:eastAsiaTheme="majorEastAsia" w:hAnsiTheme="majorHAnsi" w:cstheme="majorBidi"/>
              <w:bCs/>
              <w:iCs/>
              <w:sz w:val="24"/>
            </w:rPr>
          </w:rPrChange>
        </w:rPr>
        <w:t xml:space="preserve">l’analyste crédit </w:t>
      </w:r>
      <w:r w:rsidRPr="00935764">
        <w:rPr>
          <w:rFonts w:ascii="Helvetica Neue Light" w:hAnsi="Helvetica Neue Light"/>
          <w:rPrChange w:id="1169" w:author="Arthur de Catheu" w:date="2014-06-20T17:08:00Z">
            <w:rPr>
              <w:rFonts w:asciiTheme="majorHAnsi" w:eastAsiaTheme="majorEastAsia" w:hAnsiTheme="majorHAnsi" w:cstheme="majorBidi"/>
              <w:bCs/>
              <w:iCs/>
              <w:sz w:val="24"/>
            </w:rPr>
          </w:rPrChange>
        </w:rPr>
        <w:t xml:space="preserve">contacte le Cédant par </w:t>
      </w:r>
      <w:r w:rsidR="00A72E07" w:rsidRPr="00935764">
        <w:rPr>
          <w:rFonts w:ascii="Helvetica Neue Light" w:hAnsi="Helvetica Neue Light"/>
          <w:rPrChange w:id="1170" w:author="Arthur de Catheu" w:date="2014-06-20T17:08:00Z">
            <w:rPr>
              <w:rFonts w:asciiTheme="majorHAnsi" w:eastAsiaTheme="majorEastAsia" w:hAnsiTheme="majorHAnsi" w:cstheme="majorBidi"/>
              <w:bCs/>
              <w:iCs/>
              <w:sz w:val="24"/>
            </w:rPr>
          </w:rPrChange>
        </w:rPr>
        <w:t xml:space="preserve">téléphone ou </w:t>
      </w:r>
      <w:r w:rsidRPr="00935764">
        <w:rPr>
          <w:rFonts w:ascii="Helvetica Neue Light" w:hAnsi="Helvetica Neue Light"/>
          <w:rPrChange w:id="1171" w:author="Arthur de Catheu" w:date="2014-06-20T17:08:00Z">
            <w:rPr>
              <w:rFonts w:asciiTheme="majorHAnsi" w:eastAsiaTheme="majorEastAsia" w:hAnsiTheme="majorHAnsi" w:cstheme="majorBidi"/>
              <w:bCs/>
              <w:iCs/>
              <w:sz w:val="24"/>
            </w:rPr>
          </w:rPrChange>
        </w:rPr>
        <w:t xml:space="preserve">email pour lui indiquer que le Débiteur déduira un </w:t>
      </w:r>
      <w:r w:rsidR="00A72E07" w:rsidRPr="00935764">
        <w:rPr>
          <w:rFonts w:ascii="Helvetica Neue Light" w:hAnsi="Helvetica Neue Light"/>
          <w:rPrChange w:id="1172" w:author="Arthur de Catheu" w:date="2014-06-20T17:08:00Z">
            <w:rPr>
              <w:rFonts w:asciiTheme="majorHAnsi" w:eastAsiaTheme="majorEastAsia" w:hAnsiTheme="majorHAnsi" w:cstheme="majorBidi"/>
              <w:bCs/>
              <w:iCs/>
              <w:sz w:val="24"/>
            </w:rPr>
          </w:rPrChange>
        </w:rPr>
        <w:t xml:space="preserve">montant </w:t>
      </w:r>
      <w:r w:rsidRPr="00935764">
        <w:rPr>
          <w:rFonts w:ascii="Helvetica Neue Light" w:hAnsi="Helvetica Neue Light"/>
          <w:rPrChange w:id="1173" w:author="Arthur de Catheu" w:date="2014-06-20T17:08:00Z">
            <w:rPr>
              <w:rFonts w:asciiTheme="majorHAnsi" w:eastAsiaTheme="majorEastAsia" w:hAnsiTheme="majorHAnsi" w:cstheme="majorBidi"/>
              <w:bCs/>
              <w:iCs/>
              <w:sz w:val="24"/>
            </w:rPr>
          </w:rPrChange>
        </w:rPr>
        <w:t xml:space="preserve">lors de son règlement et que la validation de la Créance est suspendue. </w:t>
      </w:r>
      <w:r w:rsidR="002119A8" w:rsidRPr="00935764">
        <w:rPr>
          <w:rFonts w:ascii="Helvetica Neue Light" w:hAnsi="Helvetica Neue Light"/>
          <w:rPrChange w:id="1174" w:author="Arthur de Catheu" w:date="2014-06-20T17:08:00Z">
            <w:rPr>
              <w:rFonts w:asciiTheme="majorHAnsi" w:eastAsiaTheme="majorEastAsia" w:hAnsiTheme="majorHAnsi" w:cstheme="majorBidi"/>
              <w:bCs/>
              <w:iCs/>
              <w:sz w:val="24"/>
            </w:rPr>
          </w:rPrChange>
        </w:rPr>
        <w:t>Finexkap AM</w:t>
      </w:r>
      <w:r w:rsidRPr="00935764">
        <w:rPr>
          <w:rFonts w:ascii="Helvetica Neue Light" w:hAnsi="Helvetica Neue Light"/>
          <w:rPrChange w:id="1175" w:author="Arthur de Catheu" w:date="2014-06-20T17:08:00Z">
            <w:rPr>
              <w:rFonts w:asciiTheme="majorHAnsi" w:eastAsiaTheme="majorEastAsia" w:hAnsiTheme="majorHAnsi" w:cstheme="majorBidi"/>
              <w:bCs/>
              <w:iCs/>
              <w:sz w:val="24"/>
            </w:rPr>
          </w:rPrChange>
        </w:rPr>
        <w:t xml:space="preserve"> suspend immédiatement toute nouvelle demande de financement du Cédant concerné. Si des Créances émises par ce Cédant ont été acquises lors de demandes de financement antérieures, un appel téléphonique est immédiatement déclenché par </w:t>
      </w:r>
      <w:r w:rsidR="00A72E07" w:rsidRPr="00935764">
        <w:rPr>
          <w:rFonts w:ascii="Helvetica Neue Light" w:hAnsi="Helvetica Neue Light"/>
          <w:rPrChange w:id="1176" w:author="Arthur de Catheu" w:date="2014-06-20T17:08:00Z">
            <w:rPr>
              <w:rFonts w:asciiTheme="majorHAnsi" w:eastAsiaTheme="majorEastAsia" w:hAnsiTheme="majorHAnsi" w:cstheme="majorBidi"/>
              <w:bCs/>
              <w:iCs/>
              <w:sz w:val="24"/>
            </w:rPr>
          </w:rPrChange>
        </w:rPr>
        <w:t xml:space="preserve">l’analyste crédit </w:t>
      </w:r>
      <w:r w:rsidRPr="00935764">
        <w:rPr>
          <w:rFonts w:ascii="Helvetica Neue Light" w:hAnsi="Helvetica Neue Light"/>
          <w:rPrChange w:id="1177" w:author="Arthur de Catheu" w:date="2014-06-20T17:08:00Z">
            <w:rPr>
              <w:rFonts w:asciiTheme="majorHAnsi" w:eastAsiaTheme="majorEastAsia" w:hAnsiTheme="majorHAnsi" w:cstheme="majorBidi"/>
              <w:bCs/>
              <w:iCs/>
              <w:sz w:val="24"/>
            </w:rPr>
          </w:rPrChange>
        </w:rPr>
        <w:t>auprès des Débiteurs concernés afin de confirmer le paiement des Créances en gestion. En cas de contestation éventuelle des Créances, les résolutions de</w:t>
      </w:r>
      <w:r w:rsidR="00A72E07" w:rsidRPr="00935764">
        <w:rPr>
          <w:rFonts w:ascii="Helvetica Neue Light" w:hAnsi="Helvetica Neue Light"/>
          <w:rPrChange w:id="1178" w:author="Arthur de Catheu" w:date="2014-06-20T17:08:00Z">
            <w:rPr>
              <w:rFonts w:asciiTheme="majorHAnsi" w:eastAsiaTheme="majorEastAsia" w:hAnsiTheme="majorHAnsi" w:cstheme="majorBidi"/>
              <w:bCs/>
              <w:iCs/>
              <w:sz w:val="24"/>
            </w:rPr>
          </w:rPrChange>
        </w:rPr>
        <w:t xml:space="preserve"> ce</w:t>
      </w:r>
      <w:r w:rsidRPr="00935764">
        <w:rPr>
          <w:rFonts w:ascii="Helvetica Neue Light" w:hAnsi="Helvetica Neue Light"/>
          <w:rPrChange w:id="1179" w:author="Arthur de Catheu" w:date="2014-06-20T17:08:00Z">
            <w:rPr>
              <w:rFonts w:asciiTheme="majorHAnsi" w:eastAsiaTheme="majorEastAsia" w:hAnsiTheme="majorHAnsi" w:cstheme="majorBidi"/>
              <w:bCs/>
              <w:iCs/>
              <w:sz w:val="24"/>
            </w:rPr>
          </w:rPrChange>
        </w:rPr>
        <w:t>s cessions sont immédiatement prononcées.</w:t>
      </w:r>
    </w:p>
    <w:p w14:paraId="7B909B3D" w14:textId="43B02255" w:rsidR="00035A4D" w:rsidRPr="00935764" w:rsidRDefault="00035A4D" w:rsidP="00F157DC">
      <w:pPr>
        <w:pStyle w:val="Paragraphedeliste"/>
        <w:numPr>
          <w:ilvl w:val="0"/>
          <w:numId w:val="151"/>
        </w:numPr>
        <w:rPr>
          <w:rFonts w:ascii="Helvetica Neue Light" w:hAnsi="Helvetica Neue Light"/>
          <w:rPrChange w:id="1180" w:author="Arthur de Catheu" w:date="2014-06-20T17:08:00Z">
            <w:rPr/>
          </w:rPrChange>
        </w:rPr>
      </w:pPr>
      <w:r w:rsidRPr="00935764">
        <w:rPr>
          <w:rFonts w:ascii="Helvetica Neue Light" w:hAnsi="Helvetica Neue Light"/>
          <w:b/>
          <w:rPrChange w:id="1181" w:author="Arthur de Catheu" w:date="2014-06-20T17:08:00Z">
            <w:rPr>
              <w:rFonts w:asciiTheme="majorHAnsi" w:eastAsiaTheme="majorEastAsia" w:hAnsiTheme="majorHAnsi" w:cstheme="majorBidi"/>
              <w:b/>
              <w:bCs/>
              <w:iCs/>
              <w:sz w:val="24"/>
            </w:rPr>
          </w:rPrChange>
        </w:rPr>
        <w:t>« Facture non identifiée par le Débiteur (Client) mais fournisseur connu »</w:t>
      </w:r>
      <w:r w:rsidRPr="00935764">
        <w:rPr>
          <w:rFonts w:ascii="Helvetica Neue Light" w:hAnsi="Helvetica Neue Light"/>
          <w:rPrChange w:id="1182" w:author="Arthur de Catheu" w:date="2014-06-20T17:08:00Z">
            <w:rPr>
              <w:rFonts w:asciiTheme="majorHAnsi" w:eastAsiaTheme="majorEastAsia" w:hAnsiTheme="majorHAnsi" w:cstheme="majorBidi"/>
              <w:bCs/>
              <w:iCs/>
              <w:sz w:val="24"/>
            </w:rPr>
          </w:rPrChange>
        </w:rPr>
        <w:t xml:space="preserve"> : le Débiteur a confirmé l’existence d’une relation d’affaires avec le </w:t>
      </w:r>
      <w:r w:rsidR="00A72E07" w:rsidRPr="00935764">
        <w:rPr>
          <w:rFonts w:ascii="Helvetica Neue Light" w:hAnsi="Helvetica Neue Light"/>
          <w:rPrChange w:id="1183" w:author="Arthur de Catheu" w:date="2014-06-20T17:08:00Z">
            <w:rPr>
              <w:rFonts w:asciiTheme="majorHAnsi" w:eastAsiaTheme="majorEastAsia" w:hAnsiTheme="majorHAnsi" w:cstheme="majorBidi"/>
              <w:bCs/>
              <w:iCs/>
              <w:sz w:val="24"/>
            </w:rPr>
          </w:rPrChange>
        </w:rPr>
        <w:t xml:space="preserve">Cédant </w:t>
      </w:r>
      <w:r w:rsidRPr="00935764">
        <w:rPr>
          <w:rFonts w:ascii="Helvetica Neue Light" w:hAnsi="Helvetica Neue Light"/>
          <w:rPrChange w:id="1184" w:author="Arthur de Catheu" w:date="2014-06-20T17:08:00Z">
            <w:rPr>
              <w:rFonts w:asciiTheme="majorHAnsi" w:eastAsiaTheme="majorEastAsia" w:hAnsiTheme="majorHAnsi" w:cstheme="majorBidi"/>
              <w:bCs/>
              <w:iCs/>
              <w:sz w:val="24"/>
            </w:rPr>
          </w:rPrChange>
        </w:rPr>
        <w:t xml:space="preserve">mais la Créance n’est pas enregistrée en comptabilité, ou les caractéristiques comptabilisées sont différentes de celles précisées sur la Facture communiquée par le Cédant. Dès réception de l’information, </w:t>
      </w:r>
      <w:r w:rsidR="00A72E07" w:rsidRPr="00935764">
        <w:rPr>
          <w:rFonts w:ascii="Helvetica Neue Light" w:hAnsi="Helvetica Neue Light"/>
          <w:rPrChange w:id="1185" w:author="Arthur de Catheu" w:date="2014-06-20T17:08:00Z">
            <w:rPr>
              <w:rFonts w:asciiTheme="majorHAnsi" w:eastAsiaTheme="majorEastAsia" w:hAnsiTheme="majorHAnsi" w:cstheme="majorBidi"/>
              <w:bCs/>
              <w:iCs/>
              <w:sz w:val="24"/>
            </w:rPr>
          </w:rPrChange>
        </w:rPr>
        <w:t xml:space="preserve">l’analyste crédit </w:t>
      </w:r>
      <w:r w:rsidRPr="00935764">
        <w:rPr>
          <w:rFonts w:ascii="Helvetica Neue Light" w:hAnsi="Helvetica Neue Light"/>
          <w:rPrChange w:id="1186" w:author="Arthur de Catheu" w:date="2014-06-20T17:08:00Z">
            <w:rPr>
              <w:rFonts w:asciiTheme="majorHAnsi" w:eastAsiaTheme="majorEastAsia" w:hAnsiTheme="majorHAnsi" w:cstheme="majorBidi"/>
              <w:bCs/>
              <w:iCs/>
              <w:sz w:val="24"/>
            </w:rPr>
          </w:rPrChange>
        </w:rPr>
        <w:t xml:space="preserve">contacte le Cédant par téléphone ou email afin de lui indiquer que le Débiteur ne reconnaît pas l’existence ou les caractéristiques de cette Créance et que sa validation est suspendue. </w:t>
      </w:r>
      <w:r w:rsidR="002119A8" w:rsidRPr="00935764">
        <w:rPr>
          <w:rFonts w:ascii="Helvetica Neue Light" w:hAnsi="Helvetica Neue Light"/>
          <w:rPrChange w:id="1187" w:author="Arthur de Catheu" w:date="2014-06-20T17:08:00Z">
            <w:rPr>
              <w:rFonts w:asciiTheme="majorHAnsi" w:eastAsiaTheme="majorEastAsia" w:hAnsiTheme="majorHAnsi" w:cstheme="majorBidi"/>
              <w:bCs/>
              <w:iCs/>
              <w:sz w:val="24"/>
            </w:rPr>
          </w:rPrChange>
        </w:rPr>
        <w:t>Finexkap AM</w:t>
      </w:r>
      <w:r w:rsidR="00316BC9" w:rsidRPr="00935764">
        <w:rPr>
          <w:rFonts w:ascii="Helvetica Neue Light" w:hAnsi="Helvetica Neue Light"/>
          <w:rPrChange w:id="1188"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1189" w:author="Arthur de Catheu" w:date="2014-06-20T17:08:00Z">
            <w:rPr>
              <w:rFonts w:asciiTheme="majorHAnsi" w:eastAsiaTheme="majorEastAsia" w:hAnsiTheme="majorHAnsi" w:cstheme="majorBidi"/>
              <w:bCs/>
              <w:iCs/>
              <w:sz w:val="24"/>
            </w:rPr>
          </w:rPrChange>
        </w:rPr>
        <w:t xml:space="preserve">suspend immédiatement toute nouvelle demande de financement du Cédant concerné. Si des Factures émises par ce Cédant ont été acquises lors de demandes de financement antérieures, un appel téléphonique est immédiatement déclenché par </w:t>
      </w:r>
      <w:r w:rsidR="00A72E07" w:rsidRPr="00935764">
        <w:rPr>
          <w:rFonts w:ascii="Helvetica Neue Light" w:hAnsi="Helvetica Neue Light"/>
          <w:rPrChange w:id="1190" w:author="Arthur de Catheu" w:date="2014-06-20T17:08:00Z">
            <w:rPr>
              <w:rFonts w:asciiTheme="majorHAnsi" w:eastAsiaTheme="majorEastAsia" w:hAnsiTheme="majorHAnsi" w:cstheme="majorBidi"/>
              <w:bCs/>
              <w:iCs/>
              <w:sz w:val="24"/>
            </w:rPr>
          </w:rPrChange>
        </w:rPr>
        <w:t xml:space="preserve">l’analyste crédit </w:t>
      </w:r>
      <w:r w:rsidRPr="00935764">
        <w:rPr>
          <w:rFonts w:ascii="Helvetica Neue Light" w:hAnsi="Helvetica Neue Light"/>
          <w:rPrChange w:id="1191" w:author="Arthur de Catheu" w:date="2014-06-20T17:08:00Z">
            <w:rPr>
              <w:rFonts w:asciiTheme="majorHAnsi" w:eastAsiaTheme="majorEastAsia" w:hAnsiTheme="majorHAnsi" w:cstheme="majorBidi"/>
              <w:bCs/>
              <w:iCs/>
              <w:sz w:val="24"/>
            </w:rPr>
          </w:rPrChange>
        </w:rPr>
        <w:t>auprès des Débiteurs concernés afin de confirmer le paiement des Créances en gestion. En cas de contestation des Créances quant à leur existence ou leur caractéristique, les résolutions de</w:t>
      </w:r>
      <w:r w:rsidR="00A72E07" w:rsidRPr="00935764">
        <w:rPr>
          <w:rFonts w:ascii="Helvetica Neue Light" w:hAnsi="Helvetica Neue Light"/>
          <w:rPrChange w:id="1192" w:author="Arthur de Catheu" w:date="2014-06-20T17:08:00Z">
            <w:rPr>
              <w:rFonts w:asciiTheme="majorHAnsi" w:eastAsiaTheme="majorEastAsia" w:hAnsiTheme="majorHAnsi" w:cstheme="majorBidi"/>
              <w:bCs/>
              <w:iCs/>
              <w:sz w:val="24"/>
            </w:rPr>
          </w:rPrChange>
        </w:rPr>
        <w:t xml:space="preserve"> ce</w:t>
      </w:r>
      <w:r w:rsidRPr="00935764">
        <w:rPr>
          <w:rFonts w:ascii="Helvetica Neue Light" w:hAnsi="Helvetica Neue Light"/>
          <w:rPrChange w:id="1193" w:author="Arthur de Catheu" w:date="2014-06-20T17:08:00Z">
            <w:rPr>
              <w:rFonts w:asciiTheme="majorHAnsi" w:eastAsiaTheme="majorEastAsia" w:hAnsiTheme="majorHAnsi" w:cstheme="majorBidi"/>
              <w:bCs/>
              <w:iCs/>
              <w:sz w:val="24"/>
            </w:rPr>
          </w:rPrChange>
        </w:rPr>
        <w:t>s cessions sont immédiatement prononcées.</w:t>
      </w:r>
    </w:p>
    <w:p w14:paraId="75A06054" w14:textId="18FDD162" w:rsidR="00035A4D" w:rsidRPr="00935764" w:rsidRDefault="00035A4D" w:rsidP="00F157DC">
      <w:pPr>
        <w:pStyle w:val="Paragraphedeliste"/>
        <w:numPr>
          <w:ilvl w:val="0"/>
          <w:numId w:val="151"/>
        </w:numPr>
        <w:rPr>
          <w:rFonts w:ascii="Helvetica Neue Light" w:hAnsi="Helvetica Neue Light"/>
          <w:rPrChange w:id="1194" w:author="Arthur de Catheu" w:date="2014-06-20T17:08:00Z">
            <w:rPr/>
          </w:rPrChange>
        </w:rPr>
      </w:pPr>
      <w:r w:rsidRPr="00935764">
        <w:rPr>
          <w:rFonts w:ascii="Helvetica Neue Light" w:hAnsi="Helvetica Neue Light"/>
          <w:b/>
          <w:rPrChange w:id="1195" w:author="Arthur de Catheu" w:date="2014-06-20T17:08:00Z">
            <w:rPr>
              <w:rFonts w:asciiTheme="majorHAnsi" w:eastAsiaTheme="majorEastAsia" w:hAnsiTheme="majorHAnsi" w:cstheme="majorBidi"/>
              <w:b/>
              <w:bCs/>
              <w:iCs/>
              <w:sz w:val="24"/>
            </w:rPr>
          </w:rPrChange>
        </w:rPr>
        <w:lastRenderedPageBreak/>
        <w:t>« Fournisseur (Cédant) inconnu chez le Débiteur (Client) »</w:t>
      </w:r>
      <w:r w:rsidRPr="00935764">
        <w:rPr>
          <w:rFonts w:ascii="Helvetica Neue Light" w:hAnsi="Helvetica Neue Light"/>
          <w:rPrChange w:id="1196" w:author="Arthur de Catheu" w:date="2014-06-20T17:08:00Z">
            <w:rPr>
              <w:rFonts w:asciiTheme="majorHAnsi" w:eastAsiaTheme="majorEastAsia" w:hAnsiTheme="majorHAnsi" w:cstheme="majorBidi"/>
              <w:bCs/>
              <w:iCs/>
              <w:sz w:val="24"/>
            </w:rPr>
          </w:rPrChange>
        </w:rPr>
        <w:t xml:space="preserve"> : le Cédant n’est pas référencé chez le Débiteur. Dès réception de l’information, </w:t>
      </w:r>
      <w:r w:rsidR="00A72E07" w:rsidRPr="00935764">
        <w:rPr>
          <w:rFonts w:ascii="Helvetica Neue Light" w:hAnsi="Helvetica Neue Light"/>
          <w:rPrChange w:id="1197" w:author="Arthur de Catheu" w:date="2014-06-20T17:08:00Z">
            <w:rPr>
              <w:rFonts w:asciiTheme="majorHAnsi" w:eastAsiaTheme="majorEastAsia" w:hAnsiTheme="majorHAnsi" w:cstheme="majorBidi"/>
              <w:bCs/>
              <w:iCs/>
              <w:sz w:val="24"/>
            </w:rPr>
          </w:rPrChange>
        </w:rPr>
        <w:t xml:space="preserve">l’analyste crédit </w:t>
      </w:r>
      <w:r w:rsidRPr="00935764">
        <w:rPr>
          <w:rFonts w:ascii="Helvetica Neue Light" w:hAnsi="Helvetica Neue Light"/>
          <w:rPrChange w:id="1198" w:author="Arthur de Catheu" w:date="2014-06-20T17:08:00Z">
            <w:rPr>
              <w:rFonts w:asciiTheme="majorHAnsi" w:eastAsiaTheme="majorEastAsia" w:hAnsiTheme="majorHAnsi" w:cstheme="majorBidi"/>
              <w:bCs/>
              <w:iCs/>
              <w:sz w:val="24"/>
            </w:rPr>
          </w:rPrChange>
        </w:rPr>
        <w:t xml:space="preserve">informe le Cédant par </w:t>
      </w:r>
      <w:r w:rsidR="00A72E07" w:rsidRPr="00935764">
        <w:rPr>
          <w:rFonts w:ascii="Helvetica Neue Light" w:hAnsi="Helvetica Neue Light"/>
          <w:rPrChange w:id="1199" w:author="Arthur de Catheu" w:date="2014-06-20T17:08:00Z">
            <w:rPr>
              <w:rFonts w:asciiTheme="majorHAnsi" w:eastAsiaTheme="majorEastAsia" w:hAnsiTheme="majorHAnsi" w:cstheme="majorBidi"/>
              <w:bCs/>
              <w:iCs/>
              <w:sz w:val="24"/>
            </w:rPr>
          </w:rPrChange>
        </w:rPr>
        <w:t xml:space="preserve">téléphone ou </w:t>
      </w:r>
      <w:r w:rsidRPr="00935764">
        <w:rPr>
          <w:rFonts w:ascii="Helvetica Neue Light" w:hAnsi="Helvetica Neue Light"/>
          <w:rPrChange w:id="1200" w:author="Arthur de Catheu" w:date="2014-06-20T17:08:00Z">
            <w:rPr>
              <w:rFonts w:asciiTheme="majorHAnsi" w:eastAsiaTheme="majorEastAsia" w:hAnsiTheme="majorHAnsi" w:cstheme="majorBidi"/>
              <w:bCs/>
              <w:iCs/>
              <w:sz w:val="24"/>
            </w:rPr>
          </w:rPrChange>
        </w:rPr>
        <w:t xml:space="preserve">email que la validation de la Créance est suspendue. </w:t>
      </w:r>
      <w:r w:rsidR="002119A8" w:rsidRPr="00935764">
        <w:rPr>
          <w:rFonts w:ascii="Helvetica Neue Light" w:hAnsi="Helvetica Neue Light"/>
          <w:rPrChange w:id="1201" w:author="Arthur de Catheu" w:date="2014-06-20T17:08:00Z">
            <w:rPr>
              <w:rFonts w:asciiTheme="majorHAnsi" w:eastAsiaTheme="majorEastAsia" w:hAnsiTheme="majorHAnsi" w:cstheme="majorBidi"/>
              <w:bCs/>
              <w:iCs/>
              <w:sz w:val="24"/>
            </w:rPr>
          </w:rPrChange>
        </w:rPr>
        <w:t>Finexkap AM</w:t>
      </w:r>
      <w:r w:rsidRPr="00935764">
        <w:rPr>
          <w:rFonts w:ascii="Helvetica Neue Light" w:hAnsi="Helvetica Neue Light"/>
          <w:rPrChange w:id="1202" w:author="Arthur de Catheu" w:date="2014-06-20T17:08:00Z">
            <w:rPr>
              <w:rFonts w:asciiTheme="majorHAnsi" w:eastAsiaTheme="majorEastAsia" w:hAnsiTheme="majorHAnsi" w:cstheme="majorBidi"/>
              <w:bCs/>
              <w:iCs/>
              <w:sz w:val="24"/>
            </w:rPr>
          </w:rPrChange>
        </w:rPr>
        <w:t xml:space="preserve"> suspend immédiatement toute nouvelle demande de financement du Cédant concerné. Si des Créances émises par ce Cédant ont été acquises lors de demandes de financement antérieures, un appel téléphonique est immédiatement déclenché par </w:t>
      </w:r>
      <w:r w:rsidR="00A72E07" w:rsidRPr="00935764">
        <w:rPr>
          <w:rFonts w:ascii="Helvetica Neue Light" w:hAnsi="Helvetica Neue Light"/>
          <w:rPrChange w:id="1203" w:author="Arthur de Catheu" w:date="2014-06-20T17:08:00Z">
            <w:rPr>
              <w:rFonts w:asciiTheme="majorHAnsi" w:eastAsiaTheme="majorEastAsia" w:hAnsiTheme="majorHAnsi" w:cstheme="majorBidi"/>
              <w:bCs/>
              <w:iCs/>
              <w:sz w:val="24"/>
            </w:rPr>
          </w:rPrChange>
        </w:rPr>
        <w:t xml:space="preserve">l’analyste crédit </w:t>
      </w:r>
      <w:r w:rsidRPr="00935764">
        <w:rPr>
          <w:rFonts w:ascii="Helvetica Neue Light" w:hAnsi="Helvetica Neue Light"/>
          <w:rPrChange w:id="1204" w:author="Arthur de Catheu" w:date="2014-06-20T17:08:00Z">
            <w:rPr>
              <w:rFonts w:asciiTheme="majorHAnsi" w:eastAsiaTheme="majorEastAsia" w:hAnsiTheme="majorHAnsi" w:cstheme="majorBidi"/>
              <w:bCs/>
              <w:iCs/>
              <w:sz w:val="24"/>
            </w:rPr>
          </w:rPrChange>
        </w:rPr>
        <w:t>auprès des Débiteurs concernés afin de confirmer le paiement des Créances en gestion. En cas de contestation des Créances, les résolutions de</w:t>
      </w:r>
      <w:r w:rsidR="00A72E07" w:rsidRPr="00935764">
        <w:rPr>
          <w:rFonts w:ascii="Helvetica Neue Light" w:hAnsi="Helvetica Neue Light"/>
          <w:rPrChange w:id="1205" w:author="Arthur de Catheu" w:date="2014-06-20T17:08:00Z">
            <w:rPr>
              <w:rFonts w:asciiTheme="majorHAnsi" w:eastAsiaTheme="majorEastAsia" w:hAnsiTheme="majorHAnsi" w:cstheme="majorBidi"/>
              <w:bCs/>
              <w:iCs/>
              <w:sz w:val="24"/>
            </w:rPr>
          </w:rPrChange>
        </w:rPr>
        <w:t xml:space="preserve"> ce</w:t>
      </w:r>
      <w:r w:rsidRPr="00935764">
        <w:rPr>
          <w:rFonts w:ascii="Helvetica Neue Light" w:hAnsi="Helvetica Neue Light"/>
          <w:rPrChange w:id="1206" w:author="Arthur de Catheu" w:date="2014-06-20T17:08:00Z">
            <w:rPr>
              <w:rFonts w:asciiTheme="majorHAnsi" w:eastAsiaTheme="majorEastAsia" w:hAnsiTheme="majorHAnsi" w:cstheme="majorBidi"/>
              <w:bCs/>
              <w:iCs/>
              <w:sz w:val="24"/>
            </w:rPr>
          </w:rPrChange>
        </w:rPr>
        <w:t>s cessions sont immédiatement prononcées.</w:t>
      </w:r>
    </w:p>
    <w:p w14:paraId="249C6962" w14:textId="4452E10D" w:rsidR="00035A4D" w:rsidRPr="00935764" w:rsidRDefault="00035A4D" w:rsidP="00F157DC">
      <w:pPr>
        <w:pStyle w:val="Paragraphedeliste"/>
        <w:numPr>
          <w:ilvl w:val="0"/>
          <w:numId w:val="151"/>
        </w:numPr>
        <w:rPr>
          <w:rFonts w:ascii="Helvetica Neue Light" w:hAnsi="Helvetica Neue Light"/>
          <w:rPrChange w:id="1207" w:author="Arthur de Catheu" w:date="2014-06-20T17:08:00Z">
            <w:rPr/>
          </w:rPrChange>
        </w:rPr>
      </w:pPr>
      <w:r w:rsidRPr="00935764">
        <w:rPr>
          <w:rFonts w:ascii="Helvetica Neue Light" w:hAnsi="Helvetica Neue Light"/>
          <w:b/>
          <w:rPrChange w:id="1208" w:author="Arthur de Catheu" w:date="2014-06-20T17:08:00Z">
            <w:rPr>
              <w:rFonts w:asciiTheme="majorHAnsi" w:eastAsiaTheme="majorEastAsia" w:hAnsiTheme="majorHAnsi" w:cstheme="majorBidi"/>
              <w:b/>
              <w:bCs/>
              <w:iCs/>
              <w:sz w:val="24"/>
            </w:rPr>
          </w:rPrChange>
        </w:rPr>
        <w:t>« Facture identifiée, justificatif non identifié »</w:t>
      </w:r>
      <w:r w:rsidRPr="00935764">
        <w:rPr>
          <w:rFonts w:ascii="Helvetica Neue Light" w:hAnsi="Helvetica Neue Light"/>
          <w:rPrChange w:id="1209" w:author="Arthur de Catheu" w:date="2014-06-20T17:08:00Z">
            <w:rPr>
              <w:rFonts w:asciiTheme="majorHAnsi" w:eastAsiaTheme="majorEastAsia" w:hAnsiTheme="majorHAnsi" w:cstheme="majorBidi"/>
              <w:bCs/>
              <w:iCs/>
              <w:sz w:val="24"/>
            </w:rPr>
          </w:rPrChange>
        </w:rPr>
        <w:t xml:space="preserve"> : la Créance a été validée par le Débiteur mais celui-ci conteste un justificatif. Dès réception de l’information, </w:t>
      </w:r>
      <w:r w:rsidR="00A72E07" w:rsidRPr="00935764">
        <w:rPr>
          <w:rFonts w:ascii="Helvetica Neue Light" w:hAnsi="Helvetica Neue Light"/>
          <w:rPrChange w:id="1210" w:author="Arthur de Catheu" w:date="2014-06-20T17:08:00Z">
            <w:rPr>
              <w:rFonts w:asciiTheme="majorHAnsi" w:eastAsiaTheme="majorEastAsia" w:hAnsiTheme="majorHAnsi" w:cstheme="majorBidi"/>
              <w:bCs/>
              <w:iCs/>
              <w:sz w:val="24"/>
            </w:rPr>
          </w:rPrChange>
        </w:rPr>
        <w:t xml:space="preserve">l’analyste crédit </w:t>
      </w:r>
      <w:r w:rsidRPr="00935764">
        <w:rPr>
          <w:rFonts w:ascii="Helvetica Neue Light" w:hAnsi="Helvetica Neue Light"/>
          <w:rPrChange w:id="1211" w:author="Arthur de Catheu" w:date="2014-06-20T17:08:00Z">
            <w:rPr>
              <w:rFonts w:asciiTheme="majorHAnsi" w:eastAsiaTheme="majorEastAsia" w:hAnsiTheme="majorHAnsi" w:cstheme="majorBidi"/>
              <w:bCs/>
              <w:iCs/>
              <w:sz w:val="24"/>
            </w:rPr>
          </w:rPrChange>
        </w:rPr>
        <w:t xml:space="preserve">contacte le Cédant par </w:t>
      </w:r>
      <w:r w:rsidR="00A72E07" w:rsidRPr="00935764">
        <w:rPr>
          <w:rFonts w:ascii="Helvetica Neue Light" w:hAnsi="Helvetica Neue Light"/>
          <w:rPrChange w:id="1212" w:author="Arthur de Catheu" w:date="2014-06-20T17:08:00Z">
            <w:rPr>
              <w:rFonts w:asciiTheme="majorHAnsi" w:eastAsiaTheme="majorEastAsia" w:hAnsiTheme="majorHAnsi" w:cstheme="majorBidi"/>
              <w:bCs/>
              <w:iCs/>
              <w:sz w:val="24"/>
            </w:rPr>
          </w:rPrChange>
        </w:rPr>
        <w:t xml:space="preserve">téléphone ou </w:t>
      </w:r>
      <w:r w:rsidRPr="00935764">
        <w:rPr>
          <w:rFonts w:ascii="Helvetica Neue Light" w:hAnsi="Helvetica Neue Light"/>
          <w:rPrChange w:id="1213" w:author="Arthur de Catheu" w:date="2014-06-20T17:08:00Z">
            <w:rPr>
              <w:rFonts w:asciiTheme="majorHAnsi" w:eastAsiaTheme="majorEastAsia" w:hAnsiTheme="majorHAnsi" w:cstheme="majorBidi"/>
              <w:bCs/>
              <w:iCs/>
              <w:sz w:val="24"/>
            </w:rPr>
          </w:rPrChange>
        </w:rPr>
        <w:t xml:space="preserve">email pour lui indiquer que la validation de la Créance est suspendue. </w:t>
      </w:r>
      <w:r w:rsidR="002119A8" w:rsidRPr="00935764">
        <w:rPr>
          <w:rFonts w:ascii="Helvetica Neue Light" w:hAnsi="Helvetica Neue Light"/>
          <w:rPrChange w:id="1214" w:author="Arthur de Catheu" w:date="2014-06-20T17:08:00Z">
            <w:rPr>
              <w:rFonts w:asciiTheme="majorHAnsi" w:eastAsiaTheme="majorEastAsia" w:hAnsiTheme="majorHAnsi" w:cstheme="majorBidi"/>
              <w:bCs/>
              <w:iCs/>
              <w:sz w:val="24"/>
            </w:rPr>
          </w:rPrChange>
        </w:rPr>
        <w:t>Finexkap AM</w:t>
      </w:r>
      <w:r w:rsidR="00316BC9" w:rsidRPr="00935764">
        <w:rPr>
          <w:rFonts w:ascii="Helvetica Neue Light" w:hAnsi="Helvetica Neue Light"/>
          <w:rPrChange w:id="1215" w:author="Arthur de Catheu" w:date="2014-06-20T17:08:00Z">
            <w:rPr>
              <w:rFonts w:asciiTheme="majorHAnsi" w:eastAsiaTheme="majorEastAsia" w:hAnsiTheme="majorHAnsi" w:cstheme="majorBidi"/>
              <w:bCs/>
              <w:iCs/>
              <w:sz w:val="24"/>
            </w:rPr>
          </w:rPrChange>
        </w:rPr>
        <w:t xml:space="preserve"> </w:t>
      </w:r>
      <w:r w:rsidR="00A72E07" w:rsidRPr="00935764">
        <w:rPr>
          <w:rFonts w:ascii="Helvetica Neue Light" w:hAnsi="Helvetica Neue Light"/>
          <w:rPrChange w:id="1216" w:author="Arthur de Catheu" w:date="2014-06-20T17:08:00Z">
            <w:rPr>
              <w:rFonts w:asciiTheme="majorHAnsi" w:eastAsiaTheme="majorEastAsia" w:hAnsiTheme="majorHAnsi" w:cstheme="majorBidi"/>
              <w:bCs/>
              <w:iCs/>
              <w:sz w:val="24"/>
            </w:rPr>
          </w:rPrChange>
        </w:rPr>
        <w:t xml:space="preserve">suspend </w:t>
      </w:r>
      <w:r w:rsidRPr="00935764">
        <w:rPr>
          <w:rFonts w:ascii="Helvetica Neue Light" w:hAnsi="Helvetica Neue Light"/>
          <w:rPrChange w:id="1217" w:author="Arthur de Catheu" w:date="2014-06-20T17:08:00Z">
            <w:rPr>
              <w:rFonts w:asciiTheme="majorHAnsi" w:eastAsiaTheme="majorEastAsia" w:hAnsiTheme="majorHAnsi" w:cstheme="majorBidi"/>
              <w:bCs/>
              <w:iCs/>
              <w:sz w:val="24"/>
            </w:rPr>
          </w:rPrChange>
        </w:rPr>
        <w:t xml:space="preserve">immédiatement toute nouvelle demande de financement du Cédant concerné. Si des Créances émises par ce Cédant ont été acquises lors de demandes de financement antérieures, un appel téléphonique est immédiatement déclenché par </w:t>
      </w:r>
      <w:r w:rsidR="00A72E07" w:rsidRPr="00935764">
        <w:rPr>
          <w:rFonts w:ascii="Helvetica Neue Light" w:hAnsi="Helvetica Neue Light"/>
          <w:rPrChange w:id="1218" w:author="Arthur de Catheu" w:date="2014-06-20T17:08:00Z">
            <w:rPr>
              <w:rFonts w:asciiTheme="majorHAnsi" w:eastAsiaTheme="majorEastAsia" w:hAnsiTheme="majorHAnsi" w:cstheme="majorBidi"/>
              <w:bCs/>
              <w:iCs/>
              <w:sz w:val="24"/>
            </w:rPr>
          </w:rPrChange>
        </w:rPr>
        <w:t>l’analyste crédit</w:t>
      </w:r>
      <w:r w:rsidR="00316BC9" w:rsidRPr="00935764">
        <w:rPr>
          <w:rFonts w:ascii="Helvetica Neue Light" w:hAnsi="Helvetica Neue Light"/>
          <w:rPrChange w:id="1219"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1220" w:author="Arthur de Catheu" w:date="2014-06-20T17:08:00Z">
            <w:rPr>
              <w:rFonts w:asciiTheme="majorHAnsi" w:eastAsiaTheme="majorEastAsia" w:hAnsiTheme="majorHAnsi" w:cstheme="majorBidi"/>
              <w:bCs/>
              <w:iCs/>
              <w:sz w:val="24"/>
            </w:rPr>
          </w:rPrChange>
        </w:rPr>
        <w:t>auprès des Débiteurs concernés afin de confirmer le paiement des Créances en gestion. En cas de contestation des Créances, les résolutions de</w:t>
      </w:r>
      <w:r w:rsidR="00A72E07" w:rsidRPr="00935764">
        <w:rPr>
          <w:rFonts w:ascii="Helvetica Neue Light" w:hAnsi="Helvetica Neue Light"/>
          <w:rPrChange w:id="1221" w:author="Arthur de Catheu" w:date="2014-06-20T17:08:00Z">
            <w:rPr>
              <w:rFonts w:asciiTheme="majorHAnsi" w:eastAsiaTheme="majorEastAsia" w:hAnsiTheme="majorHAnsi" w:cstheme="majorBidi"/>
              <w:bCs/>
              <w:iCs/>
              <w:sz w:val="24"/>
            </w:rPr>
          </w:rPrChange>
        </w:rPr>
        <w:t xml:space="preserve"> ce</w:t>
      </w:r>
      <w:r w:rsidRPr="00935764">
        <w:rPr>
          <w:rFonts w:ascii="Helvetica Neue Light" w:hAnsi="Helvetica Neue Light"/>
          <w:rPrChange w:id="1222" w:author="Arthur de Catheu" w:date="2014-06-20T17:08:00Z">
            <w:rPr>
              <w:rFonts w:asciiTheme="majorHAnsi" w:eastAsiaTheme="majorEastAsia" w:hAnsiTheme="majorHAnsi" w:cstheme="majorBidi"/>
              <w:bCs/>
              <w:iCs/>
              <w:sz w:val="24"/>
            </w:rPr>
          </w:rPrChange>
        </w:rPr>
        <w:t>s cessions sont immédiatement prononcées.</w:t>
      </w:r>
    </w:p>
    <w:p w14:paraId="2D557915" w14:textId="77777777" w:rsidR="000959B9" w:rsidRPr="00935764" w:rsidRDefault="000959B9" w:rsidP="000959B9">
      <w:pPr>
        <w:ind w:left="360"/>
        <w:rPr>
          <w:rFonts w:ascii="Helvetica Neue Light" w:hAnsi="Helvetica Neue Light"/>
          <w:rPrChange w:id="1223" w:author="Arthur de Catheu" w:date="2014-06-20T17:08:00Z">
            <w:rPr/>
          </w:rPrChange>
        </w:rPr>
      </w:pPr>
    </w:p>
    <w:p w14:paraId="5906FB49" w14:textId="2A81F052" w:rsidR="000959B9" w:rsidRPr="00935764" w:rsidRDefault="000959B9" w:rsidP="00E33821">
      <w:pPr>
        <w:rPr>
          <w:rFonts w:ascii="Helvetica Neue Light" w:hAnsi="Helvetica Neue Light"/>
          <w:rPrChange w:id="1224" w:author="Arthur de Catheu" w:date="2014-06-20T17:08:00Z">
            <w:rPr/>
          </w:rPrChange>
        </w:rPr>
      </w:pPr>
      <w:r w:rsidRPr="00935764">
        <w:rPr>
          <w:rFonts w:ascii="Helvetica Neue Light" w:hAnsi="Helvetica Neue Light"/>
          <w:rPrChange w:id="1225" w:author="Arthur de Catheu" w:date="2014-06-20T17:08:00Z">
            <w:rPr>
              <w:rFonts w:asciiTheme="majorHAnsi" w:eastAsiaTheme="majorEastAsia" w:hAnsiTheme="majorHAnsi" w:cstheme="majorBidi"/>
              <w:bCs/>
              <w:iCs/>
              <w:sz w:val="24"/>
            </w:rPr>
          </w:rPrChange>
        </w:rPr>
        <w:t xml:space="preserve">Par ailleurs, un champ libre </w:t>
      </w:r>
      <w:r w:rsidR="00707066" w:rsidRPr="00935764">
        <w:rPr>
          <w:rFonts w:ascii="Helvetica Neue Light" w:hAnsi="Helvetica Neue Light"/>
          <w:rPrChange w:id="1226" w:author="Arthur de Catheu" w:date="2014-06-20T17:08:00Z">
            <w:rPr>
              <w:rFonts w:asciiTheme="majorHAnsi" w:eastAsiaTheme="majorEastAsia" w:hAnsiTheme="majorHAnsi" w:cstheme="majorBidi"/>
              <w:bCs/>
              <w:iCs/>
              <w:sz w:val="24"/>
            </w:rPr>
          </w:rPrChange>
        </w:rPr>
        <w:t xml:space="preserve">facultatif </w:t>
      </w:r>
      <w:r w:rsidRPr="00935764">
        <w:rPr>
          <w:rFonts w:ascii="Helvetica Neue Light" w:hAnsi="Helvetica Neue Light"/>
          <w:rPrChange w:id="1227" w:author="Arthur de Catheu" w:date="2014-06-20T17:08:00Z">
            <w:rPr>
              <w:rFonts w:asciiTheme="majorHAnsi" w:eastAsiaTheme="majorEastAsia" w:hAnsiTheme="majorHAnsi" w:cstheme="majorBidi"/>
              <w:bCs/>
              <w:iCs/>
              <w:sz w:val="24"/>
            </w:rPr>
          </w:rPrChange>
        </w:rPr>
        <w:t>pourra être renseigné par l’</w:t>
      </w:r>
      <w:r w:rsidR="00D563FF" w:rsidRPr="00935764">
        <w:rPr>
          <w:rFonts w:ascii="Helvetica Neue Light" w:hAnsi="Helvetica Neue Light"/>
          <w:rPrChange w:id="1228" w:author="Arthur de Catheu" w:date="2014-06-20T17:08:00Z">
            <w:rPr>
              <w:rFonts w:asciiTheme="majorHAnsi" w:eastAsiaTheme="majorEastAsia" w:hAnsiTheme="majorHAnsi" w:cstheme="majorBidi"/>
              <w:bCs/>
              <w:iCs/>
              <w:sz w:val="24"/>
            </w:rPr>
          </w:rPrChange>
        </w:rPr>
        <w:t>a</w:t>
      </w:r>
      <w:r w:rsidR="00420621" w:rsidRPr="00935764">
        <w:rPr>
          <w:rFonts w:ascii="Helvetica Neue Light" w:hAnsi="Helvetica Neue Light"/>
          <w:rPrChange w:id="1229" w:author="Arthur de Catheu" w:date="2014-06-20T17:08:00Z">
            <w:rPr>
              <w:rFonts w:asciiTheme="majorHAnsi" w:eastAsiaTheme="majorEastAsia" w:hAnsiTheme="majorHAnsi" w:cstheme="majorBidi"/>
              <w:bCs/>
              <w:iCs/>
              <w:sz w:val="24"/>
            </w:rPr>
          </w:rPrChange>
        </w:rPr>
        <w:t>nalyste crédit</w:t>
      </w:r>
      <w:r w:rsidRPr="00935764">
        <w:rPr>
          <w:rFonts w:ascii="Helvetica Neue Light" w:hAnsi="Helvetica Neue Light"/>
          <w:rPrChange w:id="1230" w:author="Arthur de Catheu" w:date="2014-06-20T17:08:00Z">
            <w:rPr>
              <w:rFonts w:asciiTheme="majorHAnsi" w:eastAsiaTheme="majorEastAsia" w:hAnsiTheme="majorHAnsi" w:cstheme="majorBidi"/>
              <w:bCs/>
              <w:iCs/>
              <w:sz w:val="24"/>
            </w:rPr>
          </w:rPrChange>
        </w:rPr>
        <w:t>, de telle sorte à porter une appréciation qualitative sur les réponses apportées par le Débiteur.</w:t>
      </w:r>
    </w:p>
    <w:p w14:paraId="1F83999D" w14:textId="35DB3518" w:rsidR="00035A4D" w:rsidRPr="00935764" w:rsidRDefault="00035A4D">
      <w:pPr>
        <w:pStyle w:val="Titre3"/>
        <w:rPr>
          <w:rFonts w:ascii="Helvetica Neue Light" w:hAnsi="Helvetica Neue Light"/>
          <w:rPrChange w:id="1231" w:author="Arthur de Catheu" w:date="2014-06-20T17:08:00Z">
            <w:rPr/>
          </w:rPrChange>
        </w:rPr>
      </w:pPr>
      <w:bookmarkStart w:id="1232" w:name="_Toc265315287"/>
      <w:r w:rsidRPr="00935764">
        <w:rPr>
          <w:rFonts w:ascii="Helvetica Neue Light" w:hAnsi="Helvetica Neue Light"/>
          <w:rPrChange w:id="1233" w:author="Arthur de Catheu" w:date="2014-06-20T17:08:00Z">
            <w:rPr>
              <w:rFonts w:asciiTheme="majorHAnsi" w:hAnsiTheme="majorHAnsi"/>
              <w:b w:val="0"/>
              <w:iCs/>
            </w:rPr>
          </w:rPrChange>
        </w:rPr>
        <w:t xml:space="preserve">Contrôles des ratios de risque et des </w:t>
      </w:r>
      <w:r w:rsidR="00130F25" w:rsidRPr="00935764">
        <w:rPr>
          <w:rFonts w:ascii="Helvetica Neue Light" w:hAnsi="Helvetica Neue Light"/>
          <w:rPrChange w:id="1234" w:author="Arthur de Catheu" w:date="2014-06-20T17:08:00Z">
            <w:rPr>
              <w:rFonts w:asciiTheme="majorHAnsi" w:hAnsiTheme="majorHAnsi"/>
              <w:b w:val="0"/>
              <w:iCs/>
            </w:rPr>
          </w:rPrChange>
        </w:rPr>
        <w:t xml:space="preserve">indicateurs et </w:t>
      </w:r>
      <w:r w:rsidRPr="00935764">
        <w:rPr>
          <w:rFonts w:ascii="Helvetica Neue Light" w:hAnsi="Helvetica Neue Light"/>
          <w:rPrChange w:id="1235" w:author="Arthur de Catheu" w:date="2014-06-20T17:08:00Z">
            <w:rPr>
              <w:rFonts w:asciiTheme="majorHAnsi" w:hAnsiTheme="majorHAnsi"/>
              <w:b w:val="0"/>
              <w:iCs/>
            </w:rPr>
          </w:rPrChange>
        </w:rPr>
        <w:t>limites de concentration</w:t>
      </w:r>
      <w:bookmarkEnd w:id="1232"/>
      <w:r w:rsidRPr="00935764">
        <w:rPr>
          <w:rFonts w:ascii="Helvetica Neue Light" w:hAnsi="Helvetica Neue Light"/>
          <w:rPrChange w:id="1236" w:author="Arthur de Catheu" w:date="2014-06-20T17:08:00Z">
            <w:rPr>
              <w:rFonts w:asciiTheme="majorHAnsi" w:hAnsiTheme="majorHAnsi"/>
              <w:b w:val="0"/>
              <w:iCs/>
            </w:rPr>
          </w:rPrChange>
        </w:rPr>
        <w:t xml:space="preserve"> </w:t>
      </w:r>
    </w:p>
    <w:p w14:paraId="16A8DAAE" w14:textId="33F1BED4" w:rsidR="00035A4D" w:rsidRPr="00935764" w:rsidRDefault="0089786B" w:rsidP="00035A4D">
      <w:pPr>
        <w:spacing w:before="120"/>
        <w:rPr>
          <w:rFonts w:ascii="Helvetica Neue Light" w:hAnsi="Helvetica Neue Light"/>
          <w:rPrChange w:id="1237" w:author="Arthur de Catheu" w:date="2014-06-20T17:08:00Z">
            <w:rPr/>
          </w:rPrChange>
        </w:rPr>
      </w:pPr>
      <w:r w:rsidRPr="00935764">
        <w:rPr>
          <w:rFonts w:ascii="Helvetica Neue Light" w:hAnsi="Helvetica Neue Light"/>
          <w:rPrChange w:id="1238" w:author="Arthur de Catheu" w:date="2014-06-20T17:08:00Z">
            <w:rPr>
              <w:rFonts w:asciiTheme="majorHAnsi" w:eastAsiaTheme="majorEastAsia" w:hAnsiTheme="majorHAnsi" w:cstheme="majorBidi"/>
              <w:bCs/>
              <w:iCs/>
              <w:sz w:val="24"/>
            </w:rPr>
          </w:rPrChange>
        </w:rPr>
        <w:t xml:space="preserve">Les Créances proposées au Comité d’Investissement feront l’objet d’une </w:t>
      </w:r>
      <w:r w:rsidR="00035A4D" w:rsidRPr="00935764">
        <w:rPr>
          <w:rFonts w:ascii="Helvetica Neue Light" w:hAnsi="Helvetica Neue Light"/>
          <w:rPrChange w:id="1239" w:author="Arthur de Catheu" w:date="2014-06-20T17:08:00Z">
            <w:rPr>
              <w:rFonts w:asciiTheme="majorHAnsi" w:eastAsiaTheme="majorEastAsia" w:hAnsiTheme="majorHAnsi" w:cstheme="majorBidi"/>
              <w:bCs/>
              <w:iCs/>
              <w:sz w:val="24"/>
            </w:rPr>
          </w:rPrChange>
        </w:rPr>
        <w:t xml:space="preserve">vérification de </w:t>
      </w:r>
      <w:r w:rsidRPr="00935764">
        <w:rPr>
          <w:rFonts w:ascii="Helvetica Neue Light" w:hAnsi="Helvetica Neue Light"/>
          <w:rPrChange w:id="1240" w:author="Arthur de Catheu" w:date="2014-06-20T17:08:00Z">
            <w:rPr>
              <w:rFonts w:asciiTheme="majorHAnsi" w:eastAsiaTheme="majorEastAsia" w:hAnsiTheme="majorHAnsi" w:cstheme="majorBidi"/>
              <w:bCs/>
              <w:iCs/>
              <w:sz w:val="24"/>
            </w:rPr>
          </w:rPrChange>
        </w:rPr>
        <w:t xml:space="preserve">leur </w:t>
      </w:r>
      <w:r w:rsidR="00035A4D" w:rsidRPr="00935764">
        <w:rPr>
          <w:rFonts w:ascii="Helvetica Neue Light" w:hAnsi="Helvetica Neue Light"/>
          <w:rPrChange w:id="1241" w:author="Arthur de Catheu" w:date="2014-06-20T17:08:00Z">
            <w:rPr>
              <w:rFonts w:asciiTheme="majorHAnsi" w:eastAsiaTheme="majorEastAsia" w:hAnsiTheme="majorHAnsi" w:cstheme="majorBidi"/>
              <w:bCs/>
              <w:iCs/>
              <w:sz w:val="24"/>
            </w:rPr>
          </w:rPrChange>
        </w:rPr>
        <w:t>impact sur les ratios de risque et les</w:t>
      </w:r>
      <w:r w:rsidR="00130F25" w:rsidRPr="00935764">
        <w:rPr>
          <w:rFonts w:ascii="Helvetica Neue Light" w:hAnsi="Helvetica Neue Light"/>
          <w:rPrChange w:id="1242" w:author="Arthur de Catheu" w:date="2014-06-20T17:08:00Z">
            <w:rPr>
              <w:rFonts w:asciiTheme="majorHAnsi" w:eastAsiaTheme="majorEastAsia" w:hAnsiTheme="majorHAnsi" w:cstheme="majorBidi"/>
              <w:bCs/>
              <w:iCs/>
              <w:sz w:val="24"/>
            </w:rPr>
          </w:rPrChange>
        </w:rPr>
        <w:t xml:space="preserve"> </w:t>
      </w:r>
      <w:r w:rsidR="00035A4D" w:rsidRPr="00935764">
        <w:rPr>
          <w:rFonts w:ascii="Helvetica Neue Light" w:hAnsi="Helvetica Neue Light"/>
          <w:rPrChange w:id="1243" w:author="Arthur de Catheu" w:date="2014-06-20T17:08:00Z">
            <w:rPr>
              <w:rFonts w:asciiTheme="majorHAnsi" w:eastAsiaTheme="majorEastAsia" w:hAnsiTheme="majorHAnsi" w:cstheme="majorBidi"/>
              <w:bCs/>
              <w:iCs/>
              <w:sz w:val="24"/>
            </w:rPr>
          </w:rPrChange>
        </w:rPr>
        <w:t>limites de concentration</w:t>
      </w:r>
      <w:r w:rsidR="00D15207" w:rsidRPr="00935764">
        <w:rPr>
          <w:rFonts w:ascii="Helvetica Neue Light" w:hAnsi="Helvetica Neue Light"/>
          <w:rPrChange w:id="1244" w:author="Arthur de Catheu" w:date="2014-06-20T17:08:00Z">
            <w:rPr>
              <w:rFonts w:asciiTheme="majorHAnsi" w:eastAsiaTheme="majorEastAsia" w:hAnsiTheme="majorHAnsi" w:cstheme="majorBidi"/>
              <w:bCs/>
              <w:iCs/>
              <w:sz w:val="24"/>
            </w:rPr>
          </w:rPrChange>
        </w:rPr>
        <w:t xml:space="preserve"> par le Comité d’Investissement</w:t>
      </w:r>
      <w:r w:rsidR="006E7619" w:rsidRPr="00935764">
        <w:rPr>
          <w:rFonts w:ascii="Helvetica Neue Light" w:hAnsi="Helvetica Neue Light"/>
          <w:rPrChange w:id="1245" w:author="Arthur de Catheu" w:date="2014-06-20T17:08:00Z">
            <w:rPr>
              <w:rFonts w:asciiTheme="majorHAnsi" w:eastAsiaTheme="majorEastAsia" w:hAnsiTheme="majorHAnsi" w:cstheme="majorBidi"/>
              <w:bCs/>
              <w:iCs/>
              <w:sz w:val="24"/>
            </w:rPr>
          </w:rPrChange>
        </w:rPr>
        <w:t xml:space="preserve"> </w:t>
      </w:r>
      <w:r w:rsidR="00035A4D" w:rsidRPr="00935764">
        <w:rPr>
          <w:rFonts w:ascii="Helvetica Neue Light" w:hAnsi="Helvetica Neue Light"/>
          <w:rPrChange w:id="1246" w:author="Arthur de Catheu" w:date="2014-06-20T17:08:00Z">
            <w:rPr>
              <w:rFonts w:asciiTheme="majorHAnsi" w:eastAsiaTheme="majorEastAsia" w:hAnsiTheme="majorHAnsi" w:cstheme="majorBidi"/>
              <w:bCs/>
              <w:iCs/>
              <w:sz w:val="24"/>
            </w:rPr>
          </w:rPrChange>
        </w:rPr>
        <w:t>(</w:t>
      </w:r>
      <w:r w:rsidR="00707066" w:rsidRPr="00935764">
        <w:rPr>
          <w:rFonts w:ascii="Helvetica Neue Light" w:hAnsi="Helvetica Neue Light"/>
          <w:rPrChange w:id="1247" w:author="Arthur de Catheu" w:date="2014-06-20T17:08:00Z">
            <w:rPr>
              <w:rFonts w:asciiTheme="majorHAnsi" w:eastAsiaTheme="majorEastAsia" w:hAnsiTheme="majorHAnsi" w:cstheme="majorBidi"/>
              <w:bCs/>
              <w:iCs/>
              <w:sz w:val="24"/>
            </w:rPr>
          </w:rPrChange>
        </w:rPr>
        <w:t>voir</w:t>
      </w:r>
      <w:r w:rsidR="001431FE" w:rsidRPr="00935764">
        <w:rPr>
          <w:rFonts w:ascii="Helvetica Neue Light" w:hAnsi="Helvetica Neue Light"/>
          <w:rPrChange w:id="1248" w:author="Arthur de Catheu" w:date="2014-06-20T17:08:00Z">
            <w:rPr>
              <w:rFonts w:asciiTheme="majorHAnsi" w:eastAsiaTheme="majorEastAsia" w:hAnsiTheme="majorHAnsi" w:cstheme="majorBidi"/>
              <w:bCs/>
              <w:iCs/>
              <w:sz w:val="24"/>
            </w:rPr>
          </w:rPrChange>
        </w:rPr>
        <w:t xml:space="preserve"> </w:t>
      </w:r>
      <w:r w:rsidR="00035A4D" w:rsidRPr="00935764">
        <w:rPr>
          <w:rFonts w:ascii="Helvetica Neue Light" w:hAnsi="Helvetica Neue Light"/>
          <w:rPrChange w:id="1249" w:author="Arthur de Catheu" w:date="2014-06-20T17:08:00Z">
            <w:rPr>
              <w:rFonts w:asciiTheme="majorHAnsi" w:eastAsiaTheme="majorEastAsia" w:hAnsiTheme="majorHAnsi" w:cstheme="majorBidi"/>
              <w:bCs/>
              <w:iCs/>
              <w:sz w:val="24"/>
            </w:rPr>
          </w:rPrChange>
        </w:rPr>
        <w:fldChar w:fldCharType="begin"/>
      </w:r>
      <w:r w:rsidR="00035A4D" w:rsidRPr="00935764">
        <w:rPr>
          <w:rFonts w:ascii="Helvetica Neue Light" w:hAnsi="Helvetica Neue Light"/>
          <w:rPrChange w:id="1250" w:author="Arthur de Catheu" w:date="2014-06-20T17:08:00Z">
            <w:rPr>
              <w:rFonts w:asciiTheme="majorHAnsi" w:eastAsiaTheme="majorEastAsia" w:hAnsiTheme="majorHAnsi" w:cstheme="majorBidi"/>
              <w:bCs/>
              <w:iCs/>
              <w:sz w:val="24"/>
            </w:rPr>
          </w:rPrChange>
        </w:rPr>
        <w:instrText xml:space="preserve"> REF _Ref248472412 \h </w:instrText>
      </w:r>
      <w:r w:rsidR="00C21EBC" w:rsidRPr="00935764">
        <w:rPr>
          <w:rFonts w:ascii="Helvetica Neue Light" w:hAnsi="Helvetica Neue Light"/>
          <w:rPrChange w:id="1251" w:author="Arthur de Catheu" w:date="2014-06-20T17:08:00Z">
            <w:rPr>
              <w:rFonts w:asciiTheme="majorHAnsi" w:eastAsiaTheme="majorEastAsia" w:hAnsiTheme="majorHAnsi" w:cstheme="majorBidi"/>
              <w:bCs/>
              <w:iCs/>
              <w:sz w:val="24"/>
            </w:rPr>
          </w:rPrChange>
        </w:rPr>
        <w:instrText xml:space="preserve"> \* MERGEFORMAT </w:instrText>
      </w:r>
      <w:r w:rsidR="00035A4D" w:rsidRPr="00935764">
        <w:rPr>
          <w:rFonts w:ascii="Helvetica Neue Light" w:hAnsi="Helvetica Neue Light"/>
          <w:rPrChange w:id="1252" w:author="Arthur de Catheu" w:date="2014-06-20T17:08:00Z">
            <w:rPr>
              <w:rFonts w:ascii="Helvetica Neue Light" w:hAnsi="Helvetica Neue Light"/>
            </w:rPr>
          </w:rPrChange>
        </w:rPr>
      </w:r>
      <w:r w:rsidR="00035A4D" w:rsidRPr="00935764">
        <w:rPr>
          <w:rFonts w:ascii="Helvetica Neue Light" w:hAnsi="Helvetica Neue Light"/>
          <w:rPrChange w:id="1253" w:author="Arthur de Catheu" w:date="2014-06-20T17:08:00Z">
            <w:rPr>
              <w:rFonts w:asciiTheme="majorHAnsi" w:eastAsiaTheme="majorEastAsia" w:hAnsiTheme="majorHAnsi" w:cstheme="majorBidi"/>
              <w:bCs/>
              <w:iCs/>
              <w:sz w:val="24"/>
            </w:rPr>
          </w:rPrChange>
        </w:rPr>
        <w:fldChar w:fldCharType="separate"/>
      </w:r>
      <w:ins w:id="1254" w:author="Arthur de Catheu" w:date="2014-06-25T11:35:00Z">
        <w:r w:rsidR="005B0BF1" w:rsidRPr="00935764">
          <w:rPr>
            <w:rFonts w:ascii="Helvetica Neue Light" w:hAnsi="Helvetica Neue Light"/>
            <w:rPrChange w:id="1255" w:author="Arthur de Catheu" w:date="2014-06-20T17:08:00Z">
              <w:rPr/>
            </w:rPrChange>
          </w:rPr>
          <w:t>Gestion et contrôle des ratios de risque et de liquidité</w:t>
        </w:r>
      </w:ins>
      <w:r w:rsidR="00035A4D" w:rsidRPr="00935764">
        <w:rPr>
          <w:rFonts w:ascii="Helvetica Neue Light" w:hAnsi="Helvetica Neue Light"/>
          <w:rPrChange w:id="1256" w:author="Arthur de Catheu" w:date="2014-06-20T17:08:00Z">
            <w:rPr>
              <w:rFonts w:asciiTheme="majorHAnsi" w:eastAsiaTheme="majorEastAsia" w:hAnsiTheme="majorHAnsi" w:cstheme="majorBidi"/>
              <w:bCs/>
              <w:iCs/>
              <w:sz w:val="24"/>
            </w:rPr>
          </w:rPrChange>
        </w:rPr>
        <w:fldChar w:fldCharType="end"/>
      </w:r>
      <w:r w:rsidR="00716CE1" w:rsidRPr="00935764">
        <w:rPr>
          <w:rFonts w:ascii="Helvetica Neue Light" w:hAnsi="Helvetica Neue Light"/>
          <w:rPrChange w:id="1257" w:author="Arthur de Catheu" w:date="2014-06-20T17:08:00Z">
            <w:rPr>
              <w:rFonts w:asciiTheme="majorHAnsi" w:eastAsiaTheme="majorEastAsia" w:hAnsiTheme="majorHAnsi" w:cstheme="majorBidi"/>
              <w:bCs/>
              <w:iCs/>
              <w:sz w:val="24"/>
            </w:rPr>
          </w:rPrChange>
        </w:rPr>
        <w:t xml:space="preserve"> – </w:t>
      </w:r>
      <w:r w:rsidR="00E12CAB" w:rsidRPr="00935764">
        <w:rPr>
          <w:rFonts w:ascii="Helvetica Neue Light" w:hAnsi="Helvetica Neue Light"/>
          <w:rPrChange w:id="1258" w:author="Arthur de Catheu" w:date="2014-06-20T17:08:00Z">
            <w:rPr>
              <w:rFonts w:asciiTheme="majorHAnsi" w:eastAsiaTheme="majorEastAsia" w:hAnsiTheme="majorHAnsi" w:cstheme="majorBidi"/>
              <w:bCs/>
              <w:iCs/>
              <w:sz w:val="24"/>
            </w:rPr>
          </w:rPrChange>
        </w:rPr>
        <w:fldChar w:fldCharType="begin"/>
      </w:r>
      <w:r w:rsidR="00E12CAB" w:rsidRPr="00935764">
        <w:rPr>
          <w:rFonts w:ascii="Helvetica Neue Light" w:hAnsi="Helvetica Neue Light"/>
          <w:rPrChange w:id="1259" w:author="Arthur de Catheu" w:date="2014-06-20T17:08:00Z">
            <w:rPr>
              <w:rFonts w:asciiTheme="majorHAnsi" w:eastAsiaTheme="majorEastAsia" w:hAnsiTheme="majorHAnsi" w:cstheme="majorBidi"/>
              <w:bCs/>
              <w:iCs/>
              <w:sz w:val="24"/>
            </w:rPr>
          </w:rPrChange>
        </w:rPr>
        <w:instrText xml:space="preserve"> REF _Ref248472412 \w \h </w:instrText>
      </w:r>
      <w:r w:rsidR="00E12CAB" w:rsidRPr="00935764">
        <w:rPr>
          <w:rFonts w:ascii="Helvetica Neue Light" w:hAnsi="Helvetica Neue Light"/>
          <w:rPrChange w:id="1260" w:author="Arthur de Catheu" w:date="2014-06-20T17:08:00Z">
            <w:rPr>
              <w:rFonts w:ascii="Helvetica Neue Light" w:hAnsi="Helvetica Neue Light"/>
            </w:rPr>
          </w:rPrChange>
        </w:rPr>
      </w:r>
      <w:r w:rsidR="00E12CAB" w:rsidRPr="00935764">
        <w:rPr>
          <w:rFonts w:ascii="Helvetica Neue Light" w:hAnsi="Helvetica Neue Light"/>
          <w:rPrChange w:id="1261" w:author="Arthur de Catheu" w:date="2014-06-20T17:08:00Z">
            <w:rPr>
              <w:rFonts w:asciiTheme="majorHAnsi" w:eastAsiaTheme="majorEastAsia" w:hAnsiTheme="majorHAnsi" w:cstheme="majorBidi"/>
              <w:bCs/>
              <w:iCs/>
              <w:sz w:val="24"/>
            </w:rPr>
          </w:rPrChange>
        </w:rPr>
        <w:fldChar w:fldCharType="separate"/>
      </w:r>
      <w:r w:rsidR="005B0BF1">
        <w:rPr>
          <w:rFonts w:ascii="Helvetica Neue Light" w:hAnsi="Helvetica Neue Light"/>
        </w:rPr>
        <w:t>XIII.A</w:t>
      </w:r>
      <w:r w:rsidR="00E12CAB" w:rsidRPr="00935764">
        <w:rPr>
          <w:rFonts w:ascii="Helvetica Neue Light" w:hAnsi="Helvetica Neue Light"/>
          <w:rPrChange w:id="1262" w:author="Arthur de Catheu" w:date="2014-06-20T17:08:00Z">
            <w:rPr>
              <w:rFonts w:asciiTheme="majorHAnsi" w:eastAsiaTheme="majorEastAsia" w:hAnsiTheme="majorHAnsi" w:cstheme="majorBidi"/>
              <w:bCs/>
              <w:iCs/>
              <w:sz w:val="24"/>
            </w:rPr>
          </w:rPrChange>
        </w:rPr>
        <w:fldChar w:fldCharType="end"/>
      </w:r>
      <w:r w:rsidR="003E3C2E" w:rsidRPr="00935764">
        <w:rPr>
          <w:rFonts w:ascii="Helvetica Neue Light" w:hAnsi="Helvetica Neue Light"/>
          <w:rPrChange w:id="1263" w:author="Arthur de Catheu" w:date="2014-06-20T17:08:00Z">
            <w:rPr>
              <w:rFonts w:asciiTheme="majorHAnsi" w:eastAsiaTheme="majorEastAsia" w:hAnsiTheme="majorHAnsi" w:cstheme="majorBidi"/>
              <w:bCs/>
              <w:iCs/>
              <w:sz w:val="24"/>
            </w:rPr>
          </w:rPrChange>
        </w:rPr>
        <w:t>)</w:t>
      </w:r>
      <w:r w:rsidR="00035A4D" w:rsidRPr="00935764">
        <w:rPr>
          <w:rFonts w:ascii="Helvetica Neue Light" w:hAnsi="Helvetica Neue Light"/>
          <w:rPrChange w:id="1264" w:author="Arthur de Catheu" w:date="2014-06-20T17:08:00Z">
            <w:rPr>
              <w:rFonts w:asciiTheme="majorHAnsi" w:eastAsiaTheme="majorEastAsia" w:hAnsiTheme="majorHAnsi" w:cstheme="majorBidi"/>
              <w:bCs/>
              <w:iCs/>
              <w:sz w:val="24"/>
            </w:rPr>
          </w:rPrChange>
        </w:rPr>
        <w:t>.</w:t>
      </w:r>
    </w:p>
    <w:p w14:paraId="08CA7272" w14:textId="50C126B0" w:rsidR="00CD6936" w:rsidRPr="00935764" w:rsidRDefault="00CD6936">
      <w:pPr>
        <w:pStyle w:val="Titre2"/>
        <w:rPr>
          <w:rFonts w:ascii="Helvetica Neue Light" w:hAnsi="Helvetica Neue Light"/>
          <w:rPrChange w:id="1265" w:author="Arthur de Catheu" w:date="2014-06-20T17:08:00Z">
            <w:rPr/>
          </w:rPrChange>
        </w:rPr>
      </w:pPr>
      <w:bookmarkStart w:id="1266" w:name="_Ref261260793"/>
      <w:bookmarkStart w:id="1267" w:name="_Ref261260807"/>
      <w:bookmarkStart w:id="1268" w:name="_Toc265315288"/>
      <w:bookmarkStart w:id="1269" w:name="_Ref379358017"/>
      <w:bookmarkStart w:id="1270" w:name="_Toc379362325"/>
      <w:bookmarkEnd w:id="751"/>
      <w:bookmarkEnd w:id="752"/>
      <w:r w:rsidRPr="00935764">
        <w:rPr>
          <w:rFonts w:ascii="Helvetica Neue Light" w:hAnsi="Helvetica Neue Light"/>
          <w:rPrChange w:id="1271" w:author="Arthur de Catheu" w:date="2014-06-20T17:08:00Z">
            <w:rPr>
              <w:rFonts w:asciiTheme="majorHAnsi" w:hAnsiTheme="majorHAnsi"/>
              <w:b w:val="0"/>
              <w:iCs/>
              <w:sz w:val="24"/>
              <w:szCs w:val="24"/>
            </w:rPr>
          </w:rPrChange>
        </w:rPr>
        <w:t>R</w:t>
      </w:r>
      <w:r w:rsidR="00D563FF" w:rsidRPr="00935764">
        <w:rPr>
          <w:rFonts w:ascii="Helvetica Neue Light" w:hAnsi="Helvetica Neue Light"/>
          <w:rPrChange w:id="1272" w:author="Arthur de Catheu" w:date="2014-06-20T17:08:00Z">
            <w:rPr>
              <w:rFonts w:asciiTheme="majorHAnsi" w:hAnsiTheme="majorHAnsi"/>
              <w:b w:val="0"/>
              <w:iCs/>
              <w:sz w:val="24"/>
              <w:szCs w:val="24"/>
            </w:rPr>
          </w:rPrChange>
        </w:rPr>
        <w:t>enouvellement de</w:t>
      </w:r>
      <w:r w:rsidR="00114D6A" w:rsidRPr="00935764">
        <w:rPr>
          <w:rFonts w:ascii="Helvetica Neue Light" w:hAnsi="Helvetica Neue Light"/>
          <w:rPrChange w:id="1273" w:author="Arthur de Catheu" w:date="2014-06-20T17:08:00Z">
            <w:rPr>
              <w:rFonts w:asciiTheme="majorHAnsi" w:hAnsiTheme="majorHAnsi"/>
              <w:b w:val="0"/>
              <w:iCs/>
              <w:sz w:val="24"/>
              <w:szCs w:val="24"/>
            </w:rPr>
          </w:rPrChange>
        </w:rPr>
        <w:t xml:space="preserve"> l’</w:t>
      </w:r>
      <w:r w:rsidR="00402D51" w:rsidRPr="00935764">
        <w:rPr>
          <w:rFonts w:ascii="Helvetica Neue Light" w:hAnsi="Helvetica Neue Light"/>
          <w:rPrChange w:id="1274" w:author="Arthur de Catheu" w:date="2014-06-20T17:08:00Z">
            <w:rPr>
              <w:rFonts w:asciiTheme="majorHAnsi" w:hAnsiTheme="majorHAnsi"/>
              <w:b w:val="0"/>
              <w:iCs/>
              <w:sz w:val="24"/>
              <w:szCs w:val="24"/>
            </w:rPr>
          </w:rPrChange>
        </w:rPr>
        <w:t>A</w:t>
      </w:r>
      <w:r w:rsidR="00D563FF" w:rsidRPr="00935764">
        <w:rPr>
          <w:rFonts w:ascii="Helvetica Neue Light" w:hAnsi="Helvetica Neue Light"/>
          <w:rPrChange w:id="1275" w:author="Arthur de Catheu" w:date="2014-06-20T17:08:00Z">
            <w:rPr>
              <w:rFonts w:asciiTheme="majorHAnsi" w:hAnsiTheme="majorHAnsi"/>
              <w:b w:val="0"/>
              <w:iCs/>
              <w:sz w:val="24"/>
              <w:szCs w:val="24"/>
            </w:rPr>
          </w:rPrChange>
        </w:rPr>
        <w:t>nalyse</w:t>
      </w:r>
      <w:r w:rsidR="00402D51" w:rsidRPr="00935764">
        <w:rPr>
          <w:rFonts w:ascii="Helvetica Neue Light" w:hAnsi="Helvetica Neue Light"/>
          <w:rPrChange w:id="1276" w:author="Arthur de Catheu" w:date="2014-06-20T17:08:00Z">
            <w:rPr>
              <w:rFonts w:asciiTheme="majorHAnsi" w:hAnsiTheme="majorHAnsi"/>
              <w:b w:val="0"/>
              <w:iCs/>
              <w:sz w:val="24"/>
              <w:szCs w:val="24"/>
            </w:rPr>
          </w:rPrChange>
        </w:rPr>
        <w:t xml:space="preserve"> C</w:t>
      </w:r>
      <w:r w:rsidR="00D563FF" w:rsidRPr="00935764">
        <w:rPr>
          <w:rFonts w:ascii="Helvetica Neue Light" w:hAnsi="Helvetica Neue Light"/>
          <w:rPrChange w:id="1277" w:author="Arthur de Catheu" w:date="2014-06-20T17:08:00Z">
            <w:rPr>
              <w:rFonts w:asciiTheme="majorHAnsi" w:hAnsiTheme="majorHAnsi"/>
              <w:b w:val="0"/>
              <w:iCs/>
              <w:sz w:val="24"/>
              <w:szCs w:val="24"/>
            </w:rPr>
          </w:rPrChange>
        </w:rPr>
        <w:t>rédit</w:t>
      </w:r>
      <w:r w:rsidR="00402D51" w:rsidRPr="00935764">
        <w:rPr>
          <w:rFonts w:ascii="Helvetica Neue Light" w:hAnsi="Helvetica Neue Light"/>
          <w:rPrChange w:id="1278" w:author="Arthur de Catheu" w:date="2014-06-20T17:08:00Z">
            <w:rPr>
              <w:rFonts w:asciiTheme="majorHAnsi" w:hAnsiTheme="majorHAnsi"/>
              <w:b w:val="0"/>
              <w:iCs/>
              <w:sz w:val="24"/>
              <w:szCs w:val="24"/>
            </w:rPr>
          </w:rPrChange>
        </w:rPr>
        <w:t xml:space="preserve"> Cédant</w:t>
      </w:r>
      <w:r w:rsidR="00114D6A" w:rsidRPr="00935764">
        <w:rPr>
          <w:rFonts w:ascii="Helvetica Neue Light" w:hAnsi="Helvetica Neue Light"/>
          <w:rPrChange w:id="1279" w:author="Arthur de Catheu" w:date="2014-06-20T17:08:00Z">
            <w:rPr>
              <w:rFonts w:asciiTheme="majorHAnsi" w:hAnsiTheme="majorHAnsi"/>
              <w:b w:val="0"/>
              <w:iCs/>
              <w:sz w:val="24"/>
              <w:szCs w:val="24"/>
            </w:rPr>
          </w:rPrChange>
        </w:rPr>
        <w:t xml:space="preserve"> </w:t>
      </w:r>
      <w:r w:rsidR="00402D51" w:rsidRPr="00935764">
        <w:rPr>
          <w:rFonts w:ascii="Helvetica Neue Light" w:hAnsi="Helvetica Neue Light"/>
          <w:rPrChange w:id="1280" w:author="Arthur de Catheu" w:date="2014-06-20T17:08:00Z">
            <w:rPr>
              <w:rFonts w:asciiTheme="majorHAnsi" w:hAnsiTheme="majorHAnsi"/>
              <w:b w:val="0"/>
              <w:iCs/>
              <w:sz w:val="24"/>
              <w:szCs w:val="24"/>
            </w:rPr>
          </w:rPrChange>
        </w:rPr>
        <w:t>et Débiteur</w:t>
      </w:r>
      <w:bookmarkEnd w:id="1266"/>
      <w:bookmarkEnd w:id="1267"/>
      <w:bookmarkEnd w:id="1268"/>
    </w:p>
    <w:p w14:paraId="610ABAEF" w14:textId="6287B455" w:rsidR="003A030F" w:rsidRPr="00935764" w:rsidRDefault="00402D51" w:rsidP="00417AFC">
      <w:pPr>
        <w:rPr>
          <w:rFonts w:ascii="Helvetica Neue Light" w:hAnsi="Helvetica Neue Light"/>
          <w:rPrChange w:id="1281" w:author="Arthur de Catheu" w:date="2014-06-20T17:08:00Z">
            <w:rPr/>
          </w:rPrChange>
        </w:rPr>
      </w:pPr>
      <w:r w:rsidRPr="00935764">
        <w:rPr>
          <w:rFonts w:ascii="Helvetica Neue Light" w:hAnsi="Helvetica Neue Light"/>
          <w:rPrChange w:id="1282" w:author="Arthur de Catheu" w:date="2014-06-20T17:08:00Z">
            <w:rPr>
              <w:rFonts w:asciiTheme="majorHAnsi" w:eastAsiaTheme="majorEastAsia" w:hAnsiTheme="majorHAnsi" w:cstheme="majorBidi"/>
              <w:bCs/>
              <w:iCs/>
              <w:sz w:val="24"/>
            </w:rPr>
          </w:rPrChange>
        </w:rPr>
        <w:t>Dans le cas o</w:t>
      </w:r>
      <w:r w:rsidR="00114D6A" w:rsidRPr="00935764">
        <w:rPr>
          <w:rFonts w:ascii="Helvetica Neue Light" w:hAnsi="Helvetica Neue Light"/>
          <w:rPrChange w:id="1283" w:author="Arthur de Catheu" w:date="2014-06-20T17:08:00Z">
            <w:rPr>
              <w:rFonts w:asciiTheme="majorHAnsi" w:eastAsiaTheme="majorEastAsia" w:hAnsiTheme="majorHAnsi" w:cstheme="majorBidi"/>
              <w:bCs/>
              <w:iCs/>
              <w:sz w:val="24"/>
            </w:rPr>
          </w:rPrChange>
        </w:rPr>
        <w:t>ù</w:t>
      </w:r>
      <w:r w:rsidRPr="00935764">
        <w:rPr>
          <w:rFonts w:ascii="Helvetica Neue Light" w:hAnsi="Helvetica Neue Light"/>
          <w:rPrChange w:id="1284" w:author="Arthur de Catheu" w:date="2014-06-20T17:08:00Z">
            <w:rPr>
              <w:rFonts w:asciiTheme="majorHAnsi" w:eastAsiaTheme="majorEastAsia" w:hAnsiTheme="majorHAnsi" w:cstheme="majorBidi"/>
              <w:bCs/>
              <w:iCs/>
              <w:sz w:val="24"/>
            </w:rPr>
          </w:rPrChange>
        </w:rPr>
        <w:t xml:space="preserve"> des demandes de financement concerneraient des Cédants e</w:t>
      </w:r>
      <w:r w:rsidR="00114D6A" w:rsidRPr="00935764">
        <w:rPr>
          <w:rFonts w:ascii="Helvetica Neue Light" w:hAnsi="Helvetica Neue Light"/>
          <w:rPrChange w:id="1285" w:author="Arthur de Catheu" w:date="2014-06-20T17:08:00Z">
            <w:rPr>
              <w:rFonts w:asciiTheme="majorHAnsi" w:eastAsiaTheme="majorEastAsia" w:hAnsiTheme="majorHAnsi" w:cstheme="majorBidi"/>
              <w:bCs/>
              <w:iCs/>
              <w:sz w:val="24"/>
            </w:rPr>
          </w:rPrChange>
        </w:rPr>
        <w:t>t / ou des</w:t>
      </w:r>
      <w:r w:rsidRPr="00935764">
        <w:rPr>
          <w:rFonts w:ascii="Helvetica Neue Light" w:hAnsi="Helvetica Neue Light"/>
          <w:rPrChange w:id="1286" w:author="Arthur de Catheu" w:date="2014-06-20T17:08:00Z">
            <w:rPr>
              <w:rFonts w:asciiTheme="majorHAnsi" w:eastAsiaTheme="majorEastAsia" w:hAnsiTheme="majorHAnsi" w:cstheme="majorBidi"/>
              <w:bCs/>
              <w:iCs/>
              <w:sz w:val="24"/>
            </w:rPr>
          </w:rPrChange>
        </w:rPr>
        <w:t xml:space="preserve"> Débiteurs ayant </w:t>
      </w:r>
      <w:r w:rsidR="00114D6A" w:rsidRPr="00935764">
        <w:rPr>
          <w:rFonts w:ascii="Helvetica Neue Light" w:hAnsi="Helvetica Neue Light"/>
          <w:rPrChange w:id="1287" w:author="Arthur de Catheu" w:date="2014-06-20T17:08:00Z">
            <w:rPr>
              <w:rFonts w:asciiTheme="majorHAnsi" w:eastAsiaTheme="majorEastAsia" w:hAnsiTheme="majorHAnsi" w:cstheme="majorBidi"/>
              <w:bCs/>
              <w:iCs/>
              <w:sz w:val="24"/>
            </w:rPr>
          </w:rPrChange>
        </w:rPr>
        <w:t xml:space="preserve">précédemment </w:t>
      </w:r>
      <w:r w:rsidRPr="00935764">
        <w:rPr>
          <w:rFonts w:ascii="Helvetica Neue Light" w:hAnsi="Helvetica Neue Light"/>
          <w:rPrChange w:id="1288" w:author="Arthur de Catheu" w:date="2014-06-20T17:08:00Z">
            <w:rPr>
              <w:rFonts w:asciiTheme="majorHAnsi" w:eastAsiaTheme="majorEastAsia" w:hAnsiTheme="majorHAnsi" w:cstheme="majorBidi"/>
              <w:bCs/>
              <w:iCs/>
              <w:sz w:val="24"/>
            </w:rPr>
          </w:rPrChange>
        </w:rPr>
        <w:t>fait l’objet d</w:t>
      </w:r>
      <w:r w:rsidR="00114D6A" w:rsidRPr="00935764">
        <w:rPr>
          <w:rFonts w:ascii="Helvetica Neue Light" w:hAnsi="Helvetica Neue Light"/>
          <w:rPrChange w:id="1289" w:author="Arthur de Catheu" w:date="2014-06-20T17:08:00Z">
            <w:rPr>
              <w:rFonts w:asciiTheme="majorHAnsi" w:eastAsiaTheme="majorEastAsia" w:hAnsiTheme="majorHAnsi" w:cstheme="majorBidi"/>
              <w:bCs/>
              <w:iCs/>
              <w:sz w:val="24"/>
            </w:rPr>
          </w:rPrChange>
        </w:rPr>
        <w:t>’une procédure d</w:t>
      </w:r>
      <w:r w:rsidRPr="00935764">
        <w:rPr>
          <w:rFonts w:ascii="Helvetica Neue Light" w:hAnsi="Helvetica Neue Light"/>
          <w:rPrChange w:id="1290" w:author="Arthur de Catheu" w:date="2014-06-20T17:08:00Z">
            <w:rPr>
              <w:rFonts w:asciiTheme="majorHAnsi" w:eastAsiaTheme="majorEastAsia" w:hAnsiTheme="majorHAnsi" w:cstheme="majorBidi"/>
              <w:bCs/>
              <w:iCs/>
              <w:sz w:val="24"/>
            </w:rPr>
          </w:rPrChange>
        </w:rPr>
        <w:t xml:space="preserve">’Analyse Crédit, </w:t>
      </w:r>
      <w:r w:rsidR="00114D6A" w:rsidRPr="00935764">
        <w:rPr>
          <w:rFonts w:ascii="Helvetica Neue Light" w:hAnsi="Helvetica Neue Light"/>
          <w:rPrChange w:id="1291" w:author="Arthur de Catheu" w:date="2014-06-20T17:08:00Z">
            <w:rPr>
              <w:rFonts w:asciiTheme="majorHAnsi" w:eastAsiaTheme="majorEastAsia" w:hAnsiTheme="majorHAnsi" w:cstheme="majorBidi"/>
              <w:bCs/>
              <w:iCs/>
              <w:sz w:val="24"/>
            </w:rPr>
          </w:rPrChange>
        </w:rPr>
        <w:t>cette dernière sera</w:t>
      </w:r>
      <w:r w:rsidRPr="00935764">
        <w:rPr>
          <w:rFonts w:ascii="Helvetica Neue Light" w:hAnsi="Helvetica Neue Light"/>
          <w:rPrChange w:id="1292" w:author="Arthur de Catheu" w:date="2014-06-20T17:08:00Z">
            <w:rPr>
              <w:rFonts w:asciiTheme="majorHAnsi" w:eastAsiaTheme="majorEastAsia" w:hAnsiTheme="majorHAnsi" w:cstheme="majorBidi"/>
              <w:bCs/>
              <w:iCs/>
              <w:sz w:val="24"/>
            </w:rPr>
          </w:rPrChange>
        </w:rPr>
        <w:t xml:space="preserve"> partiellement </w:t>
      </w:r>
      <w:r w:rsidR="00114D6A" w:rsidRPr="00935764">
        <w:rPr>
          <w:rFonts w:ascii="Helvetica Neue Light" w:hAnsi="Helvetica Neue Light"/>
          <w:rPrChange w:id="1293" w:author="Arthur de Catheu" w:date="2014-06-20T17:08:00Z">
            <w:rPr>
              <w:rFonts w:asciiTheme="majorHAnsi" w:eastAsiaTheme="majorEastAsia" w:hAnsiTheme="majorHAnsi" w:cstheme="majorBidi"/>
              <w:bCs/>
              <w:iCs/>
              <w:sz w:val="24"/>
            </w:rPr>
          </w:rPrChange>
        </w:rPr>
        <w:t>renouvelée selon les modalités ci-dessous indiquées.</w:t>
      </w:r>
      <w:r w:rsidRPr="00935764">
        <w:rPr>
          <w:rFonts w:ascii="Helvetica Neue Light" w:hAnsi="Helvetica Neue Light"/>
          <w:rPrChange w:id="1294" w:author="Arthur de Catheu" w:date="2014-06-20T17:08:00Z">
            <w:rPr>
              <w:rFonts w:asciiTheme="majorHAnsi" w:eastAsiaTheme="majorEastAsia" w:hAnsiTheme="majorHAnsi" w:cstheme="majorBidi"/>
              <w:bCs/>
              <w:iCs/>
              <w:sz w:val="24"/>
            </w:rPr>
          </w:rPrChange>
        </w:rPr>
        <w:t xml:space="preserve"> Par ailleurs, les Cédants pourront êt</w:t>
      </w:r>
      <w:r w:rsidR="008073C0" w:rsidRPr="00935764">
        <w:rPr>
          <w:rFonts w:ascii="Helvetica Neue Light" w:hAnsi="Helvetica Neue Light"/>
          <w:rPrChange w:id="1295" w:author="Arthur de Catheu" w:date="2014-06-20T17:08:00Z">
            <w:rPr>
              <w:rFonts w:asciiTheme="majorHAnsi" w:eastAsiaTheme="majorEastAsia" w:hAnsiTheme="majorHAnsi" w:cstheme="majorBidi"/>
              <w:bCs/>
              <w:iCs/>
              <w:sz w:val="24"/>
            </w:rPr>
          </w:rPrChange>
        </w:rPr>
        <w:t>re amenés à mettre à jour des informations de leur Dossier Cédant les concernant. L’Analyse Crédit intégrera alors ces nouveaux éléments.</w:t>
      </w:r>
    </w:p>
    <w:p w14:paraId="4DDF4DB2" w14:textId="1C97A36F" w:rsidR="003A030F" w:rsidRPr="00935764" w:rsidRDefault="006117FA">
      <w:pPr>
        <w:pStyle w:val="Titre3"/>
        <w:rPr>
          <w:rFonts w:ascii="Helvetica Neue Light" w:hAnsi="Helvetica Neue Light"/>
          <w:rPrChange w:id="1296" w:author="Arthur de Catheu" w:date="2014-06-20T17:08:00Z">
            <w:rPr/>
          </w:rPrChange>
        </w:rPr>
      </w:pPr>
      <w:bookmarkStart w:id="1297" w:name="_Toc265315289"/>
      <w:r w:rsidRPr="00935764">
        <w:rPr>
          <w:rFonts w:ascii="Helvetica Neue Light" w:hAnsi="Helvetica Neue Light"/>
          <w:rPrChange w:id="1298" w:author="Arthur de Catheu" w:date="2014-06-20T17:08:00Z">
            <w:rPr>
              <w:rFonts w:asciiTheme="majorHAnsi" w:hAnsiTheme="majorHAnsi"/>
              <w:b w:val="0"/>
              <w:iCs/>
            </w:rPr>
          </w:rPrChange>
        </w:rPr>
        <w:t>Renouvellement de l’</w:t>
      </w:r>
      <w:r w:rsidR="00234911" w:rsidRPr="00935764">
        <w:rPr>
          <w:rFonts w:ascii="Helvetica Neue Light" w:hAnsi="Helvetica Neue Light"/>
          <w:rPrChange w:id="1299" w:author="Arthur de Catheu" w:date="2014-06-20T17:08:00Z">
            <w:rPr>
              <w:rFonts w:asciiTheme="majorHAnsi" w:hAnsiTheme="majorHAnsi"/>
              <w:b w:val="0"/>
              <w:iCs/>
            </w:rPr>
          </w:rPrChange>
        </w:rPr>
        <w:t>A</w:t>
      </w:r>
      <w:r w:rsidR="003A030F" w:rsidRPr="00935764">
        <w:rPr>
          <w:rFonts w:ascii="Helvetica Neue Light" w:hAnsi="Helvetica Neue Light"/>
          <w:rPrChange w:id="1300" w:author="Arthur de Catheu" w:date="2014-06-20T17:08:00Z">
            <w:rPr>
              <w:rFonts w:asciiTheme="majorHAnsi" w:hAnsiTheme="majorHAnsi"/>
              <w:b w:val="0"/>
              <w:iCs/>
            </w:rPr>
          </w:rPrChange>
        </w:rPr>
        <w:t xml:space="preserve">nalyse </w:t>
      </w:r>
      <w:r w:rsidR="00234911" w:rsidRPr="00935764">
        <w:rPr>
          <w:rFonts w:ascii="Helvetica Neue Light" w:hAnsi="Helvetica Neue Light"/>
          <w:rPrChange w:id="1301" w:author="Arthur de Catheu" w:date="2014-06-20T17:08:00Z">
            <w:rPr>
              <w:rFonts w:asciiTheme="majorHAnsi" w:hAnsiTheme="majorHAnsi"/>
              <w:b w:val="0"/>
              <w:iCs/>
            </w:rPr>
          </w:rPrChange>
        </w:rPr>
        <w:t xml:space="preserve">Crédit </w:t>
      </w:r>
      <w:r w:rsidR="003A030F" w:rsidRPr="00935764">
        <w:rPr>
          <w:rFonts w:ascii="Helvetica Neue Light" w:hAnsi="Helvetica Neue Light"/>
          <w:rPrChange w:id="1302" w:author="Arthur de Catheu" w:date="2014-06-20T17:08:00Z">
            <w:rPr>
              <w:rFonts w:asciiTheme="majorHAnsi" w:hAnsiTheme="majorHAnsi"/>
              <w:b w:val="0"/>
              <w:iCs/>
            </w:rPr>
          </w:rPrChange>
        </w:rPr>
        <w:t>Cédant</w:t>
      </w:r>
      <w:bookmarkEnd w:id="1297"/>
    </w:p>
    <w:p w14:paraId="35726265" w14:textId="04A000A9" w:rsidR="008073C0" w:rsidRPr="00935764" w:rsidRDefault="008073C0" w:rsidP="00417AFC">
      <w:pPr>
        <w:rPr>
          <w:rFonts w:ascii="Helvetica Neue Light" w:hAnsi="Helvetica Neue Light"/>
          <w:rPrChange w:id="1303" w:author="Arthur de Catheu" w:date="2014-06-20T17:08:00Z">
            <w:rPr/>
          </w:rPrChange>
        </w:rPr>
      </w:pPr>
      <w:r w:rsidRPr="00935764">
        <w:rPr>
          <w:rFonts w:ascii="Helvetica Neue Light" w:hAnsi="Helvetica Neue Light"/>
          <w:rPrChange w:id="1304" w:author="Arthur de Catheu" w:date="2014-06-20T17:08:00Z">
            <w:rPr>
              <w:rFonts w:asciiTheme="majorHAnsi" w:eastAsiaTheme="majorEastAsia" w:hAnsiTheme="majorHAnsi" w:cstheme="majorBidi"/>
              <w:bCs/>
              <w:iCs/>
              <w:sz w:val="24"/>
            </w:rPr>
          </w:rPrChange>
        </w:rPr>
        <w:t xml:space="preserve">A l’occasion de chaque nouvelle demande de financement, le Cédant sera invité à mettre à jour </w:t>
      </w:r>
      <w:r w:rsidR="007D5701" w:rsidRPr="00935764">
        <w:rPr>
          <w:rFonts w:ascii="Helvetica Neue Light" w:hAnsi="Helvetica Neue Light"/>
          <w:rPrChange w:id="1305" w:author="Arthur de Catheu" w:date="2014-06-20T17:08:00Z">
            <w:rPr>
              <w:rFonts w:asciiTheme="majorHAnsi" w:eastAsiaTheme="majorEastAsia" w:hAnsiTheme="majorHAnsi" w:cstheme="majorBidi"/>
              <w:bCs/>
              <w:iCs/>
              <w:sz w:val="24"/>
            </w:rPr>
          </w:rPrChange>
        </w:rPr>
        <w:t xml:space="preserve">les paramètres de son compte, à savoir </w:t>
      </w:r>
      <w:r w:rsidRPr="00935764">
        <w:rPr>
          <w:rFonts w:ascii="Helvetica Neue Light" w:hAnsi="Helvetica Neue Light"/>
          <w:rPrChange w:id="1306" w:author="Arthur de Catheu" w:date="2014-06-20T17:08:00Z">
            <w:rPr>
              <w:rFonts w:asciiTheme="majorHAnsi" w:eastAsiaTheme="majorEastAsia" w:hAnsiTheme="majorHAnsi" w:cstheme="majorBidi"/>
              <w:bCs/>
              <w:iCs/>
              <w:sz w:val="24"/>
            </w:rPr>
          </w:rPrChange>
        </w:rPr>
        <w:t xml:space="preserve">ses réponses au questionnaire </w:t>
      </w:r>
      <w:r w:rsidR="007D5701" w:rsidRPr="00935764">
        <w:rPr>
          <w:rFonts w:ascii="Helvetica Neue Light" w:hAnsi="Helvetica Neue Light"/>
          <w:rPrChange w:id="1307" w:author="Arthur de Catheu" w:date="2014-06-20T17:08:00Z">
            <w:rPr>
              <w:rFonts w:asciiTheme="majorHAnsi" w:eastAsiaTheme="majorEastAsia" w:hAnsiTheme="majorHAnsi" w:cstheme="majorBidi"/>
              <w:bCs/>
              <w:iCs/>
              <w:sz w:val="24"/>
            </w:rPr>
          </w:rPrChange>
        </w:rPr>
        <w:t xml:space="preserve">d’inscription </w:t>
      </w:r>
      <w:r w:rsidRPr="00935764">
        <w:rPr>
          <w:rFonts w:ascii="Helvetica Neue Light" w:hAnsi="Helvetica Neue Light"/>
          <w:rPrChange w:id="1308" w:author="Arthur de Catheu" w:date="2014-06-20T17:08:00Z">
            <w:rPr>
              <w:rFonts w:asciiTheme="majorHAnsi" w:eastAsiaTheme="majorEastAsia" w:hAnsiTheme="majorHAnsi" w:cstheme="majorBidi"/>
              <w:bCs/>
              <w:iCs/>
              <w:sz w:val="24"/>
            </w:rPr>
          </w:rPrChange>
        </w:rPr>
        <w:t>ainsi que l’ensemble des pièces anti-fraude. Si les informa</w:t>
      </w:r>
      <w:r w:rsidR="001431FE" w:rsidRPr="00935764">
        <w:rPr>
          <w:rFonts w:ascii="Helvetica Neue Light" w:hAnsi="Helvetica Neue Light"/>
          <w:rPrChange w:id="1309" w:author="Arthur de Catheu" w:date="2014-06-20T17:08:00Z">
            <w:rPr>
              <w:rFonts w:asciiTheme="majorHAnsi" w:eastAsiaTheme="majorEastAsia" w:hAnsiTheme="majorHAnsi" w:cstheme="majorBidi"/>
              <w:bCs/>
              <w:iCs/>
              <w:sz w:val="24"/>
            </w:rPr>
          </w:rPrChange>
        </w:rPr>
        <w:t>tions concernant l’identité du C</w:t>
      </w:r>
      <w:r w:rsidRPr="00935764">
        <w:rPr>
          <w:rFonts w:ascii="Helvetica Neue Light" w:hAnsi="Helvetica Neue Light"/>
          <w:rPrChange w:id="1310" w:author="Arthur de Catheu" w:date="2014-06-20T17:08:00Z">
            <w:rPr>
              <w:rFonts w:asciiTheme="majorHAnsi" w:eastAsiaTheme="majorEastAsia" w:hAnsiTheme="majorHAnsi" w:cstheme="majorBidi"/>
              <w:bCs/>
              <w:iCs/>
              <w:sz w:val="24"/>
            </w:rPr>
          </w:rPrChange>
        </w:rPr>
        <w:t xml:space="preserve">orrespondant </w:t>
      </w:r>
      <w:r w:rsidR="001431FE" w:rsidRPr="00935764">
        <w:rPr>
          <w:rFonts w:ascii="Helvetica Neue Light" w:hAnsi="Helvetica Neue Light"/>
          <w:rPrChange w:id="1311" w:author="Arthur de Catheu" w:date="2014-06-20T17:08:00Z">
            <w:rPr>
              <w:rFonts w:asciiTheme="majorHAnsi" w:eastAsiaTheme="majorEastAsia" w:hAnsiTheme="majorHAnsi" w:cstheme="majorBidi"/>
              <w:bCs/>
              <w:iCs/>
              <w:sz w:val="24"/>
            </w:rPr>
          </w:rPrChange>
        </w:rPr>
        <w:t>Cédant</w:t>
      </w:r>
      <w:r w:rsidRPr="00935764">
        <w:rPr>
          <w:rFonts w:ascii="Helvetica Neue Light" w:hAnsi="Helvetica Neue Light"/>
          <w:rPrChange w:id="1312" w:author="Arthur de Catheu" w:date="2014-06-20T17:08:00Z">
            <w:rPr>
              <w:rFonts w:asciiTheme="majorHAnsi" w:eastAsiaTheme="majorEastAsia" w:hAnsiTheme="majorHAnsi" w:cstheme="majorBidi"/>
              <w:bCs/>
              <w:iCs/>
              <w:sz w:val="24"/>
            </w:rPr>
          </w:rPrChange>
        </w:rPr>
        <w:t xml:space="preserve"> et ses coordonnées bancaires ne </w:t>
      </w:r>
      <w:proofErr w:type="gramStart"/>
      <w:r w:rsidRPr="00935764">
        <w:rPr>
          <w:rFonts w:ascii="Helvetica Neue Light" w:hAnsi="Helvetica Neue Light"/>
          <w:rPrChange w:id="1313" w:author="Arthur de Catheu" w:date="2014-06-20T17:08:00Z">
            <w:rPr>
              <w:rFonts w:asciiTheme="majorHAnsi" w:eastAsiaTheme="majorEastAsia" w:hAnsiTheme="majorHAnsi" w:cstheme="majorBidi"/>
              <w:bCs/>
              <w:iCs/>
              <w:sz w:val="24"/>
            </w:rPr>
          </w:rPrChange>
        </w:rPr>
        <w:t>devraient pas</w:t>
      </w:r>
      <w:proofErr w:type="gramEnd"/>
      <w:r w:rsidRPr="00935764">
        <w:rPr>
          <w:rFonts w:ascii="Helvetica Neue Light" w:hAnsi="Helvetica Neue Light"/>
          <w:rPrChange w:id="1314" w:author="Arthur de Catheu" w:date="2014-06-20T17:08:00Z">
            <w:rPr>
              <w:rFonts w:asciiTheme="majorHAnsi" w:eastAsiaTheme="majorEastAsia" w:hAnsiTheme="majorHAnsi" w:cstheme="majorBidi"/>
              <w:bCs/>
              <w:iCs/>
              <w:sz w:val="24"/>
            </w:rPr>
          </w:rPrChange>
        </w:rPr>
        <w:t xml:space="preserve"> faire l’objet de modifications fréquentes, le Cédant devra systématiquement mettre à jour ses </w:t>
      </w:r>
      <w:r w:rsidR="008565E9" w:rsidRPr="00935764">
        <w:rPr>
          <w:rFonts w:ascii="Helvetica Neue Light" w:hAnsi="Helvetica Neue Light"/>
          <w:rPrChange w:id="1315" w:author="Arthur de Catheu" w:date="2014-06-20T17:08:00Z">
            <w:rPr>
              <w:rFonts w:asciiTheme="majorHAnsi" w:eastAsiaTheme="majorEastAsia" w:hAnsiTheme="majorHAnsi" w:cstheme="majorBidi"/>
              <w:bCs/>
              <w:iCs/>
              <w:sz w:val="24"/>
            </w:rPr>
          </w:rPrChange>
        </w:rPr>
        <w:t>trois (</w:t>
      </w:r>
      <w:r w:rsidRPr="00935764">
        <w:rPr>
          <w:rFonts w:ascii="Helvetica Neue Light" w:hAnsi="Helvetica Neue Light"/>
          <w:rPrChange w:id="1316" w:author="Arthur de Catheu" w:date="2014-06-20T17:08:00Z">
            <w:rPr>
              <w:rFonts w:asciiTheme="majorHAnsi" w:eastAsiaTheme="majorEastAsia" w:hAnsiTheme="majorHAnsi" w:cstheme="majorBidi"/>
              <w:bCs/>
              <w:iCs/>
              <w:sz w:val="24"/>
            </w:rPr>
          </w:rPrChange>
        </w:rPr>
        <w:t>3</w:t>
      </w:r>
      <w:r w:rsidR="008565E9" w:rsidRPr="00935764">
        <w:rPr>
          <w:rFonts w:ascii="Helvetica Neue Light" w:hAnsi="Helvetica Neue Light"/>
          <w:rPrChange w:id="1317" w:author="Arthur de Catheu" w:date="2014-06-20T17:08:00Z">
            <w:rPr>
              <w:rFonts w:asciiTheme="majorHAnsi" w:eastAsiaTheme="majorEastAsia" w:hAnsiTheme="majorHAnsi" w:cstheme="majorBidi"/>
              <w:bCs/>
              <w:iCs/>
              <w:sz w:val="24"/>
            </w:rPr>
          </w:rPrChange>
        </w:rPr>
        <w:t>)</w:t>
      </w:r>
      <w:r w:rsidRPr="00935764">
        <w:rPr>
          <w:rFonts w:ascii="Helvetica Neue Light" w:hAnsi="Helvetica Neue Light"/>
          <w:rPrChange w:id="1318" w:author="Arthur de Catheu" w:date="2014-06-20T17:08:00Z">
            <w:rPr>
              <w:rFonts w:asciiTheme="majorHAnsi" w:eastAsiaTheme="majorEastAsia" w:hAnsiTheme="majorHAnsi" w:cstheme="majorBidi"/>
              <w:bCs/>
              <w:iCs/>
              <w:sz w:val="24"/>
            </w:rPr>
          </w:rPrChange>
        </w:rPr>
        <w:t xml:space="preserve"> derniers relevés bancaire</w:t>
      </w:r>
      <w:r w:rsidR="00716CE1" w:rsidRPr="00935764">
        <w:rPr>
          <w:rFonts w:ascii="Helvetica Neue Light" w:hAnsi="Helvetica Neue Light"/>
          <w:rPrChange w:id="1319" w:author="Arthur de Catheu" w:date="2014-06-20T17:08:00Z">
            <w:rPr>
              <w:rFonts w:asciiTheme="majorHAnsi" w:eastAsiaTheme="majorEastAsia" w:hAnsiTheme="majorHAnsi" w:cstheme="majorBidi"/>
              <w:bCs/>
              <w:iCs/>
              <w:sz w:val="24"/>
            </w:rPr>
          </w:rPrChange>
        </w:rPr>
        <w:t>s</w:t>
      </w:r>
      <w:r w:rsidR="003D56C3" w:rsidRPr="00935764">
        <w:rPr>
          <w:rFonts w:ascii="Helvetica Neue Light" w:hAnsi="Helvetica Neue Light"/>
          <w:rPrChange w:id="1320" w:author="Arthur de Catheu" w:date="2014-06-20T17:08:00Z">
            <w:rPr>
              <w:rFonts w:asciiTheme="majorHAnsi" w:eastAsiaTheme="majorEastAsia" w:hAnsiTheme="majorHAnsi" w:cstheme="majorBidi"/>
              <w:bCs/>
              <w:iCs/>
              <w:sz w:val="24"/>
            </w:rPr>
          </w:rPrChange>
        </w:rPr>
        <w:t xml:space="preserve"> mensuels</w:t>
      </w:r>
      <w:r w:rsidRPr="00935764">
        <w:rPr>
          <w:rFonts w:ascii="Helvetica Neue Light" w:hAnsi="Helvetica Neue Light"/>
          <w:rPrChange w:id="1321" w:author="Arthur de Catheu" w:date="2014-06-20T17:08:00Z">
            <w:rPr>
              <w:rFonts w:asciiTheme="majorHAnsi" w:eastAsiaTheme="majorEastAsia" w:hAnsiTheme="majorHAnsi" w:cstheme="majorBidi"/>
              <w:bCs/>
              <w:iCs/>
              <w:sz w:val="24"/>
            </w:rPr>
          </w:rPrChange>
        </w:rPr>
        <w:t>.</w:t>
      </w:r>
    </w:p>
    <w:p w14:paraId="67737DD2" w14:textId="77777777" w:rsidR="0062453F" w:rsidRPr="00935764" w:rsidRDefault="0062453F" w:rsidP="00417AFC">
      <w:pPr>
        <w:rPr>
          <w:rFonts w:ascii="Helvetica Neue Light" w:hAnsi="Helvetica Neue Light"/>
          <w:rPrChange w:id="1322" w:author="Arthur de Catheu" w:date="2014-06-20T17:08:00Z">
            <w:rPr/>
          </w:rPrChange>
        </w:rPr>
      </w:pPr>
    </w:p>
    <w:p w14:paraId="03B16A73" w14:textId="2C6130D0" w:rsidR="00507ED5" w:rsidRPr="00935764" w:rsidRDefault="00507ED5" w:rsidP="00417AFC">
      <w:pPr>
        <w:rPr>
          <w:rFonts w:ascii="Helvetica Neue Light" w:hAnsi="Helvetica Neue Light"/>
          <w:rPrChange w:id="1323" w:author="Arthur de Catheu" w:date="2014-06-20T17:08:00Z">
            <w:rPr/>
          </w:rPrChange>
        </w:rPr>
      </w:pPr>
      <w:r w:rsidRPr="00935764">
        <w:rPr>
          <w:rFonts w:ascii="Helvetica Neue Light" w:hAnsi="Helvetica Neue Light"/>
          <w:rPrChange w:id="1324" w:author="Arthur de Catheu" w:date="2014-06-20T17:08:00Z">
            <w:rPr>
              <w:rFonts w:asciiTheme="majorHAnsi" w:eastAsiaTheme="majorEastAsia" w:hAnsiTheme="majorHAnsi" w:cstheme="majorBidi"/>
              <w:bCs/>
              <w:iCs/>
              <w:sz w:val="24"/>
            </w:rPr>
          </w:rPrChange>
        </w:rPr>
        <w:lastRenderedPageBreak/>
        <w:t>Par ailleurs, les tests d’éligibilité automatiques et manuels seront systématiquement réalisés</w:t>
      </w:r>
      <w:r w:rsidR="0021473B" w:rsidRPr="00935764">
        <w:rPr>
          <w:rFonts w:ascii="Helvetica Neue Light" w:hAnsi="Helvetica Neue Light"/>
          <w:rPrChange w:id="1325" w:author="Arthur de Catheu" w:date="2014-06-20T17:08:00Z">
            <w:rPr>
              <w:rFonts w:asciiTheme="majorHAnsi" w:eastAsiaTheme="majorEastAsia" w:hAnsiTheme="majorHAnsi" w:cstheme="majorBidi"/>
              <w:bCs/>
              <w:iCs/>
              <w:sz w:val="24"/>
            </w:rPr>
          </w:rPrChange>
        </w:rPr>
        <w:t xml:space="preserve"> </w:t>
      </w:r>
      <w:r w:rsidR="007D5701" w:rsidRPr="00935764">
        <w:rPr>
          <w:rFonts w:ascii="Helvetica Neue Light" w:hAnsi="Helvetica Neue Light"/>
          <w:rPrChange w:id="1326" w:author="Arthur de Catheu" w:date="2014-06-20T17:08:00Z">
            <w:rPr>
              <w:rFonts w:asciiTheme="majorHAnsi" w:eastAsiaTheme="majorEastAsia" w:hAnsiTheme="majorHAnsi" w:cstheme="majorBidi"/>
              <w:bCs/>
              <w:iCs/>
              <w:sz w:val="24"/>
            </w:rPr>
          </w:rPrChange>
        </w:rPr>
        <w:t>à l’occasion de chaque nouvelle demande de financement, à l’exception de l’entretien téléphonique avec le Cédant qui est facultatif.</w:t>
      </w:r>
    </w:p>
    <w:p w14:paraId="538CE297" w14:textId="77777777" w:rsidR="008073C0" w:rsidRPr="00935764" w:rsidRDefault="008073C0" w:rsidP="00417AFC">
      <w:pPr>
        <w:rPr>
          <w:rFonts w:ascii="Helvetica Neue Light" w:hAnsi="Helvetica Neue Light"/>
          <w:rPrChange w:id="1327" w:author="Arthur de Catheu" w:date="2014-06-20T17:08:00Z">
            <w:rPr/>
          </w:rPrChange>
        </w:rPr>
      </w:pPr>
    </w:p>
    <w:p w14:paraId="558A2573" w14:textId="59A9524B" w:rsidR="004F73B0" w:rsidRPr="00935764" w:rsidRDefault="008073C0" w:rsidP="006117FA">
      <w:pPr>
        <w:rPr>
          <w:rFonts w:ascii="Helvetica Neue Light" w:hAnsi="Helvetica Neue Light"/>
          <w:rPrChange w:id="1328" w:author="Arthur de Catheu" w:date="2014-06-20T17:08:00Z">
            <w:rPr/>
          </w:rPrChange>
        </w:rPr>
      </w:pPr>
      <w:r w:rsidRPr="00935764">
        <w:rPr>
          <w:rFonts w:ascii="Helvetica Neue Light" w:hAnsi="Helvetica Neue Light"/>
          <w:rPrChange w:id="1329" w:author="Arthur de Catheu" w:date="2014-06-20T17:08:00Z">
            <w:rPr>
              <w:rFonts w:asciiTheme="majorHAnsi" w:eastAsiaTheme="majorEastAsia" w:hAnsiTheme="majorHAnsi" w:cstheme="majorBidi"/>
              <w:bCs/>
              <w:iCs/>
              <w:sz w:val="24"/>
            </w:rPr>
          </w:rPrChange>
        </w:rPr>
        <w:t xml:space="preserve">L’analyste crédit appréciera les </w:t>
      </w:r>
      <w:r w:rsidR="00372EA5" w:rsidRPr="00935764">
        <w:rPr>
          <w:rFonts w:ascii="Helvetica Neue Light" w:hAnsi="Helvetica Neue Light"/>
          <w:rPrChange w:id="1330" w:author="Arthur de Catheu" w:date="2014-06-20T17:08:00Z">
            <w:rPr>
              <w:rFonts w:asciiTheme="majorHAnsi" w:eastAsiaTheme="majorEastAsia" w:hAnsiTheme="majorHAnsi" w:cstheme="majorBidi"/>
              <w:bCs/>
              <w:iCs/>
              <w:sz w:val="24"/>
            </w:rPr>
          </w:rPrChange>
        </w:rPr>
        <w:t>éventuelles</w:t>
      </w:r>
      <w:r w:rsidRPr="00935764">
        <w:rPr>
          <w:rFonts w:ascii="Helvetica Neue Light" w:hAnsi="Helvetica Neue Light"/>
          <w:rPrChange w:id="1331" w:author="Arthur de Catheu" w:date="2014-06-20T17:08:00Z">
            <w:rPr>
              <w:rFonts w:asciiTheme="majorHAnsi" w:eastAsiaTheme="majorEastAsia" w:hAnsiTheme="majorHAnsi" w:cstheme="majorBidi"/>
              <w:bCs/>
              <w:iCs/>
              <w:sz w:val="24"/>
            </w:rPr>
          </w:rPrChange>
        </w:rPr>
        <w:t xml:space="preserve"> modifications apportées aux réponses du questionnaire </w:t>
      </w:r>
      <w:r w:rsidR="0021473B" w:rsidRPr="00935764">
        <w:rPr>
          <w:rFonts w:ascii="Helvetica Neue Light" w:hAnsi="Helvetica Neue Light"/>
          <w:rPrChange w:id="1332" w:author="Arthur de Catheu" w:date="2014-06-20T17:08:00Z">
            <w:rPr>
              <w:rFonts w:asciiTheme="majorHAnsi" w:eastAsiaTheme="majorEastAsia" w:hAnsiTheme="majorHAnsi" w:cstheme="majorBidi"/>
              <w:bCs/>
              <w:iCs/>
              <w:sz w:val="24"/>
            </w:rPr>
          </w:rPrChange>
        </w:rPr>
        <w:t xml:space="preserve">d’inscription </w:t>
      </w:r>
      <w:r w:rsidR="00507ED5" w:rsidRPr="00935764">
        <w:rPr>
          <w:rFonts w:ascii="Helvetica Neue Light" w:hAnsi="Helvetica Neue Light"/>
          <w:rPrChange w:id="1333" w:author="Arthur de Catheu" w:date="2014-06-20T17:08:00Z">
            <w:rPr>
              <w:rFonts w:asciiTheme="majorHAnsi" w:eastAsiaTheme="majorEastAsia" w:hAnsiTheme="majorHAnsi" w:cstheme="majorBidi"/>
              <w:bCs/>
              <w:iCs/>
              <w:sz w:val="24"/>
            </w:rPr>
          </w:rPrChange>
        </w:rPr>
        <w:t xml:space="preserve">ainsi que les </w:t>
      </w:r>
      <w:r w:rsidR="006117FA" w:rsidRPr="00935764">
        <w:rPr>
          <w:rFonts w:ascii="Helvetica Neue Light" w:hAnsi="Helvetica Neue Light"/>
          <w:rPrChange w:id="1334" w:author="Arthur de Catheu" w:date="2014-06-20T17:08:00Z">
            <w:rPr>
              <w:rFonts w:asciiTheme="majorHAnsi" w:eastAsiaTheme="majorEastAsia" w:hAnsiTheme="majorHAnsi" w:cstheme="majorBidi"/>
              <w:bCs/>
              <w:iCs/>
              <w:sz w:val="24"/>
            </w:rPr>
          </w:rPrChange>
        </w:rPr>
        <w:t xml:space="preserve">changements dans les </w:t>
      </w:r>
      <w:r w:rsidR="00507ED5" w:rsidRPr="00935764">
        <w:rPr>
          <w:rFonts w:ascii="Helvetica Neue Light" w:hAnsi="Helvetica Neue Light"/>
          <w:rPrChange w:id="1335" w:author="Arthur de Catheu" w:date="2014-06-20T17:08:00Z">
            <w:rPr>
              <w:rFonts w:asciiTheme="majorHAnsi" w:eastAsiaTheme="majorEastAsia" w:hAnsiTheme="majorHAnsi" w:cstheme="majorBidi"/>
              <w:bCs/>
              <w:iCs/>
              <w:sz w:val="24"/>
            </w:rPr>
          </w:rPrChange>
        </w:rPr>
        <w:t>résultats des tests d’éligi</w:t>
      </w:r>
      <w:r w:rsidR="00716CE1" w:rsidRPr="00935764">
        <w:rPr>
          <w:rFonts w:ascii="Helvetica Neue Light" w:hAnsi="Helvetica Neue Light"/>
          <w:rPrChange w:id="1336" w:author="Arthur de Catheu" w:date="2014-06-20T17:08:00Z">
            <w:rPr>
              <w:rFonts w:asciiTheme="majorHAnsi" w:eastAsiaTheme="majorEastAsia" w:hAnsiTheme="majorHAnsi" w:cstheme="majorBidi"/>
              <w:bCs/>
              <w:iCs/>
              <w:sz w:val="24"/>
            </w:rPr>
          </w:rPrChange>
        </w:rPr>
        <w:t>bilité automatiques et manuels.</w:t>
      </w:r>
      <w:r w:rsidR="00507ED5" w:rsidRPr="00935764">
        <w:rPr>
          <w:rFonts w:ascii="Helvetica Neue Light" w:hAnsi="Helvetica Neue Light"/>
          <w:rPrChange w:id="1337" w:author="Arthur de Catheu" w:date="2014-06-20T17:08:00Z">
            <w:rPr>
              <w:rFonts w:asciiTheme="majorHAnsi" w:eastAsiaTheme="majorEastAsia" w:hAnsiTheme="majorHAnsi" w:cstheme="majorBidi"/>
              <w:bCs/>
              <w:iCs/>
              <w:sz w:val="24"/>
            </w:rPr>
          </w:rPrChange>
        </w:rPr>
        <w:t xml:space="preserve"> </w:t>
      </w:r>
      <w:r w:rsidR="00716CE1" w:rsidRPr="00935764">
        <w:rPr>
          <w:rFonts w:ascii="Helvetica Neue Light" w:hAnsi="Helvetica Neue Light"/>
          <w:rPrChange w:id="1338" w:author="Arthur de Catheu" w:date="2014-06-20T17:08:00Z">
            <w:rPr>
              <w:rFonts w:asciiTheme="majorHAnsi" w:eastAsiaTheme="majorEastAsia" w:hAnsiTheme="majorHAnsi" w:cstheme="majorBidi"/>
              <w:bCs/>
              <w:iCs/>
              <w:sz w:val="24"/>
            </w:rPr>
          </w:rPrChange>
        </w:rPr>
        <w:t>I</w:t>
      </w:r>
      <w:r w:rsidR="00507ED5" w:rsidRPr="00935764">
        <w:rPr>
          <w:rFonts w:ascii="Helvetica Neue Light" w:hAnsi="Helvetica Neue Light"/>
          <w:rPrChange w:id="1339" w:author="Arthur de Catheu" w:date="2014-06-20T17:08:00Z">
            <w:rPr>
              <w:rFonts w:asciiTheme="majorHAnsi" w:eastAsiaTheme="majorEastAsia" w:hAnsiTheme="majorHAnsi" w:cstheme="majorBidi"/>
              <w:bCs/>
              <w:iCs/>
              <w:sz w:val="24"/>
            </w:rPr>
          </w:rPrChange>
        </w:rPr>
        <w:t>l</w:t>
      </w:r>
      <w:r w:rsidR="00372EA5" w:rsidRPr="00935764">
        <w:rPr>
          <w:rFonts w:ascii="Helvetica Neue Light" w:hAnsi="Helvetica Neue Light"/>
          <w:rPrChange w:id="1340" w:author="Arthur de Catheu" w:date="2014-06-20T17:08:00Z">
            <w:rPr>
              <w:rFonts w:asciiTheme="majorHAnsi" w:eastAsiaTheme="majorEastAsia" w:hAnsiTheme="majorHAnsi" w:cstheme="majorBidi"/>
              <w:bCs/>
              <w:iCs/>
              <w:sz w:val="24"/>
            </w:rPr>
          </w:rPrChange>
        </w:rPr>
        <w:t xml:space="preserve"> pourra alors décider</w:t>
      </w:r>
      <w:r w:rsidRPr="00935764">
        <w:rPr>
          <w:rFonts w:ascii="Helvetica Neue Light" w:hAnsi="Helvetica Neue Light"/>
          <w:rPrChange w:id="1341" w:author="Arthur de Catheu" w:date="2014-06-20T17:08:00Z">
            <w:rPr>
              <w:rFonts w:asciiTheme="majorHAnsi" w:eastAsiaTheme="majorEastAsia" w:hAnsiTheme="majorHAnsi" w:cstheme="majorBidi"/>
              <w:bCs/>
              <w:iCs/>
              <w:sz w:val="24"/>
            </w:rPr>
          </w:rPrChange>
        </w:rPr>
        <w:t xml:space="preserve"> de renouveler partiellement ou totalement l’Analyse Crédit.</w:t>
      </w:r>
      <w:r w:rsidR="00507ED5" w:rsidRPr="00935764">
        <w:rPr>
          <w:rFonts w:ascii="Helvetica Neue Light" w:hAnsi="Helvetica Neue Light"/>
          <w:rPrChange w:id="1342" w:author="Arthur de Catheu" w:date="2014-06-20T17:08:00Z">
            <w:rPr>
              <w:rFonts w:asciiTheme="majorHAnsi" w:eastAsiaTheme="majorEastAsia" w:hAnsiTheme="majorHAnsi" w:cstheme="majorBidi"/>
              <w:bCs/>
              <w:iCs/>
              <w:sz w:val="24"/>
            </w:rPr>
          </w:rPrChange>
        </w:rPr>
        <w:t xml:space="preserve"> </w:t>
      </w:r>
      <w:r w:rsidR="006117FA" w:rsidRPr="00935764">
        <w:rPr>
          <w:rFonts w:ascii="Helvetica Neue Light" w:hAnsi="Helvetica Neue Light"/>
          <w:rPrChange w:id="1343" w:author="Arthur de Catheu" w:date="2014-06-20T17:08:00Z">
            <w:rPr>
              <w:rFonts w:asciiTheme="majorHAnsi" w:eastAsiaTheme="majorEastAsia" w:hAnsiTheme="majorHAnsi" w:cstheme="majorBidi"/>
              <w:bCs/>
              <w:iCs/>
              <w:sz w:val="24"/>
            </w:rPr>
          </w:rPrChange>
        </w:rPr>
        <w:t>D</w:t>
      </w:r>
      <w:r w:rsidR="00EA6249" w:rsidRPr="00935764">
        <w:rPr>
          <w:rFonts w:ascii="Helvetica Neue Light" w:hAnsi="Helvetica Neue Light"/>
          <w:rPrChange w:id="1344" w:author="Arthur de Catheu" w:date="2014-06-20T17:08:00Z">
            <w:rPr>
              <w:rFonts w:asciiTheme="majorHAnsi" w:eastAsiaTheme="majorEastAsia" w:hAnsiTheme="majorHAnsi" w:cstheme="majorBidi"/>
              <w:bCs/>
              <w:iCs/>
              <w:sz w:val="24"/>
            </w:rPr>
          </w:rPrChange>
        </w:rPr>
        <w:t xml:space="preserve">ans le cas où de nouveaux états financiers </w:t>
      </w:r>
      <w:r w:rsidR="00417AFC" w:rsidRPr="00935764">
        <w:rPr>
          <w:rFonts w:ascii="Helvetica Neue Light" w:hAnsi="Helvetica Neue Light"/>
          <w:rPrChange w:id="1345" w:author="Arthur de Catheu" w:date="2014-06-20T17:08:00Z">
            <w:rPr>
              <w:rFonts w:asciiTheme="majorHAnsi" w:eastAsiaTheme="majorEastAsia" w:hAnsiTheme="majorHAnsi" w:cstheme="majorBidi"/>
              <w:bCs/>
              <w:iCs/>
              <w:sz w:val="24"/>
            </w:rPr>
          </w:rPrChange>
        </w:rPr>
        <w:t>a</w:t>
      </w:r>
      <w:r w:rsidR="0021473B" w:rsidRPr="00935764">
        <w:rPr>
          <w:rFonts w:ascii="Helvetica Neue Light" w:hAnsi="Helvetica Neue Light"/>
          <w:rPrChange w:id="1346" w:author="Arthur de Catheu" w:date="2014-06-20T17:08:00Z">
            <w:rPr>
              <w:rFonts w:asciiTheme="majorHAnsi" w:eastAsiaTheme="majorEastAsia" w:hAnsiTheme="majorHAnsi" w:cstheme="majorBidi"/>
              <w:bCs/>
              <w:iCs/>
              <w:sz w:val="24"/>
            </w:rPr>
          </w:rPrChange>
        </w:rPr>
        <w:t>ura</w:t>
      </w:r>
      <w:r w:rsidR="00417AFC" w:rsidRPr="00935764">
        <w:rPr>
          <w:rFonts w:ascii="Helvetica Neue Light" w:hAnsi="Helvetica Neue Light"/>
          <w:rPrChange w:id="1347" w:author="Arthur de Catheu" w:date="2014-06-20T17:08:00Z">
            <w:rPr>
              <w:rFonts w:asciiTheme="majorHAnsi" w:eastAsiaTheme="majorEastAsia" w:hAnsiTheme="majorHAnsi" w:cstheme="majorBidi"/>
              <w:bCs/>
              <w:iCs/>
              <w:sz w:val="24"/>
            </w:rPr>
          </w:rPrChange>
        </w:rPr>
        <w:t>ient</w:t>
      </w:r>
      <w:r w:rsidR="00EA6249" w:rsidRPr="00935764">
        <w:rPr>
          <w:rFonts w:ascii="Helvetica Neue Light" w:hAnsi="Helvetica Neue Light"/>
          <w:rPrChange w:id="1348" w:author="Arthur de Catheu" w:date="2014-06-20T17:08:00Z">
            <w:rPr>
              <w:rFonts w:asciiTheme="majorHAnsi" w:eastAsiaTheme="majorEastAsia" w:hAnsiTheme="majorHAnsi" w:cstheme="majorBidi"/>
              <w:bCs/>
              <w:iCs/>
              <w:sz w:val="24"/>
            </w:rPr>
          </w:rPrChange>
        </w:rPr>
        <w:t xml:space="preserve"> été </w:t>
      </w:r>
      <w:r w:rsidR="00417AFC" w:rsidRPr="00935764">
        <w:rPr>
          <w:rFonts w:ascii="Helvetica Neue Light" w:hAnsi="Helvetica Neue Light"/>
          <w:rPrChange w:id="1349" w:author="Arthur de Catheu" w:date="2014-06-20T17:08:00Z">
            <w:rPr>
              <w:rFonts w:asciiTheme="majorHAnsi" w:eastAsiaTheme="majorEastAsia" w:hAnsiTheme="majorHAnsi" w:cstheme="majorBidi"/>
              <w:bCs/>
              <w:iCs/>
              <w:sz w:val="24"/>
            </w:rPr>
          </w:rPrChange>
        </w:rPr>
        <w:t xml:space="preserve">intégrés en provenance </w:t>
      </w:r>
      <w:r w:rsidR="00EA6249" w:rsidRPr="00935764">
        <w:rPr>
          <w:rFonts w:ascii="Helvetica Neue Light" w:hAnsi="Helvetica Neue Light"/>
          <w:rPrChange w:id="1350" w:author="Arthur de Catheu" w:date="2014-06-20T17:08:00Z">
            <w:rPr>
              <w:rFonts w:asciiTheme="majorHAnsi" w:eastAsiaTheme="majorEastAsia" w:hAnsiTheme="majorHAnsi" w:cstheme="majorBidi"/>
              <w:bCs/>
              <w:iCs/>
              <w:sz w:val="24"/>
            </w:rPr>
          </w:rPrChange>
        </w:rPr>
        <w:t>des bases de données pa</w:t>
      </w:r>
      <w:r w:rsidR="004F73B0" w:rsidRPr="00935764">
        <w:rPr>
          <w:rFonts w:ascii="Helvetica Neue Light" w:hAnsi="Helvetica Neue Light"/>
          <w:rPrChange w:id="1351" w:author="Arthur de Catheu" w:date="2014-06-20T17:08:00Z">
            <w:rPr>
              <w:rFonts w:asciiTheme="majorHAnsi" w:eastAsiaTheme="majorEastAsia" w:hAnsiTheme="majorHAnsi" w:cstheme="majorBidi"/>
              <w:bCs/>
              <w:iCs/>
              <w:sz w:val="24"/>
            </w:rPr>
          </w:rPrChange>
        </w:rPr>
        <w:t xml:space="preserve">rtenaires </w:t>
      </w:r>
      <w:r w:rsidR="00417AFC" w:rsidRPr="00935764">
        <w:rPr>
          <w:rFonts w:ascii="Helvetica Neue Light" w:hAnsi="Helvetica Neue Light"/>
          <w:rPrChange w:id="1352" w:author="Arthur de Catheu" w:date="2014-06-20T17:08:00Z">
            <w:rPr>
              <w:rFonts w:asciiTheme="majorHAnsi" w:eastAsiaTheme="majorEastAsia" w:hAnsiTheme="majorHAnsi" w:cstheme="majorBidi"/>
              <w:bCs/>
              <w:iCs/>
              <w:sz w:val="24"/>
            </w:rPr>
          </w:rPrChange>
        </w:rPr>
        <w:t xml:space="preserve">ou directement communiqués par le Cédant depuis </w:t>
      </w:r>
      <w:r w:rsidR="004F73B0" w:rsidRPr="00935764">
        <w:rPr>
          <w:rFonts w:ascii="Helvetica Neue Light" w:hAnsi="Helvetica Neue Light"/>
          <w:rPrChange w:id="1353" w:author="Arthur de Catheu" w:date="2014-06-20T17:08:00Z">
            <w:rPr>
              <w:rFonts w:asciiTheme="majorHAnsi" w:eastAsiaTheme="majorEastAsia" w:hAnsiTheme="majorHAnsi" w:cstheme="majorBidi"/>
              <w:bCs/>
              <w:iCs/>
              <w:sz w:val="24"/>
            </w:rPr>
          </w:rPrChange>
        </w:rPr>
        <w:t>la dernière demande de financement</w:t>
      </w:r>
      <w:r w:rsidR="006117FA" w:rsidRPr="00935764">
        <w:rPr>
          <w:rFonts w:ascii="Helvetica Neue Light" w:hAnsi="Helvetica Neue Light"/>
          <w:rPrChange w:id="1354" w:author="Arthur de Catheu" w:date="2014-06-20T17:08:00Z">
            <w:rPr>
              <w:rFonts w:asciiTheme="majorHAnsi" w:eastAsiaTheme="majorEastAsia" w:hAnsiTheme="majorHAnsi" w:cstheme="majorBidi"/>
              <w:bCs/>
              <w:iCs/>
              <w:sz w:val="24"/>
            </w:rPr>
          </w:rPrChange>
        </w:rPr>
        <w:t>, l’analyste crédit sera toutefois tenu de mettre à jour l’analyse financière complémentaire pour confirmer l’éligibilité du Cédant</w:t>
      </w:r>
      <w:r w:rsidR="004F73B0" w:rsidRPr="00935764">
        <w:rPr>
          <w:rFonts w:ascii="Helvetica Neue Light" w:hAnsi="Helvetica Neue Light"/>
          <w:rPrChange w:id="1355" w:author="Arthur de Catheu" w:date="2014-06-20T17:08:00Z">
            <w:rPr>
              <w:rFonts w:asciiTheme="majorHAnsi" w:eastAsiaTheme="majorEastAsia" w:hAnsiTheme="majorHAnsi" w:cstheme="majorBidi"/>
              <w:bCs/>
              <w:iCs/>
              <w:sz w:val="24"/>
            </w:rPr>
          </w:rPrChange>
        </w:rPr>
        <w:t>.</w:t>
      </w:r>
    </w:p>
    <w:p w14:paraId="01D9AA0E" w14:textId="77777777" w:rsidR="0021473B" w:rsidRPr="00935764" w:rsidRDefault="0021473B" w:rsidP="006117FA">
      <w:pPr>
        <w:rPr>
          <w:rFonts w:ascii="Helvetica Neue Light" w:hAnsi="Helvetica Neue Light"/>
          <w:rPrChange w:id="1356" w:author="Arthur de Catheu" w:date="2014-06-20T17:08:00Z">
            <w:rPr/>
          </w:rPrChange>
        </w:rPr>
      </w:pPr>
    </w:p>
    <w:p w14:paraId="250D390F" w14:textId="2E722150" w:rsidR="00EA6249" w:rsidRPr="00935764" w:rsidRDefault="00114D6A" w:rsidP="00417AFC">
      <w:pPr>
        <w:rPr>
          <w:rFonts w:ascii="Helvetica Neue Light" w:hAnsi="Helvetica Neue Light"/>
          <w:rPrChange w:id="1357" w:author="Arthur de Catheu" w:date="2014-06-20T17:08:00Z">
            <w:rPr/>
          </w:rPrChange>
        </w:rPr>
      </w:pPr>
      <w:r w:rsidRPr="00935764">
        <w:rPr>
          <w:rFonts w:ascii="Helvetica Neue Light" w:hAnsi="Helvetica Neue Light"/>
          <w:rPrChange w:id="1358" w:author="Arthur de Catheu" w:date="2014-06-20T17:08:00Z">
            <w:rPr>
              <w:rFonts w:asciiTheme="majorHAnsi" w:eastAsiaTheme="majorEastAsia" w:hAnsiTheme="majorHAnsi" w:cstheme="majorBidi"/>
              <w:bCs/>
              <w:iCs/>
              <w:sz w:val="24"/>
            </w:rPr>
          </w:rPrChange>
        </w:rPr>
        <w:t xml:space="preserve">Toute mise à jour d’un </w:t>
      </w:r>
      <w:r w:rsidR="006117FA" w:rsidRPr="00935764">
        <w:rPr>
          <w:rFonts w:ascii="Helvetica Neue Light" w:hAnsi="Helvetica Neue Light"/>
          <w:rPrChange w:id="1359" w:author="Arthur de Catheu" w:date="2014-06-20T17:08:00Z">
            <w:rPr>
              <w:rFonts w:asciiTheme="majorHAnsi" w:eastAsiaTheme="majorEastAsia" w:hAnsiTheme="majorHAnsi" w:cstheme="majorBidi"/>
              <w:bCs/>
              <w:iCs/>
              <w:sz w:val="24"/>
            </w:rPr>
          </w:rPrChange>
        </w:rPr>
        <w:t>document</w:t>
      </w:r>
      <w:r w:rsidRPr="00935764">
        <w:rPr>
          <w:rFonts w:ascii="Helvetica Neue Light" w:hAnsi="Helvetica Neue Light"/>
          <w:rPrChange w:id="1360" w:author="Arthur de Catheu" w:date="2014-06-20T17:08:00Z">
            <w:rPr>
              <w:rFonts w:asciiTheme="majorHAnsi" w:eastAsiaTheme="majorEastAsia" w:hAnsiTheme="majorHAnsi" w:cstheme="majorBidi"/>
              <w:bCs/>
              <w:iCs/>
              <w:sz w:val="24"/>
            </w:rPr>
          </w:rPrChange>
        </w:rPr>
        <w:t xml:space="preserve"> relatif à la procédure</w:t>
      </w:r>
      <w:r w:rsidR="006117FA" w:rsidRPr="00935764">
        <w:rPr>
          <w:rFonts w:ascii="Helvetica Neue Light" w:hAnsi="Helvetica Neue Light"/>
          <w:rPrChange w:id="1361" w:author="Arthur de Catheu" w:date="2014-06-20T17:08:00Z">
            <w:rPr>
              <w:rFonts w:asciiTheme="majorHAnsi" w:eastAsiaTheme="majorEastAsia" w:hAnsiTheme="majorHAnsi" w:cstheme="majorBidi"/>
              <w:bCs/>
              <w:iCs/>
              <w:sz w:val="24"/>
            </w:rPr>
          </w:rPrChange>
        </w:rPr>
        <w:t xml:space="preserve"> anti-fraude conduira systématiquement </w:t>
      </w:r>
      <w:r w:rsidRPr="00935764">
        <w:rPr>
          <w:rFonts w:ascii="Helvetica Neue Light" w:hAnsi="Helvetica Neue Light"/>
          <w:rPrChange w:id="1362" w:author="Arthur de Catheu" w:date="2014-06-20T17:08:00Z">
            <w:rPr>
              <w:rFonts w:asciiTheme="majorHAnsi" w:eastAsiaTheme="majorEastAsia" w:hAnsiTheme="majorHAnsi" w:cstheme="majorBidi"/>
              <w:bCs/>
              <w:iCs/>
              <w:sz w:val="24"/>
            </w:rPr>
          </w:rPrChange>
        </w:rPr>
        <w:t>au renouvellement de</w:t>
      </w:r>
      <w:r w:rsidR="00A56FE3" w:rsidRPr="00935764">
        <w:rPr>
          <w:rFonts w:ascii="Helvetica Neue Light" w:hAnsi="Helvetica Neue Light"/>
          <w:rPrChange w:id="1363" w:author="Arthur de Catheu" w:date="2014-06-20T17:08:00Z">
            <w:rPr>
              <w:rFonts w:asciiTheme="majorHAnsi" w:eastAsiaTheme="majorEastAsia" w:hAnsiTheme="majorHAnsi" w:cstheme="majorBidi"/>
              <w:bCs/>
              <w:iCs/>
              <w:sz w:val="24"/>
            </w:rPr>
          </w:rPrChange>
        </w:rPr>
        <w:t>s contrôles afférent</w:t>
      </w:r>
      <w:r w:rsidR="001431FE" w:rsidRPr="00935764">
        <w:rPr>
          <w:rFonts w:ascii="Helvetica Neue Light" w:hAnsi="Helvetica Neue Light"/>
          <w:rPrChange w:id="1364" w:author="Arthur de Catheu" w:date="2014-06-20T17:08:00Z">
            <w:rPr>
              <w:rFonts w:asciiTheme="majorHAnsi" w:eastAsiaTheme="majorEastAsia" w:hAnsiTheme="majorHAnsi" w:cstheme="majorBidi"/>
              <w:bCs/>
              <w:iCs/>
              <w:sz w:val="24"/>
            </w:rPr>
          </w:rPrChange>
        </w:rPr>
        <w:t>s</w:t>
      </w:r>
      <w:r w:rsidR="00A56FE3" w:rsidRPr="00935764">
        <w:rPr>
          <w:rFonts w:ascii="Helvetica Neue Light" w:hAnsi="Helvetica Neue Light"/>
          <w:rPrChange w:id="1365" w:author="Arthur de Catheu" w:date="2014-06-20T17:08:00Z">
            <w:rPr>
              <w:rFonts w:asciiTheme="majorHAnsi" w:eastAsiaTheme="majorEastAsia" w:hAnsiTheme="majorHAnsi" w:cstheme="majorBidi"/>
              <w:bCs/>
              <w:iCs/>
              <w:sz w:val="24"/>
            </w:rPr>
          </w:rPrChange>
        </w:rPr>
        <w:t xml:space="preserve"> au document mis à jour.</w:t>
      </w:r>
    </w:p>
    <w:p w14:paraId="0D9E6B9F" w14:textId="294E2CE9" w:rsidR="00EA6249" w:rsidRPr="00935764" w:rsidRDefault="006117FA">
      <w:pPr>
        <w:pStyle w:val="Titre3"/>
        <w:rPr>
          <w:rFonts w:ascii="Helvetica Neue Light" w:hAnsi="Helvetica Neue Light"/>
          <w:rPrChange w:id="1366" w:author="Arthur de Catheu" w:date="2014-06-20T17:08:00Z">
            <w:rPr/>
          </w:rPrChange>
        </w:rPr>
      </w:pPr>
      <w:bookmarkStart w:id="1367" w:name="_Toc265315290"/>
      <w:r w:rsidRPr="00935764">
        <w:rPr>
          <w:rFonts w:ascii="Helvetica Neue Light" w:hAnsi="Helvetica Neue Light"/>
          <w:rPrChange w:id="1368" w:author="Arthur de Catheu" w:date="2014-06-20T17:08:00Z">
            <w:rPr>
              <w:rFonts w:asciiTheme="majorHAnsi" w:hAnsiTheme="majorHAnsi"/>
              <w:b w:val="0"/>
              <w:iCs/>
            </w:rPr>
          </w:rPrChange>
        </w:rPr>
        <w:t>Renouvellement de l’</w:t>
      </w:r>
      <w:r w:rsidR="00234911" w:rsidRPr="00935764">
        <w:rPr>
          <w:rFonts w:ascii="Helvetica Neue Light" w:hAnsi="Helvetica Neue Light"/>
          <w:rPrChange w:id="1369" w:author="Arthur de Catheu" w:date="2014-06-20T17:08:00Z">
            <w:rPr>
              <w:rFonts w:asciiTheme="majorHAnsi" w:hAnsiTheme="majorHAnsi"/>
              <w:b w:val="0"/>
              <w:iCs/>
            </w:rPr>
          </w:rPrChange>
        </w:rPr>
        <w:t>A</w:t>
      </w:r>
      <w:r w:rsidR="00EA6249" w:rsidRPr="00935764">
        <w:rPr>
          <w:rFonts w:ascii="Helvetica Neue Light" w:hAnsi="Helvetica Neue Light"/>
          <w:rPrChange w:id="1370" w:author="Arthur de Catheu" w:date="2014-06-20T17:08:00Z">
            <w:rPr>
              <w:rFonts w:asciiTheme="majorHAnsi" w:hAnsiTheme="majorHAnsi"/>
              <w:b w:val="0"/>
              <w:iCs/>
            </w:rPr>
          </w:rPrChange>
        </w:rPr>
        <w:t>nalyse</w:t>
      </w:r>
      <w:r w:rsidR="00234911" w:rsidRPr="00935764">
        <w:rPr>
          <w:rFonts w:ascii="Helvetica Neue Light" w:hAnsi="Helvetica Neue Light"/>
          <w:rPrChange w:id="1371" w:author="Arthur de Catheu" w:date="2014-06-20T17:08:00Z">
            <w:rPr>
              <w:rFonts w:asciiTheme="majorHAnsi" w:hAnsiTheme="majorHAnsi"/>
              <w:b w:val="0"/>
              <w:iCs/>
            </w:rPr>
          </w:rPrChange>
        </w:rPr>
        <w:t xml:space="preserve"> Crédit</w:t>
      </w:r>
      <w:r w:rsidR="00EA6249" w:rsidRPr="00935764">
        <w:rPr>
          <w:rFonts w:ascii="Helvetica Neue Light" w:hAnsi="Helvetica Neue Light"/>
          <w:rPrChange w:id="1372" w:author="Arthur de Catheu" w:date="2014-06-20T17:08:00Z">
            <w:rPr>
              <w:rFonts w:asciiTheme="majorHAnsi" w:hAnsiTheme="majorHAnsi"/>
              <w:b w:val="0"/>
              <w:iCs/>
            </w:rPr>
          </w:rPrChange>
        </w:rPr>
        <w:t xml:space="preserve"> Débiteur</w:t>
      </w:r>
      <w:bookmarkEnd w:id="1367"/>
    </w:p>
    <w:p w14:paraId="68FC1985" w14:textId="5892A5ED" w:rsidR="006117FA" w:rsidRPr="00935764" w:rsidRDefault="006117FA" w:rsidP="00C36375">
      <w:pPr>
        <w:rPr>
          <w:rFonts w:ascii="Helvetica Neue Light" w:hAnsi="Helvetica Neue Light"/>
          <w:rPrChange w:id="1373" w:author="Arthur de Catheu" w:date="2014-06-20T17:08:00Z">
            <w:rPr/>
          </w:rPrChange>
        </w:rPr>
      </w:pPr>
      <w:r w:rsidRPr="00935764">
        <w:rPr>
          <w:rFonts w:ascii="Helvetica Neue Light" w:hAnsi="Helvetica Neue Light"/>
          <w:rPrChange w:id="1374" w:author="Arthur de Catheu" w:date="2014-06-20T17:08:00Z">
            <w:rPr>
              <w:rFonts w:asciiTheme="majorHAnsi" w:eastAsiaTheme="majorEastAsia" w:hAnsiTheme="majorHAnsi" w:cstheme="majorBidi"/>
              <w:bCs/>
              <w:iCs/>
              <w:sz w:val="24"/>
            </w:rPr>
          </w:rPrChange>
        </w:rPr>
        <w:t>Le respect des Critères d’Eligibilité</w:t>
      </w:r>
      <w:r w:rsidR="00A56FE3" w:rsidRPr="00935764">
        <w:rPr>
          <w:rFonts w:ascii="Helvetica Neue Light" w:hAnsi="Helvetica Neue Light"/>
          <w:rPrChange w:id="1375" w:author="Arthur de Catheu" w:date="2014-06-20T17:08:00Z">
            <w:rPr>
              <w:rFonts w:asciiTheme="majorHAnsi" w:eastAsiaTheme="majorEastAsia" w:hAnsiTheme="majorHAnsi" w:cstheme="majorBidi"/>
              <w:bCs/>
              <w:iCs/>
              <w:sz w:val="24"/>
            </w:rPr>
          </w:rPrChange>
        </w:rPr>
        <w:t xml:space="preserve"> automatique et manuelle</w:t>
      </w:r>
      <w:r w:rsidRPr="00935764">
        <w:rPr>
          <w:rFonts w:ascii="Helvetica Neue Light" w:hAnsi="Helvetica Neue Light"/>
          <w:rPrChange w:id="1376" w:author="Arthur de Catheu" w:date="2014-06-20T17:08:00Z">
            <w:rPr>
              <w:rFonts w:asciiTheme="majorHAnsi" w:eastAsiaTheme="majorEastAsia" w:hAnsiTheme="majorHAnsi" w:cstheme="majorBidi"/>
              <w:bCs/>
              <w:iCs/>
              <w:sz w:val="24"/>
            </w:rPr>
          </w:rPrChange>
        </w:rPr>
        <w:t xml:space="preserve"> sera vérif</w:t>
      </w:r>
      <w:r w:rsidR="00A56FE3" w:rsidRPr="00935764">
        <w:rPr>
          <w:rFonts w:ascii="Helvetica Neue Light" w:hAnsi="Helvetica Neue Light"/>
          <w:rPrChange w:id="1377" w:author="Arthur de Catheu" w:date="2014-06-20T17:08:00Z">
            <w:rPr>
              <w:rFonts w:asciiTheme="majorHAnsi" w:eastAsiaTheme="majorEastAsia" w:hAnsiTheme="majorHAnsi" w:cstheme="majorBidi"/>
              <w:bCs/>
              <w:iCs/>
              <w:sz w:val="24"/>
            </w:rPr>
          </w:rPrChange>
        </w:rPr>
        <w:t>i</w:t>
      </w:r>
      <w:r w:rsidRPr="00935764">
        <w:rPr>
          <w:rFonts w:ascii="Helvetica Neue Light" w:hAnsi="Helvetica Neue Light"/>
          <w:rPrChange w:id="1378" w:author="Arthur de Catheu" w:date="2014-06-20T17:08:00Z">
            <w:rPr>
              <w:rFonts w:asciiTheme="majorHAnsi" w:eastAsiaTheme="majorEastAsia" w:hAnsiTheme="majorHAnsi" w:cstheme="majorBidi"/>
              <w:bCs/>
              <w:iCs/>
              <w:sz w:val="24"/>
            </w:rPr>
          </w:rPrChange>
        </w:rPr>
        <w:t xml:space="preserve">é de manière systématique pour </w:t>
      </w:r>
      <w:r w:rsidR="0021473B" w:rsidRPr="00935764">
        <w:rPr>
          <w:rFonts w:ascii="Helvetica Neue Light" w:hAnsi="Helvetica Neue Light"/>
          <w:rPrChange w:id="1379" w:author="Arthur de Catheu" w:date="2014-06-20T17:08:00Z">
            <w:rPr>
              <w:rFonts w:asciiTheme="majorHAnsi" w:eastAsiaTheme="majorEastAsia" w:hAnsiTheme="majorHAnsi" w:cstheme="majorBidi"/>
              <w:bCs/>
              <w:iCs/>
              <w:sz w:val="24"/>
            </w:rPr>
          </w:rPrChange>
        </w:rPr>
        <w:t xml:space="preserve">tout </w:t>
      </w:r>
      <w:r w:rsidRPr="00935764">
        <w:rPr>
          <w:rFonts w:ascii="Helvetica Neue Light" w:hAnsi="Helvetica Neue Light"/>
          <w:rPrChange w:id="1380" w:author="Arthur de Catheu" w:date="2014-06-20T17:08:00Z">
            <w:rPr>
              <w:rFonts w:asciiTheme="majorHAnsi" w:eastAsiaTheme="majorEastAsia" w:hAnsiTheme="majorHAnsi" w:cstheme="majorBidi"/>
              <w:bCs/>
              <w:iCs/>
              <w:sz w:val="24"/>
            </w:rPr>
          </w:rPrChange>
        </w:rPr>
        <w:t>Débiteur</w:t>
      </w:r>
      <w:r w:rsidR="0021473B" w:rsidRPr="00935764">
        <w:rPr>
          <w:rFonts w:ascii="Helvetica Neue Light" w:hAnsi="Helvetica Neue Light"/>
          <w:rPrChange w:id="1381" w:author="Arthur de Catheu" w:date="2014-06-20T17:08:00Z">
            <w:rPr>
              <w:rFonts w:asciiTheme="majorHAnsi" w:eastAsiaTheme="majorEastAsia" w:hAnsiTheme="majorHAnsi" w:cstheme="majorBidi"/>
              <w:bCs/>
              <w:iCs/>
              <w:sz w:val="24"/>
            </w:rPr>
          </w:rPrChange>
        </w:rPr>
        <w:t xml:space="preserve"> concerné par une nouvelle demande de financement</w:t>
      </w:r>
      <w:r w:rsidRPr="00935764">
        <w:rPr>
          <w:rFonts w:ascii="Helvetica Neue Light" w:hAnsi="Helvetica Neue Light"/>
          <w:rPrChange w:id="1382" w:author="Arthur de Catheu" w:date="2014-06-20T17:08:00Z">
            <w:rPr>
              <w:rFonts w:asciiTheme="majorHAnsi" w:eastAsiaTheme="majorEastAsia" w:hAnsiTheme="majorHAnsi" w:cstheme="majorBidi"/>
              <w:bCs/>
              <w:iCs/>
              <w:sz w:val="24"/>
            </w:rPr>
          </w:rPrChange>
        </w:rPr>
        <w:t>.</w:t>
      </w:r>
    </w:p>
    <w:p w14:paraId="08B6A632" w14:textId="77777777" w:rsidR="006117FA" w:rsidRPr="00935764" w:rsidRDefault="006117FA" w:rsidP="00C36375">
      <w:pPr>
        <w:rPr>
          <w:rFonts w:ascii="Helvetica Neue Light" w:hAnsi="Helvetica Neue Light"/>
          <w:rPrChange w:id="1383" w:author="Arthur de Catheu" w:date="2014-06-20T17:08:00Z">
            <w:rPr/>
          </w:rPrChange>
        </w:rPr>
      </w:pPr>
    </w:p>
    <w:p w14:paraId="3092B217" w14:textId="7E947996" w:rsidR="004F73B0" w:rsidRPr="00935764" w:rsidRDefault="006117FA" w:rsidP="00087989">
      <w:pPr>
        <w:rPr>
          <w:rFonts w:ascii="Helvetica Neue Light" w:hAnsi="Helvetica Neue Light"/>
          <w:rPrChange w:id="1384" w:author="Arthur de Catheu" w:date="2014-06-20T17:08:00Z">
            <w:rPr/>
          </w:rPrChange>
        </w:rPr>
      </w:pPr>
      <w:r w:rsidRPr="00935764">
        <w:rPr>
          <w:rFonts w:ascii="Helvetica Neue Light" w:hAnsi="Helvetica Neue Light"/>
          <w:rPrChange w:id="1385" w:author="Arthur de Catheu" w:date="2014-06-20T17:08:00Z">
            <w:rPr>
              <w:rFonts w:asciiTheme="majorHAnsi" w:eastAsiaTheme="majorEastAsia" w:hAnsiTheme="majorHAnsi" w:cstheme="majorBidi"/>
              <w:bCs/>
              <w:iCs/>
              <w:sz w:val="24"/>
            </w:rPr>
          </w:rPrChange>
        </w:rPr>
        <w:t xml:space="preserve">En cas de changement dans les résultats de ces Critères de Eligibilité et / ou de mise à jour des états financiers du Débiteur dans les bases de </w:t>
      </w:r>
      <w:r w:rsidR="002119A8" w:rsidRPr="00935764">
        <w:rPr>
          <w:rFonts w:ascii="Helvetica Neue Light" w:hAnsi="Helvetica Neue Light"/>
          <w:rPrChange w:id="1386" w:author="Arthur de Catheu" w:date="2014-06-20T17:08:00Z">
            <w:rPr>
              <w:rFonts w:asciiTheme="majorHAnsi" w:eastAsiaTheme="majorEastAsia" w:hAnsiTheme="majorHAnsi" w:cstheme="majorBidi"/>
              <w:bCs/>
              <w:iCs/>
              <w:sz w:val="24"/>
            </w:rPr>
          </w:rPrChange>
        </w:rPr>
        <w:t>Finexkap AM</w:t>
      </w:r>
      <w:r w:rsidRPr="00935764">
        <w:rPr>
          <w:rFonts w:ascii="Helvetica Neue Light" w:hAnsi="Helvetica Neue Light"/>
          <w:rPrChange w:id="1387" w:author="Arthur de Catheu" w:date="2014-06-20T17:08:00Z">
            <w:rPr>
              <w:rFonts w:asciiTheme="majorHAnsi" w:eastAsiaTheme="majorEastAsia" w:hAnsiTheme="majorHAnsi" w:cstheme="majorBidi"/>
              <w:bCs/>
              <w:iCs/>
              <w:sz w:val="24"/>
            </w:rPr>
          </w:rPrChange>
        </w:rPr>
        <w:t xml:space="preserve">, l’analyse financière complémentaire sera systématiquement renouvelée par les analystes crédit. </w:t>
      </w:r>
    </w:p>
    <w:p w14:paraId="7E2C7572" w14:textId="38A1D9ED" w:rsidR="004D6B24" w:rsidRPr="00935764" w:rsidRDefault="004D6B24">
      <w:pPr>
        <w:pStyle w:val="Titre2"/>
        <w:rPr>
          <w:rFonts w:ascii="Helvetica Neue Light" w:hAnsi="Helvetica Neue Light"/>
          <w:rPrChange w:id="1388" w:author="Arthur de Catheu" w:date="2014-06-20T17:08:00Z">
            <w:rPr/>
          </w:rPrChange>
        </w:rPr>
      </w:pPr>
      <w:bookmarkStart w:id="1389" w:name="_Toc265315291"/>
      <w:r w:rsidRPr="00935764">
        <w:rPr>
          <w:rFonts w:ascii="Helvetica Neue Light" w:hAnsi="Helvetica Neue Light"/>
          <w:rPrChange w:id="1390" w:author="Arthur de Catheu" w:date="2014-06-20T17:08:00Z">
            <w:rPr>
              <w:rFonts w:asciiTheme="majorHAnsi" w:hAnsiTheme="majorHAnsi"/>
              <w:b w:val="0"/>
              <w:iCs/>
              <w:sz w:val="24"/>
              <w:szCs w:val="24"/>
            </w:rPr>
          </w:rPrChange>
        </w:rPr>
        <w:t>Préparation de la fiche Comité de Crédit</w:t>
      </w:r>
      <w:bookmarkEnd w:id="1389"/>
    </w:p>
    <w:p w14:paraId="3431DAB6" w14:textId="794BF8BC" w:rsidR="00B17BA9" w:rsidRPr="00935764" w:rsidRDefault="004D6B24" w:rsidP="00122FE0">
      <w:pPr>
        <w:spacing w:before="120"/>
        <w:rPr>
          <w:rFonts w:ascii="Helvetica Neue Light" w:hAnsi="Helvetica Neue Light"/>
          <w:rPrChange w:id="1391" w:author="Arthur de Catheu" w:date="2014-06-20T17:08:00Z">
            <w:rPr/>
          </w:rPrChange>
        </w:rPr>
      </w:pPr>
      <w:r w:rsidRPr="00935764">
        <w:rPr>
          <w:rFonts w:ascii="Helvetica Neue Light" w:hAnsi="Helvetica Neue Light"/>
          <w:rPrChange w:id="1392" w:author="Arthur de Catheu" w:date="2014-06-20T17:08:00Z">
            <w:rPr>
              <w:rFonts w:asciiTheme="majorHAnsi" w:eastAsiaTheme="majorEastAsia" w:hAnsiTheme="majorHAnsi" w:cstheme="majorBidi"/>
              <w:bCs/>
              <w:iCs/>
              <w:sz w:val="24"/>
            </w:rPr>
          </w:rPrChange>
        </w:rPr>
        <w:t xml:space="preserve">A l’issue de l’analyse du Cédant, des Débiteurs et des Créances afférents à une </w:t>
      </w:r>
      <w:r w:rsidR="00B17BA9" w:rsidRPr="00935764">
        <w:rPr>
          <w:rFonts w:ascii="Helvetica Neue Light" w:hAnsi="Helvetica Neue Light"/>
          <w:rPrChange w:id="1393" w:author="Arthur de Catheu" w:date="2014-06-20T17:08:00Z">
            <w:rPr>
              <w:rFonts w:asciiTheme="majorHAnsi" w:eastAsiaTheme="majorEastAsia" w:hAnsiTheme="majorHAnsi" w:cstheme="majorBidi"/>
              <w:bCs/>
              <w:iCs/>
              <w:sz w:val="24"/>
            </w:rPr>
          </w:rPrChange>
        </w:rPr>
        <w:t xml:space="preserve">demande </w:t>
      </w:r>
      <w:r w:rsidRPr="00935764">
        <w:rPr>
          <w:rFonts w:ascii="Helvetica Neue Light" w:hAnsi="Helvetica Neue Light"/>
          <w:rPrChange w:id="1394" w:author="Arthur de Catheu" w:date="2014-06-20T17:08:00Z">
            <w:rPr>
              <w:rFonts w:asciiTheme="majorHAnsi" w:eastAsiaTheme="majorEastAsia" w:hAnsiTheme="majorHAnsi" w:cstheme="majorBidi"/>
              <w:bCs/>
              <w:iCs/>
              <w:sz w:val="24"/>
            </w:rPr>
          </w:rPrChange>
        </w:rPr>
        <w:t xml:space="preserve">de </w:t>
      </w:r>
      <w:r w:rsidR="00B17BA9" w:rsidRPr="00935764">
        <w:rPr>
          <w:rFonts w:ascii="Helvetica Neue Light" w:hAnsi="Helvetica Neue Light"/>
          <w:rPrChange w:id="1395" w:author="Arthur de Catheu" w:date="2014-06-20T17:08:00Z">
            <w:rPr>
              <w:rFonts w:asciiTheme="majorHAnsi" w:eastAsiaTheme="majorEastAsia" w:hAnsiTheme="majorHAnsi" w:cstheme="majorBidi"/>
              <w:bCs/>
              <w:iCs/>
              <w:sz w:val="24"/>
            </w:rPr>
          </w:rPrChange>
        </w:rPr>
        <w:t>financement</w:t>
      </w:r>
      <w:r w:rsidRPr="00935764">
        <w:rPr>
          <w:rFonts w:ascii="Helvetica Neue Light" w:hAnsi="Helvetica Neue Light"/>
          <w:rPrChange w:id="1396" w:author="Arthur de Catheu" w:date="2014-06-20T17:08:00Z">
            <w:rPr>
              <w:rFonts w:asciiTheme="majorHAnsi" w:eastAsiaTheme="majorEastAsia" w:hAnsiTheme="majorHAnsi" w:cstheme="majorBidi"/>
              <w:bCs/>
              <w:iCs/>
              <w:sz w:val="24"/>
            </w:rPr>
          </w:rPrChange>
        </w:rPr>
        <w:t xml:space="preserve">, une fiche Comité de Crédit est réalisée automatiquement. </w:t>
      </w:r>
      <w:r w:rsidR="00B17BA9" w:rsidRPr="00935764">
        <w:rPr>
          <w:rFonts w:ascii="Helvetica Neue Light" w:hAnsi="Helvetica Neue Light"/>
          <w:rPrChange w:id="1397" w:author="Arthur de Catheu" w:date="2014-06-20T17:08:00Z">
            <w:rPr>
              <w:rFonts w:asciiTheme="majorHAnsi" w:eastAsiaTheme="majorEastAsia" w:hAnsiTheme="majorHAnsi" w:cstheme="majorBidi"/>
              <w:bCs/>
              <w:iCs/>
              <w:sz w:val="24"/>
            </w:rPr>
          </w:rPrChange>
        </w:rPr>
        <w:t xml:space="preserve">Par ailleurs, une fiche spécifique est réalisée </w:t>
      </w:r>
      <w:r w:rsidR="00114532" w:rsidRPr="00935764">
        <w:rPr>
          <w:rFonts w:ascii="Helvetica Neue Light" w:hAnsi="Helvetica Neue Light"/>
          <w:rPrChange w:id="1398" w:author="Arthur de Catheu" w:date="2014-06-20T17:08:00Z">
            <w:rPr>
              <w:rFonts w:asciiTheme="majorHAnsi" w:eastAsiaTheme="majorEastAsia" w:hAnsiTheme="majorHAnsi" w:cstheme="majorBidi"/>
              <w:bCs/>
              <w:iCs/>
              <w:sz w:val="24"/>
            </w:rPr>
          </w:rPrChange>
        </w:rPr>
        <w:t xml:space="preserve">en cas de </w:t>
      </w:r>
      <w:r w:rsidR="00B17BA9" w:rsidRPr="00935764">
        <w:rPr>
          <w:rFonts w:ascii="Helvetica Neue Light" w:hAnsi="Helvetica Neue Light"/>
          <w:rPrChange w:id="1399" w:author="Arthur de Catheu" w:date="2014-06-20T17:08:00Z">
            <w:rPr>
              <w:rFonts w:asciiTheme="majorHAnsi" w:eastAsiaTheme="majorEastAsia" w:hAnsiTheme="majorHAnsi" w:cstheme="majorBidi"/>
              <w:bCs/>
              <w:iCs/>
              <w:sz w:val="24"/>
            </w:rPr>
          </w:rPrChange>
        </w:rPr>
        <w:t xml:space="preserve">sélection d’un Cédant dont le </w:t>
      </w:r>
      <w:r w:rsidR="00D24F6A" w:rsidRPr="00935764">
        <w:rPr>
          <w:rFonts w:ascii="Helvetica Neue Light" w:hAnsi="Helvetica Neue Light"/>
          <w:rPrChange w:id="1400" w:author="Arthur de Catheu" w:date="2014-06-20T17:08:00Z">
            <w:rPr>
              <w:rFonts w:asciiTheme="majorHAnsi" w:eastAsiaTheme="majorEastAsia" w:hAnsiTheme="majorHAnsi" w:cstheme="majorBidi"/>
              <w:bCs/>
              <w:iCs/>
              <w:sz w:val="24"/>
            </w:rPr>
          </w:rPrChange>
        </w:rPr>
        <w:t>Score Défaillance</w:t>
      </w:r>
      <w:r w:rsidR="00B17BA9" w:rsidRPr="00935764">
        <w:rPr>
          <w:rFonts w:ascii="Helvetica Neue Light" w:hAnsi="Helvetica Neue Light"/>
          <w:rPrChange w:id="1401" w:author="Arthur de Catheu" w:date="2014-06-20T17:08:00Z">
            <w:rPr>
              <w:rFonts w:asciiTheme="majorHAnsi" w:eastAsiaTheme="majorEastAsia" w:hAnsiTheme="majorHAnsi" w:cstheme="majorBidi"/>
              <w:bCs/>
              <w:iCs/>
              <w:sz w:val="24"/>
            </w:rPr>
          </w:rPrChange>
        </w:rPr>
        <w:t xml:space="preserve"> Finexkap est égal à 3, (ii) dont la date d’immatriculation est postérieure à trente-six (36) mois révolus et dont les deux derniers comptes ne sont pas publiés ou ne sont pas disponibles sur les bases de données partenaires, ou (iii) dont la date d’immatriculation est antérieure à trente-six (36) mois révolus</w:t>
      </w:r>
      <w:r w:rsidR="00114532" w:rsidRPr="00935764">
        <w:rPr>
          <w:rFonts w:ascii="Helvetica Neue Light" w:hAnsi="Helvetica Neue Light"/>
          <w:rPrChange w:id="1402" w:author="Arthur de Catheu" w:date="2014-06-20T17:08:00Z">
            <w:rPr>
              <w:rFonts w:asciiTheme="majorHAnsi" w:eastAsiaTheme="majorEastAsia" w:hAnsiTheme="majorHAnsi" w:cstheme="majorBidi"/>
              <w:bCs/>
              <w:iCs/>
              <w:sz w:val="24"/>
            </w:rPr>
          </w:rPrChange>
        </w:rPr>
        <w:t>.</w:t>
      </w:r>
    </w:p>
    <w:p w14:paraId="531B37F1" w14:textId="77777777" w:rsidR="00114532" w:rsidRPr="00935764" w:rsidRDefault="00114532" w:rsidP="00122FE0">
      <w:pPr>
        <w:rPr>
          <w:rFonts w:ascii="Helvetica Neue Light" w:hAnsi="Helvetica Neue Light"/>
          <w:rPrChange w:id="1403" w:author="Arthur de Catheu" w:date="2014-06-20T17:08:00Z">
            <w:rPr/>
          </w:rPrChange>
        </w:rPr>
      </w:pPr>
    </w:p>
    <w:p w14:paraId="3A2B3D95" w14:textId="76FBC802" w:rsidR="00B17BA9" w:rsidRPr="00935764" w:rsidRDefault="00B17BA9" w:rsidP="004D6B24">
      <w:pPr>
        <w:rPr>
          <w:rFonts w:ascii="Helvetica Neue Light" w:hAnsi="Helvetica Neue Light"/>
          <w:rPrChange w:id="1404" w:author="Arthur de Catheu" w:date="2014-06-20T17:08:00Z">
            <w:rPr/>
          </w:rPrChange>
        </w:rPr>
      </w:pPr>
      <w:r w:rsidRPr="00935764">
        <w:rPr>
          <w:rFonts w:ascii="Helvetica Neue Light" w:hAnsi="Helvetica Neue Light"/>
          <w:rPrChange w:id="1405" w:author="Arthur de Catheu" w:date="2014-06-20T17:08:00Z">
            <w:rPr>
              <w:rFonts w:asciiTheme="majorHAnsi" w:eastAsiaTheme="majorEastAsia" w:hAnsiTheme="majorHAnsi" w:cstheme="majorBidi"/>
              <w:bCs/>
              <w:iCs/>
              <w:sz w:val="24"/>
            </w:rPr>
          </w:rPrChange>
        </w:rPr>
        <w:t xml:space="preserve">Ces </w:t>
      </w:r>
      <w:r w:rsidR="004D6B24" w:rsidRPr="00935764">
        <w:rPr>
          <w:rFonts w:ascii="Helvetica Neue Light" w:hAnsi="Helvetica Neue Light"/>
          <w:rPrChange w:id="1406" w:author="Arthur de Catheu" w:date="2014-06-20T17:08:00Z">
            <w:rPr>
              <w:rFonts w:asciiTheme="majorHAnsi" w:eastAsiaTheme="majorEastAsia" w:hAnsiTheme="majorHAnsi" w:cstheme="majorBidi"/>
              <w:bCs/>
              <w:iCs/>
              <w:sz w:val="24"/>
            </w:rPr>
          </w:rPrChange>
        </w:rPr>
        <w:t>fiche</w:t>
      </w:r>
      <w:r w:rsidRPr="00935764">
        <w:rPr>
          <w:rFonts w:ascii="Helvetica Neue Light" w:hAnsi="Helvetica Neue Light"/>
          <w:rPrChange w:id="1407" w:author="Arthur de Catheu" w:date="2014-06-20T17:08:00Z">
            <w:rPr>
              <w:rFonts w:asciiTheme="majorHAnsi" w:eastAsiaTheme="majorEastAsia" w:hAnsiTheme="majorHAnsi" w:cstheme="majorBidi"/>
              <w:bCs/>
              <w:iCs/>
              <w:sz w:val="24"/>
            </w:rPr>
          </w:rPrChange>
        </w:rPr>
        <w:t>s</w:t>
      </w:r>
      <w:r w:rsidR="004D6B24" w:rsidRPr="00935764">
        <w:rPr>
          <w:rFonts w:ascii="Helvetica Neue Light" w:hAnsi="Helvetica Neue Light"/>
          <w:rPrChange w:id="1408"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1409" w:author="Arthur de Catheu" w:date="2014-06-20T17:08:00Z">
            <w:rPr>
              <w:rFonts w:asciiTheme="majorHAnsi" w:eastAsiaTheme="majorEastAsia" w:hAnsiTheme="majorHAnsi" w:cstheme="majorBidi"/>
              <w:bCs/>
              <w:iCs/>
              <w:sz w:val="24"/>
            </w:rPr>
          </w:rPrChange>
        </w:rPr>
        <w:t xml:space="preserve">ne sont </w:t>
      </w:r>
      <w:r w:rsidR="004D6B24" w:rsidRPr="00935764">
        <w:rPr>
          <w:rFonts w:ascii="Helvetica Neue Light" w:hAnsi="Helvetica Neue Light"/>
          <w:rPrChange w:id="1410" w:author="Arthur de Catheu" w:date="2014-06-20T17:08:00Z">
            <w:rPr>
              <w:rFonts w:asciiTheme="majorHAnsi" w:eastAsiaTheme="majorEastAsia" w:hAnsiTheme="majorHAnsi" w:cstheme="majorBidi"/>
              <w:bCs/>
              <w:iCs/>
              <w:sz w:val="24"/>
            </w:rPr>
          </w:rPrChange>
        </w:rPr>
        <w:t>réalisée</w:t>
      </w:r>
      <w:r w:rsidRPr="00935764">
        <w:rPr>
          <w:rFonts w:ascii="Helvetica Neue Light" w:hAnsi="Helvetica Neue Light"/>
          <w:rPrChange w:id="1411" w:author="Arthur de Catheu" w:date="2014-06-20T17:08:00Z">
            <w:rPr>
              <w:rFonts w:asciiTheme="majorHAnsi" w:eastAsiaTheme="majorEastAsia" w:hAnsiTheme="majorHAnsi" w:cstheme="majorBidi"/>
              <w:bCs/>
              <w:iCs/>
              <w:sz w:val="24"/>
            </w:rPr>
          </w:rPrChange>
        </w:rPr>
        <w:t>s</w:t>
      </w:r>
      <w:r w:rsidR="004D6B24" w:rsidRPr="00935764">
        <w:rPr>
          <w:rFonts w:ascii="Helvetica Neue Light" w:hAnsi="Helvetica Neue Light"/>
          <w:rPrChange w:id="1412" w:author="Arthur de Catheu" w:date="2014-06-20T17:08:00Z">
            <w:rPr>
              <w:rFonts w:asciiTheme="majorHAnsi" w:eastAsiaTheme="majorEastAsia" w:hAnsiTheme="majorHAnsi" w:cstheme="majorBidi"/>
              <w:bCs/>
              <w:iCs/>
              <w:sz w:val="24"/>
            </w:rPr>
          </w:rPrChange>
        </w:rPr>
        <w:t xml:space="preserve"> que si au moins une Créance est sélectionnée par </w:t>
      </w:r>
      <w:r w:rsidR="00155CA7" w:rsidRPr="00935764">
        <w:rPr>
          <w:rFonts w:ascii="Helvetica Neue Light" w:hAnsi="Helvetica Neue Light"/>
          <w:rPrChange w:id="1413" w:author="Arthur de Catheu" w:date="2014-06-20T17:08:00Z">
            <w:rPr>
              <w:rFonts w:asciiTheme="majorHAnsi" w:eastAsiaTheme="majorEastAsia" w:hAnsiTheme="majorHAnsi" w:cstheme="majorBidi"/>
              <w:bCs/>
              <w:iCs/>
              <w:sz w:val="24"/>
            </w:rPr>
          </w:rPrChange>
        </w:rPr>
        <w:t xml:space="preserve">un </w:t>
      </w:r>
      <w:r w:rsidR="00D563FF" w:rsidRPr="00935764">
        <w:rPr>
          <w:rFonts w:ascii="Helvetica Neue Light" w:hAnsi="Helvetica Neue Light"/>
          <w:rPrChange w:id="1414" w:author="Arthur de Catheu" w:date="2014-06-20T17:08:00Z">
            <w:rPr>
              <w:rFonts w:asciiTheme="majorHAnsi" w:eastAsiaTheme="majorEastAsia" w:hAnsiTheme="majorHAnsi" w:cstheme="majorBidi"/>
              <w:bCs/>
              <w:iCs/>
              <w:sz w:val="24"/>
            </w:rPr>
          </w:rPrChange>
        </w:rPr>
        <w:t>a</w:t>
      </w:r>
      <w:r w:rsidR="00420621" w:rsidRPr="00935764">
        <w:rPr>
          <w:rFonts w:ascii="Helvetica Neue Light" w:hAnsi="Helvetica Neue Light"/>
          <w:rPrChange w:id="1415" w:author="Arthur de Catheu" w:date="2014-06-20T17:08:00Z">
            <w:rPr>
              <w:rFonts w:asciiTheme="majorHAnsi" w:eastAsiaTheme="majorEastAsia" w:hAnsiTheme="majorHAnsi" w:cstheme="majorBidi"/>
              <w:bCs/>
              <w:iCs/>
              <w:sz w:val="24"/>
            </w:rPr>
          </w:rPrChange>
        </w:rPr>
        <w:t>nalyste crédit</w:t>
      </w:r>
      <w:r w:rsidR="000F32C5" w:rsidRPr="00935764">
        <w:rPr>
          <w:rFonts w:ascii="Helvetica Neue Light" w:hAnsi="Helvetica Neue Light"/>
          <w:rPrChange w:id="1416" w:author="Arthur de Catheu" w:date="2014-06-20T17:08:00Z">
            <w:rPr>
              <w:rFonts w:asciiTheme="majorHAnsi" w:eastAsiaTheme="majorEastAsia" w:hAnsiTheme="majorHAnsi" w:cstheme="majorBidi"/>
              <w:bCs/>
              <w:iCs/>
              <w:sz w:val="24"/>
            </w:rPr>
          </w:rPrChange>
        </w:rPr>
        <w:t xml:space="preserve">. </w:t>
      </w:r>
    </w:p>
    <w:p w14:paraId="491C4B5B" w14:textId="77777777" w:rsidR="00B17BA9" w:rsidRPr="00935764" w:rsidRDefault="00B17BA9" w:rsidP="004D6B24">
      <w:pPr>
        <w:rPr>
          <w:rFonts w:ascii="Helvetica Neue Light" w:hAnsi="Helvetica Neue Light"/>
          <w:rPrChange w:id="1417" w:author="Arthur de Catheu" w:date="2014-06-20T17:08:00Z">
            <w:rPr/>
          </w:rPrChange>
        </w:rPr>
      </w:pPr>
    </w:p>
    <w:p w14:paraId="713D52CD" w14:textId="3D2B7069" w:rsidR="00D241C5" w:rsidRPr="00935764" w:rsidRDefault="000F32C5" w:rsidP="004D6B24">
      <w:pPr>
        <w:rPr>
          <w:rFonts w:ascii="Helvetica Neue Light" w:hAnsi="Helvetica Neue Light"/>
          <w:rPrChange w:id="1418" w:author="Arthur de Catheu" w:date="2014-06-20T17:08:00Z">
            <w:rPr/>
          </w:rPrChange>
        </w:rPr>
      </w:pPr>
      <w:r w:rsidRPr="00935764">
        <w:rPr>
          <w:rFonts w:ascii="Helvetica Neue Light" w:hAnsi="Helvetica Neue Light"/>
          <w:rPrChange w:id="1419" w:author="Arthur de Catheu" w:date="2014-06-20T17:08:00Z">
            <w:rPr>
              <w:rFonts w:asciiTheme="majorHAnsi" w:eastAsiaTheme="majorEastAsia" w:hAnsiTheme="majorHAnsi" w:cstheme="majorBidi"/>
              <w:bCs/>
              <w:iCs/>
              <w:sz w:val="24"/>
            </w:rPr>
          </w:rPrChange>
        </w:rPr>
        <w:t>L’analyste crédit</w:t>
      </w:r>
      <w:r w:rsidR="00155CA7" w:rsidRPr="00935764">
        <w:rPr>
          <w:rFonts w:ascii="Helvetica Neue Light" w:hAnsi="Helvetica Neue Light"/>
          <w:rPrChange w:id="1420" w:author="Arthur de Catheu" w:date="2014-06-20T17:08:00Z">
            <w:rPr>
              <w:rFonts w:asciiTheme="majorHAnsi" w:eastAsiaTheme="majorEastAsia" w:hAnsiTheme="majorHAnsi" w:cstheme="majorBidi"/>
              <w:bCs/>
              <w:iCs/>
              <w:sz w:val="24"/>
            </w:rPr>
          </w:rPrChange>
        </w:rPr>
        <w:t xml:space="preserve"> </w:t>
      </w:r>
      <w:r w:rsidR="006A2069" w:rsidRPr="00935764">
        <w:rPr>
          <w:rFonts w:ascii="Helvetica Neue Light" w:hAnsi="Helvetica Neue Light"/>
          <w:rPrChange w:id="1421" w:author="Arthur de Catheu" w:date="2014-06-20T17:08:00Z">
            <w:rPr>
              <w:rFonts w:asciiTheme="majorHAnsi" w:eastAsiaTheme="majorEastAsia" w:hAnsiTheme="majorHAnsi" w:cstheme="majorBidi"/>
              <w:bCs/>
              <w:iCs/>
              <w:sz w:val="24"/>
            </w:rPr>
          </w:rPrChange>
        </w:rPr>
        <w:t xml:space="preserve">pourra </w:t>
      </w:r>
      <w:r w:rsidR="00155CA7" w:rsidRPr="00935764">
        <w:rPr>
          <w:rFonts w:ascii="Helvetica Neue Light" w:hAnsi="Helvetica Neue Light"/>
          <w:rPrChange w:id="1422" w:author="Arthur de Catheu" w:date="2014-06-20T17:08:00Z">
            <w:rPr>
              <w:rFonts w:asciiTheme="majorHAnsi" w:eastAsiaTheme="majorEastAsia" w:hAnsiTheme="majorHAnsi" w:cstheme="majorBidi"/>
              <w:bCs/>
              <w:iCs/>
              <w:sz w:val="24"/>
            </w:rPr>
          </w:rPrChange>
        </w:rPr>
        <w:t xml:space="preserve">éventuellement </w:t>
      </w:r>
      <w:r w:rsidR="006A2069" w:rsidRPr="00935764">
        <w:rPr>
          <w:rFonts w:ascii="Helvetica Neue Light" w:hAnsi="Helvetica Neue Light"/>
          <w:rPrChange w:id="1423" w:author="Arthur de Catheu" w:date="2014-06-20T17:08:00Z">
            <w:rPr>
              <w:rFonts w:asciiTheme="majorHAnsi" w:eastAsiaTheme="majorEastAsia" w:hAnsiTheme="majorHAnsi" w:cstheme="majorBidi"/>
              <w:bCs/>
              <w:iCs/>
              <w:sz w:val="24"/>
            </w:rPr>
          </w:rPrChange>
        </w:rPr>
        <w:t xml:space="preserve">porter une appréciation qualitative sur cette fiche dans un champ prévu à cet effet. </w:t>
      </w:r>
      <w:r w:rsidR="00B17BA9" w:rsidRPr="00935764">
        <w:rPr>
          <w:rFonts w:ascii="Helvetica Neue Light" w:hAnsi="Helvetica Neue Light"/>
          <w:rPrChange w:id="1424" w:author="Arthur de Catheu" w:date="2014-06-20T17:08:00Z">
            <w:rPr>
              <w:rFonts w:asciiTheme="majorHAnsi" w:eastAsiaTheme="majorEastAsia" w:hAnsiTheme="majorHAnsi" w:cstheme="majorBidi"/>
              <w:bCs/>
              <w:iCs/>
              <w:sz w:val="24"/>
            </w:rPr>
          </w:rPrChange>
        </w:rPr>
        <w:t xml:space="preserve">Dans le cas où l’analyste crédit a sélectionné un Débiteur </w:t>
      </w:r>
      <w:r w:rsidR="00B17BA9" w:rsidRPr="00935764">
        <w:rPr>
          <w:rFonts w:ascii="Helvetica Neue Light" w:hAnsi="Helvetica Neue Light" w:cs="Arial"/>
          <w:rPrChange w:id="1425" w:author="Arthur de Catheu" w:date="2014-06-20T17:08:00Z">
            <w:rPr>
              <w:rFonts w:asciiTheme="majorHAnsi" w:eastAsiaTheme="majorEastAsia" w:hAnsiTheme="majorHAnsi" w:cs="Arial"/>
              <w:bCs/>
              <w:iCs/>
              <w:sz w:val="24"/>
            </w:rPr>
          </w:rPrChange>
        </w:rPr>
        <w:t>à l’encontre duquel le FCT 2014 détient une Créance présentant un retard de paiement supérieur à trente (30) jours ou a engagé une procédure de recouvrement judiciaire ou toute autre action judiciaire, l’analyste crédit devra précisément motiver sa sélection.</w:t>
      </w:r>
    </w:p>
    <w:p w14:paraId="66F80C86" w14:textId="77777777" w:rsidR="00B17BA9" w:rsidRPr="00935764" w:rsidRDefault="00B17BA9" w:rsidP="004D6B24">
      <w:pPr>
        <w:rPr>
          <w:rFonts w:ascii="Helvetica Neue Light" w:hAnsi="Helvetica Neue Light"/>
          <w:rPrChange w:id="1426" w:author="Arthur de Catheu" w:date="2014-06-20T17:08:00Z">
            <w:rPr/>
          </w:rPrChange>
        </w:rPr>
      </w:pPr>
    </w:p>
    <w:p w14:paraId="4FA1B493" w14:textId="77777777" w:rsidR="001431FE" w:rsidRPr="00935764" w:rsidRDefault="001431FE" w:rsidP="004D6B24">
      <w:pPr>
        <w:rPr>
          <w:rFonts w:ascii="Helvetica Neue Light" w:hAnsi="Helvetica Neue Light"/>
          <w:rPrChange w:id="1427" w:author="Arthur de Catheu" w:date="2014-06-20T17:08:00Z">
            <w:rPr/>
          </w:rPrChange>
        </w:rPr>
      </w:pPr>
    </w:p>
    <w:p w14:paraId="0C8BDFAC" w14:textId="77777777" w:rsidR="00491A20" w:rsidRPr="00935764" w:rsidRDefault="00491A20">
      <w:pPr>
        <w:pStyle w:val="Titre1"/>
        <w:rPr>
          <w:rFonts w:ascii="Helvetica Neue Light" w:hAnsi="Helvetica Neue Light"/>
          <w:rPrChange w:id="1428" w:author="Arthur de Catheu" w:date="2014-06-20T17:08:00Z">
            <w:rPr/>
          </w:rPrChange>
        </w:rPr>
      </w:pPr>
      <w:bookmarkStart w:id="1429" w:name="_Ref380137275"/>
      <w:bookmarkStart w:id="1430" w:name="_Toc265315292"/>
      <w:r w:rsidRPr="00935764">
        <w:rPr>
          <w:rFonts w:ascii="Helvetica Neue Light" w:hAnsi="Helvetica Neue Light"/>
          <w:rPrChange w:id="1431" w:author="Arthur de Catheu" w:date="2014-06-20T17:08:00Z">
            <w:rPr>
              <w:rFonts w:asciiTheme="majorHAnsi" w:hAnsiTheme="majorHAnsi"/>
              <w:b w:val="0"/>
              <w:iCs/>
              <w:smallCaps w:val="0"/>
              <w:sz w:val="24"/>
              <w:szCs w:val="24"/>
            </w:rPr>
          </w:rPrChange>
        </w:rPr>
        <w:lastRenderedPageBreak/>
        <w:t>Prévention de la fraude</w:t>
      </w:r>
      <w:bookmarkStart w:id="1432" w:name="_GoBack"/>
      <w:bookmarkEnd w:id="1269"/>
      <w:bookmarkEnd w:id="1270"/>
      <w:bookmarkEnd w:id="1429"/>
      <w:bookmarkEnd w:id="1430"/>
      <w:bookmarkEnd w:id="1432"/>
    </w:p>
    <w:p w14:paraId="6D1089FF" w14:textId="77777777" w:rsidR="00491A20" w:rsidRPr="00935764" w:rsidRDefault="00491A20">
      <w:pPr>
        <w:pStyle w:val="Titre2"/>
        <w:rPr>
          <w:rFonts w:ascii="Helvetica Neue Light" w:hAnsi="Helvetica Neue Light"/>
          <w:rPrChange w:id="1433" w:author="Arthur de Catheu" w:date="2014-06-20T17:08:00Z">
            <w:rPr/>
          </w:rPrChange>
        </w:rPr>
      </w:pPr>
      <w:bookmarkStart w:id="1434" w:name="_Toc379362326"/>
      <w:bookmarkStart w:id="1435" w:name="_Toc265315293"/>
      <w:r w:rsidRPr="00935764">
        <w:rPr>
          <w:rFonts w:ascii="Helvetica Neue Light" w:hAnsi="Helvetica Neue Light"/>
          <w:rPrChange w:id="1436" w:author="Arthur de Catheu" w:date="2014-06-20T17:08:00Z">
            <w:rPr>
              <w:rFonts w:asciiTheme="majorHAnsi" w:hAnsiTheme="majorHAnsi"/>
              <w:b w:val="0"/>
              <w:iCs/>
              <w:sz w:val="24"/>
              <w:szCs w:val="24"/>
            </w:rPr>
          </w:rPrChange>
        </w:rPr>
        <w:t>Introduction</w:t>
      </w:r>
      <w:bookmarkEnd w:id="1434"/>
      <w:bookmarkEnd w:id="1435"/>
    </w:p>
    <w:p w14:paraId="2E8AF00A" w14:textId="77777777" w:rsidR="00491A20" w:rsidRPr="00935764" w:rsidRDefault="00491A20" w:rsidP="00491A20">
      <w:pPr>
        <w:spacing w:before="120"/>
        <w:rPr>
          <w:rFonts w:ascii="Helvetica Neue Light" w:hAnsi="Helvetica Neue Light"/>
          <w:rPrChange w:id="1437" w:author="Arthur de Catheu" w:date="2014-06-20T17:08:00Z">
            <w:rPr/>
          </w:rPrChange>
        </w:rPr>
      </w:pPr>
      <w:r w:rsidRPr="00935764">
        <w:rPr>
          <w:rFonts w:ascii="Helvetica Neue Light" w:hAnsi="Helvetica Neue Light"/>
          <w:rPrChange w:id="1438" w:author="Arthur de Catheu" w:date="2014-06-20T17:08:00Z">
            <w:rPr>
              <w:rFonts w:asciiTheme="majorHAnsi" w:eastAsiaTheme="majorEastAsia" w:hAnsiTheme="majorHAnsi" w:cstheme="majorBidi"/>
              <w:bCs/>
              <w:iCs/>
              <w:sz w:val="24"/>
            </w:rPr>
          </w:rPrChange>
        </w:rPr>
        <w:t xml:space="preserve">L’utilisation des Critères d’Eligibilité et de l’algorithme de notation présuppose que le Cédant soit de bonne foi. Il a donc été nécessaire d’élaborer des mesures de détection d’éventuels comportements frauduleux afin de garantir la fiabilité des Cédants, des Débiteurs et des Créances. </w:t>
      </w:r>
    </w:p>
    <w:p w14:paraId="23277D30" w14:textId="77777777" w:rsidR="00491A20" w:rsidRPr="00935764" w:rsidRDefault="00491A20" w:rsidP="00491A20">
      <w:pPr>
        <w:spacing w:before="120"/>
        <w:rPr>
          <w:rFonts w:ascii="Helvetica Neue Light" w:hAnsi="Helvetica Neue Light"/>
          <w:rPrChange w:id="1439" w:author="Arthur de Catheu" w:date="2014-06-20T17:08:00Z">
            <w:rPr/>
          </w:rPrChange>
        </w:rPr>
      </w:pPr>
      <w:r w:rsidRPr="00935764">
        <w:rPr>
          <w:rFonts w:ascii="Helvetica Neue Light" w:hAnsi="Helvetica Neue Light"/>
          <w:rPrChange w:id="1440" w:author="Arthur de Catheu" w:date="2014-06-20T17:08:00Z">
            <w:rPr>
              <w:rFonts w:asciiTheme="majorHAnsi" w:eastAsiaTheme="majorEastAsia" w:hAnsiTheme="majorHAnsi" w:cstheme="majorBidi"/>
              <w:bCs/>
              <w:iCs/>
              <w:sz w:val="24"/>
            </w:rPr>
          </w:rPrChange>
        </w:rPr>
        <w:t>Deux axes de contrôle ont été mis en place :</w:t>
      </w:r>
    </w:p>
    <w:p w14:paraId="3CFA4DD7" w14:textId="77777777" w:rsidR="00491A20" w:rsidRPr="00935764" w:rsidRDefault="00491A20" w:rsidP="00122FE0">
      <w:pPr>
        <w:pStyle w:val="Paragraphedeliste"/>
        <w:numPr>
          <w:ilvl w:val="0"/>
          <w:numId w:val="114"/>
        </w:numPr>
        <w:rPr>
          <w:rFonts w:ascii="Helvetica Neue Light" w:hAnsi="Helvetica Neue Light" w:cs="Arial"/>
          <w:rPrChange w:id="1441" w:author="Arthur de Catheu" w:date="2014-06-20T17:08:00Z">
            <w:rPr>
              <w:rFonts w:cs="Arial"/>
            </w:rPr>
          </w:rPrChange>
        </w:rPr>
      </w:pPr>
      <w:r w:rsidRPr="00935764">
        <w:rPr>
          <w:rFonts w:ascii="Helvetica Neue Light" w:hAnsi="Helvetica Neue Light" w:cs="Arial"/>
          <w:rPrChange w:id="1442" w:author="Arthur de Catheu" w:date="2014-06-20T17:08:00Z">
            <w:rPr>
              <w:rFonts w:asciiTheme="majorHAnsi" w:eastAsiaTheme="majorEastAsia" w:hAnsiTheme="majorHAnsi" w:cs="Arial"/>
              <w:bCs/>
              <w:iCs/>
              <w:sz w:val="24"/>
            </w:rPr>
          </w:rPrChange>
        </w:rPr>
        <w:t>L’analyse comportementale du Cédant</w:t>
      </w:r>
    </w:p>
    <w:p w14:paraId="2B6E6005" w14:textId="122F462B" w:rsidR="00FC0222" w:rsidRPr="00935764" w:rsidRDefault="00491A20" w:rsidP="00EE3496">
      <w:pPr>
        <w:spacing w:before="120"/>
        <w:rPr>
          <w:rFonts w:ascii="Helvetica Neue Light" w:hAnsi="Helvetica Neue Light"/>
          <w:rPrChange w:id="1443" w:author="Arthur de Catheu" w:date="2014-06-20T17:08:00Z">
            <w:rPr/>
          </w:rPrChange>
        </w:rPr>
      </w:pPr>
      <w:r w:rsidRPr="00935764">
        <w:rPr>
          <w:rFonts w:ascii="Helvetica Neue Light" w:hAnsi="Helvetica Neue Light"/>
          <w:rPrChange w:id="1444" w:author="Arthur de Catheu" w:date="2014-06-20T17:08:00Z">
            <w:rPr>
              <w:rFonts w:asciiTheme="majorHAnsi" w:eastAsiaTheme="majorEastAsia" w:hAnsiTheme="majorHAnsi" w:cstheme="majorBidi"/>
              <w:bCs/>
              <w:iCs/>
              <w:sz w:val="24"/>
            </w:rPr>
          </w:rPrChange>
        </w:rPr>
        <w:t>Ce comportement s’apprécie tant d’un point de vue financier grâce à l’analyse de plusieurs ratios (par exemple, le montant de la demande rapporté au chiffre d’affaires, la fréquence d'utilisation</w:t>
      </w:r>
      <w:r w:rsidR="008D0B0E" w:rsidRPr="00935764">
        <w:rPr>
          <w:rFonts w:ascii="Helvetica Neue Light" w:hAnsi="Helvetica Neue Light"/>
          <w:rPrChange w:id="1445" w:author="Arthur de Catheu" w:date="2014-06-20T17:08:00Z">
            <w:rPr>
              <w:rFonts w:asciiTheme="majorHAnsi" w:eastAsiaTheme="majorEastAsia" w:hAnsiTheme="majorHAnsi" w:cstheme="majorBidi"/>
              <w:bCs/>
              <w:iCs/>
              <w:sz w:val="24"/>
            </w:rPr>
          </w:rPrChange>
        </w:rPr>
        <w:t xml:space="preserve"> du service de Finexkap AM</w:t>
      </w:r>
      <w:r w:rsidRPr="00935764">
        <w:rPr>
          <w:rFonts w:ascii="Helvetica Neue Light" w:hAnsi="Helvetica Neue Light"/>
          <w:rPrChange w:id="1446" w:author="Arthur de Catheu" w:date="2014-06-20T17:08:00Z">
            <w:rPr>
              <w:rFonts w:asciiTheme="majorHAnsi" w:eastAsiaTheme="majorEastAsia" w:hAnsiTheme="majorHAnsi" w:cstheme="majorBidi"/>
              <w:bCs/>
              <w:iCs/>
              <w:sz w:val="24"/>
            </w:rPr>
          </w:rPrChange>
        </w:rPr>
        <w:t>, une hausse anormalement élevée du montant d</w:t>
      </w:r>
      <w:r w:rsidR="00C36375" w:rsidRPr="00935764">
        <w:rPr>
          <w:rFonts w:ascii="Helvetica Neue Light" w:hAnsi="Helvetica Neue Light"/>
          <w:rPrChange w:id="1447" w:author="Arthur de Catheu" w:date="2014-06-20T17:08:00Z">
            <w:rPr>
              <w:rFonts w:asciiTheme="majorHAnsi" w:eastAsiaTheme="majorEastAsia" w:hAnsiTheme="majorHAnsi" w:cstheme="majorBidi"/>
              <w:bCs/>
              <w:iCs/>
              <w:sz w:val="24"/>
            </w:rPr>
          </w:rPrChange>
        </w:rPr>
        <w:t>es</w:t>
      </w:r>
      <w:r w:rsidRPr="00935764">
        <w:rPr>
          <w:rFonts w:ascii="Helvetica Neue Light" w:hAnsi="Helvetica Neue Light"/>
          <w:rPrChange w:id="1448" w:author="Arthur de Catheu" w:date="2014-06-20T17:08:00Z">
            <w:rPr>
              <w:rFonts w:asciiTheme="majorHAnsi" w:eastAsiaTheme="majorEastAsia" w:hAnsiTheme="majorHAnsi" w:cstheme="majorBidi"/>
              <w:bCs/>
              <w:iCs/>
              <w:sz w:val="24"/>
            </w:rPr>
          </w:rPrChange>
        </w:rPr>
        <w:t xml:space="preserve"> Créance</w:t>
      </w:r>
      <w:r w:rsidR="00C36375" w:rsidRPr="00935764">
        <w:rPr>
          <w:rFonts w:ascii="Helvetica Neue Light" w:hAnsi="Helvetica Neue Light"/>
          <w:rPrChange w:id="1449" w:author="Arthur de Catheu" w:date="2014-06-20T17:08:00Z">
            <w:rPr>
              <w:rFonts w:asciiTheme="majorHAnsi" w:eastAsiaTheme="majorEastAsia" w:hAnsiTheme="majorHAnsi" w:cstheme="majorBidi"/>
              <w:bCs/>
              <w:iCs/>
              <w:sz w:val="24"/>
            </w:rPr>
          </w:rPrChange>
        </w:rPr>
        <w:t>s soumises</w:t>
      </w:r>
      <w:r w:rsidR="008D0B0E" w:rsidRPr="00935764">
        <w:rPr>
          <w:rFonts w:ascii="Helvetica Neue Light" w:hAnsi="Helvetica Neue Light"/>
          <w:rPrChange w:id="1450" w:author="Arthur de Catheu" w:date="2014-06-20T17:08:00Z">
            <w:rPr>
              <w:rFonts w:asciiTheme="majorHAnsi" w:eastAsiaTheme="majorEastAsia" w:hAnsiTheme="majorHAnsi" w:cstheme="majorBidi"/>
              <w:bCs/>
              <w:iCs/>
              <w:sz w:val="24"/>
            </w:rPr>
          </w:rPrChange>
        </w:rPr>
        <w:t>, etc.</w:t>
      </w:r>
      <w:r w:rsidRPr="00935764">
        <w:rPr>
          <w:rFonts w:ascii="Helvetica Neue Light" w:hAnsi="Helvetica Neue Light"/>
          <w:rPrChange w:id="1451" w:author="Arthur de Catheu" w:date="2014-06-20T17:08:00Z">
            <w:rPr>
              <w:rFonts w:asciiTheme="majorHAnsi" w:eastAsiaTheme="majorEastAsia" w:hAnsiTheme="majorHAnsi" w:cstheme="majorBidi"/>
              <w:bCs/>
              <w:iCs/>
              <w:sz w:val="24"/>
            </w:rPr>
          </w:rPrChange>
        </w:rPr>
        <w:t xml:space="preserve">) que d’un point de vue du comportement en tant qu’utilisateur de la plate-forme électronique de </w:t>
      </w:r>
      <w:r w:rsidR="002119A8" w:rsidRPr="00935764">
        <w:rPr>
          <w:rFonts w:ascii="Helvetica Neue Light" w:hAnsi="Helvetica Neue Light"/>
          <w:rPrChange w:id="1452" w:author="Arthur de Catheu" w:date="2014-06-20T17:08:00Z">
            <w:rPr>
              <w:rFonts w:asciiTheme="majorHAnsi" w:eastAsiaTheme="majorEastAsia" w:hAnsiTheme="majorHAnsi" w:cstheme="majorBidi"/>
              <w:bCs/>
              <w:iCs/>
              <w:sz w:val="24"/>
            </w:rPr>
          </w:rPrChange>
        </w:rPr>
        <w:t>Finexkap AM</w:t>
      </w:r>
      <w:r w:rsidR="00F24AE7" w:rsidRPr="00935764">
        <w:rPr>
          <w:rFonts w:ascii="Helvetica Neue Light" w:hAnsi="Helvetica Neue Light"/>
          <w:rPrChange w:id="1453"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1454" w:author="Arthur de Catheu" w:date="2014-06-20T17:08:00Z">
            <w:rPr>
              <w:rFonts w:asciiTheme="majorHAnsi" w:eastAsiaTheme="majorEastAsia" w:hAnsiTheme="majorHAnsi" w:cstheme="majorBidi"/>
              <w:bCs/>
              <w:iCs/>
              <w:sz w:val="24"/>
            </w:rPr>
          </w:rPrChange>
        </w:rPr>
        <w:t xml:space="preserve">(par exemple, l'enregistrement et la géolocalisation de l’adresse IP de la personne se connectant au service de </w:t>
      </w:r>
      <w:r w:rsidR="002119A8" w:rsidRPr="00935764">
        <w:rPr>
          <w:rFonts w:ascii="Helvetica Neue Light" w:hAnsi="Helvetica Neue Light"/>
          <w:rPrChange w:id="1455" w:author="Arthur de Catheu" w:date="2014-06-20T17:08:00Z">
            <w:rPr>
              <w:rFonts w:asciiTheme="majorHAnsi" w:eastAsiaTheme="majorEastAsia" w:hAnsiTheme="majorHAnsi" w:cstheme="majorBidi"/>
              <w:bCs/>
              <w:iCs/>
              <w:sz w:val="24"/>
            </w:rPr>
          </w:rPrChange>
        </w:rPr>
        <w:t>Finexkap AM</w:t>
      </w:r>
      <w:r w:rsidRPr="00935764">
        <w:rPr>
          <w:rFonts w:ascii="Helvetica Neue Light" w:hAnsi="Helvetica Neue Light"/>
          <w:rPrChange w:id="1456" w:author="Arthur de Catheu" w:date="2014-06-20T17:08:00Z">
            <w:rPr>
              <w:rFonts w:asciiTheme="majorHAnsi" w:eastAsiaTheme="majorEastAsia" w:hAnsiTheme="majorHAnsi" w:cstheme="majorBidi"/>
              <w:bCs/>
              <w:iCs/>
              <w:sz w:val="24"/>
            </w:rPr>
          </w:rPrChange>
        </w:rPr>
        <w:t>).</w:t>
      </w:r>
      <w:r w:rsidR="00E3589C" w:rsidRPr="00935764">
        <w:rPr>
          <w:rFonts w:ascii="Helvetica Neue Light" w:hAnsi="Helvetica Neue Light"/>
          <w:rPrChange w:id="1457" w:author="Arthur de Catheu" w:date="2014-06-20T17:08:00Z">
            <w:rPr>
              <w:rFonts w:asciiTheme="majorHAnsi" w:eastAsiaTheme="majorEastAsia" w:hAnsiTheme="majorHAnsi" w:cstheme="majorBidi"/>
              <w:bCs/>
              <w:iCs/>
              <w:sz w:val="24"/>
            </w:rPr>
          </w:rPrChange>
        </w:rPr>
        <w:t xml:space="preserve"> Le perfectionnement et l’optimisation de l’analyse comportementale </w:t>
      </w:r>
      <w:r w:rsidR="008D0B0E" w:rsidRPr="00935764">
        <w:rPr>
          <w:rFonts w:ascii="Helvetica Neue Light" w:hAnsi="Helvetica Neue Light"/>
          <w:rPrChange w:id="1458" w:author="Arthur de Catheu" w:date="2014-06-20T17:08:00Z">
            <w:rPr>
              <w:rFonts w:asciiTheme="majorHAnsi" w:eastAsiaTheme="majorEastAsia" w:hAnsiTheme="majorHAnsi" w:cstheme="majorBidi"/>
              <w:bCs/>
              <w:iCs/>
              <w:sz w:val="24"/>
            </w:rPr>
          </w:rPrChange>
        </w:rPr>
        <w:t xml:space="preserve">sont des </w:t>
      </w:r>
      <w:r w:rsidR="00E3589C" w:rsidRPr="00935764">
        <w:rPr>
          <w:rFonts w:ascii="Helvetica Neue Light" w:hAnsi="Helvetica Neue Light"/>
          <w:rPrChange w:id="1459" w:author="Arthur de Catheu" w:date="2014-06-20T17:08:00Z">
            <w:rPr>
              <w:rFonts w:asciiTheme="majorHAnsi" w:eastAsiaTheme="majorEastAsia" w:hAnsiTheme="majorHAnsi" w:cstheme="majorBidi"/>
              <w:bCs/>
              <w:iCs/>
              <w:sz w:val="24"/>
            </w:rPr>
          </w:rPrChange>
        </w:rPr>
        <w:t>chantier</w:t>
      </w:r>
      <w:r w:rsidR="008D0B0E" w:rsidRPr="00935764">
        <w:rPr>
          <w:rFonts w:ascii="Helvetica Neue Light" w:hAnsi="Helvetica Neue Light"/>
          <w:rPrChange w:id="1460" w:author="Arthur de Catheu" w:date="2014-06-20T17:08:00Z">
            <w:rPr>
              <w:rFonts w:asciiTheme="majorHAnsi" w:eastAsiaTheme="majorEastAsia" w:hAnsiTheme="majorHAnsi" w:cstheme="majorBidi"/>
              <w:bCs/>
              <w:iCs/>
              <w:sz w:val="24"/>
            </w:rPr>
          </w:rPrChange>
        </w:rPr>
        <w:t>s</w:t>
      </w:r>
      <w:r w:rsidR="00E3589C" w:rsidRPr="00935764">
        <w:rPr>
          <w:rFonts w:ascii="Helvetica Neue Light" w:hAnsi="Helvetica Neue Light"/>
          <w:rPrChange w:id="1461" w:author="Arthur de Catheu" w:date="2014-06-20T17:08:00Z">
            <w:rPr>
              <w:rFonts w:asciiTheme="majorHAnsi" w:eastAsiaTheme="majorEastAsia" w:hAnsiTheme="majorHAnsi" w:cstheme="majorBidi"/>
              <w:bCs/>
              <w:iCs/>
              <w:sz w:val="24"/>
            </w:rPr>
          </w:rPrChange>
        </w:rPr>
        <w:t xml:space="preserve"> de développement constant pour </w:t>
      </w:r>
      <w:r w:rsidR="002119A8" w:rsidRPr="00935764">
        <w:rPr>
          <w:rFonts w:ascii="Helvetica Neue Light" w:hAnsi="Helvetica Neue Light"/>
          <w:rPrChange w:id="1462" w:author="Arthur de Catheu" w:date="2014-06-20T17:08:00Z">
            <w:rPr>
              <w:rFonts w:asciiTheme="majorHAnsi" w:eastAsiaTheme="majorEastAsia" w:hAnsiTheme="majorHAnsi" w:cstheme="majorBidi"/>
              <w:bCs/>
              <w:iCs/>
              <w:sz w:val="24"/>
            </w:rPr>
          </w:rPrChange>
        </w:rPr>
        <w:t>Finexkap AM</w:t>
      </w:r>
      <w:r w:rsidR="008D0B0E" w:rsidRPr="00935764">
        <w:rPr>
          <w:rFonts w:ascii="Helvetica Neue Light" w:hAnsi="Helvetica Neue Light"/>
          <w:rPrChange w:id="1463" w:author="Arthur de Catheu" w:date="2014-06-20T17:08:00Z">
            <w:rPr>
              <w:rFonts w:asciiTheme="majorHAnsi" w:eastAsiaTheme="majorEastAsia" w:hAnsiTheme="majorHAnsi" w:cstheme="majorBidi"/>
              <w:bCs/>
              <w:iCs/>
              <w:sz w:val="24"/>
            </w:rPr>
          </w:rPrChange>
        </w:rPr>
        <w:t>,</w:t>
      </w:r>
      <w:r w:rsidR="00E3589C" w:rsidRPr="00935764">
        <w:rPr>
          <w:rFonts w:ascii="Helvetica Neue Light" w:hAnsi="Helvetica Neue Light"/>
          <w:rPrChange w:id="1464" w:author="Arthur de Catheu" w:date="2014-06-20T17:08:00Z">
            <w:rPr>
              <w:rFonts w:asciiTheme="majorHAnsi" w:eastAsiaTheme="majorEastAsia" w:hAnsiTheme="majorHAnsi" w:cstheme="majorBidi"/>
              <w:bCs/>
              <w:iCs/>
              <w:sz w:val="24"/>
            </w:rPr>
          </w:rPrChange>
        </w:rPr>
        <w:t xml:space="preserve"> dont l’</w:t>
      </w:r>
      <w:proofErr w:type="spellStart"/>
      <w:r w:rsidR="00E3589C" w:rsidRPr="00935764">
        <w:rPr>
          <w:rFonts w:ascii="Helvetica Neue Light" w:hAnsi="Helvetica Neue Light"/>
          <w:rPrChange w:id="1465" w:author="Arthur de Catheu" w:date="2014-06-20T17:08:00Z">
            <w:rPr>
              <w:rFonts w:asciiTheme="majorHAnsi" w:eastAsiaTheme="majorEastAsia" w:hAnsiTheme="majorHAnsi" w:cstheme="majorBidi"/>
              <w:bCs/>
              <w:iCs/>
              <w:sz w:val="24"/>
            </w:rPr>
          </w:rPrChange>
        </w:rPr>
        <w:t>ambi</w:t>
      </w:r>
      <w:proofErr w:type="spellEnd"/>
      <w:r w:rsidR="00A76D1C">
        <w:rPr>
          <w:rFonts w:ascii="Helvetica Neue Light" w:hAnsi="Helvetica Neue Light"/>
        </w:rPr>
        <w:t xml:space="preserve"> </w:t>
      </w:r>
      <w:proofErr w:type="spellStart"/>
      <w:r w:rsidR="00E3589C" w:rsidRPr="00935764">
        <w:rPr>
          <w:rFonts w:ascii="Helvetica Neue Light" w:hAnsi="Helvetica Neue Light"/>
          <w:rPrChange w:id="1466" w:author="Arthur de Catheu" w:date="2014-06-20T17:08:00Z">
            <w:rPr>
              <w:rFonts w:asciiTheme="majorHAnsi" w:eastAsiaTheme="majorEastAsia" w:hAnsiTheme="majorHAnsi" w:cstheme="majorBidi"/>
              <w:bCs/>
              <w:iCs/>
              <w:sz w:val="24"/>
            </w:rPr>
          </w:rPrChange>
        </w:rPr>
        <w:t>tion</w:t>
      </w:r>
      <w:proofErr w:type="spellEnd"/>
      <w:r w:rsidR="00E3589C" w:rsidRPr="00935764">
        <w:rPr>
          <w:rFonts w:ascii="Helvetica Neue Light" w:hAnsi="Helvetica Neue Light"/>
          <w:rPrChange w:id="1467" w:author="Arthur de Catheu" w:date="2014-06-20T17:08:00Z">
            <w:rPr>
              <w:rFonts w:asciiTheme="majorHAnsi" w:eastAsiaTheme="majorEastAsia" w:hAnsiTheme="majorHAnsi" w:cstheme="majorBidi"/>
              <w:bCs/>
              <w:iCs/>
              <w:sz w:val="24"/>
            </w:rPr>
          </w:rPrChange>
        </w:rPr>
        <w:t xml:space="preserve"> est de mettre à profit toutes les données d’activité de la plate-forme aux fins d’analyse et </w:t>
      </w:r>
      <w:r w:rsidR="008D0B0E" w:rsidRPr="00935764">
        <w:rPr>
          <w:rFonts w:ascii="Helvetica Neue Light" w:hAnsi="Helvetica Neue Light"/>
          <w:rPrChange w:id="1468" w:author="Arthur de Catheu" w:date="2014-06-20T17:08:00Z">
            <w:rPr>
              <w:rFonts w:asciiTheme="majorHAnsi" w:eastAsiaTheme="majorEastAsia" w:hAnsiTheme="majorHAnsi" w:cstheme="majorBidi"/>
              <w:bCs/>
              <w:iCs/>
              <w:sz w:val="24"/>
            </w:rPr>
          </w:rPrChange>
        </w:rPr>
        <w:t xml:space="preserve">de maîtrise </w:t>
      </w:r>
      <w:r w:rsidR="00E3589C" w:rsidRPr="00935764">
        <w:rPr>
          <w:rFonts w:ascii="Helvetica Neue Light" w:hAnsi="Helvetica Neue Light"/>
          <w:rPrChange w:id="1469" w:author="Arthur de Catheu" w:date="2014-06-20T17:08:00Z">
            <w:rPr>
              <w:rFonts w:asciiTheme="majorHAnsi" w:eastAsiaTheme="majorEastAsia" w:hAnsiTheme="majorHAnsi" w:cstheme="majorBidi"/>
              <w:bCs/>
              <w:iCs/>
              <w:sz w:val="24"/>
            </w:rPr>
          </w:rPrChange>
        </w:rPr>
        <w:t xml:space="preserve">des risques. </w:t>
      </w:r>
    </w:p>
    <w:p w14:paraId="473111B6" w14:textId="51B7FF71" w:rsidR="00491A20" w:rsidRPr="00935764" w:rsidRDefault="00491A20" w:rsidP="00122FE0">
      <w:pPr>
        <w:pStyle w:val="Paragraphedeliste"/>
        <w:numPr>
          <w:ilvl w:val="0"/>
          <w:numId w:val="114"/>
        </w:numPr>
        <w:rPr>
          <w:rFonts w:ascii="Helvetica Neue Light" w:hAnsi="Helvetica Neue Light" w:cs="Arial"/>
          <w:rPrChange w:id="1470" w:author="Arthur de Catheu" w:date="2014-06-20T17:08:00Z">
            <w:rPr>
              <w:rFonts w:cs="Arial"/>
            </w:rPr>
          </w:rPrChange>
        </w:rPr>
      </w:pPr>
      <w:r w:rsidRPr="00935764">
        <w:rPr>
          <w:rFonts w:ascii="Helvetica Neue Light" w:hAnsi="Helvetica Neue Light" w:cs="Arial"/>
          <w:rPrChange w:id="1471" w:author="Arthur de Catheu" w:date="2014-06-20T17:08:00Z">
            <w:rPr>
              <w:rFonts w:asciiTheme="majorHAnsi" w:eastAsiaTheme="majorEastAsia" w:hAnsiTheme="majorHAnsi" w:cs="Arial"/>
              <w:bCs/>
              <w:iCs/>
              <w:sz w:val="24"/>
            </w:rPr>
          </w:rPrChange>
        </w:rPr>
        <w:t xml:space="preserve">La vérification de pièces justificatives </w:t>
      </w:r>
      <w:r w:rsidR="008D0B0E" w:rsidRPr="00935764">
        <w:rPr>
          <w:rFonts w:ascii="Helvetica Neue Light" w:hAnsi="Helvetica Neue Light" w:cs="Arial"/>
          <w:rPrChange w:id="1472" w:author="Arthur de Catheu" w:date="2014-06-20T17:08:00Z">
            <w:rPr>
              <w:rFonts w:asciiTheme="majorHAnsi" w:eastAsiaTheme="majorEastAsia" w:hAnsiTheme="majorHAnsi" w:cs="Arial"/>
              <w:bCs/>
              <w:iCs/>
              <w:sz w:val="24"/>
            </w:rPr>
          </w:rPrChange>
        </w:rPr>
        <w:t xml:space="preserve">du Cédant </w:t>
      </w:r>
      <w:r w:rsidRPr="00935764">
        <w:rPr>
          <w:rFonts w:ascii="Helvetica Neue Light" w:hAnsi="Helvetica Neue Light" w:cs="Arial"/>
          <w:rPrChange w:id="1473" w:author="Arthur de Catheu" w:date="2014-06-20T17:08:00Z">
            <w:rPr>
              <w:rFonts w:asciiTheme="majorHAnsi" w:eastAsiaTheme="majorEastAsia" w:hAnsiTheme="majorHAnsi" w:cs="Arial"/>
              <w:bCs/>
              <w:iCs/>
              <w:sz w:val="24"/>
            </w:rPr>
          </w:rPrChange>
        </w:rPr>
        <w:t>à l’aide de moyens techniques avancés</w:t>
      </w:r>
      <w:r w:rsidR="0037018E" w:rsidRPr="00935764">
        <w:rPr>
          <w:rFonts w:ascii="Helvetica Neue Light" w:hAnsi="Helvetica Neue Light" w:cs="Arial"/>
          <w:rPrChange w:id="1474" w:author="Arthur de Catheu" w:date="2014-06-20T17:08:00Z">
            <w:rPr>
              <w:rFonts w:asciiTheme="majorHAnsi" w:eastAsiaTheme="majorEastAsia" w:hAnsiTheme="majorHAnsi" w:cs="Arial"/>
              <w:bCs/>
              <w:iCs/>
              <w:sz w:val="24"/>
            </w:rPr>
          </w:rPrChange>
        </w:rPr>
        <w:t xml:space="preserve"> </w:t>
      </w:r>
    </w:p>
    <w:p w14:paraId="408140F8" w14:textId="65807759" w:rsidR="00491A20" w:rsidRPr="00935764" w:rsidRDefault="00491A20" w:rsidP="00491A20">
      <w:pPr>
        <w:spacing w:before="120"/>
        <w:rPr>
          <w:rFonts w:ascii="Helvetica Neue Light" w:hAnsi="Helvetica Neue Light"/>
          <w:rPrChange w:id="1475" w:author="Arthur de Catheu" w:date="2014-06-20T17:08:00Z">
            <w:rPr/>
          </w:rPrChange>
        </w:rPr>
      </w:pPr>
      <w:r w:rsidRPr="00935764">
        <w:rPr>
          <w:rFonts w:ascii="Helvetica Neue Light" w:hAnsi="Helvetica Neue Light"/>
          <w:rPrChange w:id="1476" w:author="Arthur de Catheu" w:date="2014-06-20T17:08:00Z">
            <w:rPr>
              <w:rFonts w:asciiTheme="majorHAnsi" w:eastAsiaTheme="majorEastAsia" w:hAnsiTheme="majorHAnsi" w:cstheme="majorBidi"/>
              <w:bCs/>
              <w:iCs/>
              <w:sz w:val="24"/>
            </w:rPr>
          </w:rPrChange>
        </w:rPr>
        <w:t xml:space="preserve">Dans ce cadre, </w:t>
      </w:r>
      <w:r w:rsidR="002119A8" w:rsidRPr="00935764">
        <w:rPr>
          <w:rFonts w:ascii="Helvetica Neue Light" w:hAnsi="Helvetica Neue Light"/>
          <w:rPrChange w:id="1477" w:author="Arthur de Catheu" w:date="2014-06-20T17:08:00Z">
            <w:rPr>
              <w:rFonts w:asciiTheme="majorHAnsi" w:eastAsiaTheme="majorEastAsia" w:hAnsiTheme="majorHAnsi" w:cstheme="majorBidi"/>
              <w:bCs/>
              <w:iCs/>
              <w:sz w:val="24"/>
            </w:rPr>
          </w:rPrChange>
        </w:rPr>
        <w:t>Finexkap AM</w:t>
      </w:r>
      <w:r w:rsidR="00316BC9" w:rsidRPr="00935764">
        <w:rPr>
          <w:rFonts w:ascii="Helvetica Neue Light" w:hAnsi="Helvetica Neue Light"/>
          <w:rPrChange w:id="1478" w:author="Arthur de Catheu" w:date="2014-06-20T17:08:00Z">
            <w:rPr>
              <w:rFonts w:asciiTheme="majorHAnsi" w:eastAsiaTheme="majorEastAsia" w:hAnsiTheme="majorHAnsi" w:cstheme="majorBidi"/>
              <w:bCs/>
              <w:iCs/>
              <w:sz w:val="24"/>
            </w:rPr>
          </w:rPrChange>
        </w:rPr>
        <w:t xml:space="preserve"> p</w:t>
      </w:r>
      <w:r w:rsidRPr="00935764">
        <w:rPr>
          <w:rFonts w:ascii="Helvetica Neue Light" w:hAnsi="Helvetica Neue Light"/>
          <w:rPrChange w:id="1479" w:author="Arthur de Catheu" w:date="2014-06-20T17:08:00Z">
            <w:rPr>
              <w:rFonts w:asciiTheme="majorHAnsi" w:eastAsiaTheme="majorEastAsia" w:hAnsiTheme="majorHAnsi" w:cstheme="majorBidi"/>
              <w:bCs/>
              <w:iCs/>
              <w:sz w:val="24"/>
            </w:rPr>
          </w:rPrChange>
        </w:rPr>
        <w:t xml:space="preserve">rocède aux </w:t>
      </w:r>
      <w:r w:rsidR="00BF5861" w:rsidRPr="00935764">
        <w:rPr>
          <w:rFonts w:ascii="Helvetica Neue Light" w:hAnsi="Helvetica Neue Light"/>
          <w:rPrChange w:id="1480" w:author="Arthur de Catheu" w:date="2014-06-20T17:08:00Z">
            <w:rPr>
              <w:rFonts w:asciiTheme="majorHAnsi" w:eastAsiaTheme="majorEastAsia" w:hAnsiTheme="majorHAnsi" w:cstheme="majorBidi"/>
              <w:bCs/>
              <w:iCs/>
              <w:sz w:val="24"/>
            </w:rPr>
          </w:rPrChange>
        </w:rPr>
        <w:t xml:space="preserve">vérifications </w:t>
      </w:r>
      <w:r w:rsidRPr="00935764">
        <w:rPr>
          <w:rFonts w:ascii="Helvetica Neue Light" w:hAnsi="Helvetica Neue Light"/>
          <w:rPrChange w:id="1481" w:author="Arthur de Catheu" w:date="2014-06-20T17:08:00Z">
            <w:rPr>
              <w:rFonts w:asciiTheme="majorHAnsi" w:eastAsiaTheme="majorEastAsia" w:hAnsiTheme="majorHAnsi" w:cstheme="majorBidi"/>
              <w:bCs/>
              <w:iCs/>
              <w:sz w:val="24"/>
            </w:rPr>
          </w:rPrChange>
        </w:rPr>
        <w:t>suivantes :</w:t>
      </w:r>
    </w:p>
    <w:p w14:paraId="39A6395E" w14:textId="4113A7E8" w:rsidR="00491A20" w:rsidRPr="00935764" w:rsidRDefault="008D0B0E" w:rsidP="00122FE0">
      <w:pPr>
        <w:pStyle w:val="Paragraphedeliste"/>
        <w:numPr>
          <w:ilvl w:val="1"/>
          <w:numId w:val="133"/>
        </w:numPr>
        <w:rPr>
          <w:rFonts w:ascii="Helvetica Neue Light" w:hAnsi="Helvetica Neue Light"/>
          <w:rPrChange w:id="1482" w:author="Arthur de Catheu" w:date="2014-06-20T17:08:00Z">
            <w:rPr/>
          </w:rPrChange>
        </w:rPr>
      </w:pPr>
      <w:r w:rsidRPr="00935764">
        <w:rPr>
          <w:rFonts w:ascii="Helvetica Neue Light" w:hAnsi="Helvetica Neue Light"/>
          <w:rPrChange w:id="1483" w:author="Arthur de Catheu" w:date="2014-06-20T17:08:00Z">
            <w:rPr>
              <w:rFonts w:asciiTheme="majorHAnsi" w:eastAsiaTheme="majorEastAsia" w:hAnsiTheme="majorHAnsi" w:cstheme="majorBidi"/>
              <w:bCs/>
              <w:iCs/>
              <w:sz w:val="24"/>
            </w:rPr>
          </w:rPrChange>
        </w:rPr>
        <w:t xml:space="preserve">croisement </w:t>
      </w:r>
      <w:r w:rsidR="00491A20" w:rsidRPr="00935764">
        <w:rPr>
          <w:rFonts w:ascii="Helvetica Neue Light" w:hAnsi="Helvetica Neue Light"/>
          <w:rPrChange w:id="1484" w:author="Arthur de Catheu" w:date="2014-06-20T17:08:00Z">
            <w:rPr>
              <w:rFonts w:asciiTheme="majorHAnsi" w:eastAsiaTheme="majorEastAsia" w:hAnsiTheme="majorHAnsi" w:cstheme="majorBidi"/>
              <w:bCs/>
              <w:iCs/>
              <w:sz w:val="24"/>
            </w:rPr>
          </w:rPrChange>
        </w:rPr>
        <w:t>des informations demandées dans le questionnaire</w:t>
      </w:r>
      <w:r w:rsidRPr="00935764">
        <w:rPr>
          <w:rFonts w:ascii="Helvetica Neue Light" w:hAnsi="Helvetica Neue Light"/>
          <w:rPrChange w:id="1485" w:author="Arthur de Catheu" w:date="2014-06-20T17:08:00Z">
            <w:rPr>
              <w:rFonts w:asciiTheme="majorHAnsi" w:eastAsiaTheme="majorEastAsia" w:hAnsiTheme="majorHAnsi" w:cstheme="majorBidi"/>
              <w:bCs/>
              <w:iCs/>
              <w:sz w:val="24"/>
            </w:rPr>
          </w:rPrChange>
        </w:rPr>
        <w:t xml:space="preserve"> d’inscription ou lors des entretiens avec le Cédant</w:t>
      </w:r>
      <w:r w:rsidR="00491A20" w:rsidRPr="00935764">
        <w:rPr>
          <w:rFonts w:ascii="Helvetica Neue Light" w:hAnsi="Helvetica Neue Light"/>
          <w:rPrChange w:id="1486" w:author="Arthur de Catheu" w:date="2014-06-20T17:08:00Z">
            <w:rPr>
              <w:rFonts w:asciiTheme="majorHAnsi" w:eastAsiaTheme="majorEastAsia" w:hAnsiTheme="majorHAnsi" w:cstheme="majorBidi"/>
              <w:bCs/>
              <w:iCs/>
              <w:sz w:val="24"/>
            </w:rPr>
          </w:rPrChange>
        </w:rPr>
        <w:t xml:space="preserve"> (par exemple, en comparant le besoin de trésorerie déclaré et le niveau de</w:t>
      </w:r>
      <w:r w:rsidRPr="00935764">
        <w:rPr>
          <w:rFonts w:ascii="Helvetica Neue Light" w:hAnsi="Helvetica Neue Light"/>
          <w:rPrChange w:id="1487" w:author="Arthur de Catheu" w:date="2014-06-20T17:08:00Z">
            <w:rPr>
              <w:rFonts w:asciiTheme="majorHAnsi" w:eastAsiaTheme="majorEastAsia" w:hAnsiTheme="majorHAnsi" w:cstheme="majorBidi"/>
              <w:bCs/>
              <w:iCs/>
              <w:sz w:val="24"/>
            </w:rPr>
          </w:rPrChange>
        </w:rPr>
        <w:t>s</w:t>
      </w:r>
      <w:r w:rsidR="00491A20" w:rsidRPr="00935764">
        <w:rPr>
          <w:rFonts w:ascii="Helvetica Neue Light" w:hAnsi="Helvetica Neue Light"/>
          <w:rPrChange w:id="1488" w:author="Arthur de Catheu" w:date="2014-06-20T17:08:00Z">
            <w:rPr>
              <w:rFonts w:asciiTheme="majorHAnsi" w:eastAsiaTheme="majorEastAsia" w:hAnsiTheme="majorHAnsi" w:cstheme="majorBidi"/>
              <w:bCs/>
              <w:iCs/>
              <w:sz w:val="24"/>
            </w:rPr>
          </w:rPrChange>
        </w:rPr>
        <w:t xml:space="preserve"> ligne</w:t>
      </w:r>
      <w:r w:rsidRPr="00935764">
        <w:rPr>
          <w:rFonts w:ascii="Helvetica Neue Light" w:hAnsi="Helvetica Neue Light"/>
          <w:rPrChange w:id="1489" w:author="Arthur de Catheu" w:date="2014-06-20T17:08:00Z">
            <w:rPr>
              <w:rFonts w:asciiTheme="majorHAnsi" w:eastAsiaTheme="majorEastAsia" w:hAnsiTheme="majorHAnsi" w:cstheme="majorBidi"/>
              <w:bCs/>
              <w:iCs/>
              <w:sz w:val="24"/>
            </w:rPr>
          </w:rPrChange>
        </w:rPr>
        <w:t>s</w:t>
      </w:r>
      <w:r w:rsidR="00491A20" w:rsidRPr="00935764">
        <w:rPr>
          <w:rFonts w:ascii="Helvetica Neue Light" w:hAnsi="Helvetica Neue Light"/>
          <w:rPrChange w:id="1490" w:author="Arthur de Catheu" w:date="2014-06-20T17:08:00Z">
            <w:rPr>
              <w:rFonts w:asciiTheme="majorHAnsi" w:eastAsiaTheme="majorEastAsia" w:hAnsiTheme="majorHAnsi" w:cstheme="majorBidi"/>
              <w:bCs/>
              <w:iCs/>
              <w:sz w:val="24"/>
            </w:rPr>
          </w:rPrChange>
        </w:rPr>
        <w:t xml:space="preserve"> court-terme) ;</w:t>
      </w:r>
    </w:p>
    <w:p w14:paraId="38F3ABBB" w14:textId="069E3441" w:rsidR="00491A20" w:rsidRPr="00935764" w:rsidRDefault="008D0B0E" w:rsidP="00122FE0">
      <w:pPr>
        <w:pStyle w:val="Paragraphedeliste"/>
        <w:numPr>
          <w:ilvl w:val="1"/>
          <w:numId w:val="133"/>
        </w:numPr>
        <w:rPr>
          <w:rFonts w:ascii="Helvetica Neue Light" w:hAnsi="Helvetica Neue Light"/>
          <w:rPrChange w:id="1491" w:author="Arthur de Catheu" w:date="2014-06-20T17:08:00Z">
            <w:rPr/>
          </w:rPrChange>
        </w:rPr>
      </w:pPr>
      <w:r w:rsidRPr="00935764">
        <w:rPr>
          <w:rFonts w:ascii="Helvetica Neue Light" w:hAnsi="Helvetica Neue Light"/>
          <w:rPrChange w:id="1492" w:author="Arthur de Catheu" w:date="2014-06-20T17:08:00Z">
            <w:rPr>
              <w:rFonts w:asciiTheme="majorHAnsi" w:eastAsiaTheme="majorEastAsia" w:hAnsiTheme="majorHAnsi" w:cstheme="majorBidi"/>
              <w:bCs/>
              <w:iCs/>
              <w:sz w:val="24"/>
            </w:rPr>
          </w:rPrChange>
        </w:rPr>
        <w:t xml:space="preserve">analyse </w:t>
      </w:r>
      <w:r w:rsidR="00491A20" w:rsidRPr="00935764">
        <w:rPr>
          <w:rFonts w:ascii="Helvetica Neue Light" w:hAnsi="Helvetica Neue Light"/>
          <w:rPrChange w:id="1493" w:author="Arthur de Catheu" w:date="2014-06-20T17:08:00Z">
            <w:rPr>
              <w:rFonts w:asciiTheme="majorHAnsi" w:eastAsiaTheme="majorEastAsia" w:hAnsiTheme="majorHAnsi" w:cstheme="majorBidi"/>
              <w:bCs/>
              <w:iCs/>
              <w:sz w:val="24"/>
            </w:rPr>
          </w:rPrChange>
        </w:rPr>
        <w:t>de la pièce d’identité du représentant légal</w:t>
      </w:r>
      <w:r w:rsidR="008565E9" w:rsidRPr="00935764">
        <w:rPr>
          <w:rFonts w:ascii="Helvetica Neue Light" w:hAnsi="Helvetica Neue Light"/>
          <w:rPrChange w:id="1494" w:author="Arthur de Catheu" w:date="2014-06-20T17:08:00Z">
            <w:rPr>
              <w:rFonts w:asciiTheme="majorHAnsi" w:eastAsiaTheme="majorEastAsia" w:hAnsiTheme="majorHAnsi" w:cstheme="majorBidi"/>
              <w:bCs/>
              <w:iCs/>
              <w:sz w:val="24"/>
            </w:rPr>
          </w:rPrChange>
        </w:rPr>
        <w:t xml:space="preserve"> et, dans le cas où le représentant légal ne serait pas le Correspondant Cédant, du Correspondant Cédant,</w:t>
      </w:r>
      <w:r w:rsidR="00491A20" w:rsidRPr="00935764">
        <w:rPr>
          <w:rFonts w:ascii="Helvetica Neue Light" w:hAnsi="Helvetica Neue Light"/>
          <w:rPrChange w:id="1495" w:author="Arthur de Catheu" w:date="2014-06-20T17:08:00Z">
            <w:rPr>
              <w:rFonts w:asciiTheme="majorHAnsi" w:eastAsiaTheme="majorEastAsia" w:hAnsiTheme="majorHAnsi" w:cstheme="majorBidi"/>
              <w:bCs/>
              <w:iCs/>
              <w:sz w:val="24"/>
            </w:rPr>
          </w:rPrChange>
        </w:rPr>
        <w:t xml:space="preserve"> en partenariat avec Ariadnext ;</w:t>
      </w:r>
    </w:p>
    <w:p w14:paraId="771003F1" w14:textId="17135E19" w:rsidR="00491A20" w:rsidRPr="00935764" w:rsidRDefault="008D0B0E" w:rsidP="00122FE0">
      <w:pPr>
        <w:pStyle w:val="Paragraphedeliste"/>
        <w:numPr>
          <w:ilvl w:val="1"/>
          <w:numId w:val="133"/>
        </w:numPr>
        <w:rPr>
          <w:rFonts w:ascii="Helvetica Neue Light" w:hAnsi="Helvetica Neue Light"/>
          <w:rPrChange w:id="1496" w:author="Arthur de Catheu" w:date="2014-06-20T17:08:00Z">
            <w:rPr/>
          </w:rPrChange>
        </w:rPr>
      </w:pPr>
      <w:r w:rsidRPr="00935764">
        <w:rPr>
          <w:rFonts w:ascii="Helvetica Neue Light" w:hAnsi="Helvetica Neue Light"/>
          <w:rPrChange w:id="1497" w:author="Arthur de Catheu" w:date="2014-06-20T17:08:00Z">
            <w:rPr>
              <w:rFonts w:asciiTheme="majorHAnsi" w:eastAsiaTheme="majorEastAsia" w:hAnsiTheme="majorHAnsi" w:cstheme="majorBidi"/>
              <w:bCs/>
              <w:iCs/>
              <w:sz w:val="24"/>
            </w:rPr>
          </w:rPrChange>
        </w:rPr>
        <w:t xml:space="preserve">analyse </w:t>
      </w:r>
      <w:r w:rsidR="00491A20" w:rsidRPr="00935764">
        <w:rPr>
          <w:rFonts w:ascii="Helvetica Neue Light" w:hAnsi="Helvetica Neue Light"/>
          <w:rPrChange w:id="1498" w:author="Arthur de Catheu" w:date="2014-06-20T17:08:00Z">
            <w:rPr>
              <w:rFonts w:asciiTheme="majorHAnsi" w:eastAsiaTheme="majorEastAsia" w:hAnsiTheme="majorHAnsi" w:cstheme="majorBidi"/>
              <w:bCs/>
              <w:iCs/>
              <w:sz w:val="24"/>
            </w:rPr>
          </w:rPrChange>
        </w:rPr>
        <w:t xml:space="preserve">de la fiabilité du RIB du Cédant ;  </w:t>
      </w:r>
    </w:p>
    <w:p w14:paraId="4C4C30BF" w14:textId="67DBAE75" w:rsidR="003E3C2E" w:rsidRPr="00935764" w:rsidRDefault="008D0B0E" w:rsidP="00122FE0">
      <w:pPr>
        <w:pStyle w:val="Paragraphedeliste"/>
        <w:numPr>
          <w:ilvl w:val="1"/>
          <w:numId w:val="133"/>
        </w:numPr>
        <w:rPr>
          <w:rFonts w:ascii="Helvetica Neue Light" w:hAnsi="Helvetica Neue Light"/>
          <w:rPrChange w:id="1499" w:author="Arthur de Catheu" w:date="2014-06-20T17:08:00Z">
            <w:rPr/>
          </w:rPrChange>
        </w:rPr>
      </w:pPr>
      <w:r w:rsidRPr="00935764">
        <w:rPr>
          <w:rFonts w:ascii="Helvetica Neue Light" w:hAnsi="Helvetica Neue Light"/>
          <w:rPrChange w:id="1500" w:author="Arthur de Catheu" w:date="2014-06-20T17:08:00Z">
            <w:rPr>
              <w:rFonts w:asciiTheme="majorHAnsi" w:eastAsiaTheme="majorEastAsia" w:hAnsiTheme="majorHAnsi" w:cstheme="majorBidi"/>
              <w:bCs/>
              <w:iCs/>
              <w:sz w:val="24"/>
            </w:rPr>
          </w:rPrChange>
        </w:rPr>
        <w:t xml:space="preserve">contrôle de </w:t>
      </w:r>
      <w:r w:rsidR="00491A20" w:rsidRPr="00935764">
        <w:rPr>
          <w:rFonts w:ascii="Helvetica Neue Light" w:hAnsi="Helvetica Neue Light"/>
          <w:rPrChange w:id="1501" w:author="Arthur de Catheu" w:date="2014-06-20T17:08:00Z">
            <w:rPr>
              <w:rFonts w:asciiTheme="majorHAnsi" w:eastAsiaTheme="majorEastAsia" w:hAnsiTheme="majorHAnsi" w:cstheme="majorBidi"/>
              <w:bCs/>
              <w:iCs/>
              <w:sz w:val="24"/>
            </w:rPr>
          </w:rPrChange>
        </w:rPr>
        <w:t>la cohérence des relevés bancaires fournis par le Cédant lors de son inscription</w:t>
      </w:r>
      <w:r w:rsidRPr="00935764">
        <w:rPr>
          <w:rFonts w:ascii="Helvetica Neue Light" w:hAnsi="Helvetica Neue Light"/>
          <w:rPrChange w:id="1502" w:author="Arthur de Catheu" w:date="2014-06-20T17:08:00Z">
            <w:rPr>
              <w:rFonts w:asciiTheme="majorHAnsi" w:eastAsiaTheme="majorEastAsia" w:hAnsiTheme="majorHAnsi" w:cstheme="majorBidi"/>
              <w:bCs/>
              <w:iCs/>
              <w:sz w:val="24"/>
            </w:rPr>
          </w:rPrChange>
        </w:rPr>
        <w:t xml:space="preserve"> et lors de la mise à jour des paramètres de son compte</w:t>
      </w:r>
      <w:r w:rsidR="003E3C2E" w:rsidRPr="00935764">
        <w:rPr>
          <w:rFonts w:ascii="Helvetica Neue Light" w:hAnsi="Helvetica Neue Light"/>
          <w:rPrChange w:id="1503" w:author="Arthur de Catheu" w:date="2014-06-20T17:08:00Z">
            <w:rPr>
              <w:rFonts w:asciiTheme="majorHAnsi" w:eastAsiaTheme="majorEastAsia" w:hAnsiTheme="majorHAnsi" w:cstheme="majorBidi"/>
              <w:bCs/>
              <w:iCs/>
              <w:sz w:val="24"/>
            </w:rPr>
          </w:rPrChange>
        </w:rPr>
        <w:t> ;</w:t>
      </w:r>
      <w:r w:rsidR="00FC0222" w:rsidRPr="00935764">
        <w:rPr>
          <w:rFonts w:ascii="Helvetica Neue Light" w:hAnsi="Helvetica Neue Light"/>
          <w:rPrChange w:id="1504" w:author="Arthur de Catheu" w:date="2014-06-20T17:08:00Z">
            <w:rPr>
              <w:rFonts w:asciiTheme="majorHAnsi" w:eastAsiaTheme="majorEastAsia" w:hAnsiTheme="majorHAnsi" w:cstheme="majorBidi"/>
              <w:bCs/>
              <w:iCs/>
              <w:sz w:val="24"/>
            </w:rPr>
          </w:rPrChange>
        </w:rPr>
        <w:t xml:space="preserve"> et</w:t>
      </w:r>
    </w:p>
    <w:p w14:paraId="3C741AAE" w14:textId="5106D6D7" w:rsidR="00491A20" w:rsidRPr="00935764" w:rsidRDefault="008D0B0E" w:rsidP="00122FE0">
      <w:pPr>
        <w:pStyle w:val="Paragraphedeliste"/>
        <w:numPr>
          <w:ilvl w:val="1"/>
          <w:numId w:val="133"/>
        </w:numPr>
        <w:rPr>
          <w:rFonts w:ascii="Helvetica Neue Light" w:hAnsi="Helvetica Neue Light"/>
          <w:rPrChange w:id="1505" w:author="Arthur de Catheu" w:date="2014-06-20T17:08:00Z">
            <w:rPr/>
          </w:rPrChange>
        </w:rPr>
      </w:pPr>
      <w:r w:rsidRPr="00935764">
        <w:rPr>
          <w:rFonts w:ascii="Helvetica Neue Light" w:hAnsi="Helvetica Neue Light"/>
          <w:rPrChange w:id="1506" w:author="Arthur de Catheu" w:date="2014-06-20T17:08:00Z">
            <w:rPr>
              <w:rFonts w:asciiTheme="majorHAnsi" w:eastAsiaTheme="majorEastAsia" w:hAnsiTheme="majorHAnsi" w:cstheme="majorBidi"/>
              <w:bCs/>
              <w:iCs/>
              <w:sz w:val="24"/>
            </w:rPr>
          </w:rPrChange>
        </w:rPr>
        <w:t xml:space="preserve">analyse </w:t>
      </w:r>
      <w:r w:rsidR="003E3C2E" w:rsidRPr="00935764">
        <w:rPr>
          <w:rFonts w:ascii="Helvetica Neue Light" w:hAnsi="Helvetica Neue Light"/>
          <w:rPrChange w:id="1507" w:author="Arthur de Catheu" w:date="2014-06-20T17:08:00Z">
            <w:rPr>
              <w:rFonts w:asciiTheme="majorHAnsi" w:eastAsiaTheme="majorEastAsia" w:hAnsiTheme="majorHAnsi" w:cstheme="majorBidi"/>
              <w:bCs/>
              <w:iCs/>
              <w:sz w:val="24"/>
            </w:rPr>
          </w:rPrChange>
        </w:rPr>
        <w:t>de la facture de téléphone mobile du représentant légal</w:t>
      </w:r>
      <w:r w:rsidRPr="00935764">
        <w:rPr>
          <w:rFonts w:ascii="Helvetica Neue Light" w:hAnsi="Helvetica Neue Light"/>
          <w:rPrChange w:id="1508" w:author="Arthur de Catheu" w:date="2014-06-20T17:08:00Z">
            <w:rPr>
              <w:rFonts w:asciiTheme="majorHAnsi" w:eastAsiaTheme="majorEastAsia" w:hAnsiTheme="majorHAnsi" w:cstheme="majorBidi"/>
              <w:bCs/>
              <w:iCs/>
              <w:sz w:val="24"/>
            </w:rPr>
          </w:rPrChange>
        </w:rPr>
        <w:t>,</w:t>
      </w:r>
      <w:r w:rsidR="00FC0222" w:rsidRPr="00935764">
        <w:rPr>
          <w:rFonts w:ascii="Helvetica Neue Light" w:hAnsi="Helvetica Neue Light"/>
          <w:rPrChange w:id="1509" w:author="Arthur de Catheu" w:date="2014-06-20T17:08:00Z">
            <w:rPr>
              <w:rFonts w:asciiTheme="majorHAnsi" w:eastAsiaTheme="majorEastAsia" w:hAnsiTheme="majorHAnsi" w:cstheme="majorBidi"/>
              <w:bCs/>
              <w:iCs/>
              <w:sz w:val="24"/>
            </w:rPr>
          </w:rPrChange>
        </w:rPr>
        <w:t xml:space="preserve"> le cas échéant</w:t>
      </w:r>
      <w:r w:rsidR="008565E9" w:rsidRPr="00935764">
        <w:rPr>
          <w:rFonts w:ascii="Helvetica Neue Light" w:hAnsi="Helvetica Neue Light"/>
          <w:rPrChange w:id="1510" w:author="Arthur de Catheu" w:date="2014-06-20T17:08:00Z">
            <w:rPr>
              <w:rFonts w:asciiTheme="majorHAnsi" w:eastAsiaTheme="majorEastAsia" w:hAnsiTheme="majorHAnsi" w:cstheme="majorBidi"/>
              <w:bCs/>
              <w:iCs/>
              <w:sz w:val="24"/>
            </w:rPr>
          </w:rPrChange>
        </w:rPr>
        <w:t>, et, dans le cas où le représentant légal ne serait pas le Correspondant Cédant, du Correspondant Cédant</w:t>
      </w:r>
      <w:r w:rsidR="00491A20" w:rsidRPr="00935764">
        <w:rPr>
          <w:rFonts w:ascii="Helvetica Neue Light" w:hAnsi="Helvetica Neue Light"/>
          <w:rPrChange w:id="1511" w:author="Arthur de Catheu" w:date="2014-06-20T17:08:00Z">
            <w:rPr>
              <w:rFonts w:asciiTheme="majorHAnsi" w:eastAsiaTheme="majorEastAsia" w:hAnsiTheme="majorHAnsi" w:cstheme="majorBidi"/>
              <w:bCs/>
              <w:iCs/>
              <w:sz w:val="24"/>
            </w:rPr>
          </w:rPrChange>
        </w:rPr>
        <w:t>.</w:t>
      </w:r>
    </w:p>
    <w:p w14:paraId="1D6312E3" w14:textId="156C2C83" w:rsidR="00082BEA" w:rsidRPr="00935764" w:rsidRDefault="00491A20" w:rsidP="00316BC9">
      <w:pPr>
        <w:spacing w:before="120"/>
        <w:rPr>
          <w:rFonts w:ascii="Helvetica Neue Light" w:hAnsi="Helvetica Neue Light"/>
          <w:rPrChange w:id="1512" w:author="Arthur de Catheu" w:date="2014-06-20T17:08:00Z">
            <w:rPr/>
          </w:rPrChange>
        </w:rPr>
      </w:pPr>
      <w:r w:rsidRPr="00935764">
        <w:rPr>
          <w:rFonts w:ascii="Helvetica Neue Light" w:hAnsi="Helvetica Neue Light"/>
          <w:rPrChange w:id="1513" w:author="Arthur de Catheu" w:date="2014-06-20T17:08:00Z">
            <w:rPr>
              <w:rFonts w:asciiTheme="majorHAnsi" w:eastAsiaTheme="majorEastAsia" w:hAnsiTheme="majorHAnsi" w:cstheme="majorBidi"/>
              <w:bCs/>
              <w:iCs/>
              <w:sz w:val="24"/>
            </w:rPr>
          </w:rPrChange>
        </w:rPr>
        <w:t>Les contrôles décrits c</w:t>
      </w:r>
      <w:r w:rsidR="001C06DA" w:rsidRPr="00935764">
        <w:rPr>
          <w:rFonts w:ascii="Helvetica Neue Light" w:hAnsi="Helvetica Neue Light"/>
          <w:rPrChange w:id="1514" w:author="Arthur de Catheu" w:date="2014-06-20T17:08:00Z">
            <w:rPr>
              <w:rFonts w:asciiTheme="majorHAnsi" w:eastAsiaTheme="majorEastAsia" w:hAnsiTheme="majorHAnsi" w:cstheme="majorBidi"/>
              <w:bCs/>
              <w:iCs/>
              <w:sz w:val="24"/>
            </w:rPr>
          </w:rPrChange>
        </w:rPr>
        <w:t>i</w:t>
      </w:r>
      <w:r w:rsidRPr="00935764">
        <w:rPr>
          <w:rFonts w:ascii="Helvetica Neue Light" w:hAnsi="Helvetica Neue Light"/>
          <w:rPrChange w:id="1515" w:author="Arthur de Catheu" w:date="2014-06-20T17:08:00Z">
            <w:rPr>
              <w:rFonts w:asciiTheme="majorHAnsi" w:eastAsiaTheme="majorEastAsia" w:hAnsiTheme="majorHAnsi" w:cstheme="majorBidi"/>
              <w:bCs/>
              <w:iCs/>
              <w:sz w:val="24"/>
            </w:rPr>
          </w:rPrChange>
        </w:rPr>
        <w:t xml:space="preserve">-dessous sont appliqués dans leur intégralité sur tous les Dossiers Cédants au moment de leur </w:t>
      </w:r>
      <w:r w:rsidR="008321B1" w:rsidRPr="00935764">
        <w:rPr>
          <w:rFonts w:ascii="Helvetica Neue Light" w:hAnsi="Helvetica Neue Light"/>
          <w:rPrChange w:id="1516" w:author="Arthur de Catheu" w:date="2014-06-20T17:08:00Z">
            <w:rPr>
              <w:rFonts w:asciiTheme="majorHAnsi" w:eastAsiaTheme="majorEastAsia" w:hAnsiTheme="majorHAnsi" w:cstheme="majorBidi"/>
              <w:bCs/>
              <w:iCs/>
              <w:sz w:val="24"/>
            </w:rPr>
          </w:rPrChange>
        </w:rPr>
        <w:t>validation</w:t>
      </w:r>
      <w:r w:rsidRPr="00935764">
        <w:rPr>
          <w:rFonts w:ascii="Helvetica Neue Light" w:hAnsi="Helvetica Neue Light"/>
          <w:rPrChange w:id="1517" w:author="Arthur de Catheu" w:date="2014-06-20T17:08:00Z">
            <w:rPr>
              <w:rFonts w:asciiTheme="majorHAnsi" w:eastAsiaTheme="majorEastAsia" w:hAnsiTheme="majorHAnsi" w:cstheme="majorBidi"/>
              <w:bCs/>
              <w:iCs/>
              <w:sz w:val="24"/>
            </w:rPr>
          </w:rPrChange>
        </w:rPr>
        <w:t>, mais également postérieurement à cette date lors d</w:t>
      </w:r>
      <w:r w:rsidR="00CB1DF0" w:rsidRPr="00935764">
        <w:rPr>
          <w:rFonts w:ascii="Helvetica Neue Light" w:hAnsi="Helvetica Neue Light"/>
          <w:rPrChange w:id="1518" w:author="Arthur de Catheu" w:date="2014-06-20T17:08:00Z">
            <w:rPr>
              <w:rFonts w:asciiTheme="majorHAnsi" w:eastAsiaTheme="majorEastAsia" w:hAnsiTheme="majorHAnsi" w:cstheme="majorBidi"/>
              <w:bCs/>
              <w:iCs/>
              <w:sz w:val="24"/>
            </w:rPr>
          </w:rPrChange>
        </w:rPr>
        <w:t>’une éventuelle</w:t>
      </w:r>
      <w:r w:rsidRPr="00935764">
        <w:rPr>
          <w:rFonts w:ascii="Helvetica Neue Light" w:hAnsi="Helvetica Neue Light"/>
          <w:rPrChange w:id="1519" w:author="Arthur de Catheu" w:date="2014-06-20T17:08:00Z">
            <w:rPr>
              <w:rFonts w:asciiTheme="majorHAnsi" w:eastAsiaTheme="majorEastAsia" w:hAnsiTheme="majorHAnsi" w:cstheme="majorBidi"/>
              <w:bCs/>
              <w:iCs/>
              <w:sz w:val="24"/>
            </w:rPr>
          </w:rPrChange>
        </w:rPr>
        <w:t xml:space="preserve"> mise à jour</w:t>
      </w:r>
      <w:r w:rsidR="008D0B0E" w:rsidRPr="00935764">
        <w:rPr>
          <w:rFonts w:ascii="Helvetica Neue Light" w:hAnsi="Helvetica Neue Light"/>
          <w:rPrChange w:id="1520" w:author="Arthur de Catheu" w:date="2014-06-20T17:08:00Z">
            <w:rPr>
              <w:rFonts w:asciiTheme="majorHAnsi" w:eastAsiaTheme="majorEastAsia" w:hAnsiTheme="majorHAnsi" w:cstheme="majorBidi"/>
              <w:bCs/>
              <w:iCs/>
              <w:sz w:val="24"/>
            </w:rPr>
          </w:rPrChange>
        </w:rPr>
        <w:t xml:space="preserve"> des informations</w:t>
      </w:r>
      <w:r w:rsidRPr="00935764">
        <w:rPr>
          <w:rFonts w:ascii="Helvetica Neue Light" w:hAnsi="Helvetica Neue Light"/>
          <w:rPrChange w:id="1521" w:author="Arthur de Catheu" w:date="2014-06-20T17:08:00Z">
            <w:rPr>
              <w:rFonts w:asciiTheme="majorHAnsi" w:eastAsiaTheme="majorEastAsia" w:hAnsiTheme="majorHAnsi" w:cstheme="majorBidi"/>
              <w:bCs/>
              <w:iCs/>
              <w:sz w:val="24"/>
            </w:rPr>
          </w:rPrChange>
        </w:rPr>
        <w:t xml:space="preserve">. A cet égard, il est rappelé que les Cédants doivent confirmer ou mettre à jour les informations </w:t>
      </w:r>
      <w:r w:rsidR="008D0B0E" w:rsidRPr="00935764">
        <w:rPr>
          <w:rFonts w:ascii="Helvetica Neue Light" w:hAnsi="Helvetica Neue Light"/>
          <w:rPrChange w:id="1522" w:author="Arthur de Catheu" w:date="2014-06-20T17:08:00Z">
            <w:rPr>
              <w:rFonts w:asciiTheme="majorHAnsi" w:eastAsiaTheme="majorEastAsia" w:hAnsiTheme="majorHAnsi" w:cstheme="majorBidi"/>
              <w:bCs/>
              <w:iCs/>
              <w:sz w:val="24"/>
            </w:rPr>
          </w:rPrChange>
        </w:rPr>
        <w:t xml:space="preserve">fournies lors de leur inscription (voir le paragraphe </w:t>
      </w:r>
      <w:r w:rsidR="008D0B0E" w:rsidRPr="00935764">
        <w:rPr>
          <w:rFonts w:ascii="Helvetica Neue Light" w:hAnsi="Helvetica Neue Light"/>
          <w:rPrChange w:id="1523" w:author="Arthur de Catheu" w:date="2014-06-20T17:08:00Z">
            <w:rPr>
              <w:rFonts w:asciiTheme="majorHAnsi" w:eastAsiaTheme="majorEastAsia" w:hAnsiTheme="majorHAnsi" w:cstheme="majorBidi"/>
              <w:bCs/>
              <w:iCs/>
              <w:sz w:val="24"/>
            </w:rPr>
          </w:rPrChange>
        </w:rPr>
        <w:fldChar w:fldCharType="begin"/>
      </w:r>
      <w:r w:rsidR="008D0B0E" w:rsidRPr="00935764">
        <w:rPr>
          <w:rFonts w:ascii="Helvetica Neue Light" w:hAnsi="Helvetica Neue Light"/>
          <w:rPrChange w:id="1524" w:author="Arthur de Catheu" w:date="2014-06-20T17:08:00Z">
            <w:rPr>
              <w:rFonts w:asciiTheme="majorHAnsi" w:eastAsiaTheme="majorEastAsia" w:hAnsiTheme="majorHAnsi" w:cstheme="majorBidi"/>
              <w:bCs/>
              <w:iCs/>
              <w:sz w:val="24"/>
            </w:rPr>
          </w:rPrChange>
        </w:rPr>
        <w:instrText xml:space="preserve"> REF _Ref384802781 \h </w:instrText>
      </w:r>
      <w:r w:rsidR="008D0B0E" w:rsidRPr="00935764">
        <w:rPr>
          <w:rFonts w:ascii="Helvetica Neue Light" w:hAnsi="Helvetica Neue Light"/>
          <w:rPrChange w:id="1525" w:author="Arthur de Catheu" w:date="2014-06-20T17:08:00Z">
            <w:rPr>
              <w:rFonts w:ascii="Helvetica Neue Light" w:hAnsi="Helvetica Neue Light"/>
            </w:rPr>
          </w:rPrChange>
        </w:rPr>
      </w:r>
      <w:r w:rsidR="008D0B0E" w:rsidRPr="00935764">
        <w:rPr>
          <w:rFonts w:ascii="Helvetica Neue Light" w:hAnsi="Helvetica Neue Light"/>
          <w:rPrChange w:id="1526" w:author="Arthur de Catheu" w:date="2014-06-20T17:08:00Z">
            <w:rPr>
              <w:rFonts w:asciiTheme="majorHAnsi" w:eastAsiaTheme="majorEastAsia" w:hAnsiTheme="majorHAnsi" w:cstheme="majorBidi"/>
              <w:bCs/>
              <w:iCs/>
              <w:sz w:val="24"/>
            </w:rPr>
          </w:rPrChange>
        </w:rPr>
        <w:fldChar w:fldCharType="separate"/>
      </w:r>
      <w:ins w:id="1527" w:author="Arthur de Catheu" w:date="2014-06-25T11:35:00Z">
        <w:r w:rsidR="005B0BF1" w:rsidRPr="00935764">
          <w:rPr>
            <w:rFonts w:ascii="Helvetica Neue Light" w:eastAsiaTheme="majorEastAsia" w:hAnsi="Helvetica Neue Light" w:cstheme="majorBidi"/>
            <w:b/>
            <w:bCs/>
            <w:sz w:val="28"/>
            <w:szCs w:val="26"/>
            <w:rPrChange w:id="1528" w:author="Arthur de Catheu" w:date="2014-06-20T17:08:00Z">
              <w:rPr>
                <w:b/>
                <w:bCs/>
              </w:rPr>
            </w:rPrChange>
          </w:rPr>
          <w:t>Processus d’inscription du Cédant</w:t>
        </w:r>
      </w:ins>
      <w:ins w:id="1529" w:author="Hervé Monnerie" w:date="2014-06-25T11:23:00Z">
        <w:del w:id="1530" w:author="Arthur de Catheu" w:date="2014-06-25T11:31:00Z">
          <w:r w:rsidR="00446672" w:rsidRPr="00935764" w:rsidDel="00F5361D">
            <w:rPr>
              <w:rFonts w:ascii="Helvetica Neue Light" w:hAnsi="Helvetica Neue Light"/>
              <w:rPrChange w:id="1531" w:author="Arthur de Catheu" w:date="2014-06-20T17:08:00Z">
                <w:rPr>
                  <w:rFonts w:asciiTheme="majorHAnsi" w:eastAsiaTheme="majorEastAsia" w:hAnsiTheme="majorHAnsi" w:cstheme="majorBidi"/>
                  <w:bCs/>
                  <w:iCs/>
                  <w:sz w:val="24"/>
                </w:rPr>
              </w:rPrChange>
            </w:rPr>
            <w:delText>Processus d’inscription du Cédant</w:delText>
          </w:r>
        </w:del>
      </w:ins>
      <w:r w:rsidR="008D0B0E" w:rsidRPr="00935764">
        <w:rPr>
          <w:rFonts w:ascii="Helvetica Neue Light" w:hAnsi="Helvetica Neue Light"/>
          <w:rPrChange w:id="1532" w:author="Arthur de Catheu" w:date="2014-06-20T17:08:00Z">
            <w:rPr>
              <w:rFonts w:asciiTheme="majorHAnsi" w:eastAsiaTheme="majorEastAsia" w:hAnsiTheme="majorHAnsi" w:cstheme="majorBidi"/>
              <w:bCs/>
              <w:iCs/>
              <w:sz w:val="24"/>
            </w:rPr>
          </w:rPrChange>
        </w:rPr>
        <w:fldChar w:fldCharType="end"/>
      </w:r>
      <w:r w:rsidR="008D0B0E" w:rsidRPr="00935764">
        <w:rPr>
          <w:rFonts w:ascii="Helvetica Neue Light" w:hAnsi="Helvetica Neue Light"/>
          <w:rPrChange w:id="1533" w:author="Arthur de Catheu" w:date="2014-06-20T17:08:00Z">
            <w:rPr>
              <w:rFonts w:asciiTheme="majorHAnsi" w:eastAsiaTheme="majorEastAsia" w:hAnsiTheme="majorHAnsi" w:cstheme="majorBidi"/>
              <w:bCs/>
              <w:iCs/>
              <w:sz w:val="24"/>
            </w:rPr>
          </w:rPrChange>
        </w:rPr>
        <w:t xml:space="preserve"> – </w:t>
      </w:r>
      <w:r w:rsidR="008D0B0E" w:rsidRPr="00935764">
        <w:rPr>
          <w:rFonts w:ascii="Helvetica Neue Light" w:hAnsi="Helvetica Neue Light"/>
          <w:rPrChange w:id="1534" w:author="Arthur de Catheu" w:date="2014-06-20T17:08:00Z">
            <w:rPr>
              <w:rFonts w:asciiTheme="majorHAnsi" w:eastAsiaTheme="majorEastAsia" w:hAnsiTheme="majorHAnsi" w:cstheme="majorBidi"/>
              <w:bCs/>
              <w:iCs/>
              <w:sz w:val="24"/>
            </w:rPr>
          </w:rPrChange>
        </w:rPr>
        <w:fldChar w:fldCharType="begin"/>
      </w:r>
      <w:r w:rsidR="008D0B0E" w:rsidRPr="00935764">
        <w:rPr>
          <w:rFonts w:ascii="Helvetica Neue Light" w:hAnsi="Helvetica Neue Light"/>
          <w:rPrChange w:id="1535" w:author="Arthur de Catheu" w:date="2014-06-20T17:08:00Z">
            <w:rPr>
              <w:rFonts w:asciiTheme="majorHAnsi" w:eastAsiaTheme="majorEastAsia" w:hAnsiTheme="majorHAnsi" w:cstheme="majorBidi"/>
              <w:bCs/>
              <w:iCs/>
              <w:sz w:val="24"/>
            </w:rPr>
          </w:rPrChange>
        </w:rPr>
        <w:instrText xml:space="preserve"> REF _Ref384802781 \w \h </w:instrText>
      </w:r>
      <w:r w:rsidR="008D0B0E" w:rsidRPr="00935764">
        <w:rPr>
          <w:rFonts w:ascii="Helvetica Neue Light" w:hAnsi="Helvetica Neue Light"/>
          <w:rPrChange w:id="1536" w:author="Arthur de Catheu" w:date="2014-06-20T17:08:00Z">
            <w:rPr>
              <w:rFonts w:ascii="Helvetica Neue Light" w:hAnsi="Helvetica Neue Light"/>
            </w:rPr>
          </w:rPrChange>
        </w:rPr>
      </w:r>
      <w:r w:rsidR="008D0B0E" w:rsidRPr="00935764">
        <w:rPr>
          <w:rFonts w:ascii="Helvetica Neue Light" w:hAnsi="Helvetica Neue Light"/>
          <w:rPrChange w:id="1537" w:author="Arthur de Catheu" w:date="2014-06-20T17:08:00Z">
            <w:rPr>
              <w:rFonts w:asciiTheme="majorHAnsi" w:eastAsiaTheme="majorEastAsia" w:hAnsiTheme="majorHAnsi" w:cstheme="majorBidi"/>
              <w:bCs/>
              <w:iCs/>
              <w:sz w:val="24"/>
            </w:rPr>
          </w:rPrChange>
        </w:rPr>
        <w:fldChar w:fldCharType="separate"/>
      </w:r>
      <w:r w:rsidR="005B0BF1">
        <w:rPr>
          <w:rFonts w:ascii="Helvetica Neue Light" w:hAnsi="Helvetica Neue Light"/>
        </w:rPr>
        <w:t>III.A</w:t>
      </w:r>
      <w:r w:rsidR="008D0B0E" w:rsidRPr="00935764">
        <w:rPr>
          <w:rFonts w:ascii="Helvetica Neue Light" w:hAnsi="Helvetica Neue Light"/>
          <w:rPrChange w:id="1538" w:author="Arthur de Catheu" w:date="2014-06-20T17:08:00Z">
            <w:rPr>
              <w:rFonts w:asciiTheme="majorHAnsi" w:eastAsiaTheme="majorEastAsia" w:hAnsiTheme="majorHAnsi" w:cstheme="majorBidi"/>
              <w:bCs/>
              <w:iCs/>
              <w:sz w:val="24"/>
            </w:rPr>
          </w:rPrChange>
        </w:rPr>
        <w:fldChar w:fldCharType="end"/>
      </w:r>
      <w:r w:rsidR="008D0B0E" w:rsidRPr="00935764">
        <w:rPr>
          <w:rFonts w:ascii="Helvetica Neue Light" w:hAnsi="Helvetica Neue Light"/>
          <w:rPrChange w:id="1539" w:author="Arthur de Catheu" w:date="2014-06-20T17:08:00Z">
            <w:rPr>
              <w:rFonts w:asciiTheme="majorHAnsi" w:eastAsiaTheme="majorEastAsia" w:hAnsiTheme="majorHAnsi" w:cstheme="majorBidi"/>
              <w:bCs/>
              <w:iCs/>
              <w:sz w:val="24"/>
            </w:rPr>
          </w:rPrChange>
        </w:rPr>
        <w:t>)</w:t>
      </w:r>
      <w:r w:rsidRPr="00935764">
        <w:rPr>
          <w:rFonts w:ascii="Helvetica Neue Light" w:hAnsi="Helvetica Neue Light"/>
          <w:rPrChange w:id="1540" w:author="Arthur de Catheu" w:date="2014-06-20T17:08:00Z">
            <w:rPr>
              <w:rFonts w:asciiTheme="majorHAnsi" w:eastAsiaTheme="majorEastAsia" w:hAnsiTheme="majorHAnsi" w:cstheme="majorBidi"/>
              <w:bCs/>
              <w:iCs/>
              <w:sz w:val="24"/>
            </w:rPr>
          </w:rPrChange>
        </w:rPr>
        <w:t xml:space="preserve"> lors de chaque demande de financement </w:t>
      </w:r>
      <w:r w:rsidR="001C06DA" w:rsidRPr="00935764">
        <w:rPr>
          <w:rFonts w:ascii="Helvetica Neue Light" w:hAnsi="Helvetica Neue Light"/>
          <w:rPrChange w:id="1541" w:author="Arthur de Catheu" w:date="2014-06-20T17:08:00Z">
            <w:rPr>
              <w:rFonts w:asciiTheme="majorHAnsi" w:eastAsiaTheme="majorEastAsia" w:hAnsiTheme="majorHAnsi" w:cstheme="majorBidi"/>
              <w:bCs/>
              <w:iCs/>
              <w:sz w:val="24"/>
            </w:rPr>
          </w:rPrChange>
        </w:rPr>
        <w:t xml:space="preserve">soumise </w:t>
      </w:r>
      <w:r w:rsidRPr="00935764">
        <w:rPr>
          <w:rFonts w:ascii="Helvetica Neue Light" w:hAnsi="Helvetica Neue Light"/>
          <w:rPrChange w:id="1542" w:author="Arthur de Catheu" w:date="2014-06-20T17:08:00Z">
            <w:rPr>
              <w:rFonts w:asciiTheme="majorHAnsi" w:eastAsiaTheme="majorEastAsia" w:hAnsiTheme="majorHAnsi" w:cstheme="majorBidi"/>
              <w:bCs/>
              <w:iCs/>
              <w:sz w:val="24"/>
            </w:rPr>
          </w:rPrChange>
        </w:rPr>
        <w:t xml:space="preserve">à </w:t>
      </w:r>
      <w:r w:rsidR="002119A8" w:rsidRPr="00935764">
        <w:rPr>
          <w:rFonts w:ascii="Helvetica Neue Light" w:hAnsi="Helvetica Neue Light"/>
          <w:rPrChange w:id="1543" w:author="Arthur de Catheu" w:date="2014-06-20T17:08:00Z">
            <w:rPr>
              <w:rFonts w:asciiTheme="majorHAnsi" w:eastAsiaTheme="majorEastAsia" w:hAnsiTheme="majorHAnsi" w:cstheme="majorBidi"/>
              <w:bCs/>
              <w:iCs/>
              <w:sz w:val="24"/>
            </w:rPr>
          </w:rPrChange>
        </w:rPr>
        <w:t>Finexkap AM</w:t>
      </w:r>
      <w:r w:rsidRPr="00935764">
        <w:rPr>
          <w:rFonts w:ascii="Helvetica Neue Light" w:hAnsi="Helvetica Neue Light"/>
          <w:rPrChange w:id="1544" w:author="Arthur de Catheu" w:date="2014-06-20T17:08:00Z">
            <w:rPr>
              <w:rFonts w:asciiTheme="majorHAnsi" w:eastAsiaTheme="majorEastAsia" w:hAnsiTheme="majorHAnsi" w:cstheme="majorBidi"/>
              <w:bCs/>
              <w:iCs/>
              <w:sz w:val="24"/>
            </w:rPr>
          </w:rPrChange>
        </w:rPr>
        <w:t xml:space="preserve">. </w:t>
      </w:r>
      <w:r w:rsidR="008565E9" w:rsidRPr="00935764">
        <w:rPr>
          <w:rFonts w:ascii="Helvetica Neue Light" w:hAnsi="Helvetica Neue Light"/>
          <w:rPrChange w:id="1545" w:author="Arthur de Catheu" w:date="2014-06-20T17:08:00Z">
            <w:rPr>
              <w:rFonts w:asciiTheme="majorHAnsi" w:eastAsiaTheme="majorEastAsia" w:hAnsiTheme="majorHAnsi" w:cstheme="majorBidi"/>
              <w:bCs/>
              <w:iCs/>
              <w:sz w:val="24"/>
            </w:rPr>
          </w:rPrChange>
        </w:rPr>
        <w:t xml:space="preserve">En cas de demande de modification de RIB du Cédant, de pièce(s) d’identité, ou des coordonnées du Correspondant Cédant ou du représentant légal, ou pour toute modification d’un </w:t>
      </w:r>
      <w:r w:rsidR="008565E9" w:rsidRPr="00935764">
        <w:rPr>
          <w:rFonts w:ascii="Helvetica Neue Light" w:hAnsi="Helvetica Neue Light"/>
          <w:rPrChange w:id="1546" w:author="Arthur de Catheu" w:date="2014-06-20T17:08:00Z">
            <w:rPr>
              <w:rFonts w:asciiTheme="majorHAnsi" w:eastAsiaTheme="majorEastAsia" w:hAnsiTheme="majorHAnsi" w:cstheme="majorBidi"/>
              <w:bCs/>
              <w:iCs/>
              <w:sz w:val="24"/>
            </w:rPr>
          </w:rPrChange>
        </w:rPr>
        <w:lastRenderedPageBreak/>
        <w:t xml:space="preserve">élément matériel, </w:t>
      </w:r>
      <w:r w:rsidR="008565E9" w:rsidRPr="00935764">
        <w:rPr>
          <w:rFonts w:ascii="Helvetica Neue Light" w:hAnsi="Helvetica Neue Light" w:cs="Arial"/>
          <w:rPrChange w:id="1547" w:author="Arthur de Catheu" w:date="2014-06-20T17:08:00Z">
            <w:rPr>
              <w:rFonts w:asciiTheme="majorHAnsi" w:eastAsiaTheme="majorEastAsia" w:hAnsiTheme="majorHAnsi" w:cs="Arial"/>
              <w:bCs/>
              <w:iCs/>
              <w:sz w:val="24"/>
            </w:rPr>
          </w:rPrChange>
        </w:rPr>
        <w:t xml:space="preserve">l’analyste crédit en charge de l’instruction </w:t>
      </w:r>
      <w:r w:rsidR="008565E9" w:rsidRPr="00935764">
        <w:rPr>
          <w:rFonts w:ascii="Helvetica Neue Light" w:hAnsi="Helvetica Neue Light"/>
          <w:rPrChange w:id="1548" w:author="Arthur de Catheu" w:date="2014-06-20T17:08:00Z">
            <w:rPr>
              <w:rFonts w:asciiTheme="majorHAnsi" w:eastAsiaTheme="majorEastAsia" w:hAnsiTheme="majorHAnsi" w:cstheme="majorBidi"/>
              <w:bCs/>
              <w:iCs/>
              <w:sz w:val="24"/>
            </w:rPr>
          </w:rPrChange>
        </w:rPr>
        <w:t xml:space="preserve">doit obtenir la confirmation par email du représentant légal du Cédant. Toutes les autres mises à jour communiquées par le Cédant font l’objet d’une validation par </w:t>
      </w:r>
      <w:r w:rsidR="008565E9" w:rsidRPr="00935764">
        <w:rPr>
          <w:rFonts w:ascii="Helvetica Neue Light" w:hAnsi="Helvetica Neue Light" w:cs="Arial"/>
          <w:rPrChange w:id="1549" w:author="Arthur de Catheu" w:date="2014-06-20T17:08:00Z">
            <w:rPr>
              <w:rFonts w:asciiTheme="majorHAnsi" w:eastAsiaTheme="majorEastAsia" w:hAnsiTheme="majorHAnsi" w:cs="Arial"/>
              <w:bCs/>
              <w:iCs/>
              <w:sz w:val="24"/>
            </w:rPr>
          </w:rPrChange>
        </w:rPr>
        <w:t xml:space="preserve">l’analyste crédit en charge de l’instruction. </w:t>
      </w:r>
      <w:r w:rsidR="008565E9" w:rsidRPr="00935764">
        <w:rPr>
          <w:rFonts w:ascii="Helvetica Neue Light" w:hAnsi="Helvetica Neue Light"/>
          <w:rPrChange w:id="1550" w:author="Arthur de Catheu" w:date="2014-06-20T17:08:00Z">
            <w:rPr>
              <w:rFonts w:asciiTheme="majorHAnsi" w:eastAsiaTheme="majorEastAsia" w:hAnsiTheme="majorHAnsi" w:cstheme="majorBidi"/>
              <w:bCs/>
              <w:iCs/>
              <w:sz w:val="24"/>
            </w:rPr>
          </w:rPrChange>
        </w:rPr>
        <w:t>Ces vérifications sont systématiquement conservées dans le Dossier Cédant</w:t>
      </w:r>
      <w:proofErr w:type="gramStart"/>
      <w:r w:rsidR="00AE5A5B" w:rsidRPr="00935764">
        <w:rPr>
          <w:rFonts w:ascii="Helvetica Neue Light" w:hAnsi="Helvetica Neue Light"/>
          <w:rPrChange w:id="1551" w:author="Arthur de Catheu" w:date="2014-06-20T17:08:00Z">
            <w:rPr>
              <w:rFonts w:asciiTheme="majorHAnsi" w:eastAsiaTheme="majorEastAsia" w:hAnsiTheme="majorHAnsi" w:cstheme="majorBidi"/>
              <w:bCs/>
              <w:iCs/>
              <w:sz w:val="24"/>
            </w:rPr>
          </w:rPrChange>
        </w:rPr>
        <w:t>.</w:t>
      </w:r>
      <w:r w:rsidR="00082BEA" w:rsidRPr="00935764">
        <w:rPr>
          <w:rFonts w:ascii="Helvetica Neue Light" w:hAnsi="Helvetica Neue Light"/>
          <w:rPrChange w:id="1552" w:author="Arthur de Catheu" w:date="2014-06-20T17:08:00Z">
            <w:rPr>
              <w:rFonts w:asciiTheme="majorHAnsi" w:eastAsiaTheme="majorEastAsia" w:hAnsiTheme="majorHAnsi" w:cstheme="majorBidi"/>
              <w:bCs/>
              <w:iCs/>
              <w:sz w:val="24"/>
            </w:rPr>
          </w:rPrChange>
        </w:rPr>
        <w:t>.</w:t>
      </w:r>
      <w:proofErr w:type="gramEnd"/>
      <w:r w:rsidR="00082BEA" w:rsidRPr="00935764">
        <w:rPr>
          <w:rFonts w:ascii="Helvetica Neue Light" w:hAnsi="Helvetica Neue Light"/>
          <w:rPrChange w:id="1553" w:author="Arthur de Catheu" w:date="2014-06-20T17:08:00Z">
            <w:rPr>
              <w:rFonts w:asciiTheme="majorHAnsi" w:eastAsiaTheme="majorEastAsia" w:hAnsiTheme="majorHAnsi" w:cstheme="majorBidi"/>
              <w:bCs/>
              <w:iCs/>
              <w:sz w:val="24"/>
            </w:rPr>
          </w:rPrChange>
        </w:rPr>
        <w:t xml:space="preserve"> Enfin, </w:t>
      </w:r>
      <w:r w:rsidR="002119A8" w:rsidRPr="00935764">
        <w:rPr>
          <w:rFonts w:ascii="Helvetica Neue Light" w:hAnsi="Helvetica Neue Light"/>
          <w:rPrChange w:id="1554" w:author="Arthur de Catheu" w:date="2014-06-20T17:08:00Z">
            <w:rPr>
              <w:rFonts w:asciiTheme="majorHAnsi" w:eastAsiaTheme="majorEastAsia" w:hAnsiTheme="majorHAnsi" w:cstheme="majorBidi"/>
              <w:bCs/>
              <w:iCs/>
              <w:sz w:val="24"/>
            </w:rPr>
          </w:rPrChange>
        </w:rPr>
        <w:t>Finexkap AM</w:t>
      </w:r>
      <w:r w:rsidR="00082BEA" w:rsidRPr="00935764">
        <w:rPr>
          <w:rFonts w:ascii="Helvetica Neue Light" w:hAnsi="Helvetica Neue Light"/>
          <w:rPrChange w:id="1555" w:author="Arthur de Catheu" w:date="2014-06-20T17:08:00Z">
            <w:rPr>
              <w:rFonts w:asciiTheme="majorHAnsi" w:eastAsiaTheme="majorEastAsia" w:hAnsiTheme="majorHAnsi" w:cstheme="majorBidi"/>
              <w:bCs/>
              <w:iCs/>
              <w:sz w:val="24"/>
            </w:rPr>
          </w:rPrChange>
        </w:rPr>
        <w:t xml:space="preserve"> met à jour chaque semaine les liens capitalistiques des Cédants </w:t>
      </w:r>
      <w:r w:rsidR="001C22A8" w:rsidRPr="00935764">
        <w:rPr>
          <w:rFonts w:ascii="Helvetica Neue Light" w:hAnsi="Helvetica Neue Light"/>
          <w:rPrChange w:id="1556" w:author="Arthur de Catheu" w:date="2014-06-20T17:08:00Z">
            <w:rPr>
              <w:rFonts w:asciiTheme="majorHAnsi" w:eastAsiaTheme="majorEastAsia" w:hAnsiTheme="majorHAnsi" w:cstheme="majorBidi"/>
              <w:bCs/>
              <w:iCs/>
              <w:sz w:val="24"/>
            </w:rPr>
          </w:rPrChange>
        </w:rPr>
        <w:t xml:space="preserve">éventuellement disponibles </w:t>
      </w:r>
      <w:r w:rsidR="00082BEA" w:rsidRPr="00935764">
        <w:rPr>
          <w:rFonts w:ascii="Helvetica Neue Light" w:hAnsi="Helvetica Neue Light"/>
          <w:rPrChange w:id="1557" w:author="Arthur de Catheu" w:date="2014-06-20T17:08:00Z">
            <w:rPr>
              <w:rFonts w:asciiTheme="majorHAnsi" w:eastAsiaTheme="majorEastAsia" w:hAnsiTheme="majorHAnsi" w:cstheme="majorBidi"/>
              <w:bCs/>
              <w:iCs/>
              <w:sz w:val="24"/>
            </w:rPr>
          </w:rPrChange>
        </w:rPr>
        <w:t>auprès des bases de données partenaires.</w:t>
      </w:r>
    </w:p>
    <w:p w14:paraId="4D304EDD" w14:textId="6E6DF563" w:rsidR="00491A20" w:rsidRPr="00935764" w:rsidRDefault="00491A20" w:rsidP="00491A20">
      <w:pPr>
        <w:spacing w:before="120"/>
        <w:rPr>
          <w:rFonts w:ascii="Helvetica Neue Light" w:hAnsi="Helvetica Neue Light"/>
          <w:rPrChange w:id="1558" w:author="Arthur de Catheu" w:date="2014-06-20T17:08:00Z">
            <w:rPr/>
          </w:rPrChange>
        </w:rPr>
      </w:pPr>
      <w:r w:rsidRPr="00935764">
        <w:rPr>
          <w:rFonts w:ascii="Helvetica Neue Light" w:hAnsi="Helvetica Neue Light"/>
          <w:rPrChange w:id="1559" w:author="Arthur de Catheu" w:date="2014-06-20T17:08:00Z">
            <w:rPr>
              <w:rFonts w:asciiTheme="majorHAnsi" w:eastAsiaTheme="majorEastAsia" w:hAnsiTheme="majorHAnsi" w:cstheme="majorBidi"/>
              <w:bCs/>
              <w:iCs/>
              <w:sz w:val="24"/>
            </w:rPr>
          </w:rPrChange>
        </w:rPr>
        <w:t>Ces contrôles permettent de couvrir autant que faire se peut, et de manière systématique lors de chaque demande de financement, les trois (3) principaux types de fraude identifiés que sont l’escroquerie, la fausse facture, et la fraude interne à l’entreprise.</w:t>
      </w:r>
    </w:p>
    <w:p w14:paraId="514E6354" w14:textId="77777777" w:rsidR="00491A20" w:rsidRPr="00935764" w:rsidRDefault="00491A20">
      <w:pPr>
        <w:pStyle w:val="Titre2"/>
        <w:rPr>
          <w:rFonts w:ascii="Helvetica Neue Light" w:hAnsi="Helvetica Neue Light"/>
          <w:rPrChange w:id="1560" w:author="Arthur de Catheu" w:date="2014-06-20T17:08:00Z">
            <w:rPr/>
          </w:rPrChange>
        </w:rPr>
      </w:pPr>
      <w:bookmarkStart w:id="1561" w:name="_Toc379362327"/>
      <w:bookmarkStart w:id="1562" w:name="_Toc265315294"/>
      <w:r w:rsidRPr="00935764">
        <w:rPr>
          <w:rFonts w:ascii="Helvetica Neue Light" w:hAnsi="Helvetica Neue Light"/>
          <w:rPrChange w:id="1563" w:author="Arthur de Catheu" w:date="2014-06-20T17:08:00Z">
            <w:rPr>
              <w:rFonts w:asciiTheme="majorHAnsi" w:hAnsiTheme="majorHAnsi"/>
              <w:b w:val="0"/>
              <w:iCs/>
              <w:sz w:val="24"/>
              <w:szCs w:val="24"/>
            </w:rPr>
          </w:rPrChange>
        </w:rPr>
        <w:t>Typologie des fraudes</w:t>
      </w:r>
      <w:bookmarkEnd w:id="1561"/>
      <w:bookmarkEnd w:id="1562"/>
    </w:p>
    <w:p w14:paraId="47456EB3" w14:textId="77777777" w:rsidR="00491A20" w:rsidRPr="00935764" w:rsidRDefault="00491A20">
      <w:pPr>
        <w:pStyle w:val="Titre3"/>
        <w:rPr>
          <w:rFonts w:ascii="Helvetica Neue Light" w:hAnsi="Helvetica Neue Light"/>
          <w:rPrChange w:id="1564" w:author="Arthur de Catheu" w:date="2014-06-20T17:08:00Z">
            <w:rPr/>
          </w:rPrChange>
        </w:rPr>
      </w:pPr>
      <w:bookmarkStart w:id="1565" w:name="_Toc265315295"/>
      <w:r w:rsidRPr="00935764">
        <w:rPr>
          <w:rFonts w:ascii="Helvetica Neue Light" w:hAnsi="Helvetica Neue Light"/>
          <w:rPrChange w:id="1566" w:author="Arthur de Catheu" w:date="2014-06-20T17:08:00Z">
            <w:rPr>
              <w:rFonts w:asciiTheme="majorHAnsi" w:hAnsiTheme="majorHAnsi"/>
              <w:b w:val="0"/>
              <w:iCs/>
            </w:rPr>
          </w:rPrChange>
        </w:rPr>
        <w:t>Escroquerie</w:t>
      </w:r>
      <w:bookmarkEnd w:id="1565"/>
    </w:p>
    <w:p w14:paraId="4DB4930E" w14:textId="6E96D349" w:rsidR="00491A20" w:rsidRPr="00935764" w:rsidRDefault="00491A20" w:rsidP="00491A20">
      <w:pPr>
        <w:spacing w:before="120"/>
        <w:rPr>
          <w:rFonts w:ascii="Helvetica Neue Light" w:hAnsi="Helvetica Neue Light"/>
          <w:rPrChange w:id="1567" w:author="Arthur de Catheu" w:date="2014-06-20T17:08:00Z">
            <w:rPr/>
          </w:rPrChange>
        </w:rPr>
      </w:pPr>
      <w:r w:rsidRPr="00935764">
        <w:rPr>
          <w:rFonts w:ascii="Helvetica Neue Light" w:hAnsi="Helvetica Neue Light"/>
          <w:rPrChange w:id="1568" w:author="Arthur de Catheu" w:date="2014-06-20T17:08:00Z">
            <w:rPr>
              <w:rFonts w:asciiTheme="majorHAnsi" w:eastAsiaTheme="majorEastAsia" w:hAnsiTheme="majorHAnsi" w:cstheme="majorBidi"/>
              <w:bCs/>
              <w:iCs/>
              <w:sz w:val="24"/>
            </w:rPr>
          </w:rPrChange>
        </w:rPr>
        <w:t xml:space="preserve">L’escroquerie se caractérise par un fraudeur qui a l’intention de fournir de faux documents ou des documents volés pour effectuer son inscription sur le site de </w:t>
      </w:r>
      <w:r w:rsidR="002119A8" w:rsidRPr="00935764">
        <w:rPr>
          <w:rFonts w:ascii="Helvetica Neue Light" w:hAnsi="Helvetica Neue Light"/>
          <w:rPrChange w:id="1569" w:author="Arthur de Catheu" w:date="2014-06-20T17:08:00Z">
            <w:rPr>
              <w:rFonts w:asciiTheme="majorHAnsi" w:eastAsiaTheme="majorEastAsia" w:hAnsiTheme="majorHAnsi" w:cstheme="majorBidi"/>
              <w:bCs/>
              <w:iCs/>
              <w:sz w:val="24"/>
            </w:rPr>
          </w:rPrChange>
        </w:rPr>
        <w:t>Finexkap AM</w:t>
      </w:r>
      <w:r w:rsidR="00F24AE7" w:rsidRPr="00935764">
        <w:rPr>
          <w:rFonts w:ascii="Helvetica Neue Light" w:hAnsi="Helvetica Neue Light"/>
          <w:rPrChange w:id="1570"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1571" w:author="Arthur de Catheu" w:date="2014-06-20T17:08:00Z">
            <w:rPr>
              <w:rFonts w:asciiTheme="majorHAnsi" w:eastAsiaTheme="majorEastAsia" w:hAnsiTheme="majorHAnsi" w:cstheme="majorBidi"/>
              <w:bCs/>
              <w:iCs/>
              <w:sz w:val="24"/>
            </w:rPr>
          </w:rPrChange>
        </w:rPr>
        <w:t>ou, postérieurement à son inscripti</w:t>
      </w:r>
      <w:r w:rsidR="00EB7488" w:rsidRPr="00935764">
        <w:rPr>
          <w:rFonts w:ascii="Helvetica Neue Light" w:hAnsi="Helvetica Neue Light"/>
          <w:rPrChange w:id="1572" w:author="Arthur de Catheu" w:date="2014-06-20T17:08:00Z">
            <w:rPr>
              <w:rFonts w:asciiTheme="majorHAnsi" w:eastAsiaTheme="majorEastAsia" w:hAnsiTheme="majorHAnsi" w:cstheme="majorBidi"/>
              <w:bCs/>
              <w:iCs/>
              <w:sz w:val="24"/>
            </w:rPr>
          </w:rPrChange>
        </w:rPr>
        <w:t xml:space="preserve">on, pour présenter une </w:t>
      </w:r>
      <w:r w:rsidR="00AE5A5B" w:rsidRPr="00935764">
        <w:rPr>
          <w:rFonts w:ascii="Helvetica Neue Light" w:hAnsi="Helvetica Neue Light"/>
          <w:rPrChange w:id="1573" w:author="Arthur de Catheu" w:date="2014-06-20T17:08:00Z">
            <w:rPr>
              <w:rFonts w:asciiTheme="majorHAnsi" w:eastAsiaTheme="majorEastAsia" w:hAnsiTheme="majorHAnsi" w:cstheme="majorBidi"/>
              <w:bCs/>
              <w:iCs/>
              <w:sz w:val="24"/>
            </w:rPr>
          </w:rPrChange>
        </w:rPr>
        <w:t xml:space="preserve">offre </w:t>
      </w:r>
      <w:r w:rsidR="00EB7488" w:rsidRPr="00935764">
        <w:rPr>
          <w:rFonts w:ascii="Helvetica Neue Light" w:hAnsi="Helvetica Neue Light"/>
          <w:rPrChange w:id="1574" w:author="Arthur de Catheu" w:date="2014-06-20T17:08:00Z">
            <w:rPr>
              <w:rFonts w:asciiTheme="majorHAnsi" w:eastAsiaTheme="majorEastAsia" w:hAnsiTheme="majorHAnsi" w:cstheme="majorBidi"/>
              <w:bCs/>
              <w:iCs/>
              <w:sz w:val="24"/>
            </w:rPr>
          </w:rPrChange>
        </w:rPr>
        <w:t xml:space="preserve">de </w:t>
      </w:r>
      <w:r w:rsidR="00AE5A5B" w:rsidRPr="00935764">
        <w:rPr>
          <w:rFonts w:ascii="Helvetica Neue Light" w:hAnsi="Helvetica Neue Light"/>
          <w:rPrChange w:id="1575" w:author="Arthur de Catheu" w:date="2014-06-20T17:08:00Z">
            <w:rPr>
              <w:rFonts w:asciiTheme="majorHAnsi" w:eastAsiaTheme="majorEastAsia" w:hAnsiTheme="majorHAnsi" w:cstheme="majorBidi"/>
              <w:bCs/>
              <w:iCs/>
              <w:sz w:val="24"/>
            </w:rPr>
          </w:rPrChange>
        </w:rPr>
        <w:t xml:space="preserve">cession </w:t>
      </w:r>
      <w:r w:rsidRPr="00935764">
        <w:rPr>
          <w:rFonts w:ascii="Helvetica Neue Light" w:hAnsi="Helvetica Neue Light"/>
          <w:rPrChange w:id="1576" w:author="Arthur de Catheu" w:date="2014-06-20T17:08:00Z">
            <w:rPr>
              <w:rFonts w:asciiTheme="majorHAnsi" w:eastAsiaTheme="majorEastAsia" w:hAnsiTheme="majorHAnsi" w:cstheme="majorBidi"/>
              <w:bCs/>
              <w:iCs/>
              <w:sz w:val="24"/>
            </w:rPr>
          </w:rPrChange>
        </w:rPr>
        <w:t>de Créances. Son objectif est de réaliser une opération sur le site et de disparaître, ou de procéder à une opération légitime avant de commettre une tentative d'escroquerie et de disparaître.</w:t>
      </w:r>
    </w:p>
    <w:p w14:paraId="237A6B9C" w14:textId="3E1CA84E" w:rsidR="00491A20" w:rsidRPr="00935764" w:rsidRDefault="00491A20" w:rsidP="00491A20">
      <w:pPr>
        <w:spacing w:before="120"/>
        <w:rPr>
          <w:rFonts w:ascii="Helvetica Neue Light" w:hAnsi="Helvetica Neue Light"/>
          <w:rPrChange w:id="1577" w:author="Arthur de Catheu" w:date="2014-06-20T17:08:00Z">
            <w:rPr/>
          </w:rPrChange>
        </w:rPr>
      </w:pPr>
      <w:r w:rsidRPr="00935764">
        <w:rPr>
          <w:rFonts w:ascii="Helvetica Neue Light" w:hAnsi="Helvetica Neue Light"/>
          <w:rPrChange w:id="1578" w:author="Arthur de Catheu" w:date="2014-06-20T17:08:00Z">
            <w:rPr>
              <w:rFonts w:asciiTheme="majorHAnsi" w:eastAsiaTheme="majorEastAsia" w:hAnsiTheme="majorHAnsi" w:cstheme="majorBidi"/>
              <w:bCs/>
              <w:iCs/>
              <w:sz w:val="24"/>
            </w:rPr>
          </w:rPrChange>
        </w:rPr>
        <w:t>Afin de détecter l'escroquerie, les contrôles les plus efficaces portent sur la vérification de la réalité des documents fournis par le Cédant lors de son inscription ou de la mise à jour de son Dossier Cédant</w:t>
      </w:r>
      <w:r w:rsidR="00BB0725" w:rsidRPr="00935764">
        <w:rPr>
          <w:rFonts w:ascii="Helvetica Neue Light" w:hAnsi="Helvetica Neue Light"/>
          <w:rPrChange w:id="1579" w:author="Arthur de Catheu" w:date="2014-06-20T17:08:00Z">
            <w:rPr>
              <w:rFonts w:asciiTheme="majorHAnsi" w:eastAsiaTheme="majorEastAsia" w:hAnsiTheme="majorHAnsi" w:cstheme="majorBidi"/>
              <w:bCs/>
              <w:iCs/>
              <w:sz w:val="24"/>
            </w:rPr>
          </w:rPrChange>
        </w:rPr>
        <w:t xml:space="preserve"> (copie de la</w:t>
      </w:r>
      <w:r w:rsidR="008565E9" w:rsidRPr="00935764">
        <w:rPr>
          <w:rFonts w:ascii="Helvetica Neue Light" w:hAnsi="Helvetica Neue Light"/>
          <w:rPrChange w:id="1580" w:author="Arthur de Catheu" w:date="2014-06-20T17:08:00Z">
            <w:rPr>
              <w:rFonts w:asciiTheme="majorHAnsi" w:eastAsiaTheme="majorEastAsia" w:hAnsiTheme="majorHAnsi" w:cstheme="majorBidi"/>
              <w:bCs/>
              <w:iCs/>
              <w:sz w:val="24"/>
            </w:rPr>
          </w:rPrChange>
        </w:rPr>
        <w:t xml:space="preserve"> ou des</w:t>
      </w:r>
      <w:r w:rsidR="00BB0725" w:rsidRPr="00935764">
        <w:rPr>
          <w:rFonts w:ascii="Helvetica Neue Light" w:hAnsi="Helvetica Neue Light"/>
          <w:rPrChange w:id="1581" w:author="Arthur de Catheu" w:date="2014-06-20T17:08:00Z">
            <w:rPr>
              <w:rFonts w:asciiTheme="majorHAnsi" w:eastAsiaTheme="majorEastAsia" w:hAnsiTheme="majorHAnsi" w:cstheme="majorBidi"/>
              <w:bCs/>
              <w:iCs/>
              <w:sz w:val="24"/>
            </w:rPr>
          </w:rPrChange>
        </w:rPr>
        <w:t xml:space="preserve"> pièce</w:t>
      </w:r>
      <w:r w:rsidR="008565E9" w:rsidRPr="00935764">
        <w:rPr>
          <w:rFonts w:ascii="Helvetica Neue Light" w:hAnsi="Helvetica Neue Light"/>
          <w:rPrChange w:id="1582" w:author="Arthur de Catheu" w:date="2014-06-20T17:08:00Z">
            <w:rPr>
              <w:rFonts w:asciiTheme="majorHAnsi" w:eastAsiaTheme="majorEastAsia" w:hAnsiTheme="majorHAnsi" w:cstheme="majorBidi"/>
              <w:bCs/>
              <w:iCs/>
              <w:sz w:val="24"/>
            </w:rPr>
          </w:rPrChange>
        </w:rPr>
        <w:t>(s)</w:t>
      </w:r>
      <w:r w:rsidR="00BB0725" w:rsidRPr="00935764">
        <w:rPr>
          <w:rFonts w:ascii="Helvetica Neue Light" w:hAnsi="Helvetica Neue Light"/>
          <w:rPrChange w:id="1583" w:author="Arthur de Catheu" w:date="2014-06-20T17:08:00Z">
            <w:rPr>
              <w:rFonts w:asciiTheme="majorHAnsi" w:eastAsiaTheme="majorEastAsia" w:hAnsiTheme="majorHAnsi" w:cstheme="majorBidi"/>
              <w:bCs/>
              <w:iCs/>
              <w:sz w:val="24"/>
            </w:rPr>
          </w:rPrChange>
        </w:rPr>
        <w:t xml:space="preserve"> d’identité, RIB, relevés de compte bancaires</w:t>
      </w:r>
      <w:r w:rsidR="00AE5A5B" w:rsidRPr="00935764">
        <w:rPr>
          <w:rFonts w:ascii="Helvetica Neue Light" w:hAnsi="Helvetica Neue Light"/>
          <w:rPrChange w:id="1584" w:author="Arthur de Catheu" w:date="2014-06-20T17:08:00Z">
            <w:rPr>
              <w:rFonts w:asciiTheme="majorHAnsi" w:eastAsiaTheme="majorEastAsia" w:hAnsiTheme="majorHAnsi" w:cstheme="majorBidi"/>
              <w:bCs/>
              <w:iCs/>
              <w:sz w:val="24"/>
            </w:rPr>
          </w:rPrChange>
        </w:rPr>
        <w:t>, facture</w:t>
      </w:r>
      <w:r w:rsidR="008565E9" w:rsidRPr="00935764">
        <w:rPr>
          <w:rFonts w:ascii="Helvetica Neue Light" w:hAnsi="Helvetica Neue Light"/>
          <w:rPrChange w:id="1585" w:author="Arthur de Catheu" w:date="2014-06-20T17:08:00Z">
            <w:rPr>
              <w:rFonts w:asciiTheme="majorHAnsi" w:eastAsiaTheme="majorEastAsia" w:hAnsiTheme="majorHAnsi" w:cstheme="majorBidi"/>
              <w:bCs/>
              <w:iCs/>
              <w:sz w:val="24"/>
            </w:rPr>
          </w:rPrChange>
        </w:rPr>
        <w:t>(s)</w:t>
      </w:r>
      <w:r w:rsidR="00AE5A5B" w:rsidRPr="00935764">
        <w:rPr>
          <w:rFonts w:ascii="Helvetica Neue Light" w:hAnsi="Helvetica Neue Light"/>
          <w:rPrChange w:id="1586" w:author="Arthur de Catheu" w:date="2014-06-20T17:08:00Z">
            <w:rPr>
              <w:rFonts w:asciiTheme="majorHAnsi" w:eastAsiaTheme="majorEastAsia" w:hAnsiTheme="majorHAnsi" w:cstheme="majorBidi"/>
              <w:bCs/>
              <w:iCs/>
              <w:sz w:val="24"/>
            </w:rPr>
          </w:rPrChange>
        </w:rPr>
        <w:t xml:space="preserve"> de téléphonie mobile</w:t>
      </w:r>
      <w:r w:rsidR="00BB0725" w:rsidRPr="00935764">
        <w:rPr>
          <w:rFonts w:ascii="Helvetica Neue Light" w:hAnsi="Helvetica Neue Light"/>
          <w:rPrChange w:id="1587" w:author="Arthur de Catheu" w:date="2014-06-20T17:08:00Z">
            <w:rPr>
              <w:rFonts w:asciiTheme="majorHAnsi" w:eastAsiaTheme="majorEastAsia" w:hAnsiTheme="majorHAnsi" w:cstheme="majorBidi"/>
              <w:bCs/>
              <w:iCs/>
              <w:sz w:val="24"/>
            </w:rPr>
          </w:rPrChange>
        </w:rPr>
        <w:t xml:space="preserve">) telle que décrite dans le paragraphe </w:t>
      </w:r>
      <w:r w:rsidR="00AE5A5B" w:rsidRPr="00935764">
        <w:rPr>
          <w:rFonts w:ascii="Helvetica Neue Light" w:hAnsi="Helvetica Neue Light"/>
          <w:rPrChange w:id="1588" w:author="Arthur de Catheu" w:date="2014-06-20T17:08:00Z">
            <w:rPr>
              <w:rFonts w:asciiTheme="majorHAnsi" w:eastAsiaTheme="majorEastAsia" w:hAnsiTheme="majorHAnsi" w:cstheme="majorBidi"/>
              <w:bCs/>
              <w:iCs/>
              <w:sz w:val="24"/>
            </w:rPr>
          </w:rPrChange>
        </w:rPr>
        <w:fldChar w:fldCharType="begin"/>
      </w:r>
      <w:r w:rsidR="00AE5A5B" w:rsidRPr="00935764">
        <w:rPr>
          <w:rFonts w:ascii="Helvetica Neue Light" w:hAnsi="Helvetica Neue Light"/>
          <w:rPrChange w:id="1589" w:author="Arthur de Catheu" w:date="2014-06-20T17:08:00Z">
            <w:rPr>
              <w:rFonts w:asciiTheme="majorHAnsi" w:eastAsiaTheme="majorEastAsia" w:hAnsiTheme="majorHAnsi" w:cstheme="majorBidi"/>
              <w:bCs/>
              <w:iCs/>
              <w:sz w:val="24"/>
            </w:rPr>
          </w:rPrChange>
        </w:rPr>
        <w:instrText xml:space="preserve"> REF _Ref248487020 \h </w:instrText>
      </w:r>
      <w:r w:rsidR="00AE5A5B" w:rsidRPr="00935764">
        <w:rPr>
          <w:rFonts w:ascii="Helvetica Neue Light" w:hAnsi="Helvetica Neue Light"/>
          <w:rPrChange w:id="1590" w:author="Arthur de Catheu" w:date="2014-06-20T17:08:00Z">
            <w:rPr>
              <w:rFonts w:ascii="Helvetica Neue Light" w:hAnsi="Helvetica Neue Light"/>
            </w:rPr>
          </w:rPrChange>
        </w:rPr>
      </w:r>
      <w:r w:rsidR="00AE5A5B" w:rsidRPr="00935764">
        <w:rPr>
          <w:rFonts w:ascii="Helvetica Neue Light" w:hAnsi="Helvetica Neue Light"/>
          <w:rPrChange w:id="1591" w:author="Arthur de Catheu" w:date="2014-06-20T17:08:00Z">
            <w:rPr>
              <w:rFonts w:asciiTheme="majorHAnsi" w:eastAsiaTheme="majorEastAsia" w:hAnsiTheme="majorHAnsi" w:cstheme="majorBidi"/>
              <w:bCs/>
              <w:iCs/>
              <w:sz w:val="24"/>
            </w:rPr>
          </w:rPrChange>
        </w:rPr>
        <w:fldChar w:fldCharType="separate"/>
      </w:r>
      <w:ins w:id="1592" w:author="Arthur de Catheu" w:date="2014-06-25T11:35:00Z">
        <w:r w:rsidR="005B0BF1" w:rsidRPr="00935764">
          <w:rPr>
            <w:rFonts w:ascii="Helvetica Neue Light" w:eastAsiaTheme="majorEastAsia" w:hAnsi="Helvetica Neue Light" w:cstheme="majorBidi"/>
            <w:b/>
            <w:bCs/>
            <w:sz w:val="28"/>
            <w:szCs w:val="26"/>
            <w:rPrChange w:id="1593" w:author="Arthur de Catheu" w:date="2014-06-20T17:08:00Z">
              <w:rPr>
                <w:b/>
                <w:bCs/>
              </w:rPr>
            </w:rPrChange>
          </w:rPr>
          <w:t>Analyse Crédit du Cédant</w:t>
        </w:r>
      </w:ins>
      <w:ins w:id="1594" w:author="Hervé Monnerie" w:date="2014-06-25T11:23:00Z">
        <w:del w:id="1595" w:author="Arthur de Catheu" w:date="2014-06-25T11:31:00Z">
          <w:r w:rsidR="00446672" w:rsidRPr="00935764" w:rsidDel="00F5361D">
            <w:rPr>
              <w:rFonts w:ascii="Helvetica Neue Light" w:hAnsi="Helvetica Neue Light"/>
              <w:rPrChange w:id="1596" w:author="Arthur de Catheu" w:date="2014-06-20T17:08:00Z">
                <w:rPr>
                  <w:rFonts w:asciiTheme="majorHAnsi" w:eastAsiaTheme="majorEastAsia" w:hAnsiTheme="majorHAnsi" w:cstheme="majorBidi"/>
                  <w:bCs/>
                  <w:iCs/>
                  <w:sz w:val="24"/>
                </w:rPr>
              </w:rPrChange>
            </w:rPr>
            <w:delText>Analyse Crédit du Cédant</w:delText>
          </w:r>
        </w:del>
      </w:ins>
      <w:r w:rsidR="00AE5A5B" w:rsidRPr="00935764">
        <w:rPr>
          <w:rFonts w:ascii="Helvetica Neue Light" w:hAnsi="Helvetica Neue Light"/>
          <w:rPrChange w:id="1597" w:author="Arthur de Catheu" w:date="2014-06-20T17:08:00Z">
            <w:rPr>
              <w:rFonts w:asciiTheme="majorHAnsi" w:eastAsiaTheme="majorEastAsia" w:hAnsiTheme="majorHAnsi" w:cstheme="majorBidi"/>
              <w:bCs/>
              <w:iCs/>
              <w:sz w:val="24"/>
            </w:rPr>
          </w:rPrChange>
        </w:rPr>
        <w:fldChar w:fldCharType="end"/>
      </w:r>
      <w:r w:rsidR="00AE5A5B" w:rsidRPr="00935764">
        <w:rPr>
          <w:rFonts w:ascii="Helvetica Neue Light" w:hAnsi="Helvetica Neue Light"/>
          <w:rPrChange w:id="1598" w:author="Arthur de Catheu" w:date="2014-06-20T17:08:00Z">
            <w:rPr>
              <w:rFonts w:asciiTheme="majorHAnsi" w:eastAsiaTheme="majorEastAsia" w:hAnsiTheme="majorHAnsi" w:cstheme="majorBidi"/>
              <w:bCs/>
              <w:iCs/>
              <w:sz w:val="24"/>
            </w:rPr>
          </w:rPrChange>
        </w:rPr>
        <w:t xml:space="preserve"> – </w:t>
      </w:r>
      <w:r w:rsidR="00AE5A5B" w:rsidRPr="00935764">
        <w:rPr>
          <w:rFonts w:ascii="Helvetica Neue Light" w:hAnsi="Helvetica Neue Light"/>
          <w:rPrChange w:id="1599" w:author="Arthur de Catheu" w:date="2014-06-20T17:08:00Z">
            <w:rPr>
              <w:rFonts w:asciiTheme="majorHAnsi" w:eastAsiaTheme="majorEastAsia" w:hAnsiTheme="majorHAnsi" w:cstheme="majorBidi"/>
              <w:bCs/>
              <w:iCs/>
              <w:sz w:val="24"/>
            </w:rPr>
          </w:rPrChange>
        </w:rPr>
        <w:fldChar w:fldCharType="begin"/>
      </w:r>
      <w:r w:rsidR="00AE5A5B" w:rsidRPr="00935764">
        <w:rPr>
          <w:rFonts w:ascii="Helvetica Neue Light" w:hAnsi="Helvetica Neue Light"/>
          <w:rPrChange w:id="1600" w:author="Arthur de Catheu" w:date="2014-06-20T17:08:00Z">
            <w:rPr>
              <w:rFonts w:asciiTheme="majorHAnsi" w:eastAsiaTheme="majorEastAsia" w:hAnsiTheme="majorHAnsi" w:cstheme="majorBidi"/>
              <w:bCs/>
              <w:iCs/>
              <w:sz w:val="24"/>
            </w:rPr>
          </w:rPrChange>
        </w:rPr>
        <w:instrText xml:space="preserve"> REF _Ref248487020 \w \h </w:instrText>
      </w:r>
      <w:r w:rsidR="00AE5A5B" w:rsidRPr="00935764">
        <w:rPr>
          <w:rFonts w:ascii="Helvetica Neue Light" w:hAnsi="Helvetica Neue Light"/>
          <w:rPrChange w:id="1601" w:author="Arthur de Catheu" w:date="2014-06-20T17:08:00Z">
            <w:rPr>
              <w:rFonts w:ascii="Helvetica Neue Light" w:hAnsi="Helvetica Neue Light"/>
            </w:rPr>
          </w:rPrChange>
        </w:rPr>
      </w:r>
      <w:r w:rsidR="00AE5A5B" w:rsidRPr="00935764">
        <w:rPr>
          <w:rFonts w:ascii="Helvetica Neue Light" w:hAnsi="Helvetica Neue Light"/>
          <w:rPrChange w:id="1602" w:author="Arthur de Catheu" w:date="2014-06-20T17:08:00Z">
            <w:rPr>
              <w:rFonts w:asciiTheme="majorHAnsi" w:eastAsiaTheme="majorEastAsia" w:hAnsiTheme="majorHAnsi" w:cstheme="majorBidi"/>
              <w:bCs/>
              <w:iCs/>
              <w:sz w:val="24"/>
            </w:rPr>
          </w:rPrChange>
        </w:rPr>
        <w:fldChar w:fldCharType="separate"/>
      </w:r>
      <w:r w:rsidR="005B0BF1">
        <w:rPr>
          <w:rFonts w:ascii="Helvetica Neue Light" w:hAnsi="Helvetica Neue Light"/>
        </w:rPr>
        <w:t>V.A</w:t>
      </w:r>
      <w:r w:rsidR="00AE5A5B" w:rsidRPr="00935764">
        <w:rPr>
          <w:rFonts w:ascii="Helvetica Neue Light" w:hAnsi="Helvetica Neue Light"/>
          <w:rPrChange w:id="1603" w:author="Arthur de Catheu" w:date="2014-06-20T17:08:00Z">
            <w:rPr>
              <w:rFonts w:asciiTheme="majorHAnsi" w:eastAsiaTheme="majorEastAsia" w:hAnsiTheme="majorHAnsi" w:cstheme="majorBidi"/>
              <w:bCs/>
              <w:iCs/>
              <w:sz w:val="24"/>
            </w:rPr>
          </w:rPrChange>
        </w:rPr>
        <w:fldChar w:fldCharType="end"/>
      </w:r>
      <w:r w:rsidR="00BB0725" w:rsidRPr="00935764">
        <w:rPr>
          <w:rFonts w:ascii="Helvetica Neue Light" w:hAnsi="Helvetica Neue Light"/>
          <w:rPrChange w:id="1604" w:author="Arthur de Catheu" w:date="2014-06-20T17:08:00Z">
            <w:rPr>
              <w:rFonts w:asciiTheme="majorHAnsi" w:eastAsiaTheme="majorEastAsia" w:hAnsiTheme="majorHAnsi" w:cstheme="majorBidi"/>
              <w:bCs/>
              <w:iCs/>
              <w:sz w:val="24"/>
            </w:rPr>
          </w:rPrChange>
        </w:rPr>
        <w:t>.</w:t>
      </w:r>
      <w:r w:rsidRPr="00935764">
        <w:rPr>
          <w:rFonts w:ascii="Helvetica Neue Light" w:hAnsi="Helvetica Neue Light"/>
          <w:rPrChange w:id="1605" w:author="Arthur de Catheu" w:date="2014-06-20T17:08:00Z">
            <w:rPr>
              <w:rFonts w:asciiTheme="majorHAnsi" w:eastAsiaTheme="majorEastAsia" w:hAnsiTheme="majorHAnsi" w:cstheme="majorBidi"/>
              <w:bCs/>
              <w:iCs/>
              <w:sz w:val="24"/>
            </w:rPr>
          </w:rPrChange>
        </w:rPr>
        <w:t xml:space="preserve"> </w:t>
      </w:r>
    </w:p>
    <w:p w14:paraId="2A7F0C40" w14:textId="1C272FDE" w:rsidR="00491A20" w:rsidRPr="00935764" w:rsidRDefault="00491A20" w:rsidP="00491A20">
      <w:pPr>
        <w:spacing w:before="120"/>
        <w:rPr>
          <w:rFonts w:ascii="Helvetica Neue Light" w:hAnsi="Helvetica Neue Light"/>
          <w:rPrChange w:id="1606" w:author="Arthur de Catheu" w:date="2014-06-20T17:08:00Z">
            <w:rPr/>
          </w:rPrChange>
        </w:rPr>
      </w:pPr>
      <w:r w:rsidRPr="00935764">
        <w:rPr>
          <w:rFonts w:ascii="Helvetica Neue Light" w:hAnsi="Helvetica Neue Light"/>
          <w:rPrChange w:id="1607" w:author="Arthur de Catheu" w:date="2014-06-20T17:08:00Z">
            <w:rPr>
              <w:rFonts w:asciiTheme="majorHAnsi" w:eastAsiaTheme="majorEastAsia" w:hAnsiTheme="majorHAnsi" w:cstheme="majorBidi"/>
              <w:bCs/>
              <w:iCs/>
              <w:sz w:val="24"/>
            </w:rPr>
          </w:rPrChange>
        </w:rPr>
        <w:t xml:space="preserve">Sauf explication légitime du Cédant fournie à </w:t>
      </w:r>
      <w:r w:rsidR="00AE5A5B" w:rsidRPr="00935764">
        <w:rPr>
          <w:rFonts w:ascii="Helvetica Neue Light" w:hAnsi="Helvetica Neue Light"/>
          <w:rPrChange w:id="1608" w:author="Arthur de Catheu" w:date="2014-06-20T17:08:00Z">
            <w:rPr>
              <w:rFonts w:asciiTheme="majorHAnsi" w:eastAsiaTheme="majorEastAsia" w:hAnsiTheme="majorHAnsi" w:cstheme="majorBidi"/>
              <w:bCs/>
              <w:iCs/>
              <w:sz w:val="24"/>
            </w:rPr>
          </w:rPrChange>
        </w:rPr>
        <w:t>l’analyste crédit</w:t>
      </w:r>
      <w:r w:rsidRPr="00935764">
        <w:rPr>
          <w:rFonts w:ascii="Helvetica Neue Light" w:hAnsi="Helvetica Neue Light"/>
          <w:rPrChange w:id="1609" w:author="Arthur de Catheu" w:date="2014-06-20T17:08:00Z">
            <w:rPr>
              <w:rFonts w:asciiTheme="majorHAnsi" w:eastAsiaTheme="majorEastAsia" w:hAnsiTheme="majorHAnsi" w:cstheme="majorBidi"/>
              <w:bCs/>
              <w:iCs/>
              <w:sz w:val="24"/>
            </w:rPr>
          </w:rPrChange>
        </w:rPr>
        <w:t xml:space="preserve">, toute tentative d'escroquerie identifiée par l'intermédiaire des contrôles </w:t>
      </w:r>
      <w:r w:rsidR="00AE5A5B" w:rsidRPr="00935764">
        <w:rPr>
          <w:rFonts w:ascii="Helvetica Neue Light" w:hAnsi="Helvetica Neue Light"/>
          <w:rPrChange w:id="1610" w:author="Arthur de Catheu" w:date="2014-06-20T17:08:00Z">
            <w:rPr>
              <w:rFonts w:asciiTheme="majorHAnsi" w:eastAsiaTheme="majorEastAsia" w:hAnsiTheme="majorHAnsi" w:cstheme="majorBidi"/>
              <w:bCs/>
              <w:iCs/>
              <w:sz w:val="24"/>
            </w:rPr>
          </w:rPrChange>
        </w:rPr>
        <w:t>susvisés</w:t>
      </w:r>
      <w:r w:rsidRPr="00935764">
        <w:rPr>
          <w:rFonts w:ascii="Helvetica Neue Light" w:hAnsi="Helvetica Neue Light"/>
          <w:rPrChange w:id="1611" w:author="Arthur de Catheu" w:date="2014-06-20T17:08:00Z">
            <w:rPr>
              <w:rFonts w:asciiTheme="majorHAnsi" w:eastAsiaTheme="majorEastAsia" w:hAnsiTheme="majorHAnsi" w:cstheme="majorBidi"/>
              <w:bCs/>
              <w:iCs/>
              <w:sz w:val="24"/>
            </w:rPr>
          </w:rPrChange>
        </w:rPr>
        <w:t xml:space="preserve"> </w:t>
      </w:r>
      <w:r w:rsidR="001F44DE" w:rsidRPr="00935764">
        <w:rPr>
          <w:rFonts w:ascii="Helvetica Neue Light" w:hAnsi="Helvetica Neue Light"/>
          <w:rPrChange w:id="1612" w:author="Arthur de Catheu" w:date="2014-06-20T17:08:00Z">
            <w:rPr>
              <w:rFonts w:asciiTheme="majorHAnsi" w:eastAsiaTheme="majorEastAsia" w:hAnsiTheme="majorHAnsi" w:cstheme="majorBidi"/>
              <w:bCs/>
              <w:iCs/>
              <w:sz w:val="24"/>
            </w:rPr>
          </w:rPrChange>
        </w:rPr>
        <w:t>peut faire</w:t>
      </w:r>
      <w:r w:rsidRPr="00935764">
        <w:rPr>
          <w:rFonts w:ascii="Helvetica Neue Light" w:hAnsi="Helvetica Neue Light"/>
          <w:rPrChange w:id="1613" w:author="Arthur de Catheu" w:date="2014-06-20T17:08:00Z">
            <w:rPr>
              <w:rFonts w:asciiTheme="majorHAnsi" w:eastAsiaTheme="majorEastAsia" w:hAnsiTheme="majorHAnsi" w:cstheme="majorBidi"/>
              <w:bCs/>
              <w:iCs/>
              <w:sz w:val="24"/>
            </w:rPr>
          </w:rPrChange>
        </w:rPr>
        <w:t xml:space="preserve"> l'objet d</w:t>
      </w:r>
      <w:r w:rsidR="001F44DE" w:rsidRPr="00935764">
        <w:rPr>
          <w:rFonts w:ascii="Helvetica Neue Light" w:hAnsi="Helvetica Neue Light"/>
          <w:rPrChange w:id="1614" w:author="Arthur de Catheu" w:date="2014-06-20T17:08:00Z">
            <w:rPr>
              <w:rFonts w:asciiTheme="majorHAnsi" w:eastAsiaTheme="majorEastAsia" w:hAnsiTheme="majorHAnsi" w:cstheme="majorBidi"/>
              <w:bCs/>
              <w:iCs/>
              <w:sz w:val="24"/>
            </w:rPr>
          </w:rPrChange>
        </w:rPr>
        <w:t>’une</w:t>
      </w:r>
      <w:r w:rsidRPr="00935764">
        <w:rPr>
          <w:rFonts w:ascii="Helvetica Neue Light" w:hAnsi="Helvetica Neue Light"/>
          <w:rPrChange w:id="1615" w:author="Arthur de Catheu" w:date="2014-06-20T17:08:00Z">
            <w:rPr>
              <w:rFonts w:asciiTheme="majorHAnsi" w:eastAsiaTheme="majorEastAsia" w:hAnsiTheme="majorHAnsi" w:cstheme="majorBidi"/>
              <w:bCs/>
              <w:iCs/>
              <w:sz w:val="24"/>
            </w:rPr>
          </w:rPrChange>
        </w:rPr>
        <w:t xml:space="preserve"> l'information des autorités judiciaires compétentes par </w:t>
      </w:r>
      <w:r w:rsidR="002119A8" w:rsidRPr="00935764">
        <w:rPr>
          <w:rFonts w:ascii="Helvetica Neue Light" w:hAnsi="Helvetica Neue Light"/>
          <w:rPrChange w:id="1616" w:author="Arthur de Catheu" w:date="2014-06-20T17:08:00Z">
            <w:rPr>
              <w:rFonts w:asciiTheme="majorHAnsi" w:eastAsiaTheme="majorEastAsia" w:hAnsiTheme="majorHAnsi" w:cstheme="majorBidi"/>
              <w:bCs/>
              <w:iCs/>
              <w:sz w:val="24"/>
            </w:rPr>
          </w:rPrChange>
        </w:rPr>
        <w:t>Finexkap AM</w:t>
      </w:r>
      <w:r w:rsidR="00F24AE7" w:rsidRPr="00935764">
        <w:rPr>
          <w:rFonts w:ascii="Helvetica Neue Light" w:hAnsi="Helvetica Neue Light"/>
          <w:rPrChange w:id="1617" w:author="Arthur de Catheu" w:date="2014-06-20T17:08:00Z">
            <w:rPr>
              <w:rFonts w:asciiTheme="majorHAnsi" w:eastAsiaTheme="majorEastAsia" w:hAnsiTheme="majorHAnsi" w:cstheme="majorBidi"/>
              <w:bCs/>
              <w:iCs/>
              <w:sz w:val="24"/>
            </w:rPr>
          </w:rPrChange>
        </w:rPr>
        <w:t>.</w:t>
      </w:r>
    </w:p>
    <w:p w14:paraId="0E320D25" w14:textId="77777777" w:rsidR="00491A20" w:rsidRPr="00935764" w:rsidRDefault="00491A20">
      <w:pPr>
        <w:pStyle w:val="Titre3"/>
        <w:rPr>
          <w:rFonts w:ascii="Helvetica Neue Light" w:hAnsi="Helvetica Neue Light"/>
          <w:rPrChange w:id="1618" w:author="Arthur de Catheu" w:date="2014-06-20T17:08:00Z">
            <w:rPr/>
          </w:rPrChange>
        </w:rPr>
      </w:pPr>
      <w:bookmarkStart w:id="1619" w:name="_Toc265315296"/>
      <w:r w:rsidRPr="00935764">
        <w:rPr>
          <w:rFonts w:ascii="Helvetica Neue Light" w:hAnsi="Helvetica Neue Light"/>
          <w:rPrChange w:id="1620" w:author="Arthur de Catheu" w:date="2014-06-20T17:08:00Z">
            <w:rPr>
              <w:rFonts w:asciiTheme="majorHAnsi" w:hAnsiTheme="majorHAnsi"/>
              <w:b w:val="0"/>
              <w:iCs/>
            </w:rPr>
          </w:rPrChange>
        </w:rPr>
        <w:t>Fausse Facture</w:t>
      </w:r>
      <w:bookmarkEnd w:id="1619"/>
    </w:p>
    <w:p w14:paraId="312F08ED" w14:textId="370DF8B0" w:rsidR="00491A20" w:rsidRPr="00935764" w:rsidRDefault="00491A20" w:rsidP="00491A20">
      <w:pPr>
        <w:spacing w:before="120"/>
        <w:rPr>
          <w:rFonts w:ascii="Helvetica Neue Light" w:hAnsi="Helvetica Neue Light"/>
          <w:rPrChange w:id="1621" w:author="Arthur de Catheu" w:date="2014-06-20T17:08:00Z">
            <w:rPr/>
          </w:rPrChange>
        </w:rPr>
      </w:pPr>
      <w:r w:rsidRPr="00935764">
        <w:rPr>
          <w:rFonts w:ascii="Helvetica Neue Light" w:hAnsi="Helvetica Neue Light"/>
          <w:rPrChange w:id="1622" w:author="Arthur de Catheu" w:date="2014-06-20T17:08:00Z">
            <w:rPr>
              <w:rFonts w:asciiTheme="majorHAnsi" w:eastAsiaTheme="majorEastAsia" w:hAnsiTheme="majorHAnsi" w:cstheme="majorBidi"/>
              <w:bCs/>
              <w:iCs/>
              <w:sz w:val="24"/>
            </w:rPr>
          </w:rPrChange>
        </w:rPr>
        <w:t xml:space="preserve">La souplesse offerte par le service </w:t>
      </w:r>
      <w:r w:rsidR="002119A8" w:rsidRPr="00935764">
        <w:rPr>
          <w:rFonts w:ascii="Helvetica Neue Light" w:hAnsi="Helvetica Neue Light"/>
          <w:rPrChange w:id="1623" w:author="Arthur de Catheu" w:date="2014-06-20T17:08:00Z">
            <w:rPr>
              <w:rFonts w:asciiTheme="majorHAnsi" w:eastAsiaTheme="majorEastAsia" w:hAnsiTheme="majorHAnsi" w:cstheme="majorBidi"/>
              <w:bCs/>
              <w:iCs/>
              <w:sz w:val="24"/>
            </w:rPr>
          </w:rPrChange>
        </w:rPr>
        <w:t>Finexkap AM</w:t>
      </w:r>
      <w:r w:rsidR="00AD418F" w:rsidRPr="00935764">
        <w:rPr>
          <w:rFonts w:ascii="Helvetica Neue Light" w:hAnsi="Helvetica Neue Light"/>
          <w:rPrChange w:id="1624"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1625" w:author="Arthur de Catheu" w:date="2014-06-20T17:08:00Z">
            <w:rPr>
              <w:rFonts w:asciiTheme="majorHAnsi" w:eastAsiaTheme="majorEastAsia" w:hAnsiTheme="majorHAnsi" w:cstheme="majorBidi"/>
              <w:bCs/>
              <w:iCs/>
              <w:sz w:val="24"/>
            </w:rPr>
          </w:rPrChange>
        </w:rPr>
        <w:t xml:space="preserve">pourrait conduire certaines sociétés financièrement </w:t>
      </w:r>
      <w:r w:rsidR="00AE5A5B" w:rsidRPr="00935764">
        <w:rPr>
          <w:rFonts w:ascii="Helvetica Neue Light" w:hAnsi="Helvetica Neue Light"/>
          <w:rPrChange w:id="1626" w:author="Arthur de Catheu" w:date="2014-06-20T17:08:00Z">
            <w:rPr>
              <w:rFonts w:asciiTheme="majorHAnsi" w:eastAsiaTheme="majorEastAsia" w:hAnsiTheme="majorHAnsi" w:cstheme="majorBidi"/>
              <w:bCs/>
              <w:iCs/>
              <w:sz w:val="24"/>
            </w:rPr>
          </w:rPrChange>
        </w:rPr>
        <w:t xml:space="preserve">fragiles </w:t>
      </w:r>
      <w:r w:rsidRPr="00935764">
        <w:rPr>
          <w:rFonts w:ascii="Helvetica Neue Light" w:hAnsi="Helvetica Neue Light"/>
          <w:rPrChange w:id="1627" w:author="Arthur de Catheu" w:date="2014-06-20T17:08:00Z">
            <w:rPr>
              <w:rFonts w:asciiTheme="majorHAnsi" w:eastAsiaTheme="majorEastAsia" w:hAnsiTheme="majorHAnsi" w:cstheme="majorBidi"/>
              <w:bCs/>
              <w:iCs/>
              <w:sz w:val="24"/>
            </w:rPr>
          </w:rPrChange>
        </w:rPr>
        <w:t xml:space="preserve">à essayer de faire financer de fausses </w:t>
      </w:r>
      <w:r w:rsidR="00AE5A5B" w:rsidRPr="00935764">
        <w:rPr>
          <w:rFonts w:ascii="Helvetica Neue Light" w:hAnsi="Helvetica Neue Light"/>
          <w:rPrChange w:id="1628" w:author="Arthur de Catheu" w:date="2014-06-20T17:08:00Z">
            <w:rPr>
              <w:rFonts w:asciiTheme="majorHAnsi" w:eastAsiaTheme="majorEastAsia" w:hAnsiTheme="majorHAnsi" w:cstheme="majorBidi"/>
              <w:bCs/>
              <w:iCs/>
              <w:sz w:val="24"/>
            </w:rPr>
          </w:rPrChange>
        </w:rPr>
        <w:t>Factures</w:t>
      </w:r>
      <w:r w:rsidRPr="00935764">
        <w:rPr>
          <w:rFonts w:ascii="Helvetica Neue Light" w:hAnsi="Helvetica Neue Light"/>
          <w:rPrChange w:id="1629" w:author="Arthur de Catheu" w:date="2014-06-20T17:08:00Z">
            <w:rPr>
              <w:rFonts w:asciiTheme="majorHAnsi" w:eastAsiaTheme="majorEastAsia" w:hAnsiTheme="majorHAnsi" w:cstheme="majorBidi"/>
              <w:bCs/>
              <w:iCs/>
              <w:sz w:val="24"/>
            </w:rPr>
          </w:rPrChange>
        </w:rPr>
        <w:t xml:space="preserve">. </w:t>
      </w:r>
      <w:r w:rsidR="009806D9" w:rsidRPr="00935764">
        <w:rPr>
          <w:rFonts w:ascii="Helvetica Neue Light" w:hAnsi="Helvetica Neue Light"/>
          <w:rPrChange w:id="1630" w:author="Arthur de Catheu" w:date="2014-06-20T17:08:00Z">
            <w:rPr>
              <w:rFonts w:asciiTheme="majorHAnsi" w:eastAsiaTheme="majorEastAsia" w:hAnsiTheme="majorHAnsi" w:cstheme="majorBidi"/>
              <w:bCs/>
              <w:iCs/>
              <w:sz w:val="24"/>
            </w:rPr>
          </w:rPrChange>
        </w:rPr>
        <w:t xml:space="preserve">Afin de </w:t>
      </w:r>
      <w:r w:rsidRPr="00935764">
        <w:rPr>
          <w:rFonts w:ascii="Helvetica Neue Light" w:hAnsi="Helvetica Neue Light"/>
          <w:rPrChange w:id="1631" w:author="Arthur de Catheu" w:date="2014-06-20T17:08:00Z">
            <w:rPr>
              <w:rFonts w:asciiTheme="majorHAnsi" w:eastAsiaTheme="majorEastAsia" w:hAnsiTheme="majorHAnsi" w:cstheme="majorBidi"/>
              <w:bCs/>
              <w:iCs/>
              <w:sz w:val="24"/>
            </w:rPr>
          </w:rPrChange>
        </w:rPr>
        <w:t>limiter ce risque</w:t>
      </w:r>
      <w:r w:rsidR="009806D9" w:rsidRPr="00935764">
        <w:rPr>
          <w:rFonts w:ascii="Helvetica Neue Light" w:hAnsi="Helvetica Neue Light"/>
          <w:rPrChange w:id="1632" w:author="Arthur de Catheu" w:date="2014-06-20T17:08:00Z">
            <w:rPr>
              <w:rFonts w:asciiTheme="majorHAnsi" w:eastAsiaTheme="majorEastAsia" w:hAnsiTheme="majorHAnsi" w:cstheme="majorBidi"/>
              <w:bCs/>
              <w:iCs/>
              <w:sz w:val="24"/>
            </w:rPr>
          </w:rPrChange>
        </w:rPr>
        <w:t>,</w:t>
      </w:r>
      <w:r w:rsidRPr="00935764">
        <w:rPr>
          <w:rFonts w:ascii="Helvetica Neue Light" w:hAnsi="Helvetica Neue Light"/>
          <w:rPrChange w:id="1633" w:author="Arthur de Catheu" w:date="2014-06-20T17:08:00Z">
            <w:rPr>
              <w:rFonts w:asciiTheme="majorHAnsi" w:eastAsiaTheme="majorEastAsia" w:hAnsiTheme="majorHAnsi" w:cstheme="majorBidi"/>
              <w:bCs/>
              <w:iCs/>
              <w:sz w:val="24"/>
            </w:rPr>
          </w:rPrChange>
        </w:rPr>
        <w:t xml:space="preserve"> les Cédants dont le </w:t>
      </w:r>
      <w:r w:rsidR="00AE5A5B" w:rsidRPr="00935764">
        <w:rPr>
          <w:rFonts w:ascii="Helvetica Neue Light" w:hAnsi="Helvetica Neue Light"/>
          <w:rPrChange w:id="1634" w:author="Arthur de Catheu" w:date="2014-06-20T17:08:00Z">
            <w:rPr>
              <w:rFonts w:asciiTheme="majorHAnsi" w:eastAsiaTheme="majorEastAsia" w:hAnsiTheme="majorHAnsi" w:cstheme="majorBidi"/>
              <w:bCs/>
              <w:iCs/>
              <w:sz w:val="24"/>
            </w:rPr>
          </w:rPrChange>
        </w:rPr>
        <w:t xml:space="preserve">Score </w:t>
      </w:r>
      <w:r w:rsidRPr="00935764">
        <w:rPr>
          <w:rFonts w:ascii="Helvetica Neue Light" w:hAnsi="Helvetica Neue Light"/>
          <w:rPrChange w:id="1635" w:author="Arthur de Catheu" w:date="2014-06-20T17:08:00Z">
            <w:rPr>
              <w:rFonts w:asciiTheme="majorHAnsi" w:eastAsiaTheme="majorEastAsia" w:hAnsiTheme="majorHAnsi" w:cstheme="majorBidi"/>
              <w:bCs/>
              <w:iCs/>
              <w:sz w:val="24"/>
            </w:rPr>
          </w:rPrChange>
        </w:rPr>
        <w:t xml:space="preserve">de </w:t>
      </w:r>
      <w:r w:rsidR="00AE5A5B" w:rsidRPr="00935764">
        <w:rPr>
          <w:rFonts w:ascii="Helvetica Neue Light" w:hAnsi="Helvetica Neue Light"/>
          <w:rPrChange w:id="1636" w:author="Arthur de Catheu" w:date="2014-06-20T17:08:00Z">
            <w:rPr>
              <w:rFonts w:asciiTheme="majorHAnsi" w:eastAsiaTheme="majorEastAsia" w:hAnsiTheme="majorHAnsi" w:cstheme="majorBidi"/>
              <w:bCs/>
              <w:iCs/>
              <w:sz w:val="24"/>
            </w:rPr>
          </w:rPrChange>
        </w:rPr>
        <w:t xml:space="preserve">Solvabilité </w:t>
      </w:r>
      <w:r w:rsidR="002119A8" w:rsidRPr="00935764">
        <w:rPr>
          <w:rFonts w:ascii="Helvetica Neue Light" w:hAnsi="Helvetica Neue Light"/>
          <w:rPrChange w:id="1637" w:author="Arthur de Catheu" w:date="2014-06-20T17:08:00Z">
            <w:rPr>
              <w:rFonts w:asciiTheme="majorHAnsi" w:eastAsiaTheme="majorEastAsia" w:hAnsiTheme="majorHAnsi" w:cstheme="majorBidi"/>
              <w:bCs/>
              <w:iCs/>
              <w:sz w:val="24"/>
            </w:rPr>
          </w:rPrChange>
        </w:rPr>
        <w:t xml:space="preserve">Finexkap </w:t>
      </w:r>
      <w:r w:rsidRPr="00935764">
        <w:rPr>
          <w:rFonts w:ascii="Helvetica Neue Light" w:hAnsi="Helvetica Neue Light"/>
          <w:rPrChange w:id="1638" w:author="Arthur de Catheu" w:date="2014-06-20T17:08:00Z">
            <w:rPr>
              <w:rFonts w:asciiTheme="majorHAnsi" w:eastAsiaTheme="majorEastAsia" w:hAnsiTheme="majorHAnsi" w:cstheme="majorBidi"/>
              <w:bCs/>
              <w:iCs/>
              <w:sz w:val="24"/>
            </w:rPr>
          </w:rPrChange>
        </w:rPr>
        <w:t xml:space="preserve">est de 1 ou 2 ne seront pas éligibles au service.  </w:t>
      </w:r>
    </w:p>
    <w:p w14:paraId="5466DB2F" w14:textId="5C9580C5" w:rsidR="007B5E00" w:rsidRPr="00935764" w:rsidRDefault="00491A20" w:rsidP="00491A20">
      <w:pPr>
        <w:spacing w:before="120"/>
        <w:rPr>
          <w:rFonts w:ascii="Helvetica Neue Light" w:hAnsi="Helvetica Neue Light"/>
          <w:rPrChange w:id="1639" w:author="Arthur de Catheu" w:date="2014-06-20T17:08:00Z">
            <w:rPr/>
          </w:rPrChange>
        </w:rPr>
      </w:pPr>
      <w:r w:rsidRPr="00935764">
        <w:rPr>
          <w:rFonts w:ascii="Helvetica Neue Light" w:hAnsi="Helvetica Neue Light"/>
          <w:rPrChange w:id="1640" w:author="Arthur de Catheu" w:date="2014-06-20T17:08:00Z">
            <w:rPr>
              <w:rFonts w:asciiTheme="majorHAnsi" w:eastAsiaTheme="majorEastAsia" w:hAnsiTheme="majorHAnsi" w:cstheme="majorBidi"/>
              <w:bCs/>
              <w:iCs/>
              <w:sz w:val="24"/>
            </w:rPr>
          </w:rPrChange>
        </w:rPr>
        <w:t>En pratique, ce comportement frauduleux peut être initié sous deux angles, sans la complicité du Débiteur ou avec la complicité du Débiteur.</w:t>
      </w:r>
      <w:r w:rsidR="00BB0725" w:rsidRPr="00935764">
        <w:rPr>
          <w:rFonts w:ascii="Helvetica Neue Light" w:hAnsi="Helvetica Neue Light"/>
          <w:rPrChange w:id="1641" w:author="Arthur de Catheu" w:date="2014-06-20T17:08:00Z">
            <w:rPr>
              <w:rFonts w:asciiTheme="majorHAnsi" w:eastAsiaTheme="majorEastAsia" w:hAnsiTheme="majorHAnsi" w:cstheme="majorBidi"/>
              <w:bCs/>
              <w:iCs/>
              <w:sz w:val="24"/>
            </w:rPr>
          </w:rPrChange>
        </w:rPr>
        <w:t xml:space="preserve"> Afin de détecter ce type de fraude, les </w:t>
      </w:r>
      <w:r w:rsidR="0016187E" w:rsidRPr="00935764">
        <w:rPr>
          <w:rFonts w:ascii="Helvetica Neue Light" w:hAnsi="Helvetica Neue Light"/>
          <w:rPrChange w:id="1642" w:author="Arthur de Catheu" w:date="2014-06-20T17:08:00Z">
            <w:rPr>
              <w:rFonts w:asciiTheme="majorHAnsi" w:eastAsiaTheme="majorEastAsia" w:hAnsiTheme="majorHAnsi" w:cstheme="majorBidi"/>
              <w:bCs/>
              <w:iCs/>
              <w:sz w:val="24"/>
            </w:rPr>
          </w:rPrChange>
        </w:rPr>
        <w:t>aspects de l’</w:t>
      </w:r>
      <w:r w:rsidR="00AF36ED" w:rsidRPr="00935764">
        <w:rPr>
          <w:rFonts w:ascii="Helvetica Neue Light" w:hAnsi="Helvetica Neue Light"/>
          <w:rPrChange w:id="1643" w:author="Arthur de Catheu" w:date="2014-06-20T17:08:00Z">
            <w:rPr>
              <w:rFonts w:asciiTheme="majorHAnsi" w:eastAsiaTheme="majorEastAsia" w:hAnsiTheme="majorHAnsi" w:cstheme="majorBidi"/>
              <w:bCs/>
              <w:iCs/>
              <w:sz w:val="24"/>
            </w:rPr>
          </w:rPrChange>
        </w:rPr>
        <w:t>Analyse Crédit</w:t>
      </w:r>
      <w:r w:rsidR="0016187E" w:rsidRPr="00935764">
        <w:rPr>
          <w:rFonts w:ascii="Helvetica Neue Light" w:hAnsi="Helvetica Neue Light"/>
          <w:rPrChange w:id="1644" w:author="Arthur de Catheu" w:date="2014-06-20T17:08:00Z">
            <w:rPr>
              <w:rFonts w:asciiTheme="majorHAnsi" w:eastAsiaTheme="majorEastAsia" w:hAnsiTheme="majorHAnsi" w:cstheme="majorBidi"/>
              <w:bCs/>
              <w:iCs/>
              <w:sz w:val="24"/>
            </w:rPr>
          </w:rPrChange>
        </w:rPr>
        <w:t xml:space="preserve"> relatifs (i) </w:t>
      </w:r>
      <w:r w:rsidR="00F17414" w:rsidRPr="00935764">
        <w:rPr>
          <w:rFonts w:ascii="Helvetica Neue Light" w:hAnsi="Helvetica Neue Light"/>
          <w:rPrChange w:id="1645" w:author="Arthur de Catheu" w:date="2014-06-20T17:08:00Z">
            <w:rPr>
              <w:rFonts w:asciiTheme="majorHAnsi" w:eastAsiaTheme="majorEastAsia" w:hAnsiTheme="majorHAnsi" w:cstheme="majorBidi"/>
              <w:bCs/>
              <w:iCs/>
              <w:sz w:val="24"/>
            </w:rPr>
          </w:rPrChange>
        </w:rPr>
        <w:t xml:space="preserve">à </w:t>
      </w:r>
      <w:r w:rsidR="0016187E" w:rsidRPr="00935764">
        <w:rPr>
          <w:rFonts w:ascii="Helvetica Neue Light" w:hAnsi="Helvetica Neue Light"/>
          <w:rPrChange w:id="1646" w:author="Arthur de Catheu" w:date="2014-06-20T17:08:00Z">
            <w:rPr>
              <w:rFonts w:asciiTheme="majorHAnsi" w:eastAsiaTheme="majorEastAsia" w:hAnsiTheme="majorHAnsi" w:cstheme="majorBidi"/>
              <w:bCs/>
              <w:iCs/>
              <w:sz w:val="24"/>
            </w:rPr>
          </w:rPrChange>
        </w:rPr>
        <w:t xml:space="preserve">la comparaison de l’activité du Cédant et du Débiteur (risque accru de fraude ou de compensation en cas d’activités identiques) et (ii) aux liens capitalistiques existant entre le Cédant et le Débiteur (risque accru de fausses factures en cas de sociétés sœurs) sont considérés comme les plus pertinents. </w:t>
      </w:r>
    </w:p>
    <w:p w14:paraId="27BD24AE" w14:textId="16E06C9D" w:rsidR="00DB1E93" w:rsidRPr="00935764" w:rsidRDefault="00DB1E93" w:rsidP="00491A20">
      <w:pPr>
        <w:spacing w:before="120"/>
        <w:rPr>
          <w:rFonts w:ascii="Helvetica Neue Light" w:hAnsi="Helvetica Neue Light"/>
          <w:rPrChange w:id="1647" w:author="Arthur de Catheu" w:date="2014-06-20T17:08:00Z">
            <w:rPr/>
          </w:rPrChange>
        </w:rPr>
      </w:pPr>
      <w:r w:rsidRPr="00935764">
        <w:rPr>
          <w:rFonts w:ascii="Helvetica Neue Light" w:hAnsi="Helvetica Neue Light"/>
          <w:rPrChange w:id="1648" w:author="Arthur de Catheu" w:date="2014-06-20T17:08:00Z">
            <w:rPr>
              <w:rFonts w:asciiTheme="majorHAnsi" w:eastAsiaTheme="majorEastAsia" w:hAnsiTheme="majorHAnsi" w:cstheme="majorBidi"/>
              <w:bCs/>
              <w:iCs/>
              <w:sz w:val="24"/>
            </w:rPr>
          </w:rPrChange>
        </w:rPr>
        <w:t xml:space="preserve">La procédure de sondage, destinée à vérifier la matérialité des Créances par les Débiteurs, </w:t>
      </w:r>
      <w:r w:rsidR="00A56FE3" w:rsidRPr="00935764">
        <w:rPr>
          <w:rFonts w:ascii="Helvetica Neue Light" w:hAnsi="Helvetica Neue Light"/>
          <w:rPrChange w:id="1649" w:author="Arthur de Catheu" w:date="2014-06-20T17:08:00Z">
            <w:rPr>
              <w:rFonts w:asciiTheme="majorHAnsi" w:eastAsiaTheme="majorEastAsia" w:hAnsiTheme="majorHAnsi" w:cstheme="majorBidi"/>
              <w:bCs/>
              <w:iCs/>
              <w:sz w:val="24"/>
            </w:rPr>
          </w:rPrChange>
        </w:rPr>
        <w:t>est</w:t>
      </w:r>
      <w:r w:rsidRPr="00935764">
        <w:rPr>
          <w:rFonts w:ascii="Helvetica Neue Light" w:hAnsi="Helvetica Neue Light"/>
          <w:rPrChange w:id="1650" w:author="Arthur de Catheu" w:date="2014-06-20T17:08:00Z">
            <w:rPr>
              <w:rFonts w:asciiTheme="majorHAnsi" w:eastAsiaTheme="majorEastAsia" w:hAnsiTheme="majorHAnsi" w:cstheme="majorBidi"/>
              <w:bCs/>
              <w:iCs/>
              <w:sz w:val="24"/>
            </w:rPr>
          </w:rPrChange>
        </w:rPr>
        <w:t xml:space="preserve"> déterminante pour se prémunir contre </w:t>
      </w:r>
      <w:r w:rsidR="00A56FE3" w:rsidRPr="00935764">
        <w:rPr>
          <w:rFonts w:ascii="Helvetica Neue Light" w:hAnsi="Helvetica Neue Light"/>
          <w:rPrChange w:id="1651" w:author="Arthur de Catheu" w:date="2014-06-20T17:08:00Z">
            <w:rPr>
              <w:rFonts w:asciiTheme="majorHAnsi" w:eastAsiaTheme="majorEastAsia" w:hAnsiTheme="majorHAnsi" w:cstheme="majorBidi"/>
              <w:bCs/>
              <w:iCs/>
              <w:sz w:val="24"/>
            </w:rPr>
          </w:rPrChange>
        </w:rPr>
        <w:t>le risque de fausse facture</w:t>
      </w:r>
      <w:r w:rsidRPr="00935764">
        <w:rPr>
          <w:rFonts w:ascii="Helvetica Neue Light" w:hAnsi="Helvetica Neue Light"/>
          <w:rPrChange w:id="1652" w:author="Arthur de Catheu" w:date="2014-06-20T17:08:00Z">
            <w:rPr>
              <w:rFonts w:asciiTheme="majorHAnsi" w:eastAsiaTheme="majorEastAsia" w:hAnsiTheme="majorHAnsi" w:cstheme="majorBidi"/>
              <w:bCs/>
              <w:iCs/>
              <w:sz w:val="24"/>
            </w:rPr>
          </w:rPrChange>
        </w:rPr>
        <w:t xml:space="preserve">. Cette procédure est renforcée </w:t>
      </w:r>
      <w:r w:rsidR="006836B2" w:rsidRPr="00935764">
        <w:rPr>
          <w:rFonts w:ascii="Helvetica Neue Light" w:hAnsi="Helvetica Neue Light"/>
          <w:rPrChange w:id="1653" w:author="Arthur de Catheu" w:date="2014-06-20T17:08:00Z">
            <w:rPr>
              <w:rFonts w:asciiTheme="majorHAnsi" w:eastAsiaTheme="majorEastAsia" w:hAnsiTheme="majorHAnsi" w:cstheme="majorBidi"/>
              <w:bCs/>
              <w:iCs/>
              <w:sz w:val="24"/>
            </w:rPr>
          </w:rPrChange>
        </w:rPr>
        <w:t>(</w:t>
      </w:r>
      <w:r w:rsidR="00E12CAB" w:rsidRPr="00935764">
        <w:rPr>
          <w:rFonts w:ascii="Helvetica Neue Light" w:hAnsi="Helvetica Neue Light"/>
          <w:rPrChange w:id="1654" w:author="Arthur de Catheu" w:date="2014-06-20T17:08:00Z">
            <w:rPr>
              <w:rFonts w:asciiTheme="majorHAnsi" w:eastAsiaTheme="majorEastAsia" w:hAnsiTheme="majorHAnsi" w:cstheme="majorBidi"/>
              <w:bCs/>
              <w:iCs/>
              <w:sz w:val="24"/>
            </w:rPr>
          </w:rPrChange>
        </w:rPr>
        <w:t>deux (</w:t>
      </w:r>
      <w:r w:rsidR="006836B2" w:rsidRPr="00935764">
        <w:rPr>
          <w:rFonts w:ascii="Helvetica Neue Light" w:hAnsi="Helvetica Neue Light"/>
          <w:rPrChange w:id="1655" w:author="Arthur de Catheu" w:date="2014-06-20T17:08:00Z">
            <w:rPr>
              <w:rFonts w:asciiTheme="majorHAnsi" w:eastAsiaTheme="majorEastAsia" w:hAnsiTheme="majorHAnsi" w:cstheme="majorBidi"/>
              <w:bCs/>
              <w:iCs/>
              <w:sz w:val="24"/>
            </w:rPr>
          </w:rPrChange>
        </w:rPr>
        <w:t>2</w:t>
      </w:r>
      <w:r w:rsidR="00E12CAB" w:rsidRPr="00935764">
        <w:rPr>
          <w:rFonts w:ascii="Helvetica Neue Light" w:hAnsi="Helvetica Neue Light"/>
          <w:rPrChange w:id="1656" w:author="Arthur de Catheu" w:date="2014-06-20T17:08:00Z">
            <w:rPr>
              <w:rFonts w:asciiTheme="majorHAnsi" w:eastAsiaTheme="majorEastAsia" w:hAnsiTheme="majorHAnsi" w:cstheme="majorBidi"/>
              <w:bCs/>
              <w:iCs/>
              <w:sz w:val="24"/>
            </w:rPr>
          </w:rPrChange>
        </w:rPr>
        <w:t>)</w:t>
      </w:r>
      <w:r w:rsidR="006836B2" w:rsidRPr="00935764">
        <w:rPr>
          <w:rFonts w:ascii="Helvetica Neue Light" w:hAnsi="Helvetica Neue Light"/>
          <w:rPrChange w:id="1657" w:author="Arthur de Catheu" w:date="2014-06-20T17:08:00Z">
            <w:rPr>
              <w:rFonts w:asciiTheme="majorHAnsi" w:eastAsiaTheme="majorEastAsia" w:hAnsiTheme="majorHAnsi" w:cstheme="majorBidi"/>
              <w:bCs/>
              <w:iCs/>
              <w:sz w:val="24"/>
            </w:rPr>
          </w:rPrChange>
        </w:rPr>
        <w:t xml:space="preserve"> </w:t>
      </w:r>
      <w:r w:rsidR="00A56FE3" w:rsidRPr="00935764">
        <w:rPr>
          <w:rFonts w:ascii="Helvetica Neue Light" w:hAnsi="Helvetica Neue Light"/>
          <w:rPrChange w:id="1658" w:author="Arthur de Catheu" w:date="2014-06-20T17:08:00Z">
            <w:rPr>
              <w:rFonts w:asciiTheme="majorHAnsi" w:eastAsiaTheme="majorEastAsia" w:hAnsiTheme="majorHAnsi" w:cstheme="majorBidi"/>
              <w:bCs/>
              <w:iCs/>
              <w:sz w:val="24"/>
            </w:rPr>
          </w:rPrChange>
        </w:rPr>
        <w:t>Correspondants Débiteur</w:t>
      </w:r>
      <w:r w:rsidR="006836B2" w:rsidRPr="00935764">
        <w:rPr>
          <w:rFonts w:ascii="Helvetica Neue Light" w:hAnsi="Helvetica Neue Light"/>
          <w:rPrChange w:id="1659"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1660" w:author="Arthur de Catheu" w:date="2014-06-20T17:08:00Z">
            <w:rPr>
              <w:rFonts w:asciiTheme="majorHAnsi" w:eastAsiaTheme="majorEastAsia" w:hAnsiTheme="majorHAnsi" w:cstheme="majorBidi"/>
              <w:bCs/>
              <w:iCs/>
              <w:sz w:val="24"/>
            </w:rPr>
          </w:rPrChange>
        </w:rPr>
        <w:t xml:space="preserve">pour toute Créance dont le montant </w:t>
      </w:r>
      <w:r w:rsidR="00E12CAB" w:rsidRPr="00935764">
        <w:rPr>
          <w:rFonts w:ascii="Helvetica Neue Light" w:hAnsi="Helvetica Neue Light"/>
          <w:rPrChange w:id="1661" w:author="Arthur de Catheu" w:date="2014-06-20T17:08:00Z">
            <w:rPr>
              <w:rFonts w:asciiTheme="majorHAnsi" w:eastAsiaTheme="majorEastAsia" w:hAnsiTheme="majorHAnsi" w:cstheme="majorBidi"/>
              <w:bCs/>
              <w:iCs/>
              <w:sz w:val="24"/>
            </w:rPr>
          </w:rPrChange>
        </w:rPr>
        <w:t xml:space="preserve">est supérieur ou égal à </w:t>
      </w:r>
      <w:r w:rsidRPr="00935764">
        <w:rPr>
          <w:rFonts w:ascii="Helvetica Neue Light" w:hAnsi="Helvetica Neue Light"/>
          <w:rPrChange w:id="1662" w:author="Arthur de Catheu" w:date="2014-06-20T17:08:00Z">
            <w:rPr>
              <w:rFonts w:asciiTheme="majorHAnsi" w:eastAsiaTheme="majorEastAsia" w:hAnsiTheme="majorHAnsi" w:cstheme="majorBidi"/>
              <w:bCs/>
              <w:iCs/>
              <w:sz w:val="24"/>
            </w:rPr>
          </w:rPrChange>
        </w:rPr>
        <w:t>20</w:t>
      </w:r>
      <w:r w:rsidR="00A56FE3" w:rsidRPr="00935764">
        <w:rPr>
          <w:rFonts w:ascii="Helvetica Neue Light" w:hAnsi="Helvetica Neue Light"/>
          <w:rPrChange w:id="1663" w:author="Arthur de Catheu" w:date="2014-06-20T17:08:00Z">
            <w:rPr>
              <w:rFonts w:asciiTheme="majorHAnsi" w:eastAsiaTheme="majorEastAsia" w:hAnsiTheme="majorHAnsi" w:cstheme="majorBidi"/>
              <w:bCs/>
              <w:iCs/>
              <w:sz w:val="24"/>
            </w:rPr>
          </w:rPrChange>
        </w:rPr>
        <w:t xml:space="preserve"> 000</w:t>
      </w:r>
      <w:r w:rsidRPr="00935764">
        <w:rPr>
          <w:rFonts w:ascii="Helvetica Neue Light" w:hAnsi="Helvetica Neue Light"/>
          <w:rPrChange w:id="1664" w:author="Arthur de Catheu" w:date="2014-06-20T17:08:00Z">
            <w:rPr>
              <w:rFonts w:asciiTheme="majorHAnsi" w:eastAsiaTheme="majorEastAsia" w:hAnsiTheme="majorHAnsi" w:cstheme="majorBidi"/>
              <w:bCs/>
              <w:iCs/>
              <w:sz w:val="24"/>
            </w:rPr>
          </w:rPrChange>
        </w:rPr>
        <w:t>€</w:t>
      </w:r>
      <w:r w:rsidR="00A56FE3" w:rsidRPr="00935764">
        <w:rPr>
          <w:rFonts w:ascii="Helvetica Neue Light" w:hAnsi="Helvetica Neue Light"/>
          <w:rPrChange w:id="1665" w:author="Arthur de Catheu" w:date="2014-06-20T17:08:00Z">
            <w:rPr>
              <w:rFonts w:asciiTheme="majorHAnsi" w:eastAsiaTheme="majorEastAsia" w:hAnsiTheme="majorHAnsi" w:cstheme="majorBidi"/>
              <w:bCs/>
              <w:iCs/>
              <w:sz w:val="24"/>
            </w:rPr>
          </w:rPrChange>
        </w:rPr>
        <w:t>.</w:t>
      </w:r>
    </w:p>
    <w:p w14:paraId="21A6707C" w14:textId="77777777" w:rsidR="00491A20" w:rsidRPr="00935764" w:rsidRDefault="00491A20">
      <w:pPr>
        <w:pStyle w:val="Titre3"/>
        <w:rPr>
          <w:rFonts w:ascii="Helvetica Neue Light" w:hAnsi="Helvetica Neue Light"/>
          <w:rPrChange w:id="1666" w:author="Arthur de Catheu" w:date="2014-06-20T17:08:00Z">
            <w:rPr/>
          </w:rPrChange>
        </w:rPr>
      </w:pPr>
      <w:bookmarkStart w:id="1667" w:name="_Toc265315297"/>
      <w:r w:rsidRPr="00935764">
        <w:rPr>
          <w:rFonts w:ascii="Helvetica Neue Light" w:hAnsi="Helvetica Neue Light"/>
          <w:rPrChange w:id="1668" w:author="Arthur de Catheu" w:date="2014-06-20T17:08:00Z">
            <w:rPr>
              <w:rFonts w:asciiTheme="majorHAnsi" w:hAnsiTheme="majorHAnsi"/>
              <w:b w:val="0"/>
              <w:iCs/>
            </w:rPr>
          </w:rPrChange>
        </w:rPr>
        <w:lastRenderedPageBreak/>
        <w:t>Fraude interne à l’entreprise</w:t>
      </w:r>
      <w:bookmarkEnd w:id="1667"/>
    </w:p>
    <w:p w14:paraId="0935FA1A" w14:textId="0AE7F5B7" w:rsidR="00491A20" w:rsidRPr="00935764" w:rsidRDefault="00491A20" w:rsidP="00491A20">
      <w:pPr>
        <w:spacing w:before="120"/>
        <w:rPr>
          <w:rFonts w:ascii="Helvetica Neue Light" w:hAnsi="Helvetica Neue Light"/>
          <w:rPrChange w:id="1669" w:author="Arthur de Catheu" w:date="2014-06-20T17:08:00Z">
            <w:rPr/>
          </w:rPrChange>
        </w:rPr>
      </w:pPr>
      <w:r w:rsidRPr="00935764">
        <w:rPr>
          <w:rFonts w:ascii="Helvetica Neue Light" w:hAnsi="Helvetica Neue Light"/>
          <w:rPrChange w:id="1670" w:author="Arthur de Catheu" w:date="2014-06-20T17:08:00Z">
            <w:rPr>
              <w:rFonts w:asciiTheme="majorHAnsi" w:eastAsiaTheme="majorEastAsia" w:hAnsiTheme="majorHAnsi" w:cstheme="majorBidi"/>
              <w:bCs/>
              <w:iCs/>
              <w:sz w:val="24"/>
            </w:rPr>
          </w:rPrChange>
        </w:rPr>
        <w:t xml:space="preserve">La fraude interne est </w:t>
      </w:r>
      <w:r w:rsidR="009113AD" w:rsidRPr="00935764">
        <w:rPr>
          <w:rFonts w:ascii="Helvetica Neue Light" w:hAnsi="Helvetica Neue Light"/>
          <w:rPrChange w:id="1671" w:author="Arthur de Catheu" w:date="2014-06-20T17:08:00Z">
            <w:rPr>
              <w:rFonts w:asciiTheme="majorHAnsi" w:eastAsiaTheme="majorEastAsia" w:hAnsiTheme="majorHAnsi" w:cstheme="majorBidi"/>
              <w:bCs/>
              <w:iCs/>
              <w:sz w:val="24"/>
            </w:rPr>
          </w:rPrChange>
        </w:rPr>
        <w:t>généralement</w:t>
      </w:r>
      <w:r w:rsidRPr="00935764">
        <w:rPr>
          <w:rFonts w:ascii="Helvetica Neue Light" w:hAnsi="Helvetica Neue Light"/>
          <w:rPrChange w:id="1672" w:author="Arthur de Catheu" w:date="2014-06-20T17:08:00Z">
            <w:rPr>
              <w:rFonts w:asciiTheme="majorHAnsi" w:eastAsiaTheme="majorEastAsia" w:hAnsiTheme="majorHAnsi" w:cstheme="majorBidi"/>
              <w:bCs/>
              <w:iCs/>
              <w:sz w:val="24"/>
            </w:rPr>
          </w:rPrChange>
        </w:rPr>
        <w:t xml:space="preserve"> initiée par un préposé du Cédant qui cherche à détourner des fonds afin de recevoir le financement sur un compte à son profit.</w:t>
      </w:r>
    </w:p>
    <w:p w14:paraId="38FF78B6" w14:textId="5FFB33BD" w:rsidR="001D6C49" w:rsidRPr="00935764" w:rsidRDefault="00FD47AC" w:rsidP="00AD418F">
      <w:pPr>
        <w:spacing w:before="120"/>
        <w:rPr>
          <w:rFonts w:ascii="Helvetica Neue Light" w:hAnsi="Helvetica Neue Light"/>
          <w:rPrChange w:id="1673" w:author="Arthur de Catheu" w:date="2014-06-20T17:08:00Z">
            <w:rPr/>
          </w:rPrChange>
        </w:rPr>
      </w:pPr>
      <w:r w:rsidRPr="00935764">
        <w:rPr>
          <w:rFonts w:ascii="Helvetica Neue Light" w:hAnsi="Helvetica Neue Light"/>
          <w:rPrChange w:id="1674" w:author="Arthur de Catheu" w:date="2014-06-20T17:08:00Z">
            <w:rPr>
              <w:rFonts w:asciiTheme="majorHAnsi" w:eastAsiaTheme="majorEastAsia" w:hAnsiTheme="majorHAnsi" w:cstheme="majorBidi"/>
              <w:bCs/>
              <w:iCs/>
              <w:sz w:val="24"/>
            </w:rPr>
          </w:rPrChange>
        </w:rPr>
        <w:t>Afin de détecter ce type de fraude, les contrôles les plus efficaces portent sur l’analyse de la pièce d’identité du représentant légal</w:t>
      </w:r>
      <w:r w:rsidR="008565E9" w:rsidRPr="00935764">
        <w:rPr>
          <w:rFonts w:ascii="Helvetica Neue Light" w:hAnsi="Helvetica Neue Light"/>
          <w:rPrChange w:id="1675" w:author="Arthur de Catheu" w:date="2014-06-20T17:08:00Z">
            <w:rPr>
              <w:rFonts w:asciiTheme="majorHAnsi" w:eastAsiaTheme="majorEastAsia" w:hAnsiTheme="majorHAnsi" w:cstheme="majorBidi"/>
              <w:bCs/>
              <w:iCs/>
              <w:sz w:val="24"/>
            </w:rPr>
          </w:rPrChange>
        </w:rPr>
        <w:t xml:space="preserve"> et, dans le cas où le représentant légal ne serait pas le Correspondant Cédant, du Correspondant Cédant</w:t>
      </w:r>
      <w:r w:rsidRPr="00935764">
        <w:rPr>
          <w:rFonts w:ascii="Helvetica Neue Light" w:hAnsi="Helvetica Neue Light"/>
          <w:rPrChange w:id="1676" w:author="Arthur de Catheu" w:date="2014-06-20T17:08:00Z">
            <w:rPr>
              <w:rFonts w:asciiTheme="majorHAnsi" w:eastAsiaTheme="majorEastAsia" w:hAnsiTheme="majorHAnsi" w:cstheme="majorBidi"/>
              <w:bCs/>
              <w:iCs/>
              <w:sz w:val="24"/>
            </w:rPr>
          </w:rPrChange>
        </w:rPr>
        <w:t>, du RIB et des relevés de compte</w:t>
      </w:r>
      <w:r w:rsidR="00E12CAB" w:rsidRPr="00935764">
        <w:rPr>
          <w:rFonts w:ascii="Helvetica Neue Light" w:hAnsi="Helvetica Neue Light"/>
          <w:rPrChange w:id="1677" w:author="Arthur de Catheu" w:date="2014-06-20T17:08:00Z">
            <w:rPr>
              <w:rFonts w:asciiTheme="majorHAnsi" w:eastAsiaTheme="majorEastAsia" w:hAnsiTheme="majorHAnsi" w:cstheme="majorBidi"/>
              <w:bCs/>
              <w:iCs/>
              <w:sz w:val="24"/>
            </w:rPr>
          </w:rPrChange>
        </w:rPr>
        <w:t xml:space="preserve"> du Cédant</w:t>
      </w:r>
      <w:r w:rsidRPr="00935764">
        <w:rPr>
          <w:rFonts w:ascii="Helvetica Neue Light" w:hAnsi="Helvetica Neue Light"/>
          <w:rPrChange w:id="1678" w:author="Arthur de Catheu" w:date="2014-06-20T17:08:00Z">
            <w:rPr>
              <w:rFonts w:asciiTheme="majorHAnsi" w:eastAsiaTheme="majorEastAsia" w:hAnsiTheme="majorHAnsi" w:cstheme="majorBidi"/>
              <w:bCs/>
              <w:iCs/>
              <w:sz w:val="24"/>
            </w:rPr>
          </w:rPrChange>
        </w:rPr>
        <w:t xml:space="preserve">, de la </w:t>
      </w:r>
      <w:r w:rsidR="00E12CAB" w:rsidRPr="00935764">
        <w:rPr>
          <w:rFonts w:ascii="Helvetica Neue Light" w:hAnsi="Helvetica Neue Light"/>
          <w:rPrChange w:id="1679" w:author="Arthur de Catheu" w:date="2014-06-20T17:08:00Z">
            <w:rPr>
              <w:rFonts w:asciiTheme="majorHAnsi" w:eastAsiaTheme="majorEastAsia" w:hAnsiTheme="majorHAnsi" w:cstheme="majorBidi"/>
              <w:bCs/>
              <w:iCs/>
              <w:sz w:val="24"/>
            </w:rPr>
          </w:rPrChange>
        </w:rPr>
        <w:t xml:space="preserve">Facture, </w:t>
      </w:r>
      <w:r w:rsidRPr="00935764">
        <w:rPr>
          <w:rFonts w:ascii="Helvetica Neue Light" w:hAnsi="Helvetica Neue Light"/>
          <w:rPrChange w:id="1680" w:author="Arthur de Catheu" w:date="2014-06-20T17:08:00Z">
            <w:rPr>
              <w:rFonts w:asciiTheme="majorHAnsi" w:eastAsiaTheme="majorEastAsia" w:hAnsiTheme="majorHAnsi" w:cstheme="majorBidi"/>
              <w:bCs/>
              <w:iCs/>
              <w:sz w:val="24"/>
            </w:rPr>
          </w:rPrChange>
        </w:rPr>
        <w:t xml:space="preserve">ainsi que </w:t>
      </w:r>
      <w:r w:rsidR="00E12CAB" w:rsidRPr="00935764">
        <w:rPr>
          <w:rFonts w:ascii="Helvetica Neue Light" w:hAnsi="Helvetica Neue Light"/>
          <w:rPrChange w:id="1681" w:author="Arthur de Catheu" w:date="2014-06-20T17:08:00Z">
            <w:rPr>
              <w:rFonts w:asciiTheme="majorHAnsi" w:eastAsiaTheme="majorEastAsia" w:hAnsiTheme="majorHAnsi" w:cstheme="majorBidi"/>
              <w:bCs/>
              <w:iCs/>
              <w:sz w:val="24"/>
            </w:rPr>
          </w:rPrChange>
        </w:rPr>
        <w:t>du</w:t>
      </w:r>
      <w:r w:rsidRPr="00935764">
        <w:rPr>
          <w:rFonts w:ascii="Helvetica Neue Light" w:hAnsi="Helvetica Neue Light"/>
          <w:rPrChange w:id="1682" w:author="Arthur de Catheu" w:date="2014-06-20T17:08:00Z">
            <w:rPr>
              <w:rFonts w:asciiTheme="majorHAnsi" w:eastAsiaTheme="majorEastAsia" w:hAnsiTheme="majorHAnsi" w:cstheme="majorBidi"/>
              <w:bCs/>
              <w:iCs/>
              <w:sz w:val="24"/>
            </w:rPr>
          </w:rPrChange>
        </w:rPr>
        <w:t xml:space="preserve"> processus de signature des </w:t>
      </w:r>
      <w:r w:rsidR="009806D9" w:rsidRPr="00935764">
        <w:rPr>
          <w:rFonts w:ascii="Helvetica Neue Light" w:hAnsi="Helvetica Neue Light"/>
          <w:rPrChange w:id="1683" w:author="Arthur de Catheu" w:date="2014-06-20T17:08:00Z">
            <w:rPr>
              <w:rFonts w:asciiTheme="majorHAnsi" w:eastAsiaTheme="majorEastAsia" w:hAnsiTheme="majorHAnsi" w:cstheme="majorBidi"/>
              <w:bCs/>
              <w:iCs/>
              <w:sz w:val="24"/>
            </w:rPr>
          </w:rPrChange>
        </w:rPr>
        <w:t>A</w:t>
      </w:r>
      <w:r w:rsidRPr="00935764">
        <w:rPr>
          <w:rFonts w:ascii="Helvetica Neue Light" w:hAnsi="Helvetica Neue Light"/>
          <w:rPrChange w:id="1684" w:author="Arthur de Catheu" w:date="2014-06-20T17:08:00Z">
            <w:rPr>
              <w:rFonts w:asciiTheme="majorHAnsi" w:eastAsiaTheme="majorEastAsia" w:hAnsiTheme="majorHAnsi" w:cstheme="majorBidi"/>
              <w:bCs/>
              <w:iCs/>
              <w:sz w:val="24"/>
            </w:rPr>
          </w:rPrChange>
        </w:rPr>
        <w:t xml:space="preserve">ctes de </w:t>
      </w:r>
      <w:r w:rsidR="009806D9" w:rsidRPr="00935764">
        <w:rPr>
          <w:rFonts w:ascii="Helvetica Neue Light" w:hAnsi="Helvetica Neue Light"/>
          <w:rPrChange w:id="1685" w:author="Arthur de Catheu" w:date="2014-06-20T17:08:00Z">
            <w:rPr>
              <w:rFonts w:asciiTheme="majorHAnsi" w:eastAsiaTheme="majorEastAsia" w:hAnsiTheme="majorHAnsi" w:cstheme="majorBidi"/>
              <w:bCs/>
              <w:iCs/>
              <w:sz w:val="24"/>
            </w:rPr>
          </w:rPrChange>
        </w:rPr>
        <w:t>C</w:t>
      </w:r>
      <w:r w:rsidRPr="00935764">
        <w:rPr>
          <w:rFonts w:ascii="Helvetica Neue Light" w:hAnsi="Helvetica Neue Light"/>
          <w:rPrChange w:id="1686" w:author="Arthur de Catheu" w:date="2014-06-20T17:08:00Z">
            <w:rPr>
              <w:rFonts w:asciiTheme="majorHAnsi" w:eastAsiaTheme="majorEastAsia" w:hAnsiTheme="majorHAnsi" w:cstheme="majorBidi"/>
              <w:bCs/>
              <w:iCs/>
              <w:sz w:val="24"/>
            </w:rPr>
          </w:rPrChange>
        </w:rPr>
        <w:t xml:space="preserve">ession qui implique systématiquement le représentant légal ou le </w:t>
      </w:r>
      <w:r w:rsidR="00E12CAB" w:rsidRPr="00935764">
        <w:rPr>
          <w:rFonts w:ascii="Helvetica Neue Light" w:hAnsi="Helvetica Neue Light"/>
          <w:rPrChange w:id="1687" w:author="Arthur de Catheu" w:date="2014-06-20T17:08:00Z">
            <w:rPr>
              <w:rFonts w:asciiTheme="majorHAnsi" w:eastAsiaTheme="majorEastAsia" w:hAnsiTheme="majorHAnsi" w:cstheme="majorBidi"/>
              <w:bCs/>
              <w:iCs/>
              <w:sz w:val="24"/>
            </w:rPr>
          </w:rPrChange>
        </w:rPr>
        <w:t>Correspondant Cédant</w:t>
      </w:r>
      <w:r w:rsidRPr="00935764">
        <w:rPr>
          <w:rFonts w:ascii="Helvetica Neue Light" w:hAnsi="Helvetica Neue Light"/>
          <w:rPrChange w:id="1688" w:author="Arthur de Catheu" w:date="2014-06-20T17:08:00Z">
            <w:rPr>
              <w:rFonts w:asciiTheme="majorHAnsi" w:eastAsiaTheme="majorEastAsia" w:hAnsiTheme="majorHAnsi" w:cstheme="majorBidi"/>
              <w:bCs/>
              <w:iCs/>
              <w:sz w:val="24"/>
            </w:rPr>
          </w:rPrChange>
        </w:rPr>
        <w:t xml:space="preserve"> dument autorisé à </w:t>
      </w:r>
      <w:r w:rsidR="00E12CAB" w:rsidRPr="00935764">
        <w:rPr>
          <w:rFonts w:ascii="Helvetica Neue Light" w:hAnsi="Helvetica Neue Light"/>
          <w:rPrChange w:id="1689" w:author="Arthur de Catheu" w:date="2014-06-20T17:08:00Z">
            <w:rPr>
              <w:rFonts w:asciiTheme="majorHAnsi" w:eastAsiaTheme="majorEastAsia" w:hAnsiTheme="majorHAnsi" w:cstheme="majorBidi"/>
              <w:bCs/>
              <w:iCs/>
              <w:sz w:val="24"/>
            </w:rPr>
          </w:rPrChange>
        </w:rPr>
        <w:t>représenter le Cédant</w:t>
      </w:r>
      <w:r w:rsidRPr="00935764">
        <w:rPr>
          <w:rFonts w:ascii="Helvetica Neue Light" w:hAnsi="Helvetica Neue Light"/>
          <w:rPrChange w:id="1690" w:author="Arthur de Catheu" w:date="2014-06-20T17:08:00Z">
            <w:rPr>
              <w:rFonts w:asciiTheme="majorHAnsi" w:eastAsiaTheme="majorEastAsia" w:hAnsiTheme="majorHAnsi" w:cstheme="majorBidi"/>
              <w:bCs/>
              <w:iCs/>
              <w:sz w:val="24"/>
            </w:rPr>
          </w:rPrChange>
        </w:rPr>
        <w:t>.</w:t>
      </w:r>
      <w:bookmarkEnd w:id="378"/>
      <w:bookmarkEnd w:id="379"/>
      <w:bookmarkEnd w:id="380"/>
      <w:bookmarkEnd w:id="381"/>
      <w:bookmarkEnd w:id="382"/>
    </w:p>
    <w:p w14:paraId="4BF83BD5" w14:textId="77777777" w:rsidR="003B14F2" w:rsidRPr="00935764" w:rsidRDefault="003B14F2" w:rsidP="008C7E4F">
      <w:pPr>
        <w:spacing w:before="120"/>
        <w:rPr>
          <w:rFonts w:ascii="Helvetica Neue Light" w:hAnsi="Helvetica Neue Light"/>
          <w:rPrChange w:id="1691" w:author="Arthur de Catheu" w:date="2014-06-20T17:08:00Z">
            <w:rPr/>
          </w:rPrChange>
        </w:rPr>
      </w:pPr>
    </w:p>
    <w:p w14:paraId="3E81A8BD" w14:textId="164A3626" w:rsidR="00156B5B" w:rsidRPr="00935764" w:rsidRDefault="00DE16AE">
      <w:pPr>
        <w:pStyle w:val="Titre3"/>
        <w:rPr>
          <w:rFonts w:ascii="Helvetica Neue Light" w:hAnsi="Helvetica Neue Light"/>
          <w:rPrChange w:id="1692" w:author="Arthur de Catheu" w:date="2014-06-20T17:08:00Z">
            <w:rPr/>
          </w:rPrChange>
        </w:rPr>
        <w:pPrChange w:id="1693" w:author="Arthur de Catheu" w:date="2014-06-20T17:54:00Z">
          <w:pPr>
            <w:pStyle w:val="Titre3"/>
            <w:numPr>
              <w:ilvl w:val="0"/>
              <w:numId w:val="0"/>
            </w:numPr>
            <w:ind w:left="0"/>
          </w:pPr>
        </w:pPrChange>
      </w:pPr>
      <w:bookmarkStart w:id="1694" w:name="_Toc265315306"/>
      <w:r w:rsidRPr="00935764">
        <w:rPr>
          <w:rFonts w:ascii="Helvetica Neue Light" w:hAnsi="Helvetica Neue Light"/>
          <w:rPrChange w:id="1695" w:author="Arthur de Catheu" w:date="2014-06-20T17:08:00Z">
            <w:rPr/>
          </w:rPrChange>
        </w:rPr>
        <w:t>Schéma général d’une p</w:t>
      </w:r>
      <w:r w:rsidR="00F82182" w:rsidRPr="00935764">
        <w:rPr>
          <w:rFonts w:ascii="Helvetica Neue Light" w:hAnsi="Helvetica Neue Light"/>
          <w:rPrChange w:id="1696" w:author="Arthur de Catheu" w:date="2014-06-20T17:08:00Z">
            <w:rPr/>
          </w:rPrChange>
        </w:rPr>
        <w:t>roposition d’offre de financement</w:t>
      </w:r>
      <w:bookmarkEnd w:id="1694"/>
    </w:p>
    <w:p w14:paraId="2284987C" w14:textId="77777777" w:rsidR="00E072FC" w:rsidRPr="00935764" w:rsidRDefault="00E072FC" w:rsidP="00926CDE">
      <w:pPr>
        <w:rPr>
          <w:rFonts w:ascii="Helvetica Neue Light" w:hAnsi="Helvetica Neue Light"/>
          <w:rPrChange w:id="1697" w:author="Arthur de Catheu" w:date="2014-06-20T17:08:00Z">
            <w:rPr/>
          </w:rPrChange>
        </w:rPr>
      </w:pPr>
    </w:p>
    <w:p w14:paraId="53DA8372" w14:textId="2FA0F1F4" w:rsidR="00E072FC" w:rsidRPr="00935764" w:rsidRDefault="001944D3" w:rsidP="00926CDE">
      <w:pPr>
        <w:rPr>
          <w:rFonts w:ascii="Helvetica Neue Light" w:hAnsi="Helvetica Neue Light"/>
          <w:rPrChange w:id="1698" w:author="Arthur de Catheu" w:date="2014-06-20T17:08:00Z">
            <w:rPr/>
          </w:rPrChange>
        </w:rPr>
      </w:pPr>
      <w:r w:rsidRPr="00935764">
        <w:rPr>
          <w:rFonts w:ascii="Helvetica Neue Light" w:hAnsi="Helvetica Neue Light"/>
          <w:noProof/>
          <w:rPrChange w:id="1699" w:author="Unknown">
            <w:rPr>
              <w:rFonts w:eastAsiaTheme="majorEastAsia" w:cstheme="majorBidi"/>
              <w:b/>
              <w:bCs/>
              <w:noProof/>
              <w:sz w:val="24"/>
            </w:rPr>
          </w:rPrChange>
        </w:rPr>
        <w:drawing>
          <wp:inline distT="0" distB="0" distL="0" distR="0" wp14:anchorId="164A7D79" wp14:editId="4B06A291">
            <wp:extent cx="6499909" cy="1809750"/>
            <wp:effectExtent l="0" t="0" r="0" b="0"/>
            <wp:docPr id="7270" name="Image 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4617" cy="1811061"/>
                    </a:xfrm>
                    <a:prstGeom prst="rect">
                      <a:avLst/>
                    </a:prstGeom>
                    <a:noFill/>
                  </pic:spPr>
                </pic:pic>
              </a:graphicData>
            </a:graphic>
          </wp:inline>
        </w:drawing>
      </w:r>
    </w:p>
    <w:p w14:paraId="5E783499" w14:textId="0A65C203" w:rsidR="00BA49F7" w:rsidRPr="00935764" w:rsidRDefault="00BA49F7" w:rsidP="00AC59DC">
      <w:pPr>
        <w:spacing w:before="120"/>
        <w:rPr>
          <w:rFonts w:ascii="Helvetica Neue Light" w:hAnsi="Helvetica Neue Light"/>
          <w:rPrChange w:id="1700" w:author="Arthur de Catheu" w:date="2014-06-20T17:08:00Z">
            <w:rPr/>
          </w:rPrChange>
        </w:rPr>
      </w:pPr>
    </w:p>
    <w:p w14:paraId="1580C44A" w14:textId="29BD223B" w:rsidR="00156B5B" w:rsidRPr="00935764" w:rsidRDefault="001C2216" w:rsidP="00AC59DC">
      <w:pPr>
        <w:spacing w:before="120"/>
        <w:rPr>
          <w:rFonts w:ascii="Helvetica Neue Light" w:hAnsi="Helvetica Neue Light"/>
          <w:rPrChange w:id="1701" w:author="Arthur de Catheu" w:date="2014-06-20T17:08:00Z">
            <w:rPr/>
          </w:rPrChange>
        </w:rPr>
      </w:pPr>
      <w:r w:rsidRPr="00935764">
        <w:rPr>
          <w:rFonts w:ascii="Helvetica Neue Light" w:hAnsi="Helvetica Neue Light"/>
          <w:rPrChange w:id="1702" w:author="Arthur de Catheu" w:date="2014-06-20T17:08:00Z">
            <w:rPr>
              <w:rFonts w:eastAsiaTheme="majorEastAsia" w:cstheme="majorBidi"/>
              <w:b/>
              <w:bCs/>
              <w:sz w:val="24"/>
            </w:rPr>
          </w:rPrChange>
        </w:rPr>
        <w:t xml:space="preserve">Dans cet exemple schématique, sur les six </w:t>
      </w:r>
      <w:r w:rsidR="001367C6" w:rsidRPr="00935764">
        <w:rPr>
          <w:rFonts w:ascii="Helvetica Neue Light" w:hAnsi="Helvetica Neue Light"/>
          <w:rPrChange w:id="1703" w:author="Arthur de Catheu" w:date="2014-06-20T17:08:00Z">
            <w:rPr>
              <w:rFonts w:eastAsiaTheme="majorEastAsia" w:cstheme="majorBidi"/>
              <w:b/>
              <w:bCs/>
              <w:sz w:val="24"/>
            </w:rPr>
          </w:rPrChange>
        </w:rPr>
        <w:t xml:space="preserve">Créances </w:t>
      </w:r>
      <w:r w:rsidRPr="00935764">
        <w:rPr>
          <w:rFonts w:ascii="Helvetica Neue Light" w:hAnsi="Helvetica Neue Light"/>
          <w:rPrChange w:id="1704" w:author="Arthur de Catheu" w:date="2014-06-20T17:08:00Z">
            <w:rPr>
              <w:rFonts w:eastAsiaTheme="majorEastAsia" w:cstheme="majorBidi"/>
              <w:b/>
              <w:bCs/>
              <w:sz w:val="24"/>
            </w:rPr>
          </w:rPrChange>
        </w:rPr>
        <w:t xml:space="preserve">proposées par le Cédant, la </w:t>
      </w:r>
      <w:r w:rsidR="001367C6" w:rsidRPr="00935764">
        <w:rPr>
          <w:rFonts w:ascii="Helvetica Neue Light" w:hAnsi="Helvetica Neue Light"/>
          <w:rPrChange w:id="1705" w:author="Arthur de Catheu" w:date="2014-06-20T17:08:00Z">
            <w:rPr>
              <w:rFonts w:eastAsiaTheme="majorEastAsia" w:cstheme="majorBidi"/>
              <w:b/>
              <w:bCs/>
              <w:sz w:val="24"/>
            </w:rPr>
          </w:rPrChange>
        </w:rPr>
        <w:t xml:space="preserve">Créance </w:t>
      </w:r>
      <w:r w:rsidRPr="00935764">
        <w:rPr>
          <w:rFonts w:ascii="Helvetica Neue Light" w:hAnsi="Helvetica Neue Light"/>
          <w:rPrChange w:id="1706" w:author="Arthur de Catheu" w:date="2014-06-20T17:08:00Z">
            <w:rPr>
              <w:rFonts w:eastAsiaTheme="majorEastAsia" w:cstheme="majorBidi"/>
              <w:b/>
              <w:bCs/>
              <w:sz w:val="24"/>
            </w:rPr>
          </w:rPrChange>
        </w:rPr>
        <w:t xml:space="preserve">6 est rejetée par </w:t>
      </w:r>
      <w:r w:rsidR="00FB079C" w:rsidRPr="00935764">
        <w:rPr>
          <w:rFonts w:ascii="Helvetica Neue Light" w:hAnsi="Helvetica Neue Light"/>
          <w:rPrChange w:id="1707" w:author="Arthur de Catheu" w:date="2014-06-20T17:08:00Z">
            <w:rPr>
              <w:rFonts w:eastAsiaTheme="majorEastAsia" w:cstheme="majorBidi"/>
              <w:b/>
              <w:bCs/>
              <w:sz w:val="24"/>
            </w:rPr>
          </w:rPrChange>
        </w:rPr>
        <w:t>l’analyste crédit en charge de l’instruction</w:t>
      </w:r>
      <w:r w:rsidRPr="00935764">
        <w:rPr>
          <w:rFonts w:ascii="Helvetica Neue Light" w:hAnsi="Helvetica Neue Light"/>
          <w:rPrChange w:id="1708" w:author="Arthur de Catheu" w:date="2014-06-20T17:08:00Z">
            <w:rPr>
              <w:rFonts w:eastAsiaTheme="majorEastAsia" w:cstheme="majorBidi"/>
              <w:b/>
              <w:bCs/>
              <w:sz w:val="24"/>
            </w:rPr>
          </w:rPrChange>
        </w:rPr>
        <w:t xml:space="preserve">. La </w:t>
      </w:r>
      <w:r w:rsidR="001367C6" w:rsidRPr="00935764">
        <w:rPr>
          <w:rFonts w:ascii="Helvetica Neue Light" w:hAnsi="Helvetica Neue Light"/>
          <w:rPrChange w:id="1709" w:author="Arthur de Catheu" w:date="2014-06-20T17:08:00Z">
            <w:rPr>
              <w:rFonts w:eastAsiaTheme="majorEastAsia" w:cstheme="majorBidi"/>
              <w:b/>
              <w:bCs/>
              <w:sz w:val="24"/>
            </w:rPr>
          </w:rPrChange>
        </w:rPr>
        <w:t xml:space="preserve">Créance </w:t>
      </w:r>
      <w:r w:rsidRPr="00935764">
        <w:rPr>
          <w:rFonts w:ascii="Helvetica Neue Light" w:hAnsi="Helvetica Neue Light"/>
          <w:rPrChange w:id="1710" w:author="Arthur de Catheu" w:date="2014-06-20T17:08:00Z">
            <w:rPr>
              <w:rFonts w:eastAsiaTheme="majorEastAsia" w:cstheme="majorBidi"/>
              <w:b/>
              <w:bCs/>
              <w:sz w:val="24"/>
            </w:rPr>
          </w:rPrChange>
        </w:rPr>
        <w:t xml:space="preserve">4 est rejetée par le </w:t>
      </w:r>
      <w:r w:rsidR="00091DDD" w:rsidRPr="00935764">
        <w:rPr>
          <w:rFonts w:ascii="Helvetica Neue Light" w:hAnsi="Helvetica Neue Light"/>
          <w:rPrChange w:id="1711" w:author="Arthur de Catheu" w:date="2014-06-20T17:08:00Z">
            <w:rPr>
              <w:rFonts w:eastAsiaTheme="majorEastAsia" w:cstheme="majorBidi"/>
              <w:b/>
              <w:bCs/>
              <w:sz w:val="24"/>
            </w:rPr>
          </w:rPrChange>
        </w:rPr>
        <w:t>Comité de Crédit</w:t>
      </w:r>
      <w:r w:rsidRPr="00935764">
        <w:rPr>
          <w:rFonts w:ascii="Helvetica Neue Light" w:hAnsi="Helvetica Neue Light"/>
          <w:rPrChange w:id="1712" w:author="Arthur de Catheu" w:date="2014-06-20T17:08:00Z">
            <w:rPr>
              <w:rFonts w:eastAsiaTheme="majorEastAsia" w:cstheme="majorBidi"/>
              <w:b/>
              <w:bCs/>
              <w:sz w:val="24"/>
            </w:rPr>
          </w:rPrChange>
        </w:rPr>
        <w:t xml:space="preserve"> en ne </w:t>
      </w:r>
      <w:r w:rsidR="00622EF7" w:rsidRPr="00935764">
        <w:rPr>
          <w:rFonts w:ascii="Helvetica Neue Light" w:hAnsi="Helvetica Neue Light"/>
          <w:rPrChange w:id="1713" w:author="Arthur de Catheu" w:date="2014-06-20T17:08:00Z">
            <w:rPr>
              <w:rFonts w:eastAsiaTheme="majorEastAsia" w:cstheme="majorBidi"/>
              <w:b/>
              <w:bCs/>
              <w:sz w:val="24"/>
            </w:rPr>
          </w:rPrChange>
        </w:rPr>
        <w:t>recueillant</w:t>
      </w:r>
      <w:r w:rsidRPr="00935764">
        <w:rPr>
          <w:rFonts w:ascii="Helvetica Neue Light" w:hAnsi="Helvetica Neue Light"/>
          <w:rPrChange w:id="1714" w:author="Arthur de Catheu" w:date="2014-06-20T17:08:00Z">
            <w:rPr>
              <w:rFonts w:eastAsiaTheme="majorEastAsia" w:cstheme="majorBidi"/>
              <w:b/>
              <w:bCs/>
              <w:sz w:val="24"/>
            </w:rPr>
          </w:rPrChange>
        </w:rPr>
        <w:t xml:space="preserve"> aucun vote favorable, tandis que la </w:t>
      </w:r>
      <w:r w:rsidR="001367C6" w:rsidRPr="00935764">
        <w:rPr>
          <w:rFonts w:ascii="Helvetica Neue Light" w:hAnsi="Helvetica Neue Light"/>
          <w:rPrChange w:id="1715" w:author="Arthur de Catheu" w:date="2014-06-20T17:08:00Z">
            <w:rPr>
              <w:rFonts w:eastAsiaTheme="majorEastAsia" w:cstheme="majorBidi"/>
              <w:b/>
              <w:bCs/>
              <w:sz w:val="24"/>
            </w:rPr>
          </w:rPrChange>
        </w:rPr>
        <w:t xml:space="preserve">Créance </w:t>
      </w:r>
      <w:r w:rsidRPr="00935764">
        <w:rPr>
          <w:rFonts w:ascii="Helvetica Neue Light" w:hAnsi="Helvetica Neue Light"/>
          <w:rPrChange w:id="1716" w:author="Arthur de Catheu" w:date="2014-06-20T17:08:00Z">
            <w:rPr>
              <w:rFonts w:eastAsiaTheme="majorEastAsia" w:cstheme="majorBidi"/>
              <w:b/>
              <w:bCs/>
              <w:sz w:val="24"/>
            </w:rPr>
          </w:rPrChange>
        </w:rPr>
        <w:t>5 est rejetée par l’</w:t>
      </w:r>
      <w:r w:rsidR="00622EF7" w:rsidRPr="00935764">
        <w:rPr>
          <w:rFonts w:ascii="Helvetica Neue Light" w:hAnsi="Helvetica Neue Light"/>
          <w:rPrChange w:id="1717" w:author="Arthur de Catheu" w:date="2014-06-20T17:08:00Z">
            <w:rPr>
              <w:rFonts w:eastAsiaTheme="majorEastAsia" w:cstheme="majorBidi"/>
              <w:b/>
              <w:bCs/>
              <w:sz w:val="24"/>
            </w:rPr>
          </w:rPrChange>
        </w:rPr>
        <w:t>exercice</w:t>
      </w:r>
      <w:r w:rsidRPr="00935764">
        <w:rPr>
          <w:rFonts w:ascii="Helvetica Neue Light" w:hAnsi="Helvetica Neue Light"/>
          <w:rPrChange w:id="1718" w:author="Arthur de Catheu" w:date="2014-06-20T17:08:00Z">
            <w:rPr>
              <w:rFonts w:eastAsiaTheme="majorEastAsia" w:cstheme="majorBidi"/>
              <w:b/>
              <w:bCs/>
              <w:sz w:val="24"/>
            </w:rPr>
          </w:rPrChange>
        </w:rPr>
        <w:t xml:space="preserve"> </w:t>
      </w:r>
      <w:r w:rsidR="003B14F2" w:rsidRPr="00935764">
        <w:rPr>
          <w:rFonts w:ascii="Helvetica Neue Light" w:hAnsi="Helvetica Neue Light"/>
          <w:rPrChange w:id="1719" w:author="Arthur de Catheu" w:date="2014-06-20T17:08:00Z">
            <w:rPr>
              <w:rFonts w:eastAsiaTheme="majorEastAsia" w:cstheme="majorBidi"/>
              <w:b/>
              <w:bCs/>
              <w:sz w:val="24"/>
            </w:rPr>
          </w:rPrChange>
        </w:rPr>
        <w:t>de deux votes</w:t>
      </w:r>
      <w:r w:rsidR="00E4352B" w:rsidRPr="00935764">
        <w:rPr>
          <w:rFonts w:ascii="Helvetica Neue Light" w:hAnsi="Helvetica Neue Light"/>
          <w:rPrChange w:id="1720" w:author="Arthur de Catheu" w:date="2014-06-20T17:08:00Z">
            <w:rPr>
              <w:rFonts w:eastAsiaTheme="majorEastAsia" w:cstheme="majorBidi"/>
              <w:b/>
              <w:bCs/>
              <w:sz w:val="24"/>
            </w:rPr>
          </w:rPrChange>
        </w:rPr>
        <w:t xml:space="preserve"> défavorable</w:t>
      </w:r>
      <w:r w:rsidR="003B14F2" w:rsidRPr="00935764">
        <w:rPr>
          <w:rFonts w:ascii="Helvetica Neue Light" w:hAnsi="Helvetica Neue Light"/>
          <w:rPrChange w:id="1721" w:author="Arthur de Catheu" w:date="2014-06-20T17:08:00Z">
            <w:rPr>
              <w:rFonts w:eastAsiaTheme="majorEastAsia" w:cstheme="majorBidi"/>
              <w:b/>
              <w:bCs/>
              <w:sz w:val="24"/>
            </w:rPr>
          </w:rPrChange>
        </w:rPr>
        <w:t>s</w:t>
      </w:r>
      <w:r w:rsidRPr="00935764">
        <w:rPr>
          <w:rFonts w:ascii="Helvetica Neue Light" w:hAnsi="Helvetica Neue Light"/>
          <w:rPrChange w:id="1722" w:author="Arthur de Catheu" w:date="2014-06-20T17:08:00Z">
            <w:rPr>
              <w:rFonts w:eastAsiaTheme="majorEastAsia" w:cstheme="majorBidi"/>
              <w:b/>
              <w:bCs/>
              <w:sz w:val="24"/>
            </w:rPr>
          </w:rPrChange>
        </w:rPr>
        <w:t xml:space="preserve">. </w:t>
      </w:r>
      <w:r w:rsidR="00C702E6" w:rsidRPr="00935764">
        <w:rPr>
          <w:rFonts w:ascii="Helvetica Neue Light" w:hAnsi="Helvetica Neue Light"/>
          <w:rPrChange w:id="1723" w:author="Arthur de Catheu" w:date="2014-06-20T17:08:00Z">
            <w:rPr>
              <w:rFonts w:eastAsiaTheme="majorEastAsia" w:cstheme="majorBidi"/>
              <w:b/>
              <w:bCs/>
              <w:sz w:val="24"/>
            </w:rPr>
          </w:rPrChange>
        </w:rPr>
        <w:t xml:space="preserve">Le Comité d’Investissement accepte </w:t>
      </w:r>
      <w:r w:rsidR="00FB079C" w:rsidRPr="00935764">
        <w:rPr>
          <w:rFonts w:ascii="Helvetica Neue Light" w:hAnsi="Helvetica Neue Light"/>
          <w:rPrChange w:id="1724" w:author="Arthur de Catheu" w:date="2014-06-20T17:08:00Z">
            <w:rPr>
              <w:rFonts w:eastAsiaTheme="majorEastAsia" w:cstheme="majorBidi"/>
              <w:b/>
              <w:bCs/>
              <w:sz w:val="24"/>
            </w:rPr>
          </w:rPrChange>
        </w:rPr>
        <w:t>les</w:t>
      </w:r>
      <w:r w:rsidR="00C702E6" w:rsidRPr="00935764">
        <w:rPr>
          <w:rFonts w:ascii="Helvetica Neue Light" w:hAnsi="Helvetica Neue Light"/>
          <w:rPrChange w:id="1725" w:author="Arthur de Catheu" w:date="2014-06-20T17:08:00Z">
            <w:rPr>
              <w:rFonts w:eastAsiaTheme="majorEastAsia" w:cstheme="majorBidi"/>
              <w:b/>
              <w:bCs/>
              <w:sz w:val="24"/>
            </w:rPr>
          </w:rPrChange>
        </w:rPr>
        <w:t xml:space="preserve"> trois Créances proposées par le Comité de Crédit avec trois votes favorables. </w:t>
      </w:r>
      <w:r w:rsidRPr="00935764">
        <w:rPr>
          <w:rFonts w:ascii="Helvetica Neue Light" w:hAnsi="Helvetica Neue Light"/>
          <w:rPrChange w:id="1726" w:author="Arthur de Catheu" w:date="2014-06-20T17:08:00Z">
            <w:rPr>
              <w:rFonts w:eastAsiaTheme="majorEastAsia" w:cstheme="majorBidi"/>
              <w:b/>
              <w:bCs/>
              <w:sz w:val="24"/>
            </w:rPr>
          </w:rPrChange>
        </w:rPr>
        <w:t>L’offre de financement</w:t>
      </w:r>
      <w:r w:rsidR="00FB079C" w:rsidRPr="00935764">
        <w:rPr>
          <w:rFonts w:ascii="Helvetica Neue Light" w:hAnsi="Helvetica Neue Light"/>
          <w:rPrChange w:id="1727" w:author="Arthur de Catheu" w:date="2014-06-20T17:08:00Z">
            <w:rPr>
              <w:rFonts w:eastAsiaTheme="majorEastAsia" w:cstheme="majorBidi"/>
              <w:b/>
              <w:bCs/>
              <w:sz w:val="24"/>
            </w:rPr>
          </w:rPrChange>
        </w:rPr>
        <w:t xml:space="preserve"> </w:t>
      </w:r>
      <w:r w:rsidR="004F5391" w:rsidRPr="00935764">
        <w:rPr>
          <w:rFonts w:ascii="Helvetica Neue Light" w:hAnsi="Helvetica Neue Light"/>
          <w:rPrChange w:id="1728" w:author="Arthur de Catheu" w:date="2014-06-20T17:08:00Z">
            <w:rPr>
              <w:rFonts w:eastAsiaTheme="majorEastAsia" w:cstheme="majorBidi"/>
              <w:b/>
              <w:bCs/>
              <w:sz w:val="24"/>
            </w:rPr>
          </w:rPrChange>
        </w:rPr>
        <w:t xml:space="preserve">ne </w:t>
      </w:r>
      <w:r w:rsidRPr="00935764">
        <w:rPr>
          <w:rFonts w:ascii="Helvetica Neue Light" w:hAnsi="Helvetica Neue Light"/>
          <w:rPrChange w:id="1729" w:author="Arthur de Catheu" w:date="2014-06-20T17:08:00Z">
            <w:rPr>
              <w:rFonts w:eastAsiaTheme="majorEastAsia" w:cstheme="majorBidi"/>
              <w:b/>
              <w:bCs/>
              <w:sz w:val="24"/>
            </w:rPr>
          </w:rPrChange>
        </w:rPr>
        <w:t xml:space="preserve">porte alors que sur </w:t>
      </w:r>
      <w:r w:rsidR="0073403C" w:rsidRPr="00935764">
        <w:rPr>
          <w:rFonts w:ascii="Helvetica Neue Light" w:hAnsi="Helvetica Neue Light"/>
          <w:rPrChange w:id="1730" w:author="Arthur de Catheu" w:date="2014-06-20T17:08:00Z">
            <w:rPr>
              <w:rFonts w:eastAsiaTheme="majorEastAsia" w:cstheme="majorBidi"/>
              <w:b/>
              <w:bCs/>
              <w:sz w:val="24"/>
            </w:rPr>
          </w:rPrChange>
        </w:rPr>
        <w:t>les</w:t>
      </w:r>
      <w:r w:rsidR="0003283E" w:rsidRPr="00935764">
        <w:rPr>
          <w:rFonts w:ascii="Helvetica Neue Light" w:hAnsi="Helvetica Neue Light"/>
          <w:rPrChange w:id="1731" w:author="Arthur de Catheu" w:date="2014-06-20T17:08:00Z">
            <w:rPr>
              <w:rFonts w:eastAsiaTheme="majorEastAsia" w:cstheme="majorBidi"/>
              <w:b/>
              <w:bCs/>
              <w:sz w:val="24"/>
            </w:rPr>
          </w:rPrChange>
        </w:rPr>
        <w:t xml:space="preserve"> </w:t>
      </w:r>
      <w:r w:rsidR="001367C6" w:rsidRPr="00935764">
        <w:rPr>
          <w:rFonts w:ascii="Helvetica Neue Light" w:hAnsi="Helvetica Neue Light"/>
          <w:rPrChange w:id="1732" w:author="Arthur de Catheu" w:date="2014-06-20T17:08:00Z">
            <w:rPr>
              <w:rFonts w:eastAsiaTheme="majorEastAsia" w:cstheme="majorBidi"/>
              <w:b/>
              <w:bCs/>
              <w:sz w:val="24"/>
            </w:rPr>
          </w:rPrChange>
        </w:rPr>
        <w:t xml:space="preserve">Créances </w:t>
      </w:r>
      <w:r w:rsidR="0073403C" w:rsidRPr="00935764">
        <w:rPr>
          <w:rFonts w:ascii="Helvetica Neue Light" w:hAnsi="Helvetica Neue Light"/>
          <w:rPrChange w:id="1733" w:author="Arthur de Catheu" w:date="2014-06-20T17:08:00Z">
            <w:rPr>
              <w:rFonts w:eastAsiaTheme="majorEastAsia" w:cstheme="majorBidi"/>
              <w:b/>
              <w:bCs/>
              <w:sz w:val="24"/>
            </w:rPr>
          </w:rPrChange>
        </w:rPr>
        <w:t>1, 2 et 3</w:t>
      </w:r>
      <w:r w:rsidRPr="00935764">
        <w:rPr>
          <w:rFonts w:ascii="Helvetica Neue Light" w:hAnsi="Helvetica Neue Light"/>
          <w:rPrChange w:id="1734" w:author="Arthur de Catheu" w:date="2014-06-20T17:08:00Z">
            <w:rPr>
              <w:rFonts w:eastAsiaTheme="majorEastAsia" w:cstheme="majorBidi"/>
              <w:b/>
              <w:bCs/>
              <w:sz w:val="24"/>
            </w:rPr>
          </w:rPrChange>
        </w:rPr>
        <w:t>.</w:t>
      </w:r>
    </w:p>
    <w:p w14:paraId="64E8AA0D" w14:textId="5F4F7A2C" w:rsidR="0073403C" w:rsidRPr="00935764" w:rsidRDefault="00763473" w:rsidP="00702D13">
      <w:pPr>
        <w:spacing w:before="120"/>
        <w:rPr>
          <w:ins w:id="1735" w:author="Hervé Monnerie" w:date="2014-06-18T16:41:00Z"/>
          <w:rFonts w:ascii="Helvetica Neue Light" w:hAnsi="Helvetica Neue Light"/>
          <w:rPrChange w:id="1736" w:author="Arthur de Catheu" w:date="2014-06-20T17:08:00Z">
            <w:rPr>
              <w:ins w:id="1737" w:author="Hervé Monnerie" w:date="2014-06-18T16:41:00Z"/>
            </w:rPr>
          </w:rPrChange>
        </w:rPr>
      </w:pPr>
      <w:r w:rsidRPr="00935764">
        <w:rPr>
          <w:rFonts w:ascii="Helvetica Neue Light" w:hAnsi="Helvetica Neue Light"/>
          <w:rPrChange w:id="1738" w:author="Arthur de Catheu" w:date="2014-06-20T17:08:00Z">
            <w:rPr>
              <w:rFonts w:eastAsiaTheme="majorEastAsia" w:cstheme="majorBidi"/>
              <w:b/>
              <w:bCs/>
              <w:sz w:val="24"/>
            </w:rPr>
          </w:rPrChange>
        </w:rPr>
        <w:t xml:space="preserve">Le Cédant est notifié par </w:t>
      </w:r>
      <w:r w:rsidR="0073403C" w:rsidRPr="00935764">
        <w:rPr>
          <w:rFonts w:ascii="Helvetica Neue Light" w:hAnsi="Helvetica Neue Light"/>
          <w:rPrChange w:id="1739" w:author="Arthur de Catheu" w:date="2014-06-20T17:08:00Z">
            <w:rPr>
              <w:rFonts w:eastAsiaTheme="majorEastAsia" w:cstheme="majorBidi"/>
              <w:b/>
              <w:bCs/>
              <w:sz w:val="24"/>
            </w:rPr>
          </w:rPrChange>
        </w:rPr>
        <w:t xml:space="preserve">email </w:t>
      </w:r>
      <w:r w:rsidR="004A7490" w:rsidRPr="00935764">
        <w:rPr>
          <w:rFonts w:ascii="Helvetica Neue Light" w:hAnsi="Helvetica Neue Light"/>
          <w:rPrChange w:id="1740" w:author="Arthur de Catheu" w:date="2014-06-20T17:08:00Z">
            <w:rPr>
              <w:rFonts w:eastAsiaTheme="majorEastAsia" w:cstheme="majorBidi"/>
              <w:b/>
              <w:bCs/>
              <w:sz w:val="24"/>
            </w:rPr>
          </w:rPrChange>
        </w:rPr>
        <w:t xml:space="preserve">dès la décision du </w:t>
      </w:r>
      <w:r w:rsidR="00091DDD" w:rsidRPr="00935764">
        <w:rPr>
          <w:rFonts w:ascii="Helvetica Neue Light" w:hAnsi="Helvetica Neue Light"/>
          <w:rPrChange w:id="1741" w:author="Arthur de Catheu" w:date="2014-06-20T17:08:00Z">
            <w:rPr>
              <w:rFonts w:eastAsiaTheme="majorEastAsia" w:cstheme="majorBidi"/>
              <w:b/>
              <w:bCs/>
              <w:sz w:val="24"/>
            </w:rPr>
          </w:rPrChange>
        </w:rPr>
        <w:t xml:space="preserve">Comité </w:t>
      </w:r>
      <w:r w:rsidR="003B14F2" w:rsidRPr="00935764">
        <w:rPr>
          <w:rFonts w:ascii="Helvetica Neue Light" w:hAnsi="Helvetica Neue Light"/>
          <w:rPrChange w:id="1742" w:author="Arthur de Catheu" w:date="2014-06-20T17:08:00Z">
            <w:rPr>
              <w:rFonts w:eastAsiaTheme="majorEastAsia" w:cstheme="majorBidi"/>
              <w:b/>
              <w:bCs/>
              <w:sz w:val="24"/>
            </w:rPr>
          </w:rPrChange>
        </w:rPr>
        <w:t>d’Investissement</w:t>
      </w:r>
      <w:r w:rsidR="00EB14BD" w:rsidRPr="00935764">
        <w:rPr>
          <w:rFonts w:ascii="Helvetica Neue Light" w:hAnsi="Helvetica Neue Light"/>
          <w:rPrChange w:id="1743" w:author="Arthur de Catheu" w:date="2014-06-20T17:08:00Z">
            <w:rPr>
              <w:rFonts w:eastAsiaTheme="majorEastAsia" w:cstheme="majorBidi"/>
              <w:b/>
              <w:bCs/>
              <w:sz w:val="24"/>
            </w:rPr>
          </w:rPrChange>
        </w:rPr>
        <w:t xml:space="preserve"> </w:t>
      </w:r>
      <w:r w:rsidRPr="00935764">
        <w:rPr>
          <w:rFonts w:ascii="Helvetica Neue Light" w:hAnsi="Helvetica Neue Light"/>
          <w:rPrChange w:id="1744" w:author="Arthur de Catheu" w:date="2014-06-20T17:08:00Z">
            <w:rPr>
              <w:rFonts w:eastAsiaTheme="majorEastAsia" w:cstheme="majorBidi"/>
              <w:b/>
              <w:bCs/>
              <w:sz w:val="24"/>
            </w:rPr>
          </w:rPrChange>
        </w:rPr>
        <w:t xml:space="preserve">qu’une offre de financement est disponible sur la plate-forme </w:t>
      </w:r>
      <w:r w:rsidR="002119A8" w:rsidRPr="00935764">
        <w:rPr>
          <w:rFonts w:ascii="Helvetica Neue Light" w:hAnsi="Helvetica Neue Light"/>
          <w:rPrChange w:id="1745" w:author="Arthur de Catheu" w:date="2014-06-20T17:08:00Z">
            <w:rPr>
              <w:rFonts w:eastAsiaTheme="majorEastAsia" w:cstheme="majorBidi"/>
              <w:b/>
              <w:bCs/>
              <w:sz w:val="24"/>
            </w:rPr>
          </w:rPrChange>
        </w:rPr>
        <w:t>Finexkap AM</w:t>
      </w:r>
      <w:r w:rsidR="00052AB1" w:rsidRPr="00935764">
        <w:rPr>
          <w:rFonts w:ascii="Helvetica Neue Light" w:hAnsi="Helvetica Neue Light"/>
          <w:rPrChange w:id="1746" w:author="Arthur de Catheu" w:date="2014-06-20T17:08:00Z">
            <w:rPr>
              <w:rFonts w:eastAsiaTheme="majorEastAsia" w:cstheme="majorBidi"/>
              <w:b/>
              <w:bCs/>
              <w:sz w:val="24"/>
            </w:rPr>
          </w:rPrChange>
        </w:rPr>
        <w:t xml:space="preserve"> </w:t>
      </w:r>
      <w:r w:rsidRPr="00935764">
        <w:rPr>
          <w:rFonts w:ascii="Helvetica Neue Light" w:hAnsi="Helvetica Neue Light"/>
          <w:rPrChange w:id="1747" w:author="Arthur de Catheu" w:date="2014-06-20T17:08:00Z">
            <w:rPr>
              <w:rFonts w:eastAsiaTheme="majorEastAsia" w:cstheme="majorBidi"/>
              <w:b/>
              <w:bCs/>
              <w:sz w:val="24"/>
            </w:rPr>
          </w:rPrChange>
        </w:rPr>
        <w:t xml:space="preserve">avec le détail des </w:t>
      </w:r>
      <w:r w:rsidR="00557914" w:rsidRPr="00935764">
        <w:rPr>
          <w:rFonts w:ascii="Helvetica Neue Light" w:hAnsi="Helvetica Neue Light"/>
          <w:rPrChange w:id="1748" w:author="Arthur de Catheu" w:date="2014-06-20T17:08:00Z">
            <w:rPr>
              <w:rFonts w:eastAsiaTheme="majorEastAsia" w:cstheme="majorBidi"/>
              <w:b/>
              <w:bCs/>
              <w:sz w:val="24"/>
            </w:rPr>
          </w:rPrChange>
        </w:rPr>
        <w:t>Créance</w:t>
      </w:r>
      <w:r w:rsidRPr="00935764">
        <w:rPr>
          <w:rFonts w:ascii="Helvetica Neue Light" w:hAnsi="Helvetica Neue Light"/>
          <w:rPrChange w:id="1749" w:author="Arthur de Catheu" w:date="2014-06-20T17:08:00Z">
            <w:rPr>
              <w:rFonts w:eastAsiaTheme="majorEastAsia" w:cstheme="majorBidi"/>
              <w:b/>
              <w:bCs/>
              <w:sz w:val="24"/>
            </w:rPr>
          </w:rPrChange>
        </w:rPr>
        <w:t>s</w:t>
      </w:r>
      <w:r w:rsidR="00031488" w:rsidRPr="00935764">
        <w:rPr>
          <w:rFonts w:ascii="Helvetica Neue Light" w:hAnsi="Helvetica Neue Light"/>
          <w:rPrChange w:id="1750" w:author="Arthur de Catheu" w:date="2014-06-20T17:08:00Z">
            <w:rPr>
              <w:rFonts w:eastAsiaTheme="majorEastAsia" w:cstheme="majorBidi"/>
              <w:b/>
              <w:bCs/>
              <w:sz w:val="24"/>
            </w:rPr>
          </w:rPrChange>
        </w:rPr>
        <w:t xml:space="preserve"> validées par </w:t>
      </w:r>
      <w:r w:rsidR="002119A8" w:rsidRPr="00935764">
        <w:rPr>
          <w:rFonts w:ascii="Helvetica Neue Light" w:hAnsi="Helvetica Neue Light"/>
          <w:rPrChange w:id="1751" w:author="Arthur de Catheu" w:date="2014-06-20T17:08:00Z">
            <w:rPr>
              <w:rFonts w:eastAsiaTheme="majorEastAsia" w:cstheme="majorBidi"/>
              <w:b/>
              <w:bCs/>
              <w:sz w:val="24"/>
            </w:rPr>
          </w:rPrChange>
        </w:rPr>
        <w:t>Finexkap AM</w:t>
      </w:r>
      <w:r w:rsidR="00632054" w:rsidRPr="00935764">
        <w:rPr>
          <w:rFonts w:ascii="Helvetica Neue Light" w:hAnsi="Helvetica Neue Light"/>
          <w:rPrChange w:id="1752" w:author="Arthur de Catheu" w:date="2014-06-20T17:08:00Z">
            <w:rPr>
              <w:rFonts w:eastAsiaTheme="majorEastAsia" w:cstheme="majorBidi"/>
              <w:b/>
              <w:bCs/>
              <w:sz w:val="24"/>
            </w:rPr>
          </w:rPrChange>
        </w:rPr>
        <w:t xml:space="preserve"> </w:t>
      </w:r>
      <w:r w:rsidRPr="00935764">
        <w:rPr>
          <w:rFonts w:ascii="Helvetica Neue Light" w:hAnsi="Helvetica Neue Light"/>
          <w:rPrChange w:id="1753" w:author="Arthur de Catheu" w:date="2014-06-20T17:08:00Z">
            <w:rPr>
              <w:rFonts w:eastAsiaTheme="majorEastAsia" w:cstheme="majorBidi"/>
              <w:b/>
              <w:bCs/>
              <w:sz w:val="24"/>
            </w:rPr>
          </w:rPrChange>
        </w:rPr>
        <w:t xml:space="preserve">et </w:t>
      </w:r>
      <w:r w:rsidR="0073403C" w:rsidRPr="00935764">
        <w:rPr>
          <w:rFonts w:ascii="Helvetica Neue Light" w:hAnsi="Helvetica Neue Light"/>
          <w:rPrChange w:id="1754" w:author="Arthur de Catheu" w:date="2014-06-20T17:08:00Z">
            <w:rPr>
              <w:rFonts w:eastAsiaTheme="majorEastAsia" w:cstheme="majorBidi"/>
              <w:b/>
              <w:bCs/>
              <w:sz w:val="24"/>
            </w:rPr>
          </w:rPrChange>
        </w:rPr>
        <w:t xml:space="preserve">du </w:t>
      </w:r>
      <w:r w:rsidR="00FB079C" w:rsidRPr="00935764">
        <w:rPr>
          <w:rFonts w:ascii="Helvetica Neue Light" w:hAnsi="Helvetica Neue Light"/>
          <w:rPrChange w:id="1755" w:author="Arthur de Catheu" w:date="2014-06-20T17:08:00Z">
            <w:rPr>
              <w:rFonts w:eastAsiaTheme="majorEastAsia" w:cstheme="majorBidi"/>
              <w:b/>
              <w:bCs/>
              <w:sz w:val="24"/>
            </w:rPr>
          </w:rPrChange>
        </w:rPr>
        <w:t xml:space="preserve">Prix de Cession </w:t>
      </w:r>
      <w:r w:rsidR="003B3C7C" w:rsidRPr="00935764">
        <w:rPr>
          <w:rFonts w:ascii="Helvetica Neue Light" w:hAnsi="Helvetica Neue Light"/>
          <w:rPrChange w:id="1756" w:author="Arthur de Catheu" w:date="2014-06-20T17:08:00Z">
            <w:rPr>
              <w:rFonts w:eastAsiaTheme="majorEastAsia" w:cstheme="majorBidi"/>
              <w:b/>
              <w:bCs/>
              <w:sz w:val="24"/>
            </w:rPr>
          </w:rPrChange>
        </w:rPr>
        <w:t xml:space="preserve">associé. </w:t>
      </w:r>
      <w:r w:rsidR="00651D06" w:rsidRPr="00935764">
        <w:rPr>
          <w:rFonts w:ascii="Helvetica Neue Light" w:hAnsi="Helvetica Neue Light"/>
          <w:rPrChange w:id="1757" w:author="Arthur de Catheu" w:date="2014-06-20T17:08:00Z">
            <w:rPr>
              <w:rFonts w:eastAsiaTheme="majorEastAsia" w:cstheme="majorBidi"/>
              <w:b/>
              <w:bCs/>
              <w:sz w:val="24"/>
            </w:rPr>
          </w:rPrChange>
        </w:rPr>
        <w:t>Dans le cas où le Cédant n’a</w:t>
      </w:r>
      <w:r w:rsidR="00FB079C" w:rsidRPr="00935764">
        <w:rPr>
          <w:rFonts w:ascii="Helvetica Neue Light" w:hAnsi="Helvetica Neue Light"/>
          <w:rPrChange w:id="1758" w:author="Arthur de Catheu" w:date="2014-06-20T17:08:00Z">
            <w:rPr>
              <w:rFonts w:eastAsiaTheme="majorEastAsia" w:cstheme="majorBidi"/>
              <w:b/>
              <w:bCs/>
              <w:sz w:val="24"/>
            </w:rPr>
          </w:rPrChange>
        </w:rPr>
        <w:t>ura</w:t>
      </w:r>
      <w:r w:rsidR="00651D06" w:rsidRPr="00935764">
        <w:rPr>
          <w:rFonts w:ascii="Helvetica Neue Light" w:hAnsi="Helvetica Neue Light"/>
          <w:rPrChange w:id="1759" w:author="Arthur de Catheu" w:date="2014-06-20T17:08:00Z">
            <w:rPr>
              <w:rFonts w:eastAsiaTheme="majorEastAsia" w:cstheme="majorBidi"/>
              <w:b/>
              <w:bCs/>
              <w:sz w:val="24"/>
            </w:rPr>
          </w:rPrChange>
        </w:rPr>
        <w:t xml:space="preserve">it pas donné sa réponse au terme du délai de 24 heures après </w:t>
      </w:r>
      <w:r w:rsidR="00FB079C" w:rsidRPr="00935764">
        <w:rPr>
          <w:rFonts w:ascii="Helvetica Neue Light" w:hAnsi="Helvetica Neue Light"/>
          <w:rPrChange w:id="1760" w:author="Arthur de Catheu" w:date="2014-06-20T17:08:00Z">
            <w:rPr>
              <w:rFonts w:eastAsiaTheme="majorEastAsia" w:cstheme="majorBidi"/>
              <w:b/>
              <w:bCs/>
              <w:sz w:val="24"/>
            </w:rPr>
          </w:rPrChange>
        </w:rPr>
        <w:t>envoi de l’offre de financement</w:t>
      </w:r>
      <w:r w:rsidR="00651D06" w:rsidRPr="00935764">
        <w:rPr>
          <w:rFonts w:ascii="Helvetica Neue Light" w:hAnsi="Helvetica Neue Light"/>
          <w:rPrChange w:id="1761" w:author="Arthur de Catheu" w:date="2014-06-20T17:08:00Z">
            <w:rPr>
              <w:rFonts w:eastAsiaTheme="majorEastAsia" w:cstheme="majorBidi"/>
              <w:b/>
              <w:bCs/>
              <w:sz w:val="24"/>
            </w:rPr>
          </w:rPrChange>
        </w:rPr>
        <w:t xml:space="preserve">, cette dernière est automatiquement </w:t>
      </w:r>
      <w:r w:rsidR="00FB079C" w:rsidRPr="00935764">
        <w:rPr>
          <w:rFonts w:ascii="Helvetica Neue Light" w:hAnsi="Helvetica Neue Light"/>
          <w:rPrChange w:id="1762" w:author="Arthur de Catheu" w:date="2014-06-20T17:08:00Z">
            <w:rPr>
              <w:rFonts w:eastAsiaTheme="majorEastAsia" w:cstheme="majorBidi"/>
              <w:b/>
              <w:bCs/>
              <w:sz w:val="24"/>
            </w:rPr>
          </w:rPrChange>
        </w:rPr>
        <w:t>caduque</w:t>
      </w:r>
      <w:r w:rsidR="00651D06" w:rsidRPr="00935764">
        <w:rPr>
          <w:rFonts w:ascii="Helvetica Neue Light" w:hAnsi="Helvetica Neue Light"/>
          <w:rPrChange w:id="1763" w:author="Arthur de Catheu" w:date="2014-06-20T17:08:00Z">
            <w:rPr>
              <w:rFonts w:eastAsiaTheme="majorEastAsia" w:cstheme="majorBidi"/>
              <w:b/>
              <w:bCs/>
              <w:sz w:val="24"/>
            </w:rPr>
          </w:rPrChange>
        </w:rPr>
        <w:t>. Les cas échéant,</w:t>
      </w:r>
      <w:r w:rsidR="00A66DC2" w:rsidRPr="00935764">
        <w:rPr>
          <w:rFonts w:ascii="Helvetica Neue Light" w:hAnsi="Helvetica Neue Light"/>
          <w:rPrChange w:id="1764" w:author="Arthur de Catheu" w:date="2014-06-20T17:08:00Z">
            <w:rPr>
              <w:rFonts w:eastAsiaTheme="majorEastAsia" w:cstheme="majorBidi"/>
              <w:b/>
              <w:bCs/>
              <w:sz w:val="24"/>
            </w:rPr>
          </w:rPrChange>
        </w:rPr>
        <w:t xml:space="preserve"> </w:t>
      </w:r>
      <w:r w:rsidR="00651D06" w:rsidRPr="00935764">
        <w:rPr>
          <w:rFonts w:ascii="Helvetica Neue Light" w:hAnsi="Helvetica Neue Light"/>
          <w:rPrChange w:id="1765" w:author="Arthur de Catheu" w:date="2014-06-20T17:08:00Z">
            <w:rPr>
              <w:rFonts w:eastAsiaTheme="majorEastAsia" w:cstheme="majorBidi"/>
              <w:b/>
              <w:bCs/>
              <w:sz w:val="24"/>
            </w:rPr>
          </w:rPrChange>
        </w:rPr>
        <w:t>u</w:t>
      </w:r>
      <w:r w:rsidR="00A66DC2" w:rsidRPr="00935764">
        <w:rPr>
          <w:rFonts w:ascii="Helvetica Neue Light" w:hAnsi="Helvetica Neue Light"/>
          <w:rPrChange w:id="1766" w:author="Arthur de Catheu" w:date="2014-06-20T17:08:00Z">
            <w:rPr>
              <w:rFonts w:eastAsiaTheme="majorEastAsia" w:cstheme="majorBidi"/>
              <w:b/>
              <w:bCs/>
              <w:sz w:val="24"/>
            </w:rPr>
          </w:rPrChange>
        </w:rPr>
        <w:t xml:space="preserve">n email est adressé au </w:t>
      </w:r>
      <w:r w:rsidR="00FB079C" w:rsidRPr="00935764">
        <w:rPr>
          <w:rFonts w:ascii="Helvetica Neue Light" w:hAnsi="Helvetica Neue Light"/>
          <w:rPrChange w:id="1767" w:author="Arthur de Catheu" w:date="2014-06-20T17:08:00Z">
            <w:rPr>
              <w:rFonts w:eastAsiaTheme="majorEastAsia" w:cstheme="majorBidi"/>
              <w:b/>
              <w:bCs/>
              <w:sz w:val="24"/>
            </w:rPr>
          </w:rPrChange>
        </w:rPr>
        <w:t xml:space="preserve">Correspondant </w:t>
      </w:r>
      <w:r w:rsidR="00A66DC2" w:rsidRPr="00935764">
        <w:rPr>
          <w:rFonts w:ascii="Helvetica Neue Light" w:hAnsi="Helvetica Neue Light"/>
          <w:rPrChange w:id="1768" w:author="Arthur de Catheu" w:date="2014-06-20T17:08:00Z">
            <w:rPr>
              <w:rFonts w:eastAsiaTheme="majorEastAsia" w:cstheme="majorBidi"/>
              <w:b/>
              <w:bCs/>
              <w:sz w:val="24"/>
            </w:rPr>
          </w:rPrChange>
        </w:rPr>
        <w:t xml:space="preserve">Cédant pour l’informer de cette </w:t>
      </w:r>
      <w:r w:rsidR="00FB079C" w:rsidRPr="00935764">
        <w:rPr>
          <w:rFonts w:ascii="Helvetica Neue Light" w:hAnsi="Helvetica Neue Light"/>
          <w:rPrChange w:id="1769" w:author="Arthur de Catheu" w:date="2014-06-20T17:08:00Z">
            <w:rPr>
              <w:rFonts w:eastAsiaTheme="majorEastAsia" w:cstheme="majorBidi"/>
              <w:b/>
              <w:bCs/>
              <w:sz w:val="24"/>
            </w:rPr>
          </w:rPrChange>
        </w:rPr>
        <w:t xml:space="preserve">caducité </w:t>
      </w:r>
      <w:r w:rsidR="00A66DC2" w:rsidRPr="00935764">
        <w:rPr>
          <w:rFonts w:ascii="Helvetica Neue Light" w:hAnsi="Helvetica Neue Light"/>
          <w:rPrChange w:id="1770" w:author="Arthur de Catheu" w:date="2014-06-20T17:08:00Z">
            <w:rPr>
              <w:rFonts w:eastAsiaTheme="majorEastAsia" w:cstheme="majorBidi"/>
              <w:b/>
              <w:bCs/>
              <w:sz w:val="24"/>
            </w:rPr>
          </w:rPrChange>
        </w:rPr>
        <w:t>et de la possibilité qui lui est offerte de présenter à nouveau cette demande de financement</w:t>
      </w:r>
      <w:r w:rsidR="00B52A2E" w:rsidRPr="00935764">
        <w:rPr>
          <w:rFonts w:ascii="Helvetica Neue Light" w:hAnsi="Helvetica Neue Light"/>
          <w:rPrChange w:id="1771" w:author="Arthur de Catheu" w:date="2014-06-20T17:08:00Z">
            <w:rPr>
              <w:rFonts w:eastAsiaTheme="majorEastAsia" w:cstheme="majorBidi"/>
              <w:b/>
              <w:bCs/>
              <w:sz w:val="24"/>
            </w:rPr>
          </w:rPrChange>
        </w:rPr>
        <w:t>. Dans le cas où le Cédant souhaite</w:t>
      </w:r>
      <w:r w:rsidR="00FB079C" w:rsidRPr="00935764">
        <w:rPr>
          <w:rFonts w:ascii="Helvetica Neue Light" w:hAnsi="Helvetica Neue Light"/>
          <w:rPrChange w:id="1772" w:author="Arthur de Catheu" w:date="2014-06-20T17:08:00Z">
            <w:rPr>
              <w:rFonts w:eastAsiaTheme="majorEastAsia" w:cstheme="majorBidi"/>
              <w:b/>
              <w:bCs/>
              <w:sz w:val="24"/>
            </w:rPr>
          </w:rPrChange>
        </w:rPr>
        <w:t>rait</w:t>
      </w:r>
      <w:r w:rsidR="00B52A2E" w:rsidRPr="00935764">
        <w:rPr>
          <w:rFonts w:ascii="Helvetica Neue Light" w:hAnsi="Helvetica Neue Light"/>
          <w:rPrChange w:id="1773" w:author="Arthur de Catheu" w:date="2014-06-20T17:08:00Z">
            <w:rPr>
              <w:rFonts w:eastAsiaTheme="majorEastAsia" w:cstheme="majorBidi"/>
              <w:b/>
              <w:bCs/>
              <w:sz w:val="24"/>
            </w:rPr>
          </w:rPrChange>
        </w:rPr>
        <w:t xml:space="preserve"> que la demande de financement soit représentée dans son intégralité, celle-ci est réintégrée dans le processus d’Analyse Crédit pour une nouvelle présentation au Comité de Crédit</w:t>
      </w:r>
      <w:r w:rsidR="00C23705" w:rsidRPr="00935764">
        <w:rPr>
          <w:rFonts w:ascii="Helvetica Neue Light" w:hAnsi="Helvetica Neue Light"/>
          <w:rPrChange w:id="1774" w:author="Arthur de Catheu" w:date="2014-06-20T17:08:00Z">
            <w:rPr>
              <w:rFonts w:eastAsiaTheme="majorEastAsia" w:cstheme="majorBidi"/>
              <w:b/>
              <w:bCs/>
              <w:sz w:val="24"/>
            </w:rPr>
          </w:rPrChange>
        </w:rPr>
        <w:t xml:space="preserve">, sans toutefois qu’il soit nécessaire pour le Cédant de remettre à jour </w:t>
      </w:r>
      <w:r w:rsidR="00FB079C" w:rsidRPr="00935764">
        <w:rPr>
          <w:rFonts w:ascii="Helvetica Neue Light" w:hAnsi="Helvetica Neue Light"/>
          <w:rPrChange w:id="1775" w:author="Arthur de Catheu" w:date="2014-06-20T17:08:00Z">
            <w:rPr>
              <w:rFonts w:eastAsiaTheme="majorEastAsia" w:cstheme="majorBidi"/>
              <w:b/>
              <w:bCs/>
              <w:sz w:val="24"/>
            </w:rPr>
          </w:rPrChange>
        </w:rPr>
        <w:t xml:space="preserve">les paramètres de son compte (voir le paragraphe </w:t>
      </w:r>
      <w:r w:rsidR="00FB079C" w:rsidRPr="00935764">
        <w:rPr>
          <w:rFonts w:ascii="Helvetica Neue Light" w:hAnsi="Helvetica Neue Light"/>
          <w:rPrChange w:id="1776" w:author="Arthur de Catheu" w:date="2014-06-20T17:08:00Z">
            <w:rPr>
              <w:rFonts w:eastAsiaTheme="majorEastAsia" w:cstheme="majorBidi"/>
              <w:b/>
              <w:bCs/>
              <w:sz w:val="24"/>
            </w:rPr>
          </w:rPrChange>
        </w:rPr>
        <w:fldChar w:fldCharType="begin"/>
      </w:r>
      <w:r w:rsidR="00FB079C" w:rsidRPr="00935764">
        <w:rPr>
          <w:rFonts w:ascii="Helvetica Neue Light" w:hAnsi="Helvetica Neue Light"/>
          <w:rPrChange w:id="1777" w:author="Arthur de Catheu" w:date="2014-06-20T17:08:00Z">
            <w:rPr>
              <w:rFonts w:eastAsiaTheme="majorEastAsia" w:cstheme="majorBidi"/>
              <w:b/>
              <w:bCs/>
              <w:sz w:val="24"/>
            </w:rPr>
          </w:rPrChange>
        </w:rPr>
        <w:instrText xml:space="preserve"> REF _Ref384802781 \h </w:instrText>
      </w:r>
      <w:r w:rsidR="00FB079C" w:rsidRPr="00935764">
        <w:rPr>
          <w:rFonts w:ascii="Helvetica Neue Light" w:hAnsi="Helvetica Neue Light"/>
          <w:rPrChange w:id="1778" w:author="Arthur de Catheu" w:date="2014-06-20T17:08:00Z">
            <w:rPr>
              <w:rFonts w:ascii="Helvetica Neue Light" w:hAnsi="Helvetica Neue Light"/>
            </w:rPr>
          </w:rPrChange>
        </w:rPr>
      </w:r>
      <w:r w:rsidR="00FB079C" w:rsidRPr="00935764">
        <w:rPr>
          <w:rFonts w:ascii="Helvetica Neue Light" w:hAnsi="Helvetica Neue Light"/>
          <w:rPrChange w:id="1779" w:author="Arthur de Catheu" w:date="2014-06-20T17:08:00Z">
            <w:rPr>
              <w:rFonts w:eastAsiaTheme="majorEastAsia" w:cstheme="majorBidi"/>
              <w:b/>
              <w:bCs/>
              <w:sz w:val="24"/>
            </w:rPr>
          </w:rPrChange>
        </w:rPr>
        <w:fldChar w:fldCharType="separate"/>
      </w:r>
      <w:ins w:id="1780" w:author="Arthur de Catheu" w:date="2014-06-25T11:35:00Z">
        <w:r w:rsidR="005B0BF1" w:rsidRPr="00935764">
          <w:rPr>
            <w:rFonts w:ascii="Helvetica Neue Light" w:eastAsiaTheme="majorEastAsia" w:hAnsi="Helvetica Neue Light" w:cstheme="majorBidi"/>
            <w:b/>
            <w:bCs/>
            <w:sz w:val="28"/>
            <w:szCs w:val="26"/>
            <w:rPrChange w:id="1781" w:author="Arthur de Catheu" w:date="2014-06-20T17:08:00Z">
              <w:rPr>
                <w:b/>
                <w:bCs/>
              </w:rPr>
            </w:rPrChange>
          </w:rPr>
          <w:t xml:space="preserve">Processus d’inscription </w:t>
        </w:r>
        <w:r w:rsidR="005B0BF1" w:rsidRPr="00935764">
          <w:rPr>
            <w:rFonts w:ascii="Helvetica Neue Light" w:eastAsiaTheme="majorEastAsia" w:hAnsi="Helvetica Neue Light" w:cstheme="majorBidi"/>
            <w:b/>
            <w:bCs/>
            <w:sz w:val="28"/>
            <w:szCs w:val="26"/>
            <w:rPrChange w:id="1782" w:author="Arthur de Catheu" w:date="2014-06-20T17:08:00Z">
              <w:rPr>
                <w:b/>
                <w:bCs/>
              </w:rPr>
            </w:rPrChange>
          </w:rPr>
          <w:lastRenderedPageBreak/>
          <w:t>du Cédant</w:t>
        </w:r>
      </w:ins>
      <w:ins w:id="1783" w:author="Hervé Monnerie" w:date="2014-06-25T11:23:00Z">
        <w:del w:id="1784" w:author="Arthur de Catheu" w:date="2014-06-25T11:31:00Z">
          <w:r w:rsidR="00446672" w:rsidRPr="00935764" w:rsidDel="00F5361D">
            <w:rPr>
              <w:rFonts w:ascii="Helvetica Neue Light" w:hAnsi="Helvetica Neue Light"/>
              <w:rPrChange w:id="1785" w:author="Arthur de Catheu" w:date="2014-06-20T17:08:00Z">
                <w:rPr>
                  <w:rFonts w:eastAsiaTheme="majorEastAsia" w:cstheme="majorBidi"/>
                  <w:b/>
                  <w:bCs/>
                  <w:sz w:val="24"/>
                </w:rPr>
              </w:rPrChange>
            </w:rPr>
            <w:delText>Processus d’inscription du Cédant</w:delText>
          </w:r>
        </w:del>
      </w:ins>
      <w:r w:rsidR="00FB079C" w:rsidRPr="00935764">
        <w:rPr>
          <w:rFonts w:ascii="Helvetica Neue Light" w:hAnsi="Helvetica Neue Light"/>
          <w:rPrChange w:id="1786" w:author="Arthur de Catheu" w:date="2014-06-20T17:08:00Z">
            <w:rPr>
              <w:rFonts w:eastAsiaTheme="majorEastAsia" w:cstheme="majorBidi"/>
              <w:b/>
              <w:bCs/>
              <w:sz w:val="24"/>
            </w:rPr>
          </w:rPrChange>
        </w:rPr>
        <w:fldChar w:fldCharType="end"/>
      </w:r>
      <w:r w:rsidR="00FB079C" w:rsidRPr="00935764">
        <w:rPr>
          <w:rFonts w:ascii="Helvetica Neue Light" w:hAnsi="Helvetica Neue Light"/>
          <w:rPrChange w:id="1787" w:author="Arthur de Catheu" w:date="2014-06-20T17:08:00Z">
            <w:rPr>
              <w:rFonts w:eastAsiaTheme="majorEastAsia" w:cstheme="majorBidi"/>
              <w:b/>
              <w:bCs/>
              <w:sz w:val="24"/>
            </w:rPr>
          </w:rPrChange>
        </w:rPr>
        <w:t xml:space="preserve"> – </w:t>
      </w:r>
      <w:r w:rsidR="00FB079C" w:rsidRPr="00935764">
        <w:rPr>
          <w:rFonts w:ascii="Helvetica Neue Light" w:hAnsi="Helvetica Neue Light"/>
          <w:rPrChange w:id="1788" w:author="Arthur de Catheu" w:date="2014-06-20T17:08:00Z">
            <w:rPr>
              <w:rFonts w:eastAsiaTheme="majorEastAsia" w:cstheme="majorBidi"/>
              <w:b/>
              <w:bCs/>
              <w:sz w:val="24"/>
            </w:rPr>
          </w:rPrChange>
        </w:rPr>
        <w:fldChar w:fldCharType="begin"/>
      </w:r>
      <w:r w:rsidR="00FB079C" w:rsidRPr="00935764">
        <w:rPr>
          <w:rFonts w:ascii="Helvetica Neue Light" w:hAnsi="Helvetica Neue Light"/>
          <w:rPrChange w:id="1789" w:author="Arthur de Catheu" w:date="2014-06-20T17:08:00Z">
            <w:rPr>
              <w:rFonts w:eastAsiaTheme="majorEastAsia" w:cstheme="majorBidi"/>
              <w:b/>
              <w:bCs/>
              <w:sz w:val="24"/>
            </w:rPr>
          </w:rPrChange>
        </w:rPr>
        <w:instrText xml:space="preserve"> REF _Ref384802781 \w \h </w:instrText>
      </w:r>
      <w:r w:rsidR="00FB079C" w:rsidRPr="00935764">
        <w:rPr>
          <w:rFonts w:ascii="Helvetica Neue Light" w:hAnsi="Helvetica Neue Light"/>
          <w:rPrChange w:id="1790" w:author="Arthur de Catheu" w:date="2014-06-20T17:08:00Z">
            <w:rPr>
              <w:rFonts w:ascii="Helvetica Neue Light" w:hAnsi="Helvetica Neue Light"/>
            </w:rPr>
          </w:rPrChange>
        </w:rPr>
      </w:r>
      <w:r w:rsidR="00FB079C" w:rsidRPr="00935764">
        <w:rPr>
          <w:rFonts w:ascii="Helvetica Neue Light" w:hAnsi="Helvetica Neue Light"/>
          <w:rPrChange w:id="1791" w:author="Arthur de Catheu" w:date="2014-06-20T17:08:00Z">
            <w:rPr>
              <w:rFonts w:eastAsiaTheme="majorEastAsia" w:cstheme="majorBidi"/>
              <w:b/>
              <w:bCs/>
              <w:sz w:val="24"/>
            </w:rPr>
          </w:rPrChange>
        </w:rPr>
        <w:fldChar w:fldCharType="separate"/>
      </w:r>
      <w:r w:rsidR="005B0BF1">
        <w:rPr>
          <w:rFonts w:ascii="Helvetica Neue Light" w:hAnsi="Helvetica Neue Light"/>
        </w:rPr>
        <w:t>III.A</w:t>
      </w:r>
      <w:r w:rsidR="00FB079C" w:rsidRPr="00935764">
        <w:rPr>
          <w:rFonts w:ascii="Helvetica Neue Light" w:hAnsi="Helvetica Neue Light"/>
          <w:rPrChange w:id="1792" w:author="Arthur de Catheu" w:date="2014-06-20T17:08:00Z">
            <w:rPr>
              <w:rFonts w:eastAsiaTheme="majorEastAsia" w:cstheme="majorBidi"/>
              <w:b/>
              <w:bCs/>
              <w:sz w:val="24"/>
            </w:rPr>
          </w:rPrChange>
        </w:rPr>
        <w:fldChar w:fldCharType="end"/>
      </w:r>
      <w:r w:rsidR="00FB079C" w:rsidRPr="00935764">
        <w:rPr>
          <w:rFonts w:ascii="Helvetica Neue Light" w:hAnsi="Helvetica Neue Light"/>
          <w:rPrChange w:id="1793" w:author="Arthur de Catheu" w:date="2014-06-20T17:08:00Z">
            <w:rPr>
              <w:rFonts w:eastAsiaTheme="majorEastAsia" w:cstheme="majorBidi"/>
              <w:b/>
              <w:bCs/>
              <w:sz w:val="24"/>
            </w:rPr>
          </w:rPrChange>
        </w:rPr>
        <w:t>)</w:t>
      </w:r>
      <w:r w:rsidR="00C23705" w:rsidRPr="00935764">
        <w:rPr>
          <w:rFonts w:ascii="Helvetica Neue Light" w:hAnsi="Helvetica Neue Light"/>
          <w:rPrChange w:id="1794" w:author="Arthur de Catheu" w:date="2014-06-20T17:08:00Z">
            <w:rPr>
              <w:rFonts w:eastAsiaTheme="majorEastAsia" w:cstheme="majorBidi"/>
              <w:b/>
              <w:bCs/>
              <w:sz w:val="24"/>
            </w:rPr>
          </w:rPrChange>
        </w:rPr>
        <w:t>. La</w:t>
      </w:r>
      <w:r w:rsidR="003A0020" w:rsidRPr="00935764">
        <w:rPr>
          <w:rFonts w:ascii="Helvetica Neue Light" w:hAnsi="Helvetica Neue Light"/>
          <w:rPrChange w:id="1795" w:author="Arthur de Catheu" w:date="2014-06-20T17:08:00Z">
            <w:rPr>
              <w:rFonts w:eastAsiaTheme="majorEastAsia" w:cstheme="majorBidi"/>
              <w:b/>
              <w:bCs/>
              <w:sz w:val="24"/>
            </w:rPr>
          </w:rPrChange>
        </w:rPr>
        <w:t xml:space="preserve"> mention selon laquelle l’offre a été annulée sera indiquée à l’attention du Comité de Crédit.</w:t>
      </w:r>
      <w:r w:rsidR="00DC1AF5" w:rsidRPr="00935764">
        <w:rPr>
          <w:rFonts w:ascii="Helvetica Neue Light" w:hAnsi="Helvetica Neue Light"/>
          <w:rPrChange w:id="1796" w:author="Arthur de Catheu" w:date="2014-06-20T17:08:00Z">
            <w:rPr>
              <w:rFonts w:eastAsiaTheme="majorEastAsia" w:cstheme="majorBidi"/>
              <w:b/>
              <w:bCs/>
              <w:sz w:val="24"/>
            </w:rPr>
          </w:rPrChange>
        </w:rPr>
        <w:t xml:space="preserve"> </w:t>
      </w:r>
    </w:p>
    <w:p w14:paraId="1A81CF7C" w14:textId="2E376229" w:rsidR="00C0071E" w:rsidRPr="00935764" w:rsidRDefault="00C0071E" w:rsidP="00702D13">
      <w:pPr>
        <w:spacing w:before="120"/>
        <w:rPr>
          <w:ins w:id="1797" w:author="Hervé Monnerie" w:date="2014-06-18T16:48:00Z"/>
          <w:rFonts w:ascii="Helvetica Neue Light" w:hAnsi="Helvetica Neue Light"/>
          <w:rPrChange w:id="1798" w:author="Arthur de Catheu" w:date="2014-06-20T17:08:00Z">
            <w:rPr>
              <w:ins w:id="1799" w:author="Hervé Monnerie" w:date="2014-06-18T16:48:00Z"/>
            </w:rPr>
          </w:rPrChange>
        </w:rPr>
      </w:pPr>
      <w:ins w:id="1800" w:author="Hervé Monnerie" w:date="2014-06-18T16:41:00Z">
        <w:r w:rsidRPr="00935764">
          <w:rPr>
            <w:rFonts w:ascii="Helvetica Neue Light" w:hAnsi="Helvetica Neue Light"/>
            <w:rPrChange w:id="1801" w:author="Arthur de Catheu" w:date="2014-06-20T17:08:00Z">
              <w:rPr>
                <w:rFonts w:eastAsiaTheme="majorEastAsia" w:cstheme="majorBidi"/>
                <w:b/>
                <w:bCs/>
                <w:sz w:val="24"/>
              </w:rPr>
            </w:rPrChange>
          </w:rPr>
          <w:t>Dans le cas où le Cédant accepte l’offre de fina</w:t>
        </w:r>
      </w:ins>
      <w:ins w:id="1802" w:author="Hervé Monnerie" w:date="2014-06-18T16:42:00Z">
        <w:r w:rsidRPr="00935764">
          <w:rPr>
            <w:rFonts w:ascii="Helvetica Neue Light" w:hAnsi="Helvetica Neue Light"/>
            <w:rPrChange w:id="1803" w:author="Arthur de Catheu" w:date="2014-06-20T17:08:00Z">
              <w:rPr>
                <w:rFonts w:eastAsiaTheme="majorEastAsia" w:cstheme="majorBidi"/>
                <w:b/>
                <w:bCs/>
                <w:sz w:val="24"/>
              </w:rPr>
            </w:rPrChange>
          </w:rPr>
          <w:t>n</w:t>
        </w:r>
      </w:ins>
      <w:ins w:id="1804" w:author="Hervé Monnerie" w:date="2014-06-18T16:41:00Z">
        <w:r w:rsidRPr="00935764">
          <w:rPr>
            <w:rFonts w:ascii="Helvetica Neue Light" w:hAnsi="Helvetica Neue Light"/>
            <w:rPrChange w:id="1805" w:author="Arthur de Catheu" w:date="2014-06-20T17:08:00Z">
              <w:rPr>
                <w:rFonts w:eastAsiaTheme="majorEastAsia" w:cstheme="majorBidi"/>
                <w:b/>
                <w:bCs/>
                <w:sz w:val="24"/>
              </w:rPr>
            </w:rPrChange>
          </w:rPr>
          <w:t>cement, il est invité à si</w:t>
        </w:r>
      </w:ins>
      <w:ins w:id="1806" w:author="Hervé Monnerie" w:date="2014-06-18T16:42:00Z">
        <w:r w:rsidRPr="00935764">
          <w:rPr>
            <w:rFonts w:ascii="Helvetica Neue Light" w:hAnsi="Helvetica Neue Light"/>
            <w:rPrChange w:id="1807" w:author="Arthur de Catheu" w:date="2014-06-20T17:08:00Z">
              <w:rPr>
                <w:rFonts w:eastAsiaTheme="majorEastAsia" w:cstheme="majorBidi"/>
                <w:b/>
                <w:bCs/>
                <w:sz w:val="24"/>
              </w:rPr>
            </w:rPrChange>
          </w:rPr>
          <w:t>gner le bordereau de cession</w:t>
        </w:r>
      </w:ins>
      <w:ins w:id="1808" w:author="Arthur de Catheu" w:date="2014-06-20T17:20:00Z">
        <w:r w:rsidR="008D3AB3">
          <w:rPr>
            <w:rFonts w:ascii="Helvetica Neue Light" w:hAnsi="Helvetica Neue Light"/>
          </w:rPr>
          <w:t xml:space="preserve"> sur la plate-forme de signature élect</w:t>
        </w:r>
      </w:ins>
      <w:ins w:id="1809" w:author="Arthur de Catheu" w:date="2014-06-20T17:21:00Z">
        <w:r w:rsidR="008D3AB3">
          <w:rPr>
            <w:rFonts w:ascii="Helvetica Neue Light" w:hAnsi="Helvetica Neue Light"/>
          </w:rPr>
          <w:t>r</w:t>
        </w:r>
      </w:ins>
      <w:ins w:id="1810" w:author="Arthur de Catheu" w:date="2014-06-20T17:20:00Z">
        <w:r w:rsidR="008D3AB3">
          <w:rPr>
            <w:rFonts w:ascii="Helvetica Neue Light" w:hAnsi="Helvetica Neue Light"/>
          </w:rPr>
          <w:t>onique</w:t>
        </w:r>
      </w:ins>
      <w:ins w:id="1811" w:author="Hervé Monnerie" w:date="2014-06-18T16:42:00Z">
        <w:r w:rsidR="00EA4943" w:rsidRPr="00935764">
          <w:rPr>
            <w:rFonts w:ascii="Helvetica Neue Light" w:hAnsi="Helvetica Neue Light"/>
            <w:rPrChange w:id="1812" w:author="Arthur de Catheu" w:date="2014-06-20T17:08:00Z">
              <w:rPr>
                <w:rFonts w:eastAsiaTheme="majorEastAsia" w:cstheme="majorBidi"/>
                <w:b/>
                <w:bCs/>
                <w:sz w:val="24"/>
              </w:rPr>
            </w:rPrChange>
          </w:rPr>
          <w:t xml:space="preserve">. Finexkap AM </w:t>
        </w:r>
      </w:ins>
      <w:ins w:id="1813" w:author="Hervé Monnerie" w:date="2014-06-18T16:46:00Z">
        <w:r w:rsidR="00EA4943" w:rsidRPr="00935764">
          <w:rPr>
            <w:rFonts w:ascii="Helvetica Neue Light" w:hAnsi="Helvetica Neue Light"/>
            <w:rPrChange w:id="1814" w:author="Arthur de Catheu" w:date="2014-06-20T17:08:00Z">
              <w:rPr>
                <w:rFonts w:eastAsiaTheme="majorEastAsia" w:cstheme="majorBidi"/>
                <w:b/>
                <w:bCs/>
                <w:sz w:val="24"/>
              </w:rPr>
            </w:rPrChange>
          </w:rPr>
          <w:t xml:space="preserve">initie </w:t>
        </w:r>
        <w:del w:id="1815" w:author="Arthur de Catheu" w:date="2014-06-20T17:20:00Z">
          <w:r w:rsidR="00EA4943" w:rsidRPr="00935764" w:rsidDel="008D3AB3">
            <w:rPr>
              <w:rFonts w:ascii="Helvetica Neue Light" w:hAnsi="Helvetica Neue Light"/>
              <w:rPrChange w:id="1816" w:author="Arthur de Catheu" w:date="2014-06-20T17:08:00Z">
                <w:rPr>
                  <w:rFonts w:eastAsiaTheme="majorEastAsia" w:cstheme="majorBidi"/>
                  <w:b/>
                  <w:bCs/>
                  <w:sz w:val="24"/>
                </w:rPr>
              </w:rPrChange>
            </w:rPr>
            <w:delText xml:space="preserve"> </w:delText>
          </w:r>
        </w:del>
        <w:r w:rsidR="00EA4943" w:rsidRPr="00935764">
          <w:rPr>
            <w:rFonts w:ascii="Helvetica Neue Light" w:hAnsi="Helvetica Neue Light"/>
            <w:rPrChange w:id="1817" w:author="Arthur de Catheu" w:date="2014-06-20T17:08:00Z">
              <w:rPr>
                <w:rFonts w:eastAsiaTheme="majorEastAsia" w:cstheme="majorBidi"/>
                <w:b/>
                <w:bCs/>
                <w:sz w:val="24"/>
              </w:rPr>
            </w:rPrChange>
          </w:rPr>
          <w:t>alors</w:t>
        </w:r>
      </w:ins>
      <w:ins w:id="1818" w:author="Hervé Monnerie" w:date="2014-06-18T16:42:00Z">
        <w:r w:rsidR="00EA4943" w:rsidRPr="00935764">
          <w:rPr>
            <w:rFonts w:ascii="Helvetica Neue Light" w:hAnsi="Helvetica Neue Light"/>
            <w:rPrChange w:id="1819" w:author="Arthur de Catheu" w:date="2014-06-20T17:08:00Z">
              <w:rPr>
                <w:rFonts w:eastAsiaTheme="majorEastAsia" w:cstheme="majorBidi"/>
                <w:b/>
                <w:bCs/>
                <w:sz w:val="24"/>
              </w:rPr>
            </w:rPrChange>
          </w:rPr>
          <w:t xml:space="preserve"> </w:t>
        </w:r>
        <w:del w:id="1820" w:author="Arthur de Catheu" w:date="2014-06-20T17:20:00Z">
          <w:r w:rsidR="00EA4943" w:rsidRPr="00935764" w:rsidDel="008D3AB3">
            <w:rPr>
              <w:rFonts w:ascii="Helvetica Neue Light" w:hAnsi="Helvetica Neue Light"/>
              <w:rPrChange w:id="1821" w:author="Arthur de Catheu" w:date="2014-06-20T17:08:00Z">
                <w:rPr>
                  <w:rFonts w:eastAsiaTheme="majorEastAsia" w:cstheme="majorBidi"/>
                  <w:b/>
                  <w:bCs/>
                  <w:sz w:val="24"/>
                </w:rPr>
              </w:rPrChange>
            </w:rPr>
            <w:delText xml:space="preserve">foulée </w:delText>
          </w:r>
        </w:del>
        <w:r w:rsidR="00EA4943" w:rsidRPr="00935764">
          <w:rPr>
            <w:rFonts w:ascii="Helvetica Neue Light" w:hAnsi="Helvetica Neue Light"/>
            <w:rPrChange w:id="1822" w:author="Arthur de Catheu" w:date="2014-06-20T17:08:00Z">
              <w:rPr>
                <w:rFonts w:eastAsiaTheme="majorEastAsia" w:cstheme="majorBidi"/>
                <w:b/>
                <w:bCs/>
                <w:sz w:val="24"/>
              </w:rPr>
            </w:rPrChange>
          </w:rPr>
          <w:t>les demandes d</w:t>
        </w:r>
      </w:ins>
      <w:ins w:id="1823" w:author="Hervé Monnerie" w:date="2014-06-18T16:46:00Z">
        <w:r w:rsidR="00EA4943" w:rsidRPr="00935764">
          <w:rPr>
            <w:rFonts w:ascii="Helvetica Neue Light" w:hAnsi="Helvetica Neue Light"/>
            <w:rPrChange w:id="1824" w:author="Arthur de Catheu" w:date="2014-06-20T17:08:00Z">
              <w:rPr>
                <w:rFonts w:eastAsiaTheme="majorEastAsia" w:cstheme="majorBidi"/>
                <w:b/>
                <w:bCs/>
                <w:sz w:val="24"/>
              </w:rPr>
            </w:rPrChange>
          </w:rPr>
          <w:t xml:space="preserve">’agrément </w:t>
        </w:r>
      </w:ins>
      <w:ins w:id="1825" w:author="Hervé Monnerie" w:date="2014-06-18T16:47:00Z">
        <w:r w:rsidR="00EA4943" w:rsidRPr="00935764">
          <w:rPr>
            <w:rFonts w:ascii="Helvetica Neue Light" w:hAnsi="Helvetica Neue Light"/>
            <w:rPrChange w:id="1826" w:author="Arthur de Catheu" w:date="2014-06-20T17:08:00Z">
              <w:rPr>
                <w:rFonts w:eastAsiaTheme="majorEastAsia" w:cstheme="majorBidi"/>
                <w:b/>
                <w:bCs/>
                <w:sz w:val="24"/>
              </w:rPr>
            </w:rPrChange>
          </w:rPr>
          <w:t>pour chaque Débiteur concerné</w:t>
        </w:r>
      </w:ins>
      <w:ins w:id="1827" w:author="Arthur de Catheu" w:date="2014-06-20T17:22:00Z">
        <w:r w:rsidR="008D3AB3">
          <w:rPr>
            <w:rFonts w:ascii="Helvetica Neue Light" w:hAnsi="Helvetica Neue Light"/>
          </w:rPr>
          <w:t xml:space="preserve"> auprès de l’Assureur-Crédit</w:t>
        </w:r>
      </w:ins>
      <w:ins w:id="1828" w:author="Hervé Monnerie" w:date="2014-06-18T16:47:00Z">
        <w:r w:rsidR="00EA4943" w:rsidRPr="00935764">
          <w:rPr>
            <w:rFonts w:ascii="Helvetica Neue Light" w:hAnsi="Helvetica Neue Light"/>
            <w:rPrChange w:id="1829" w:author="Arthur de Catheu" w:date="2014-06-20T17:08:00Z">
              <w:rPr>
                <w:rFonts w:eastAsiaTheme="majorEastAsia" w:cstheme="majorBidi"/>
                <w:b/>
                <w:bCs/>
                <w:sz w:val="24"/>
              </w:rPr>
            </w:rPrChange>
          </w:rPr>
          <w:t xml:space="preserve">. </w:t>
        </w:r>
      </w:ins>
    </w:p>
    <w:p w14:paraId="7F8F5EE6" w14:textId="0DBE944A" w:rsidR="00EA4943" w:rsidRPr="00935764" w:rsidRDefault="00EA4943" w:rsidP="00EA4943">
      <w:pPr>
        <w:spacing w:before="120"/>
        <w:rPr>
          <w:ins w:id="1830" w:author="Hervé Monnerie" w:date="2014-06-18T16:48:00Z"/>
          <w:rFonts w:ascii="Helvetica Neue Light" w:hAnsi="Helvetica Neue Light"/>
          <w:rPrChange w:id="1831" w:author="Arthur de Catheu" w:date="2014-06-20T17:08:00Z">
            <w:rPr>
              <w:ins w:id="1832" w:author="Hervé Monnerie" w:date="2014-06-18T16:48:00Z"/>
            </w:rPr>
          </w:rPrChange>
        </w:rPr>
      </w:pPr>
      <w:ins w:id="1833" w:author="Hervé Monnerie" w:date="2014-06-18T16:48:00Z">
        <w:r w:rsidRPr="00935764">
          <w:rPr>
            <w:rFonts w:ascii="Helvetica Neue Light" w:hAnsi="Helvetica Neue Light"/>
            <w:rPrChange w:id="1834" w:author="Arthur de Catheu" w:date="2014-06-20T17:08:00Z">
              <w:rPr>
                <w:rFonts w:eastAsiaTheme="majorEastAsia" w:cstheme="majorBidi"/>
                <w:b/>
                <w:bCs/>
                <w:sz w:val="24"/>
              </w:rPr>
            </w:rPrChange>
          </w:rPr>
          <w:t xml:space="preserve">En cas de réponse positive de l’Assureur-Crédit, </w:t>
        </w:r>
      </w:ins>
      <w:ins w:id="1835" w:author="Arthur de Catheu" w:date="2014-06-20T17:22:00Z">
        <w:r w:rsidR="008D3AB3">
          <w:rPr>
            <w:rFonts w:ascii="Helvetica Neue Light" w:hAnsi="Helvetica Neue Light"/>
          </w:rPr>
          <w:t xml:space="preserve">Finexkap AM </w:t>
        </w:r>
      </w:ins>
      <w:ins w:id="1836" w:author="Hervé Monnerie" w:date="2014-06-18T16:48:00Z">
        <w:r w:rsidRPr="00935764">
          <w:rPr>
            <w:rFonts w:ascii="Helvetica Neue Light" w:hAnsi="Helvetica Neue Light"/>
            <w:rPrChange w:id="1837" w:author="Arthur de Catheu" w:date="2014-06-20T17:08:00Z">
              <w:rPr>
                <w:rFonts w:eastAsiaTheme="majorEastAsia" w:cstheme="majorBidi"/>
                <w:b/>
                <w:bCs/>
                <w:sz w:val="24"/>
              </w:rPr>
            </w:rPrChange>
          </w:rPr>
          <w:t xml:space="preserve">procèdera alors à </w:t>
        </w:r>
      </w:ins>
      <w:ins w:id="1838" w:author="Arthur de Catheu" w:date="2014-06-20T17:22:00Z">
        <w:r w:rsidR="008D3AB3">
          <w:rPr>
            <w:rFonts w:ascii="Helvetica Neue Light" w:hAnsi="Helvetica Neue Light"/>
          </w:rPr>
          <w:t>l</w:t>
        </w:r>
      </w:ins>
      <w:ins w:id="1839" w:author="Hervé Monnerie" w:date="2014-06-18T16:48:00Z">
        <w:r w:rsidRPr="00935764">
          <w:rPr>
            <w:rFonts w:ascii="Helvetica Neue Light" w:hAnsi="Helvetica Neue Light"/>
            <w:rPrChange w:id="1840" w:author="Arthur de Catheu" w:date="2014-06-20T17:08:00Z">
              <w:rPr>
                <w:rFonts w:eastAsiaTheme="majorEastAsia" w:cstheme="majorBidi"/>
                <w:b/>
                <w:bCs/>
                <w:sz w:val="24"/>
              </w:rPr>
            </w:rPrChange>
          </w:rPr>
          <w:t>a contre-signature du bordereau de cession et la cession de Créance sera dès lors effective.</w:t>
        </w:r>
      </w:ins>
    </w:p>
    <w:p w14:paraId="6788A0D8" w14:textId="5198D3C5" w:rsidR="00EA4943" w:rsidRPr="00935764" w:rsidRDefault="00EA4943" w:rsidP="00EA4943">
      <w:pPr>
        <w:spacing w:before="120"/>
        <w:rPr>
          <w:rFonts w:ascii="Helvetica Neue Light" w:hAnsi="Helvetica Neue Light"/>
          <w:rPrChange w:id="1841" w:author="Arthur de Catheu" w:date="2014-06-20T17:08:00Z">
            <w:rPr/>
          </w:rPrChange>
        </w:rPr>
      </w:pPr>
      <w:ins w:id="1842" w:author="Hervé Monnerie" w:date="2014-06-18T16:48:00Z">
        <w:r w:rsidRPr="00935764">
          <w:rPr>
            <w:rFonts w:ascii="Helvetica Neue Light" w:hAnsi="Helvetica Neue Light"/>
            <w:rPrChange w:id="1843" w:author="Arthur de Catheu" w:date="2014-06-20T17:08:00Z">
              <w:rPr>
                <w:rFonts w:eastAsiaTheme="majorEastAsia" w:cstheme="majorBidi"/>
                <w:b/>
                <w:bCs/>
                <w:sz w:val="24"/>
              </w:rPr>
            </w:rPrChange>
          </w:rPr>
          <w:t>En cas de réponse négative de l’Assureur</w:t>
        </w:r>
        <w:del w:id="1844" w:author="Arthur de Catheu" w:date="2014-06-20T17:23:00Z">
          <w:r w:rsidRPr="00935764" w:rsidDel="003C5B05">
            <w:rPr>
              <w:rFonts w:ascii="Helvetica Neue Light" w:hAnsi="Helvetica Neue Light"/>
              <w:rPrChange w:id="1845" w:author="Arthur de Catheu" w:date="2014-06-20T17:08:00Z">
                <w:rPr>
                  <w:rFonts w:eastAsiaTheme="majorEastAsia" w:cstheme="majorBidi"/>
                  <w:b/>
                  <w:bCs/>
                  <w:sz w:val="24"/>
                </w:rPr>
              </w:rPrChange>
            </w:rPr>
            <w:delText xml:space="preserve"> </w:delText>
          </w:r>
        </w:del>
      </w:ins>
      <w:ins w:id="1846" w:author="Arthur de Catheu" w:date="2014-06-20T17:23:00Z">
        <w:r w:rsidR="003C5B05">
          <w:rPr>
            <w:rFonts w:ascii="Helvetica Neue Light" w:hAnsi="Helvetica Neue Light"/>
          </w:rPr>
          <w:t>-</w:t>
        </w:r>
      </w:ins>
      <w:ins w:id="1847" w:author="Hervé Monnerie" w:date="2014-06-18T16:48:00Z">
        <w:r w:rsidRPr="00935764">
          <w:rPr>
            <w:rFonts w:ascii="Helvetica Neue Light" w:hAnsi="Helvetica Neue Light"/>
            <w:rPrChange w:id="1848" w:author="Arthur de Catheu" w:date="2014-06-20T17:08:00Z">
              <w:rPr>
                <w:rFonts w:eastAsiaTheme="majorEastAsia" w:cstheme="majorBidi"/>
                <w:b/>
                <w:bCs/>
                <w:sz w:val="24"/>
              </w:rPr>
            </w:rPrChange>
          </w:rPr>
          <w:t xml:space="preserve">Crédit, Finexkap AM demandera </w:t>
        </w:r>
      </w:ins>
      <w:ins w:id="1849" w:author="Arthur de Catheu" w:date="2014-06-20T17:23:00Z">
        <w:r w:rsidR="003C5B05">
          <w:rPr>
            <w:rFonts w:ascii="Helvetica Neue Light" w:hAnsi="Helvetica Neue Light"/>
          </w:rPr>
          <w:t xml:space="preserve">alors </w:t>
        </w:r>
      </w:ins>
      <w:ins w:id="1850" w:author="Hervé Monnerie" w:date="2014-06-18T16:48:00Z">
        <w:r w:rsidRPr="00935764">
          <w:rPr>
            <w:rFonts w:ascii="Helvetica Neue Light" w:hAnsi="Helvetica Neue Light"/>
            <w:rPrChange w:id="1851" w:author="Arthur de Catheu" w:date="2014-06-20T17:08:00Z">
              <w:rPr>
                <w:rFonts w:eastAsiaTheme="majorEastAsia" w:cstheme="majorBidi"/>
                <w:b/>
                <w:bCs/>
                <w:sz w:val="24"/>
              </w:rPr>
            </w:rPrChange>
          </w:rPr>
          <w:t>à ce dernier les motifs de ce refus et pourra</w:t>
        </w:r>
      </w:ins>
      <w:ins w:id="1852" w:author="Arthur de Catheu" w:date="2014-06-20T17:23:00Z">
        <w:r w:rsidR="003C5B05">
          <w:rPr>
            <w:rFonts w:ascii="Helvetica Neue Light" w:hAnsi="Helvetica Neue Light"/>
          </w:rPr>
          <w:t>,</w:t>
        </w:r>
      </w:ins>
      <w:ins w:id="1853" w:author="Hervé Monnerie" w:date="2014-06-18T16:48:00Z">
        <w:r w:rsidRPr="00935764">
          <w:rPr>
            <w:rFonts w:ascii="Helvetica Neue Light" w:hAnsi="Helvetica Neue Light"/>
            <w:rPrChange w:id="1854" w:author="Arthur de Catheu" w:date="2014-06-20T17:08:00Z">
              <w:rPr>
                <w:rFonts w:eastAsiaTheme="majorEastAsia" w:cstheme="majorBidi"/>
                <w:b/>
                <w:bCs/>
                <w:sz w:val="24"/>
              </w:rPr>
            </w:rPrChange>
          </w:rPr>
          <w:t xml:space="preserve"> le cas échéant</w:t>
        </w:r>
      </w:ins>
      <w:ins w:id="1855" w:author="Arthur de Catheu" w:date="2014-06-20T17:23:00Z">
        <w:r w:rsidR="003C5B05">
          <w:rPr>
            <w:rFonts w:ascii="Helvetica Neue Light" w:hAnsi="Helvetica Neue Light"/>
          </w:rPr>
          <w:t>,</w:t>
        </w:r>
      </w:ins>
      <w:ins w:id="1856" w:author="Hervé Monnerie" w:date="2014-06-18T16:48:00Z">
        <w:r w:rsidRPr="00935764">
          <w:rPr>
            <w:rFonts w:ascii="Helvetica Neue Light" w:hAnsi="Helvetica Neue Light"/>
            <w:rPrChange w:id="1857" w:author="Arthur de Catheu" w:date="2014-06-20T17:08:00Z">
              <w:rPr>
                <w:rFonts w:eastAsiaTheme="majorEastAsia" w:cstheme="majorBidi"/>
                <w:b/>
                <w:bCs/>
                <w:sz w:val="24"/>
              </w:rPr>
            </w:rPrChange>
          </w:rPr>
          <w:t xml:space="preserve"> solliciter une demande d’arbitrage. </w:t>
        </w:r>
      </w:ins>
      <w:ins w:id="1858" w:author="Arthur de Catheu" w:date="2014-06-20T17:24:00Z">
        <w:r w:rsidR="003C5B05">
          <w:rPr>
            <w:rFonts w:ascii="Helvetica Neue Light" w:hAnsi="Helvetica Neue Light"/>
          </w:rPr>
          <w:t>L</w:t>
        </w:r>
        <w:r w:rsidR="003C5B05" w:rsidRPr="0098057F">
          <w:rPr>
            <w:rFonts w:ascii="Helvetica Neue Light" w:hAnsi="Helvetica Neue Light"/>
          </w:rPr>
          <w:t xml:space="preserve">a signature du bordereau de cession par Finexkap AM </w:t>
        </w:r>
        <w:r w:rsidR="003C5B05">
          <w:rPr>
            <w:rFonts w:ascii="Helvetica Neue Light" w:hAnsi="Helvetica Neue Light"/>
          </w:rPr>
          <w:t xml:space="preserve">est </w:t>
        </w:r>
        <w:r w:rsidR="003C5B05" w:rsidRPr="0098057F">
          <w:rPr>
            <w:rFonts w:ascii="Helvetica Neue Light" w:hAnsi="Helvetica Neue Light"/>
          </w:rPr>
          <w:t>suspendue</w:t>
        </w:r>
        <w:r w:rsidR="003C5B05" w:rsidRPr="003C5B05">
          <w:rPr>
            <w:rFonts w:ascii="Helvetica Neue Light" w:hAnsi="Helvetica Neue Light"/>
          </w:rPr>
          <w:t xml:space="preserve"> </w:t>
        </w:r>
      </w:ins>
      <w:ins w:id="1859" w:author="Hervé Monnerie" w:date="2014-06-18T16:48:00Z">
        <w:del w:id="1860" w:author="Arthur de Catheu" w:date="2014-06-20T17:24:00Z">
          <w:r w:rsidRPr="00935764" w:rsidDel="003C5B05">
            <w:rPr>
              <w:rFonts w:ascii="Helvetica Neue Light" w:hAnsi="Helvetica Neue Light"/>
              <w:rPrChange w:id="1861" w:author="Arthur de Catheu" w:date="2014-06-20T17:08:00Z">
                <w:rPr>
                  <w:rFonts w:eastAsiaTheme="majorEastAsia" w:cstheme="majorBidi"/>
                  <w:b/>
                  <w:bCs/>
                  <w:sz w:val="24"/>
                </w:rPr>
              </w:rPrChange>
            </w:rPr>
            <w:delText>D</w:delText>
          </w:r>
        </w:del>
      </w:ins>
      <w:ins w:id="1862" w:author="Arthur de Catheu" w:date="2014-06-20T17:24:00Z">
        <w:r w:rsidR="003C5B05">
          <w:rPr>
            <w:rFonts w:ascii="Helvetica Neue Light" w:hAnsi="Helvetica Neue Light"/>
          </w:rPr>
          <w:t>d</w:t>
        </w:r>
      </w:ins>
      <w:ins w:id="1863" w:author="Hervé Monnerie" w:date="2014-06-18T16:48:00Z">
        <w:r w:rsidRPr="00935764">
          <w:rPr>
            <w:rFonts w:ascii="Helvetica Neue Light" w:hAnsi="Helvetica Neue Light"/>
            <w:rPrChange w:id="1864" w:author="Arthur de Catheu" w:date="2014-06-20T17:08:00Z">
              <w:rPr>
                <w:rFonts w:eastAsiaTheme="majorEastAsia" w:cstheme="majorBidi"/>
                <w:b/>
                <w:bCs/>
                <w:sz w:val="24"/>
              </w:rPr>
            </w:rPrChange>
          </w:rPr>
          <w:t>ans l’attente de la réponse de l’Assureur</w:t>
        </w:r>
      </w:ins>
      <w:ins w:id="1865" w:author="Arthur de Catheu" w:date="2014-06-20T17:23:00Z">
        <w:r w:rsidR="003C5B05">
          <w:rPr>
            <w:rFonts w:ascii="Helvetica Neue Light" w:hAnsi="Helvetica Neue Light"/>
          </w:rPr>
          <w:t>-</w:t>
        </w:r>
      </w:ins>
      <w:ins w:id="1866" w:author="Hervé Monnerie" w:date="2014-06-18T16:48:00Z">
        <w:r w:rsidRPr="00935764">
          <w:rPr>
            <w:rFonts w:ascii="Helvetica Neue Light" w:hAnsi="Helvetica Neue Light"/>
            <w:rPrChange w:id="1867" w:author="Arthur de Catheu" w:date="2014-06-20T17:08:00Z">
              <w:rPr>
                <w:rFonts w:eastAsiaTheme="majorEastAsia" w:cstheme="majorBidi"/>
                <w:b/>
                <w:bCs/>
                <w:sz w:val="24"/>
              </w:rPr>
            </w:rPrChange>
          </w:rPr>
          <w:t xml:space="preserve"> Crédit</w:t>
        </w:r>
        <w:del w:id="1868" w:author="Arthur de Catheu" w:date="2014-06-20T17:23:00Z">
          <w:r w:rsidRPr="00935764" w:rsidDel="003C5B05">
            <w:rPr>
              <w:rFonts w:ascii="Helvetica Neue Light" w:hAnsi="Helvetica Neue Light"/>
              <w:rPrChange w:id="1869" w:author="Arthur de Catheu" w:date="2014-06-20T17:08:00Z">
                <w:rPr>
                  <w:rFonts w:eastAsiaTheme="majorEastAsia" w:cstheme="majorBidi"/>
                  <w:b/>
                  <w:bCs/>
                  <w:sz w:val="24"/>
                </w:rPr>
              </w:rPrChange>
            </w:rPr>
            <w:delText xml:space="preserve"> la signature du bordereau de cession par Finexkap AM sera suspendue</w:delText>
          </w:r>
        </w:del>
        <w:r w:rsidRPr="00935764">
          <w:rPr>
            <w:rFonts w:ascii="Helvetica Neue Light" w:hAnsi="Helvetica Neue Light"/>
            <w:rPrChange w:id="1870" w:author="Arthur de Catheu" w:date="2014-06-20T17:08:00Z">
              <w:rPr>
                <w:rFonts w:eastAsiaTheme="majorEastAsia" w:cstheme="majorBidi"/>
                <w:b/>
                <w:bCs/>
                <w:sz w:val="24"/>
              </w:rPr>
            </w:rPrChange>
          </w:rPr>
          <w:t xml:space="preserve">. En </w:t>
        </w:r>
      </w:ins>
      <w:ins w:id="1871" w:author="Arthur de Catheu" w:date="2014-06-20T17:24:00Z">
        <w:r w:rsidR="003C5B05">
          <w:rPr>
            <w:rFonts w:ascii="Helvetica Neue Light" w:hAnsi="Helvetica Neue Light"/>
          </w:rPr>
          <w:t>c</w:t>
        </w:r>
      </w:ins>
      <w:ins w:id="1872" w:author="Hervé Monnerie" w:date="2014-06-18T16:48:00Z">
        <w:r w:rsidRPr="00935764">
          <w:rPr>
            <w:rFonts w:ascii="Helvetica Neue Light" w:hAnsi="Helvetica Neue Light"/>
            <w:rPrChange w:id="1873" w:author="Arthur de Catheu" w:date="2014-06-20T17:08:00Z">
              <w:rPr>
                <w:rFonts w:eastAsiaTheme="majorEastAsia" w:cstheme="majorBidi"/>
                <w:b/>
                <w:bCs/>
                <w:sz w:val="24"/>
              </w:rPr>
            </w:rPrChange>
          </w:rPr>
          <w:t xml:space="preserve">as </w:t>
        </w:r>
        <w:del w:id="1874" w:author="Arthur de Catheu" w:date="2014-06-20T17:24:00Z">
          <w:r w:rsidRPr="00935764" w:rsidDel="003C5B05">
            <w:rPr>
              <w:rFonts w:ascii="Helvetica Neue Light" w:hAnsi="Helvetica Neue Light"/>
              <w:rPrChange w:id="1875" w:author="Arthur de Catheu" w:date="2014-06-20T17:08:00Z">
                <w:rPr>
                  <w:rFonts w:eastAsiaTheme="majorEastAsia" w:cstheme="majorBidi"/>
                  <w:b/>
                  <w:bCs/>
                  <w:sz w:val="24"/>
                </w:rPr>
              </w:rPrChange>
            </w:rPr>
            <w:delText xml:space="preserve">de </w:delText>
          </w:r>
        </w:del>
        <w:r w:rsidRPr="00935764">
          <w:rPr>
            <w:rFonts w:ascii="Helvetica Neue Light" w:hAnsi="Helvetica Neue Light"/>
            <w:rPrChange w:id="1876" w:author="Arthur de Catheu" w:date="2014-06-20T17:08:00Z">
              <w:rPr>
                <w:rFonts w:eastAsiaTheme="majorEastAsia" w:cstheme="majorBidi"/>
                <w:b/>
                <w:bCs/>
                <w:sz w:val="24"/>
              </w:rPr>
            </w:rPrChange>
          </w:rPr>
          <w:t>de refus définitif de l’Assureur</w:t>
        </w:r>
        <w:del w:id="1877" w:author="Arthur de Catheu" w:date="2014-06-20T17:24:00Z">
          <w:r w:rsidRPr="00935764" w:rsidDel="003C5B05">
            <w:rPr>
              <w:rFonts w:ascii="Helvetica Neue Light" w:hAnsi="Helvetica Neue Light"/>
              <w:rPrChange w:id="1878" w:author="Arthur de Catheu" w:date="2014-06-20T17:08:00Z">
                <w:rPr>
                  <w:rFonts w:eastAsiaTheme="majorEastAsia" w:cstheme="majorBidi"/>
                  <w:b/>
                  <w:bCs/>
                  <w:sz w:val="24"/>
                </w:rPr>
              </w:rPrChange>
            </w:rPr>
            <w:delText xml:space="preserve"> </w:delText>
          </w:r>
        </w:del>
      </w:ins>
      <w:ins w:id="1879" w:author="Arthur de Catheu" w:date="2014-06-20T17:24:00Z">
        <w:r w:rsidR="003C5B05">
          <w:rPr>
            <w:rFonts w:ascii="Helvetica Neue Light" w:hAnsi="Helvetica Neue Light"/>
          </w:rPr>
          <w:t>-</w:t>
        </w:r>
      </w:ins>
      <w:ins w:id="1880" w:author="Hervé Monnerie" w:date="2014-06-18T16:48:00Z">
        <w:r w:rsidRPr="00935764">
          <w:rPr>
            <w:rFonts w:ascii="Helvetica Neue Light" w:hAnsi="Helvetica Neue Light"/>
            <w:rPrChange w:id="1881" w:author="Arthur de Catheu" w:date="2014-06-20T17:08:00Z">
              <w:rPr>
                <w:rFonts w:eastAsiaTheme="majorEastAsia" w:cstheme="majorBidi"/>
                <w:b/>
                <w:bCs/>
                <w:sz w:val="24"/>
              </w:rPr>
            </w:rPrChange>
          </w:rPr>
          <w:t xml:space="preserve">Crédit, l’offre de cession </w:t>
        </w:r>
        <w:del w:id="1882" w:author="Arthur de Catheu" w:date="2014-06-20T17:24:00Z">
          <w:r w:rsidRPr="00935764" w:rsidDel="003C5B05">
            <w:rPr>
              <w:rFonts w:ascii="Helvetica Neue Light" w:hAnsi="Helvetica Neue Light"/>
              <w:rPrChange w:id="1883" w:author="Arthur de Catheu" w:date="2014-06-20T17:08:00Z">
                <w:rPr>
                  <w:rFonts w:eastAsiaTheme="majorEastAsia" w:cstheme="majorBidi"/>
                  <w:b/>
                  <w:bCs/>
                  <w:sz w:val="24"/>
                </w:rPr>
              </w:rPrChange>
            </w:rPr>
            <w:delText xml:space="preserve">sera </w:delText>
          </w:r>
        </w:del>
      </w:ins>
      <w:ins w:id="1884" w:author="Arthur de Catheu" w:date="2014-06-20T17:24:00Z">
        <w:r w:rsidR="003C5B05">
          <w:rPr>
            <w:rFonts w:ascii="Helvetica Neue Light" w:hAnsi="Helvetica Neue Light"/>
          </w:rPr>
          <w:t xml:space="preserve">est </w:t>
        </w:r>
      </w:ins>
      <w:ins w:id="1885" w:author="Hervé Monnerie" w:date="2014-06-18T16:48:00Z">
        <w:r w:rsidRPr="00935764">
          <w:rPr>
            <w:rFonts w:ascii="Helvetica Neue Light" w:hAnsi="Helvetica Neue Light"/>
            <w:rPrChange w:id="1886" w:author="Arthur de Catheu" w:date="2014-06-20T17:08:00Z">
              <w:rPr>
                <w:rFonts w:eastAsiaTheme="majorEastAsia" w:cstheme="majorBidi"/>
                <w:b/>
                <w:bCs/>
                <w:sz w:val="24"/>
              </w:rPr>
            </w:rPrChange>
          </w:rPr>
          <w:t>annulée</w:t>
        </w:r>
      </w:ins>
      <w:ins w:id="1887" w:author="Arthur de Catheu" w:date="2014-06-20T17:24:00Z">
        <w:r w:rsidR="003C5B05">
          <w:rPr>
            <w:rFonts w:ascii="Helvetica Neue Light" w:hAnsi="Helvetica Neue Light"/>
          </w:rPr>
          <w:t>.</w:t>
        </w:r>
      </w:ins>
    </w:p>
    <w:p w14:paraId="3A198D45" w14:textId="77777777" w:rsidR="00DC1AF5" w:rsidRPr="00935764" w:rsidRDefault="00DC1AF5" w:rsidP="00702D13">
      <w:pPr>
        <w:spacing w:before="120"/>
        <w:rPr>
          <w:rFonts w:ascii="Helvetica Neue Light" w:hAnsi="Helvetica Neue Light"/>
          <w:rPrChange w:id="1888" w:author="Arthur de Catheu" w:date="2014-06-20T17:08:00Z">
            <w:rPr/>
          </w:rPrChange>
        </w:rPr>
      </w:pPr>
    </w:p>
    <w:p w14:paraId="1605E9A3" w14:textId="051FFA03" w:rsidR="00156B5B" w:rsidRPr="00935764" w:rsidRDefault="00F007F2">
      <w:pPr>
        <w:pStyle w:val="Titre3"/>
        <w:rPr>
          <w:rFonts w:ascii="Helvetica Neue Light" w:hAnsi="Helvetica Neue Light"/>
          <w:rPrChange w:id="1889" w:author="Arthur de Catheu" w:date="2014-06-20T17:08:00Z">
            <w:rPr/>
          </w:rPrChange>
        </w:rPr>
      </w:pPr>
      <w:bookmarkStart w:id="1890" w:name="_Toc265315311"/>
      <w:r w:rsidRPr="00935764">
        <w:rPr>
          <w:rFonts w:ascii="Helvetica Neue Light" w:hAnsi="Helvetica Neue Light"/>
          <w:rPrChange w:id="1891" w:author="Arthur de Catheu" w:date="2014-06-20T17:08:00Z">
            <w:rPr>
              <w:rFonts w:eastAsiaTheme="minorEastAsia" w:cstheme="minorBidi"/>
              <w:b w:val="0"/>
              <w:bCs w:val="0"/>
              <w:sz w:val="20"/>
            </w:rPr>
          </w:rPrChange>
        </w:rPr>
        <w:t>Séquençage</w:t>
      </w:r>
      <w:r w:rsidR="00B226D3" w:rsidRPr="00935764">
        <w:rPr>
          <w:rFonts w:ascii="Helvetica Neue Light" w:hAnsi="Helvetica Neue Light"/>
          <w:rPrChange w:id="1892" w:author="Arthur de Catheu" w:date="2014-06-20T17:08:00Z">
            <w:rPr>
              <w:rFonts w:eastAsiaTheme="minorEastAsia" w:cstheme="minorBidi"/>
              <w:b w:val="0"/>
              <w:bCs w:val="0"/>
              <w:sz w:val="20"/>
            </w:rPr>
          </w:rPrChange>
        </w:rPr>
        <w:t xml:space="preserve"> d’une opération </w:t>
      </w:r>
      <w:r w:rsidRPr="00935764">
        <w:rPr>
          <w:rFonts w:ascii="Helvetica Neue Light" w:hAnsi="Helvetica Neue Light"/>
          <w:rPrChange w:id="1893" w:author="Arthur de Catheu" w:date="2014-06-20T17:08:00Z">
            <w:rPr>
              <w:rFonts w:eastAsiaTheme="minorEastAsia" w:cstheme="minorBidi"/>
              <w:b w:val="0"/>
              <w:bCs w:val="0"/>
              <w:sz w:val="20"/>
            </w:rPr>
          </w:rPrChange>
        </w:rPr>
        <w:t xml:space="preserve">de cession </w:t>
      </w:r>
      <w:r w:rsidR="00B226D3" w:rsidRPr="00935764">
        <w:rPr>
          <w:rFonts w:ascii="Helvetica Neue Light" w:hAnsi="Helvetica Neue Light"/>
          <w:rPrChange w:id="1894" w:author="Arthur de Catheu" w:date="2014-06-20T17:08:00Z">
            <w:rPr>
              <w:rFonts w:eastAsiaTheme="minorEastAsia" w:cstheme="minorBidi"/>
              <w:b w:val="0"/>
              <w:bCs w:val="0"/>
              <w:sz w:val="20"/>
            </w:rPr>
          </w:rPrChange>
        </w:rPr>
        <w:t>type</w:t>
      </w:r>
      <w:bookmarkEnd w:id="1890"/>
      <w:r w:rsidR="00B226D3" w:rsidRPr="00935764">
        <w:rPr>
          <w:rFonts w:ascii="Helvetica Neue Light" w:hAnsi="Helvetica Neue Light"/>
          <w:rPrChange w:id="1895" w:author="Arthur de Catheu" w:date="2014-06-20T17:08:00Z">
            <w:rPr>
              <w:rFonts w:eastAsiaTheme="minorEastAsia" w:cstheme="minorBidi"/>
              <w:b w:val="0"/>
              <w:bCs w:val="0"/>
              <w:sz w:val="20"/>
            </w:rPr>
          </w:rPrChange>
        </w:rPr>
        <w:t xml:space="preserve"> </w:t>
      </w:r>
    </w:p>
    <w:p w14:paraId="0A64C595" w14:textId="462780F6" w:rsidR="00F74085" w:rsidRPr="00935764" w:rsidRDefault="009E2A69" w:rsidP="00F74085">
      <w:pPr>
        <w:rPr>
          <w:rFonts w:ascii="Helvetica Neue Light" w:hAnsi="Helvetica Neue Light"/>
          <w:rPrChange w:id="1896" w:author="Arthur de Catheu" w:date="2014-06-20T17:08:00Z">
            <w:rPr/>
          </w:rPrChange>
        </w:rPr>
      </w:pPr>
      <w:r w:rsidRPr="00935764">
        <w:rPr>
          <w:rFonts w:ascii="Helvetica Neue Light" w:hAnsi="Helvetica Neue Light"/>
          <w:rPrChange w:id="1897" w:author="Arthur de Catheu" w:date="2014-06-20T17:08:00Z">
            <w:rPr/>
          </w:rPrChange>
        </w:rPr>
        <w:t>U</w:t>
      </w:r>
      <w:r w:rsidR="009B363C" w:rsidRPr="00935764">
        <w:rPr>
          <w:rFonts w:ascii="Helvetica Neue Light" w:hAnsi="Helvetica Neue Light"/>
          <w:rPrChange w:id="1898" w:author="Arthur de Catheu" w:date="2014-06-20T17:08:00Z">
            <w:rPr/>
          </w:rPrChange>
        </w:rPr>
        <w:t xml:space="preserve">ne opération </w:t>
      </w:r>
      <w:r w:rsidRPr="00935764">
        <w:rPr>
          <w:rFonts w:ascii="Helvetica Neue Light" w:hAnsi="Helvetica Neue Light"/>
          <w:rPrChange w:id="1899" w:author="Arthur de Catheu" w:date="2014-06-20T17:08:00Z">
            <w:rPr/>
          </w:rPrChange>
        </w:rPr>
        <w:t xml:space="preserve">de cession </w:t>
      </w:r>
      <w:r w:rsidR="009B363C" w:rsidRPr="00935764">
        <w:rPr>
          <w:rFonts w:ascii="Helvetica Neue Light" w:hAnsi="Helvetica Neue Light"/>
          <w:rPrChange w:id="1900" w:author="Arthur de Catheu" w:date="2014-06-20T17:08:00Z">
            <w:rPr/>
          </w:rPrChange>
        </w:rPr>
        <w:t xml:space="preserve">type </w:t>
      </w:r>
      <w:r w:rsidRPr="00935764">
        <w:rPr>
          <w:rFonts w:ascii="Helvetica Neue Light" w:hAnsi="Helvetica Neue Light"/>
          <w:rPrChange w:id="1901" w:author="Arthur de Catheu" w:date="2014-06-20T17:08:00Z">
            <w:rPr/>
          </w:rPrChange>
        </w:rPr>
        <w:t xml:space="preserve">se déroule </w:t>
      </w:r>
      <w:r w:rsidR="009B363C" w:rsidRPr="00935764">
        <w:rPr>
          <w:rFonts w:ascii="Helvetica Neue Light" w:hAnsi="Helvetica Neue Light"/>
          <w:rPrChange w:id="1902" w:author="Arthur de Catheu" w:date="2014-06-20T17:08:00Z">
            <w:rPr/>
          </w:rPrChange>
        </w:rPr>
        <w:t xml:space="preserve">à travers </w:t>
      </w:r>
      <w:r w:rsidR="00FB079C" w:rsidRPr="00935764">
        <w:rPr>
          <w:rFonts w:ascii="Helvetica Neue Light" w:hAnsi="Helvetica Neue Light"/>
          <w:rPrChange w:id="1903" w:author="Arthur de Catheu" w:date="2014-06-20T17:08:00Z">
            <w:rPr/>
          </w:rPrChange>
        </w:rPr>
        <w:t xml:space="preserve">trois </w:t>
      </w:r>
      <w:r w:rsidR="009B363C" w:rsidRPr="00935764">
        <w:rPr>
          <w:rFonts w:ascii="Helvetica Neue Light" w:hAnsi="Helvetica Neue Light"/>
          <w:rPrChange w:id="1904" w:author="Arthur de Catheu" w:date="2014-06-20T17:08:00Z">
            <w:rPr/>
          </w:rPrChange>
        </w:rPr>
        <w:t>grandes étapes </w:t>
      </w:r>
      <w:r w:rsidR="00FB6CEB" w:rsidRPr="00935764">
        <w:rPr>
          <w:rFonts w:ascii="Helvetica Neue Light" w:hAnsi="Helvetica Neue Light"/>
          <w:rPrChange w:id="1905" w:author="Arthur de Catheu" w:date="2014-06-20T17:08:00Z">
            <w:rPr/>
          </w:rPrChange>
        </w:rPr>
        <w:t xml:space="preserve">successives </w:t>
      </w:r>
      <w:r w:rsidR="009B363C" w:rsidRPr="00935764">
        <w:rPr>
          <w:rFonts w:ascii="Helvetica Neue Light" w:hAnsi="Helvetica Neue Light"/>
          <w:rPrChange w:id="1906" w:author="Arthur de Catheu" w:date="2014-06-20T17:08:00Z">
            <w:rPr/>
          </w:rPrChange>
        </w:rPr>
        <w:t>:</w:t>
      </w:r>
    </w:p>
    <w:p w14:paraId="496CFCF7" w14:textId="77777777" w:rsidR="009B363C" w:rsidRPr="00935764" w:rsidRDefault="009B363C" w:rsidP="00F74085">
      <w:pPr>
        <w:rPr>
          <w:rFonts w:ascii="Helvetica Neue Light" w:hAnsi="Helvetica Neue Light"/>
          <w:rPrChange w:id="1907" w:author="Arthur de Catheu" w:date="2014-06-20T17:08:00Z">
            <w:rPr/>
          </w:rPrChange>
        </w:rPr>
      </w:pPr>
    </w:p>
    <w:p w14:paraId="753170AF" w14:textId="6D2BC1D1" w:rsidR="009B363C" w:rsidRPr="00935764" w:rsidRDefault="009B363C" w:rsidP="009E2A69">
      <w:pPr>
        <w:pStyle w:val="Paragraphedeliste"/>
        <w:numPr>
          <w:ilvl w:val="0"/>
          <w:numId w:val="257"/>
        </w:numPr>
        <w:rPr>
          <w:rFonts w:ascii="Helvetica Neue Light" w:hAnsi="Helvetica Neue Light"/>
          <w:rPrChange w:id="1908" w:author="Arthur de Catheu" w:date="2014-06-20T17:08:00Z">
            <w:rPr/>
          </w:rPrChange>
        </w:rPr>
      </w:pPr>
      <w:r w:rsidRPr="00935764">
        <w:rPr>
          <w:rFonts w:ascii="Helvetica Neue Light" w:hAnsi="Helvetica Neue Light"/>
          <w:rPrChange w:id="1909" w:author="Arthur de Catheu" w:date="2014-06-20T17:08:00Z">
            <w:rPr/>
          </w:rPrChange>
        </w:rPr>
        <w:t>l’inscription du Cédant</w:t>
      </w:r>
      <w:r w:rsidR="00FB6CEB" w:rsidRPr="00935764">
        <w:rPr>
          <w:rFonts w:ascii="Helvetica Neue Light" w:hAnsi="Helvetica Neue Light"/>
          <w:rPrChange w:id="1910" w:author="Arthur de Catheu" w:date="2014-06-20T17:08:00Z">
            <w:rPr/>
          </w:rPrChange>
        </w:rPr>
        <w:t> : ouverture et validation du Dossier Cédant</w:t>
      </w:r>
      <w:r w:rsidR="009E2A69" w:rsidRPr="00935764">
        <w:rPr>
          <w:rFonts w:ascii="Helvetica Neue Light" w:hAnsi="Helvetica Neue Light"/>
          <w:rPrChange w:id="1911" w:author="Arthur de Catheu" w:date="2014-06-20T17:08:00Z">
            <w:rPr/>
          </w:rPrChange>
        </w:rPr>
        <w:t xml:space="preserve"> </w:t>
      </w:r>
      <w:r w:rsidRPr="00935764">
        <w:rPr>
          <w:rFonts w:ascii="Helvetica Neue Light" w:hAnsi="Helvetica Neue Light"/>
          <w:rPrChange w:id="1912" w:author="Arthur de Catheu" w:date="2014-06-20T17:08:00Z">
            <w:rPr/>
          </w:rPrChange>
        </w:rPr>
        <w:t>;</w:t>
      </w:r>
    </w:p>
    <w:p w14:paraId="6617380C" w14:textId="42B763F7" w:rsidR="009B363C" w:rsidRPr="00935764" w:rsidRDefault="009E2A69" w:rsidP="009E2A69">
      <w:pPr>
        <w:pStyle w:val="Paragraphedeliste"/>
        <w:numPr>
          <w:ilvl w:val="0"/>
          <w:numId w:val="257"/>
        </w:numPr>
        <w:rPr>
          <w:rFonts w:ascii="Helvetica Neue Light" w:hAnsi="Helvetica Neue Light"/>
          <w:rPrChange w:id="1913" w:author="Arthur de Catheu" w:date="2014-06-20T17:08:00Z">
            <w:rPr/>
          </w:rPrChange>
        </w:rPr>
      </w:pPr>
      <w:r w:rsidRPr="00935764">
        <w:rPr>
          <w:rFonts w:ascii="Helvetica Neue Light" w:hAnsi="Helvetica Neue Light"/>
          <w:rPrChange w:id="1914" w:author="Arthur de Catheu" w:date="2014-06-20T17:08:00Z">
            <w:rPr/>
          </w:rPrChange>
        </w:rPr>
        <w:t xml:space="preserve">la validation du Cédant, du Débiteur, de la Créance et </w:t>
      </w:r>
      <w:r w:rsidR="009B363C" w:rsidRPr="00935764">
        <w:rPr>
          <w:rFonts w:ascii="Helvetica Neue Light" w:hAnsi="Helvetica Neue Light"/>
          <w:rPrChange w:id="1915" w:author="Arthur de Catheu" w:date="2014-06-20T17:08:00Z">
            <w:rPr/>
          </w:rPrChange>
        </w:rPr>
        <w:t xml:space="preserve">l’acquisition </w:t>
      </w:r>
      <w:r w:rsidRPr="00935764">
        <w:rPr>
          <w:rFonts w:ascii="Helvetica Neue Light" w:hAnsi="Helvetica Neue Light"/>
          <w:rPrChange w:id="1916" w:author="Arthur de Catheu" w:date="2014-06-20T17:08:00Z">
            <w:rPr/>
          </w:rPrChange>
        </w:rPr>
        <w:t xml:space="preserve">de cette dernière </w:t>
      </w:r>
      <w:r w:rsidR="009B363C" w:rsidRPr="00935764">
        <w:rPr>
          <w:rFonts w:ascii="Helvetica Neue Light" w:hAnsi="Helvetica Neue Light"/>
          <w:rPrChange w:id="1917" w:author="Arthur de Catheu" w:date="2014-06-20T17:08:00Z">
            <w:rPr/>
          </w:rPrChange>
        </w:rPr>
        <w:t>;</w:t>
      </w:r>
      <w:r w:rsidRPr="00935764">
        <w:rPr>
          <w:rFonts w:ascii="Helvetica Neue Light" w:hAnsi="Helvetica Neue Light"/>
          <w:rPrChange w:id="1918" w:author="Arthur de Catheu" w:date="2014-06-20T17:08:00Z">
            <w:rPr/>
          </w:rPrChange>
        </w:rPr>
        <w:t xml:space="preserve"> et</w:t>
      </w:r>
    </w:p>
    <w:p w14:paraId="7ACD67EB" w14:textId="6C591FF1" w:rsidR="009B363C" w:rsidRPr="00935764" w:rsidRDefault="009B363C" w:rsidP="009E2A69">
      <w:pPr>
        <w:pStyle w:val="Paragraphedeliste"/>
        <w:numPr>
          <w:ilvl w:val="0"/>
          <w:numId w:val="257"/>
        </w:numPr>
        <w:rPr>
          <w:rFonts w:ascii="Helvetica Neue Light" w:hAnsi="Helvetica Neue Light"/>
          <w:rPrChange w:id="1919" w:author="Arthur de Catheu" w:date="2014-06-20T17:08:00Z">
            <w:rPr/>
          </w:rPrChange>
        </w:rPr>
      </w:pPr>
      <w:r w:rsidRPr="00935764">
        <w:rPr>
          <w:rFonts w:ascii="Helvetica Neue Light" w:hAnsi="Helvetica Neue Light"/>
          <w:rPrChange w:id="1920" w:author="Arthur de Catheu" w:date="2014-06-20T17:08:00Z">
            <w:rPr/>
          </w:rPrChange>
        </w:rPr>
        <w:t>le recouvrement d’une Créance.</w:t>
      </w:r>
    </w:p>
    <w:p w14:paraId="47495EA7" w14:textId="77777777" w:rsidR="009B363C" w:rsidRPr="00935764" w:rsidRDefault="009B363C" w:rsidP="009B363C">
      <w:pPr>
        <w:rPr>
          <w:rFonts w:ascii="Helvetica Neue Light" w:hAnsi="Helvetica Neue Light"/>
          <w:rPrChange w:id="1921" w:author="Arthur de Catheu" w:date="2014-06-20T17:08:00Z">
            <w:rPr/>
          </w:rPrChange>
        </w:rPr>
      </w:pPr>
    </w:p>
    <w:p w14:paraId="23DCE777" w14:textId="77777777" w:rsidR="005B0BF1" w:rsidRPr="00935764" w:rsidRDefault="009B363C">
      <w:pPr>
        <w:rPr>
          <w:ins w:id="1922" w:author="Arthur de Catheu" w:date="2014-06-25T11:35:00Z"/>
          <w:rFonts w:ascii="Helvetica Neue Light" w:hAnsi="Helvetica Neue Light"/>
          <w:rPrChange w:id="1923" w:author="Arthur de Catheu" w:date="2014-06-20T17:08:00Z">
            <w:rPr>
              <w:ins w:id="1924" w:author="Arthur de Catheu" w:date="2014-06-25T11:35:00Z"/>
            </w:rPr>
          </w:rPrChange>
        </w:rPr>
        <w:pPrChange w:id="1925" w:author="Arthur de Catheu" w:date="2014-06-25T11:35:00Z">
          <w:pPr>
            <w:pStyle w:val="Titre2"/>
          </w:pPr>
        </w:pPrChange>
      </w:pPr>
      <w:r w:rsidRPr="00935764">
        <w:rPr>
          <w:rFonts w:ascii="Helvetica Neue Light" w:hAnsi="Helvetica Neue Light"/>
          <w:rPrChange w:id="1926" w:author="Arthur de Catheu" w:date="2014-06-20T17:08:00Z">
            <w:rPr/>
          </w:rPrChange>
        </w:rPr>
        <w:t xml:space="preserve">Chacune de ces </w:t>
      </w:r>
      <w:r w:rsidR="009E2A69" w:rsidRPr="00935764">
        <w:rPr>
          <w:rFonts w:ascii="Helvetica Neue Light" w:hAnsi="Helvetica Neue Light"/>
          <w:rPrChange w:id="1927" w:author="Arthur de Catheu" w:date="2014-06-20T17:08:00Z">
            <w:rPr/>
          </w:rPrChange>
        </w:rPr>
        <w:t>trois</w:t>
      </w:r>
      <w:r w:rsidRPr="00935764">
        <w:rPr>
          <w:rFonts w:ascii="Helvetica Neue Light" w:hAnsi="Helvetica Neue Light"/>
          <w:rPrChange w:id="1928" w:author="Arthur de Catheu" w:date="2014-06-20T17:08:00Z">
            <w:rPr/>
          </w:rPrChange>
        </w:rPr>
        <w:t xml:space="preserve"> étapes est détaillée au travers de</w:t>
      </w:r>
      <w:r w:rsidR="009E2A69" w:rsidRPr="00935764">
        <w:rPr>
          <w:rFonts w:ascii="Helvetica Neue Light" w:hAnsi="Helvetica Neue Light"/>
          <w:rPrChange w:id="1929" w:author="Arthur de Catheu" w:date="2014-06-20T17:08:00Z">
            <w:rPr/>
          </w:rPrChange>
        </w:rPr>
        <w:t>s</w:t>
      </w:r>
      <w:r w:rsidRPr="00935764">
        <w:rPr>
          <w:rFonts w:ascii="Helvetica Neue Light" w:hAnsi="Helvetica Neue Light"/>
          <w:rPrChange w:id="1930" w:author="Arthur de Catheu" w:date="2014-06-20T17:08:00Z">
            <w:rPr/>
          </w:rPrChange>
        </w:rPr>
        <w:t xml:space="preserve"> </w:t>
      </w:r>
      <w:r w:rsidR="00FB079C" w:rsidRPr="00935764">
        <w:rPr>
          <w:rFonts w:ascii="Helvetica Neue Light" w:hAnsi="Helvetica Neue Light"/>
          <w:rPrChange w:id="1931" w:author="Arthur de Catheu" w:date="2014-06-20T17:08:00Z">
            <w:rPr/>
          </w:rPrChange>
        </w:rPr>
        <w:t>trois</w:t>
      </w:r>
      <w:r w:rsidR="00E24794" w:rsidRPr="00935764">
        <w:rPr>
          <w:rFonts w:ascii="Helvetica Neue Light" w:hAnsi="Helvetica Neue Light"/>
          <w:rPrChange w:id="1932" w:author="Arthur de Catheu" w:date="2014-06-20T17:08:00Z">
            <w:rPr/>
          </w:rPrChange>
        </w:rPr>
        <w:t xml:space="preserve"> schémas </w:t>
      </w:r>
      <w:r w:rsidR="009E2A69" w:rsidRPr="00935764">
        <w:rPr>
          <w:rFonts w:ascii="Helvetica Neue Light" w:hAnsi="Helvetica Neue Light"/>
          <w:rPrChange w:id="1933" w:author="Arthur de Catheu" w:date="2014-06-20T17:08:00Z">
            <w:rPr/>
          </w:rPrChange>
        </w:rPr>
        <w:t xml:space="preserve">figurant </w:t>
      </w:r>
      <w:r w:rsidR="00E24794" w:rsidRPr="00935764">
        <w:rPr>
          <w:rFonts w:ascii="Helvetica Neue Light" w:hAnsi="Helvetica Neue Light"/>
          <w:rPrChange w:id="1934" w:author="Arthur de Catheu" w:date="2014-06-20T17:08:00Z">
            <w:rPr/>
          </w:rPrChange>
        </w:rPr>
        <w:t xml:space="preserve">en </w:t>
      </w:r>
      <w:r w:rsidR="000B6A90" w:rsidRPr="00935764">
        <w:rPr>
          <w:rFonts w:ascii="Helvetica Neue Light" w:hAnsi="Helvetica Neue Light"/>
          <w:rPrChange w:id="1935" w:author="Arthur de Catheu" w:date="2014-06-20T17:08:00Z">
            <w:rPr/>
          </w:rPrChange>
        </w:rPr>
        <w:t>A</w:t>
      </w:r>
      <w:r w:rsidR="00E24794" w:rsidRPr="00935764">
        <w:rPr>
          <w:rFonts w:ascii="Helvetica Neue Light" w:hAnsi="Helvetica Neue Light"/>
          <w:rPrChange w:id="1936" w:author="Arthur de Catheu" w:date="2014-06-20T17:08:00Z">
            <w:rPr/>
          </w:rPrChange>
        </w:rPr>
        <w:t>nnexe B</w:t>
      </w:r>
      <w:r w:rsidR="00FB079C" w:rsidRPr="00935764">
        <w:rPr>
          <w:rFonts w:ascii="Helvetica Neue Light" w:hAnsi="Helvetica Neue Light"/>
          <w:rPrChange w:id="1937" w:author="Arthur de Catheu" w:date="2014-06-20T17:08:00Z">
            <w:rPr/>
          </w:rPrChange>
        </w:rPr>
        <w:t xml:space="preserve"> –</w:t>
      </w:r>
      <w:r w:rsidR="0082048F" w:rsidRPr="00935764">
        <w:rPr>
          <w:rFonts w:ascii="Helvetica Neue Light" w:hAnsi="Helvetica Neue Light"/>
          <w:rPrChange w:id="1938" w:author="Arthur de Catheu" w:date="2014-06-20T17:08:00Z">
            <w:rPr/>
          </w:rPrChange>
        </w:rPr>
        <w:t xml:space="preserve"> </w:t>
      </w:r>
      <w:r w:rsidR="00F34ADE" w:rsidRPr="00935764">
        <w:rPr>
          <w:rFonts w:ascii="Helvetica Neue Light" w:hAnsi="Helvetica Neue Light"/>
          <w:rPrChange w:id="1939" w:author="Arthur de Catheu" w:date="2014-06-20T17:08:00Z">
            <w:rPr/>
          </w:rPrChange>
        </w:rPr>
        <w:fldChar w:fldCharType="begin"/>
      </w:r>
      <w:r w:rsidR="00BA7A0C" w:rsidRPr="00935764">
        <w:rPr>
          <w:rFonts w:ascii="Helvetica Neue Light" w:hAnsi="Helvetica Neue Light"/>
          <w:rPrChange w:id="1940" w:author="Arthur de Catheu" w:date="2014-06-20T17:08:00Z">
            <w:rPr/>
          </w:rPrChange>
        </w:rPr>
        <w:instrText xml:space="preserve"> </w:instrText>
      </w:r>
      <w:r w:rsidR="00BF2856" w:rsidRPr="00935764">
        <w:rPr>
          <w:rFonts w:ascii="Helvetica Neue Light" w:hAnsi="Helvetica Neue Light"/>
          <w:rPrChange w:id="1941" w:author="Arthur de Catheu" w:date="2014-06-20T17:08:00Z">
            <w:rPr/>
          </w:rPrChange>
        </w:rPr>
        <w:instrText>REF</w:instrText>
      </w:r>
      <w:r w:rsidR="00BA7A0C" w:rsidRPr="00935764">
        <w:rPr>
          <w:rFonts w:ascii="Helvetica Neue Light" w:hAnsi="Helvetica Neue Light"/>
          <w:rPrChange w:id="1942" w:author="Arthur de Catheu" w:date="2014-06-20T17:08:00Z">
            <w:rPr/>
          </w:rPrChange>
        </w:rPr>
        <w:instrText xml:space="preserve"> _Ref248493602 \h </w:instrText>
      </w:r>
      <w:r w:rsidR="008925FF" w:rsidRPr="00935764">
        <w:rPr>
          <w:rFonts w:ascii="Helvetica Neue Light" w:hAnsi="Helvetica Neue Light"/>
          <w:rPrChange w:id="1943" w:author="Arthur de Catheu" w:date="2014-06-20T17:08:00Z">
            <w:rPr/>
          </w:rPrChange>
        </w:rPr>
        <w:instrText xml:space="preserve"> \* MERGEFORMAT </w:instrText>
      </w:r>
      <w:r w:rsidR="00F34ADE" w:rsidRPr="00935764">
        <w:rPr>
          <w:rFonts w:ascii="Helvetica Neue Light" w:hAnsi="Helvetica Neue Light"/>
          <w:rPrChange w:id="1944" w:author="Arthur de Catheu" w:date="2014-06-20T17:08:00Z">
            <w:rPr>
              <w:rFonts w:ascii="Helvetica Neue Light" w:hAnsi="Helvetica Neue Light"/>
            </w:rPr>
          </w:rPrChange>
        </w:rPr>
      </w:r>
      <w:r w:rsidR="00F34ADE" w:rsidRPr="00935764">
        <w:rPr>
          <w:rFonts w:ascii="Helvetica Neue Light" w:hAnsi="Helvetica Neue Light"/>
          <w:rPrChange w:id="1945" w:author="Arthur de Catheu" w:date="2014-06-20T17:08:00Z">
            <w:rPr/>
          </w:rPrChange>
        </w:rPr>
        <w:fldChar w:fldCharType="separate"/>
      </w:r>
      <w:ins w:id="1946" w:author="Arthur de Catheu" w:date="2014-06-25T11:35:00Z">
        <w:r w:rsidR="005B0BF1" w:rsidRPr="00935764">
          <w:rPr>
            <w:rFonts w:ascii="Helvetica Neue Light" w:hAnsi="Helvetica Neue Light"/>
            <w:rPrChange w:id="1947" w:author="Arthur de Catheu" w:date="2014-06-20T17:08:00Z">
              <w:rPr/>
            </w:rPrChange>
          </w:rPr>
          <w:t>Séquence d’une opération</w:t>
        </w:r>
        <w:r w:rsidR="005B0BF1">
          <w:rPr>
            <w:rFonts w:ascii="Helvetica Neue Light" w:hAnsi="Helvetica Neue Light"/>
          </w:rPr>
          <w:t>-</w:t>
        </w:r>
        <w:r w:rsidR="005B0BF1" w:rsidRPr="00935764">
          <w:rPr>
            <w:rFonts w:ascii="Helvetica Neue Light" w:hAnsi="Helvetica Neue Light"/>
            <w:rPrChange w:id="1948" w:author="Arthur de Catheu" w:date="2014-06-20T17:08:00Z">
              <w:rPr/>
            </w:rPrChange>
          </w:rPr>
          <w:t>type</w:t>
        </w:r>
      </w:ins>
    </w:p>
    <w:p w14:paraId="6CA8969F" w14:textId="77777777" w:rsidR="005B0BF1" w:rsidRPr="00935764" w:rsidRDefault="005B0BF1">
      <w:pPr>
        <w:rPr>
          <w:ins w:id="1949" w:author="Arthur de Catheu" w:date="2014-06-25T11:35:00Z"/>
          <w:rFonts w:ascii="Helvetica Neue Light" w:hAnsi="Helvetica Neue Light"/>
          <w:rPrChange w:id="1950" w:author="Arthur de Catheu" w:date="2014-06-20T17:08:00Z">
            <w:rPr>
              <w:ins w:id="1951" w:author="Arthur de Catheu" w:date="2014-06-25T11:35:00Z"/>
            </w:rPr>
          </w:rPrChange>
        </w:rPr>
        <w:pPrChange w:id="1952" w:author="Arthur de Catheu" w:date="2014-06-25T11:35:00Z">
          <w:pPr>
            <w:keepNext/>
          </w:pPr>
        </w:pPrChange>
      </w:pPr>
      <w:ins w:id="1953" w:author="Arthur de Catheu" w:date="2014-06-25T11:35:00Z">
        <w:r w:rsidRPr="005B0BF1">
          <w:rPr>
            <w:rFonts w:ascii="Helvetica Neue Light" w:hAnsi="Helvetica Neue Light"/>
            <w:noProof/>
            <w:rPrChange w:id="1954" w:author="Arthur de Catheu" w:date="2014-06-25T11:35:00Z">
              <w:rPr>
                <w:rFonts w:eastAsiaTheme="majorEastAsia" w:cstheme="majorBidi"/>
                <w:b/>
                <w:bCs/>
                <w:noProof/>
                <w:sz w:val="28"/>
                <w:szCs w:val="26"/>
              </w:rPr>
            </w:rPrChange>
          </w:rPr>
          <w:lastRenderedPageBreak/>
          <w:drawing>
            <wp:inline distT="0" distB="0" distL="0" distR="0" wp14:anchorId="3FDE9374" wp14:editId="18FE7FE4">
              <wp:extent cx="6116320" cy="4017645"/>
              <wp:effectExtent l="0" t="0" r="0" b="0"/>
              <wp:docPr id="4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ption_Cedant.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4017645"/>
                      </a:xfrm>
                      <a:prstGeom prst="rect">
                        <a:avLst/>
                      </a:prstGeom>
                    </pic:spPr>
                  </pic:pic>
                </a:graphicData>
              </a:graphic>
            </wp:inline>
          </w:drawing>
        </w:r>
      </w:ins>
    </w:p>
    <w:p w14:paraId="1AA73C2A" w14:textId="77777777" w:rsidR="005B0BF1" w:rsidRPr="00935764" w:rsidRDefault="005B0BF1">
      <w:pPr>
        <w:rPr>
          <w:ins w:id="1955" w:author="Arthur de Catheu" w:date="2014-06-25T11:35:00Z"/>
          <w:rFonts w:ascii="Helvetica Neue Light" w:hAnsi="Helvetica Neue Light"/>
          <w:rPrChange w:id="1956" w:author="Arthur de Catheu" w:date="2014-06-20T17:08:00Z">
            <w:rPr>
              <w:ins w:id="1957" w:author="Arthur de Catheu" w:date="2014-06-25T11:35:00Z"/>
            </w:rPr>
          </w:rPrChange>
        </w:rPr>
        <w:pPrChange w:id="1958" w:author="Arthur de Catheu" w:date="2014-06-25T11:35:00Z">
          <w:pPr>
            <w:pStyle w:val="Lgende"/>
            <w:jc w:val="center"/>
          </w:pPr>
        </w:pPrChange>
      </w:pPr>
      <w:ins w:id="1959" w:author="Arthur de Catheu" w:date="2014-06-25T11:35:00Z">
        <w:r w:rsidRPr="005B0BF1">
          <w:rPr>
            <w:rFonts w:ascii="Helvetica Neue Light" w:hAnsi="Helvetica Neue Light"/>
            <w:noProof/>
            <w:lang w:val="en-US" w:eastAsia="en-US"/>
            <w:rPrChange w:id="1960" w:author="Arthur de Catheu" w:date="2014-06-25T11:35:00Z">
              <w:rPr>
                <w:rFonts w:eastAsiaTheme="majorEastAsia" w:cstheme="majorBidi"/>
                <w:sz w:val="28"/>
                <w:szCs w:val="26"/>
              </w:rPr>
            </w:rPrChange>
          </w:rPr>
          <w:t>Workflow</w:t>
        </w:r>
        <w:r w:rsidRPr="005B0BF1">
          <w:rPr>
            <w:rFonts w:ascii="Helvetica Neue Light" w:hAnsi="Helvetica Neue Light"/>
            <w:rPrChange w:id="1961" w:author="Arthur de Catheu" w:date="2014-06-25T11:35:00Z">
              <w:rPr>
                <w:rFonts w:eastAsiaTheme="majorEastAsia" w:cstheme="majorBidi"/>
                <w:sz w:val="28"/>
                <w:szCs w:val="26"/>
              </w:rPr>
            </w:rPrChange>
          </w:rPr>
          <w:t xml:space="preserve"> </w:t>
        </w:r>
        <w:r>
          <w:rPr>
            <w:rFonts w:ascii="Helvetica Neue Light" w:hAnsi="Helvetica Neue Light"/>
            <w:noProof/>
          </w:rPr>
          <w:t>1</w:t>
        </w:r>
        <w:r w:rsidRPr="00935764">
          <w:rPr>
            <w:rFonts w:ascii="Helvetica Neue Light" w:hAnsi="Helvetica Neue Light"/>
            <w:color w:val="4F81BD" w:themeColor="accent1"/>
            <w:sz w:val="18"/>
            <w:szCs w:val="18"/>
            <w:rPrChange w:id="1962" w:author="Arthur de Catheu" w:date="2014-06-20T17:08:00Z">
              <w:rPr>
                <w:rFonts w:eastAsiaTheme="majorEastAsia" w:cstheme="majorBidi"/>
                <w:sz w:val="28"/>
                <w:szCs w:val="26"/>
              </w:rPr>
            </w:rPrChange>
          </w:rPr>
          <w:t xml:space="preserve"> - Inscription </w:t>
        </w:r>
        <w:proofErr w:type="gramStart"/>
        <w:r w:rsidRPr="00935764">
          <w:rPr>
            <w:rFonts w:ascii="Helvetica Neue Light" w:hAnsi="Helvetica Neue Light"/>
            <w:color w:val="4F81BD" w:themeColor="accent1"/>
            <w:sz w:val="18"/>
            <w:szCs w:val="18"/>
            <w:rPrChange w:id="1963" w:author="Arthur de Catheu" w:date="2014-06-20T17:08:00Z">
              <w:rPr>
                <w:rFonts w:eastAsiaTheme="majorEastAsia" w:cstheme="majorBidi"/>
                <w:sz w:val="28"/>
                <w:szCs w:val="26"/>
              </w:rPr>
            </w:rPrChange>
          </w:rPr>
          <w:t>et</w:t>
        </w:r>
        <w:proofErr w:type="gramEnd"/>
        <w:r w:rsidRPr="00935764">
          <w:rPr>
            <w:rFonts w:ascii="Helvetica Neue Light" w:hAnsi="Helvetica Neue Light"/>
            <w:color w:val="4F81BD" w:themeColor="accent1"/>
            <w:sz w:val="18"/>
            <w:szCs w:val="18"/>
            <w:rPrChange w:id="1964" w:author="Arthur de Catheu" w:date="2014-06-20T17:08:00Z">
              <w:rPr>
                <w:rFonts w:eastAsiaTheme="majorEastAsia" w:cstheme="majorBidi"/>
                <w:sz w:val="28"/>
                <w:szCs w:val="26"/>
              </w:rPr>
            </w:rPrChange>
          </w:rPr>
          <w:t xml:space="preserve"> validation d'un Cédant</w:t>
        </w:r>
      </w:ins>
    </w:p>
    <w:p w14:paraId="1CBBC80A" w14:textId="77777777" w:rsidR="005B0BF1" w:rsidRPr="005B0BF1" w:rsidRDefault="005B0BF1" w:rsidP="005B4CB9">
      <w:pPr>
        <w:rPr>
          <w:ins w:id="1965" w:author="Arthur de Catheu" w:date="2014-06-25T11:35:00Z"/>
          <w:rFonts w:ascii="Helvetica Neue Light" w:hAnsi="Helvetica Neue Light"/>
          <w:noProof/>
          <w:lang w:val="en-US" w:eastAsia="en-US"/>
          <w:rPrChange w:id="1966" w:author="Arthur de Catheu" w:date="2014-06-25T11:35:00Z">
            <w:rPr>
              <w:ins w:id="1967" w:author="Arthur de Catheu" w:date="2014-06-25T11:35:00Z"/>
            </w:rPr>
          </w:rPrChange>
        </w:rPr>
      </w:pPr>
    </w:p>
    <w:p w14:paraId="6AF5E49F" w14:textId="77777777" w:rsidR="005B0BF1" w:rsidRPr="00935764" w:rsidRDefault="005B0BF1">
      <w:pPr>
        <w:rPr>
          <w:ins w:id="1968" w:author="Arthur de Catheu" w:date="2014-06-25T11:35:00Z"/>
          <w:rFonts w:ascii="Helvetica Neue Light" w:hAnsi="Helvetica Neue Light"/>
          <w:noProof/>
          <w:rPrChange w:id="1969" w:author="Arthur de Catheu" w:date="2014-06-20T17:08:00Z">
            <w:rPr>
              <w:ins w:id="1970" w:author="Arthur de Catheu" w:date="2014-06-25T11:35:00Z"/>
            </w:rPr>
          </w:rPrChange>
        </w:rPr>
        <w:pPrChange w:id="1971" w:author="Arthur de Catheu" w:date="2014-06-25T11:35:00Z">
          <w:pPr>
            <w:keepNext/>
          </w:pPr>
        </w:pPrChange>
      </w:pPr>
      <w:ins w:id="1972" w:author="Arthur de Catheu" w:date="2014-06-25T11:35:00Z">
        <w:r w:rsidRPr="005B0BF1">
          <w:rPr>
            <w:rFonts w:ascii="Helvetica Neue Light" w:hAnsi="Helvetica Neue Light"/>
            <w:noProof/>
            <w:rPrChange w:id="1973" w:author="Arthur de Catheu" w:date="2014-06-25T11:35:00Z">
              <w:rPr>
                <w:rFonts w:eastAsiaTheme="majorEastAsia" w:cstheme="majorBidi"/>
                <w:b/>
                <w:bCs/>
                <w:noProof/>
                <w:sz w:val="28"/>
                <w:szCs w:val="26"/>
              </w:rPr>
            </w:rPrChange>
          </w:rPr>
          <w:drawing>
            <wp:inline distT="0" distB="0" distL="0" distR="0" wp14:anchorId="29B28242" wp14:editId="017D1947">
              <wp:extent cx="6116320" cy="3140710"/>
              <wp:effectExtent l="0" t="0" r="0" b="8890"/>
              <wp:docPr id="5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ation_Creance.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3140710"/>
                      </a:xfrm>
                      <a:prstGeom prst="rect">
                        <a:avLst/>
                      </a:prstGeom>
                    </pic:spPr>
                  </pic:pic>
                </a:graphicData>
              </a:graphic>
            </wp:inline>
          </w:drawing>
        </w:r>
      </w:ins>
    </w:p>
    <w:p w14:paraId="7650A26B" w14:textId="77777777" w:rsidR="005B0BF1" w:rsidRPr="00935764" w:rsidRDefault="005B0BF1">
      <w:pPr>
        <w:rPr>
          <w:ins w:id="1974" w:author="Arthur de Catheu" w:date="2014-06-25T11:35:00Z"/>
          <w:rFonts w:ascii="Helvetica Neue Light" w:hAnsi="Helvetica Neue Light"/>
          <w:rPrChange w:id="1975" w:author="Arthur de Catheu" w:date="2014-06-20T17:08:00Z">
            <w:rPr>
              <w:ins w:id="1976" w:author="Arthur de Catheu" w:date="2014-06-25T11:35:00Z"/>
            </w:rPr>
          </w:rPrChange>
        </w:rPr>
        <w:pPrChange w:id="1977" w:author="Arthur de Catheu" w:date="2014-06-25T11:35:00Z">
          <w:pPr>
            <w:pStyle w:val="Lgende"/>
            <w:jc w:val="center"/>
          </w:pPr>
        </w:pPrChange>
      </w:pPr>
      <w:ins w:id="1978" w:author="Arthur de Catheu" w:date="2014-06-25T11:35:00Z">
        <w:r w:rsidRPr="005B0BF1">
          <w:rPr>
            <w:rFonts w:ascii="Helvetica Neue Light" w:hAnsi="Helvetica Neue Light"/>
            <w:rPrChange w:id="1979" w:author="Arthur de Catheu" w:date="2014-06-25T11:35:00Z">
              <w:rPr>
                <w:rFonts w:eastAsiaTheme="majorEastAsia" w:cstheme="majorBidi"/>
                <w:sz w:val="28"/>
                <w:szCs w:val="26"/>
              </w:rPr>
            </w:rPrChange>
          </w:rPr>
          <w:t xml:space="preserve">Workflow </w:t>
        </w:r>
        <w:r>
          <w:rPr>
            <w:rFonts w:ascii="Helvetica Neue Light" w:hAnsi="Helvetica Neue Light"/>
          </w:rPr>
          <w:t>2</w:t>
        </w:r>
        <w:r w:rsidRPr="005B0BF1">
          <w:rPr>
            <w:rFonts w:ascii="Helvetica Neue Light" w:hAnsi="Helvetica Neue Light"/>
            <w:rPrChange w:id="1980" w:author="Arthur de Catheu" w:date="2014-06-25T11:35:00Z">
              <w:rPr>
                <w:rFonts w:eastAsiaTheme="majorEastAsia" w:cstheme="majorBidi"/>
                <w:sz w:val="28"/>
                <w:szCs w:val="26"/>
              </w:rPr>
            </w:rPrChange>
          </w:rPr>
          <w:t xml:space="preserve"> - Acceptation d'une Créance</w:t>
        </w:r>
      </w:ins>
    </w:p>
    <w:p w14:paraId="0E73CA0D" w14:textId="77777777" w:rsidR="005B0BF1" w:rsidRPr="00935764" w:rsidRDefault="005B0BF1">
      <w:pPr>
        <w:rPr>
          <w:ins w:id="1981" w:author="Arthur de Catheu" w:date="2014-06-25T11:35:00Z"/>
          <w:rFonts w:ascii="Helvetica Neue Light" w:hAnsi="Helvetica Neue Light"/>
          <w:rPrChange w:id="1982" w:author="Arthur de Catheu" w:date="2014-06-20T17:08:00Z">
            <w:rPr>
              <w:ins w:id="1983" w:author="Arthur de Catheu" w:date="2014-06-25T11:35:00Z"/>
            </w:rPr>
          </w:rPrChange>
        </w:rPr>
        <w:pPrChange w:id="1984" w:author="Arthur de Catheu" w:date="2014-06-25T11:35:00Z">
          <w:pPr>
            <w:jc w:val="left"/>
          </w:pPr>
        </w:pPrChange>
      </w:pPr>
    </w:p>
    <w:p w14:paraId="0B1B0CD9" w14:textId="77777777" w:rsidR="005B0BF1" w:rsidRPr="00935764" w:rsidRDefault="005B0BF1">
      <w:pPr>
        <w:pStyle w:val="Lgende"/>
        <w:jc w:val="center"/>
        <w:rPr>
          <w:ins w:id="1985" w:author="Arthur de Catheu" w:date="2014-06-25T11:35:00Z"/>
          <w:rFonts w:ascii="Helvetica Neue Light" w:hAnsi="Helvetica Neue Light"/>
          <w:rPrChange w:id="1986" w:author="Arthur de Catheu" w:date="2014-06-20T17:08:00Z">
            <w:rPr>
              <w:ins w:id="1987" w:author="Arthur de Catheu" w:date="2014-06-25T11:35:00Z"/>
            </w:rPr>
          </w:rPrChange>
        </w:rPr>
        <w:pPrChange w:id="1988" w:author="Arthur de Catheu" w:date="2014-06-25T11:35:00Z">
          <w:pPr>
            <w:keepNext/>
            <w:jc w:val="left"/>
          </w:pPr>
        </w:pPrChange>
      </w:pPr>
      <w:ins w:id="1989" w:author="Arthur de Catheu" w:date="2014-06-25T11:35:00Z">
        <w:r w:rsidRPr="005B0BF1">
          <w:rPr>
            <w:rFonts w:ascii="Helvetica Neue Light" w:hAnsi="Helvetica Neue Light"/>
            <w:noProof/>
            <w:rPrChange w:id="1990" w:author="Arthur de Catheu" w:date="2014-06-25T11:35:00Z">
              <w:rPr>
                <w:rFonts w:eastAsiaTheme="majorEastAsia" w:cstheme="majorBidi"/>
                <w:b/>
                <w:bCs/>
                <w:noProof/>
                <w:sz w:val="28"/>
                <w:szCs w:val="26"/>
              </w:rPr>
            </w:rPrChange>
          </w:rPr>
          <w:lastRenderedPageBreak/>
          <w:drawing>
            <wp:inline distT="0" distB="0" distL="0" distR="0" wp14:anchorId="596BA497" wp14:editId="03E5CB22">
              <wp:extent cx="6116320" cy="3111500"/>
              <wp:effectExtent l="0" t="0" r="5080" b="12700"/>
              <wp:docPr id="5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uvrement_Creance.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3111500"/>
                      </a:xfrm>
                      <a:prstGeom prst="rect">
                        <a:avLst/>
                      </a:prstGeom>
                    </pic:spPr>
                  </pic:pic>
                </a:graphicData>
              </a:graphic>
            </wp:inline>
          </w:drawing>
        </w:r>
      </w:ins>
    </w:p>
    <w:p w14:paraId="27C8962F" w14:textId="77777777" w:rsidR="005B0BF1" w:rsidRPr="00935764" w:rsidRDefault="005B0BF1" w:rsidP="000229B4">
      <w:pPr>
        <w:pStyle w:val="Lgende"/>
        <w:jc w:val="center"/>
        <w:rPr>
          <w:ins w:id="1991" w:author="Arthur de Catheu" w:date="2014-06-25T11:35:00Z"/>
          <w:rFonts w:ascii="Helvetica Neue Light" w:hAnsi="Helvetica Neue Light"/>
          <w:rPrChange w:id="1992" w:author="Arthur de Catheu" w:date="2014-06-20T17:08:00Z">
            <w:rPr>
              <w:ins w:id="1993" w:author="Arthur de Catheu" w:date="2014-06-25T11:35:00Z"/>
            </w:rPr>
          </w:rPrChange>
        </w:rPr>
      </w:pPr>
      <w:ins w:id="1994" w:author="Arthur de Catheu" w:date="2014-06-25T11:35:00Z">
        <w:r w:rsidRPr="005B0BF1">
          <w:rPr>
            <w:rFonts w:ascii="Helvetica Neue Light" w:hAnsi="Helvetica Neue Light"/>
            <w:noProof/>
            <w:lang w:val="en-US" w:eastAsia="en-US"/>
            <w:rPrChange w:id="1995" w:author="Arthur de Catheu" w:date="2014-06-25T11:35:00Z">
              <w:rPr>
                <w:rFonts w:eastAsiaTheme="majorEastAsia" w:cstheme="majorBidi"/>
                <w:color w:val="auto"/>
                <w:sz w:val="28"/>
                <w:szCs w:val="26"/>
              </w:rPr>
            </w:rPrChange>
          </w:rPr>
          <w:t>Workflow</w:t>
        </w:r>
        <w:r w:rsidRPr="00935764">
          <w:rPr>
            <w:rFonts w:ascii="Helvetica Neue Light" w:hAnsi="Helvetica Neue Light"/>
            <w:rPrChange w:id="1996" w:author="Arthur de Catheu" w:date="2014-06-20T17:08:00Z">
              <w:rPr>
                <w:rFonts w:eastAsiaTheme="majorEastAsia" w:cstheme="majorBidi"/>
                <w:color w:val="auto"/>
                <w:sz w:val="28"/>
                <w:szCs w:val="26"/>
              </w:rPr>
            </w:rPrChange>
          </w:rPr>
          <w:t xml:space="preserve"> </w:t>
        </w:r>
        <w:r>
          <w:rPr>
            <w:rFonts w:ascii="Helvetica Neue Light" w:hAnsi="Helvetica Neue Light"/>
            <w:noProof/>
          </w:rPr>
          <w:t>3</w:t>
        </w:r>
        <w:r w:rsidRPr="00935764">
          <w:rPr>
            <w:rFonts w:ascii="Helvetica Neue Light" w:hAnsi="Helvetica Neue Light"/>
            <w:rPrChange w:id="1997" w:author="Arthur de Catheu" w:date="2014-06-20T17:08:00Z">
              <w:rPr>
                <w:rFonts w:eastAsiaTheme="majorEastAsia" w:cstheme="majorBidi"/>
                <w:color w:val="auto"/>
                <w:sz w:val="28"/>
                <w:szCs w:val="26"/>
              </w:rPr>
            </w:rPrChange>
          </w:rPr>
          <w:t xml:space="preserve"> - Procédures de recouvrement</w:t>
        </w:r>
      </w:ins>
    </w:p>
    <w:p w14:paraId="55364923" w14:textId="77777777" w:rsidR="005B0BF1" w:rsidRPr="00935764" w:rsidRDefault="005B0BF1">
      <w:pPr>
        <w:pStyle w:val="Lgende"/>
        <w:jc w:val="center"/>
        <w:rPr>
          <w:ins w:id="1998" w:author="Arthur de Catheu" w:date="2014-06-25T11:35:00Z"/>
          <w:rFonts w:ascii="Helvetica Neue Light" w:hAnsi="Helvetica Neue Light"/>
          <w:rPrChange w:id="1999" w:author="Arthur de Catheu" w:date="2014-06-20T17:08:00Z">
            <w:rPr>
              <w:ins w:id="2000" w:author="Arthur de Catheu" w:date="2014-06-25T11:35:00Z"/>
            </w:rPr>
          </w:rPrChange>
        </w:rPr>
        <w:pPrChange w:id="2001" w:author="Arthur de Catheu" w:date="2014-06-25T11:35:00Z">
          <w:pPr>
            <w:jc w:val="left"/>
          </w:pPr>
        </w:pPrChange>
      </w:pPr>
      <w:ins w:id="2002" w:author="Arthur de Catheu" w:date="2014-06-25T11:35:00Z">
        <w:r w:rsidRPr="005B0BF1">
          <w:rPr>
            <w:rFonts w:ascii="Helvetica Neue Light" w:hAnsi="Helvetica Neue Light"/>
            <w:rPrChange w:id="2003" w:author="Arthur de Catheu" w:date="2014-06-25T11:35:00Z">
              <w:rPr>
                <w:rFonts w:eastAsiaTheme="majorEastAsia" w:cstheme="majorBidi"/>
                <w:b/>
                <w:bCs/>
                <w:noProof/>
                <w:sz w:val="28"/>
                <w:szCs w:val="26"/>
                <w:lang w:val="en-US" w:eastAsia="en-US"/>
              </w:rPr>
            </w:rPrChange>
          </w:rPr>
          <w:t xml:space="preserve"> </w:t>
        </w:r>
      </w:ins>
    </w:p>
    <w:p w14:paraId="1EA0A92C" w14:textId="77777777" w:rsidR="005B0BF1" w:rsidRPr="00935764" w:rsidRDefault="005B0BF1">
      <w:pPr>
        <w:pStyle w:val="Lgende"/>
        <w:jc w:val="center"/>
        <w:rPr>
          <w:ins w:id="2004" w:author="Arthur de Catheu" w:date="2014-06-25T11:35:00Z"/>
          <w:rFonts w:ascii="Helvetica Neue Light" w:hAnsi="Helvetica Neue Light"/>
          <w:rPrChange w:id="2005" w:author="Arthur de Catheu" w:date="2014-06-20T17:08:00Z">
            <w:rPr>
              <w:ins w:id="2006" w:author="Arthur de Catheu" w:date="2014-06-25T11:35:00Z"/>
            </w:rPr>
          </w:rPrChange>
        </w:rPr>
        <w:pPrChange w:id="2007" w:author="Arthur de Catheu" w:date="2014-06-25T11:35:00Z">
          <w:pPr>
            <w:jc w:val="left"/>
          </w:pPr>
        </w:pPrChange>
      </w:pPr>
      <w:ins w:id="2008" w:author="Arthur de Catheu" w:date="2014-06-25T11:35:00Z">
        <w:r w:rsidRPr="005B0BF1">
          <w:rPr>
            <w:rFonts w:ascii="Helvetica Neue Light" w:hAnsi="Helvetica Neue Light"/>
            <w:rPrChange w:id="2009" w:author="Arthur de Catheu" w:date="2014-06-25T11:35:00Z">
              <w:rPr>
                <w:rFonts w:eastAsiaTheme="majorEastAsia" w:cstheme="majorBidi"/>
                <w:b/>
                <w:bCs/>
                <w:sz w:val="28"/>
                <w:szCs w:val="26"/>
              </w:rPr>
            </w:rPrChange>
          </w:rPr>
          <w:br w:type="page"/>
        </w:r>
      </w:ins>
    </w:p>
    <w:p w14:paraId="02B40AC6" w14:textId="77777777" w:rsidR="00446672" w:rsidRPr="00935764" w:rsidDel="00F5361D" w:rsidRDefault="005B0BF1">
      <w:pPr>
        <w:pStyle w:val="Lgende"/>
        <w:jc w:val="center"/>
        <w:rPr>
          <w:ins w:id="2010" w:author="Hervé Monnerie" w:date="2014-06-25T11:23:00Z"/>
          <w:del w:id="2011" w:author="Arthur de Catheu" w:date="2014-06-25T11:31:00Z"/>
          <w:rFonts w:ascii="Helvetica Neue Light" w:hAnsi="Helvetica Neue Light"/>
          <w:b w:val="0"/>
          <w:bCs w:val="0"/>
          <w:sz w:val="20"/>
          <w:szCs w:val="24"/>
          <w:rPrChange w:id="2012" w:author="Arthur de Catheu" w:date="2014-06-20T17:08:00Z">
            <w:rPr>
              <w:ins w:id="2013" w:author="Hervé Monnerie" w:date="2014-06-25T11:23:00Z"/>
              <w:del w:id="2014" w:author="Arthur de Catheu" w:date="2014-06-25T11:31:00Z"/>
            </w:rPr>
          </w:rPrChange>
        </w:rPr>
        <w:pPrChange w:id="2015" w:author="Arthur de Catheu" w:date="2014-06-25T11:31:00Z">
          <w:pPr>
            <w:pStyle w:val="Titre2"/>
          </w:pPr>
        </w:pPrChange>
      </w:pPr>
      <w:proofErr w:type="spellStart"/>
      <w:ins w:id="2016" w:author="Arthur de Catheu" w:date="2014-06-25T11:35:00Z">
        <w:r w:rsidRPr="00935764">
          <w:rPr>
            <w:rFonts w:ascii="Helvetica Neue Light" w:hAnsi="Helvetica Neue Light"/>
            <w:rPrChange w:id="2017" w:author="Arthur de Catheu" w:date="2014-06-20T17:08:00Z">
              <w:rPr/>
            </w:rPrChange>
          </w:rPr>
          <w:lastRenderedPageBreak/>
          <w:t>Timeline</w:t>
        </w:r>
        <w:proofErr w:type="spellEnd"/>
        <w:r w:rsidRPr="00935764">
          <w:rPr>
            <w:rFonts w:ascii="Helvetica Neue Light" w:hAnsi="Helvetica Neue Light"/>
            <w:rPrChange w:id="2018" w:author="Arthur de Catheu" w:date="2014-06-20T17:08:00Z">
              <w:rPr/>
            </w:rPrChange>
          </w:rPr>
          <w:t xml:space="preserve"> d’une opération</w:t>
        </w:r>
      </w:ins>
      <w:ins w:id="2019" w:author="Hervé Monnerie" w:date="2014-06-25T11:23:00Z">
        <w:del w:id="2020" w:author="Arthur de Catheu" w:date="2014-06-25T11:31:00Z">
          <w:r w:rsidR="00446672" w:rsidRPr="00935764" w:rsidDel="00F5361D">
            <w:rPr>
              <w:rFonts w:ascii="Helvetica Neue Light" w:hAnsi="Helvetica Neue Light"/>
              <w:b w:val="0"/>
              <w:bCs w:val="0"/>
              <w:sz w:val="20"/>
              <w:szCs w:val="24"/>
              <w:rPrChange w:id="2021" w:author="Arthur de Catheu" w:date="2014-06-20T17:08:00Z">
                <w:rPr>
                  <w:b w:val="0"/>
                  <w:bCs w:val="0"/>
                </w:rPr>
              </w:rPrChange>
            </w:rPr>
            <w:delText xml:space="preserve">Séquence d’une opération </w:delText>
          </w:r>
          <w:r w:rsidR="00446672" w:rsidDel="00F5361D">
            <w:rPr>
              <w:rFonts w:ascii="Helvetica Neue Light" w:hAnsi="Helvetica Neue Light"/>
            </w:rPr>
            <w:delText>-</w:delText>
          </w:r>
          <w:r w:rsidR="00446672" w:rsidRPr="00935764" w:rsidDel="00F5361D">
            <w:rPr>
              <w:rFonts w:ascii="Helvetica Neue Light" w:hAnsi="Helvetica Neue Light"/>
              <w:b w:val="0"/>
              <w:bCs w:val="0"/>
              <w:sz w:val="20"/>
              <w:szCs w:val="24"/>
              <w:rPrChange w:id="2022" w:author="Arthur de Catheu" w:date="2014-06-20T17:08:00Z">
                <w:rPr>
                  <w:b w:val="0"/>
                  <w:bCs w:val="0"/>
                </w:rPr>
              </w:rPrChange>
            </w:rPr>
            <w:delText>type</w:delText>
          </w:r>
        </w:del>
      </w:ins>
    </w:p>
    <w:p w14:paraId="500E07B3" w14:textId="77777777" w:rsidR="00446672" w:rsidRPr="00935764" w:rsidDel="00F5361D" w:rsidRDefault="00446672" w:rsidP="00446672">
      <w:pPr>
        <w:rPr>
          <w:ins w:id="2023" w:author="Hervé Monnerie" w:date="2014-06-25T11:23:00Z"/>
          <w:del w:id="2024" w:author="Arthur de Catheu" w:date="2014-06-25T11:31:00Z"/>
          <w:rFonts w:ascii="Helvetica Neue Light" w:hAnsi="Helvetica Neue Light"/>
          <w:rPrChange w:id="2025" w:author="Arthur de Catheu" w:date="2014-06-20T17:08:00Z">
            <w:rPr>
              <w:ins w:id="2026" w:author="Hervé Monnerie" w:date="2014-06-25T11:23:00Z"/>
              <w:del w:id="2027" w:author="Arthur de Catheu" w:date="2014-06-25T11:31:00Z"/>
            </w:rPr>
          </w:rPrChange>
        </w:rPr>
      </w:pPr>
      <w:ins w:id="2028" w:author="Hervé Monnerie" w:date="2014-06-25T11:23:00Z">
        <w:del w:id="2029" w:author="Arthur de Catheu" w:date="2014-06-25T11:31:00Z">
          <w:r w:rsidRPr="00935764" w:rsidDel="00F5361D">
            <w:rPr>
              <w:rFonts w:ascii="Helvetica Neue Light" w:hAnsi="Helvetica Neue Light"/>
              <w:noProof/>
              <w:rPrChange w:id="2030" w:author="Unknown">
                <w:rPr>
                  <w:rFonts w:eastAsiaTheme="majorEastAsia" w:cstheme="majorBidi"/>
                  <w:b/>
                  <w:bCs/>
                  <w:noProof/>
                  <w:sz w:val="28"/>
                  <w:szCs w:val="26"/>
                </w:rPr>
              </w:rPrChange>
            </w:rPr>
            <w:drawing>
              <wp:inline distT="0" distB="0" distL="0" distR="0" wp14:anchorId="3FDE9374" wp14:editId="18FE7FE4">
                <wp:extent cx="6116320" cy="401764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ption_Cedant.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4017645"/>
                        </a:xfrm>
                        <a:prstGeom prst="rect">
                          <a:avLst/>
                        </a:prstGeom>
                      </pic:spPr>
                    </pic:pic>
                  </a:graphicData>
                </a:graphic>
              </wp:inline>
            </w:drawing>
          </w:r>
        </w:del>
      </w:ins>
    </w:p>
    <w:p w14:paraId="454A3998" w14:textId="77777777" w:rsidR="00446672" w:rsidRPr="00935764" w:rsidDel="00F5361D" w:rsidRDefault="00446672" w:rsidP="00446672">
      <w:pPr>
        <w:rPr>
          <w:ins w:id="2031" w:author="Hervé Monnerie" w:date="2014-06-25T11:23:00Z"/>
          <w:del w:id="2032" w:author="Arthur de Catheu" w:date="2014-06-25T11:31:00Z"/>
          <w:rFonts w:ascii="Helvetica Neue Light" w:hAnsi="Helvetica Neue Light"/>
          <w:rPrChange w:id="2033" w:author="Arthur de Catheu" w:date="2014-06-20T17:08:00Z">
            <w:rPr>
              <w:ins w:id="2034" w:author="Hervé Monnerie" w:date="2014-06-25T11:23:00Z"/>
              <w:del w:id="2035" w:author="Arthur de Catheu" w:date="2014-06-25T11:31:00Z"/>
            </w:rPr>
          </w:rPrChange>
        </w:rPr>
      </w:pPr>
      <w:ins w:id="2036" w:author="Hervé Monnerie" w:date="2014-06-25T11:23:00Z">
        <w:del w:id="2037" w:author="Arthur de Catheu" w:date="2014-06-25T11:31:00Z">
          <w:r w:rsidRPr="00446672" w:rsidDel="00F5361D">
            <w:rPr>
              <w:rFonts w:ascii="Helvetica Neue Light" w:hAnsi="Helvetica Neue Light"/>
              <w:noProof/>
              <w:lang w:val="en-US" w:eastAsia="en-US"/>
              <w:rPrChange w:id="2038" w:author="Arthur de Catheu" w:date="2014-06-20T17:08:00Z">
                <w:rPr>
                  <w:rFonts w:eastAsiaTheme="majorEastAsia" w:cstheme="majorBidi"/>
                  <w:b/>
                  <w:bCs/>
                  <w:sz w:val="28"/>
                  <w:szCs w:val="26"/>
                </w:rPr>
              </w:rPrChange>
            </w:rPr>
            <w:delText>Workflow</w:delText>
          </w:r>
          <w:r w:rsidRPr="00935764" w:rsidDel="00F5361D">
            <w:rPr>
              <w:rFonts w:ascii="Helvetica Neue Light" w:hAnsi="Helvetica Neue Light"/>
              <w:rPrChange w:id="2039" w:author="Arthur de Catheu" w:date="2014-06-20T17:08:00Z">
                <w:rPr>
                  <w:rFonts w:eastAsiaTheme="majorEastAsia" w:cstheme="majorBidi"/>
                  <w:b/>
                  <w:bCs/>
                  <w:sz w:val="28"/>
                  <w:szCs w:val="26"/>
                </w:rPr>
              </w:rPrChange>
            </w:rPr>
            <w:delText xml:space="preserve"> </w:delText>
          </w:r>
          <w:r w:rsidDel="00F5361D">
            <w:rPr>
              <w:rFonts w:ascii="Helvetica Neue Light" w:hAnsi="Helvetica Neue Light"/>
              <w:noProof/>
            </w:rPr>
            <w:delText>1</w:delText>
          </w:r>
          <w:r w:rsidRPr="00935764" w:rsidDel="00F5361D">
            <w:rPr>
              <w:rFonts w:ascii="Helvetica Neue Light" w:hAnsi="Helvetica Neue Light"/>
              <w:rPrChange w:id="2040" w:author="Arthur de Catheu" w:date="2014-06-20T17:08:00Z">
                <w:rPr>
                  <w:rFonts w:eastAsiaTheme="majorEastAsia" w:cstheme="majorBidi"/>
                  <w:b/>
                  <w:bCs/>
                  <w:sz w:val="28"/>
                  <w:szCs w:val="26"/>
                </w:rPr>
              </w:rPrChange>
            </w:rPr>
            <w:delText xml:space="preserve"> - Inscription et validation d'un Cédant</w:delText>
          </w:r>
        </w:del>
      </w:ins>
    </w:p>
    <w:p w14:paraId="4B904559" w14:textId="77777777" w:rsidR="00446672" w:rsidRPr="00935764" w:rsidDel="00F5361D" w:rsidRDefault="00446672" w:rsidP="00446672">
      <w:pPr>
        <w:pStyle w:val="Lgende"/>
        <w:jc w:val="center"/>
        <w:rPr>
          <w:ins w:id="2041" w:author="Hervé Monnerie" w:date="2014-06-25T11:23:00Z"/>
          <w:del w:id="2042" w:author="Arthur de Catheu" w:date="2014-06-25T11:31:00Z"/>
          <w:rFonts w:ascii="Helvetica Neue Light" w:hAnsi="Helvetica Neue Light"/>
          <w:rPrChange w:id="2043" w:author="Arthur de Catheu" w:date="2014-06-20T17:08:00Z">
            <w:rPr>
              <w:ins w:id="2044" w:author="Hervé Monnerie" w:date="2014-06-25T11:23:00Z"/>
              <w:del w:id="2045" w:author="Arthur de Catheu" w:date="2014-06-25T11:31:00Z"/>
            </w:rPr>
          </w:rPrChange>
        </w:rPr>
      </w:pPr>
    </w:p>
    <w:p w14:paraId="78C14BF5" w14:textId="77777777" w:rsidR="00446672" w:rsidRPr="00935764" w:rsidDel="00F5361D" w:rsidRDefault="00446672" w:rsidP="00446672">
      <w:pPr>
        <w:pStyle w:val="Lgende"/>
        <w:jc w:val="center"/>
        <w:rPr>
          <w:ins w:id="2046" w:author="Hervé Monnerie" w:date="2014-06-25T11:23:00Z"/>
          <w:del w:id="2047" w:author="Arthur de Catheu" w:date="2014-06-25T11:31:00Z"/>
          <w:rFonts w:ascii="Helvetica Neue Light" w:hAnsi="Helvetica Neue Light"/>
          <w:rPrChange w:id="2048" w:author="Arthur de Catheu" w:date="2014-06-20T17:08:00Z">
            <w:rPr>
              <w:ins w:id="2049" w:author="Hervé Monnerie" w:date="2014-06-25T11:23:00Z"/>
              <w:del w:id="2050" w:author="Arthur de Catheu" w:date="2014-06-25T11:31:00Z"/>
            </w:rPr>
          </w:rPrChange>
        </w:rPr>
      </w:pPr>
      <w:ins w:id="2051" w:author="Hervé Monnerie" w:date="2014-06-25T11:23:00Z">
        <w:del w:id="2052" w:author="Arthur de Catheu" w:date="2014-06-25T11:31:00Z">
          <w:r w:rsidRPr="00935764" w:rsidDel="00F5361D">
            <w:rPr>
              <w:rFonts w:ascii="Helvetica Neue Light" w:hAnsi="Helvetica Neue Light"/>
              <w:noProof/>
              <w:rPrChange w:id="2053" w:author="Unknown">
                <w:rPr>
                  <w:rFonts w:eastAsiaTheme="majorEastAsia" w:cstheme="majorBidi"/>
                  <w:noProof/>
                  <w:sz w:val="28"/>
                  <w:szCs w:val="26"/>
                </w:rPr>
              </w:rPrChange>
            </w:rPr>
            <w:drawing>
              <wp:inline distT="0" distB="0" distL="0" distR="0" wp14:anchorId="29B28242" wp14:editId="017D1947">
                <wp:extent cx="6116320" cy="3140710"/>
                <wp:effectExtent l="0" t="0" r="0" b="8890"/>
                <wp:docPr id="7264" name="Image 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ation_Creance.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3140710"/>
                        </a:xfrm>
                        <a:prstGeom prst="rect">
                          <a:avLst/>
                        </a:prstGeom>
                      </pic:spPr>
                    </pic:pic>
                  </a:graphicData>
                </a:graphic>
              </wp:inline>
            </w:drawing>
          </w:r>
        </w:del>
      </w:ins>
    </w:p>
    <w:p w14:paraId="2A8BF409" w14:textId="77777777" w:rsidR="00446672" w:rsidRPr="00935764" w:rsidDel="00F5361D" w:rsidRDefault="00446672" w:rsidP="000229B4">
      <w:pPr>
        <w:pStyle w:val="Lgende"/>
        <w:jc w:val="center"/>
        <w:rPr>
          <w:ins w:id="2054" w:author="Hervé Monnerie" w:date="2014-06-25T11:23:00Z"/>
          <w:del w:id="2055" w:author="Arthur de Catheu" w:date="2014-06-25T11:31:00Z"/>
          <w:rFonts w:ascii="Helvetica Neue Light" w:hAnsi="Helvetica Neue Light"/>
          <w:rPrChange w:id="2056" w:author="Arthur de Catheu" w:date="2014-06-20T17:08:00Z">
            <w:rPr>
              <w:ins w:id="2057" w:author="Hervé Monnerie" w:date="2014-06-25T11:23:00Z"/>
              <w:del w:id="2058" w:author="Arthur de Catheu" w:date="2014-06-25T11:31:00Z"/>
            </w:rPr>
          </w:rPrChange>
        </w:rPr>
      </w:pPr>
      <w:ins w:id="2059" w:author="Hervé Monnerie" w:date="2014-06-25T11:23:00Z">
        <w:del w:id="2060" w:author="Arthur de Catheu" w:date="2014-06-25T11:31:00Z">
          <w:r w:rsidRPr="00935764" w:rsidDel="00F5361D">
            <w:rPr>
              <w:rFonts w:ascii="Helvetica Neue Light" w:hAnsi="Helvetica Neue Light"/>
              <w:rPrChange w:id="2061" w:author="Arthur de Catheu" w:date="2014-06-20T17:08:00Z">
                <w:rPr>
                  <w:rFonts w:eastAsiaTheme="majorEastAsia" w:cstheme="majorBidi"/>
                  <w:sz w:val="28"/>
                  <w:szCs w:val="26"/>
                </w:rPr>
              </w:rPrChange>
            </w:rPr>
            <w:delText xml:space="preserve">Workflow </w:delText>
          </w:r>
          <w:r w:rsidDel="00F5361D">
            <w:rPr>
              <w:rFonts w:ascii="Helvetica Neue Light" w:hAnsi="Helvetica Neue Light"/>
            </w:rPr>
            <w:delText>2</w:delText>
          </w:r>
          <w:r w:rsidRPr="00935764" w:rsidDel="00F5361D">
            <w:rPr>
              <w:rFonts w:ascii="Helvetica Neue Light" w:hAnsi="Helvetica Neue Light"/>
              <w:rPrChange w:id="2062" w:author="Arthur de Catheu" w:date="2014-06-20T17:08:00Z">
                <w:rPr>
                  <w:rFonts w:eastAsiaTheme="majorEastAsia" w:cstheme="majorBidi"/>
                  <w:sz w:val="28"/>
                  <w:szCs w:val="26"/>
                </w:rPr>
              </w:rPrChange>
            </w:rPr>
            <w:delText xml:space="preserve"> - Acceptation d'une Créance</w:delText>
          </w:r>
        </w:del>
      </w:ins>
    </w:p>
    <w:p w14:paraId="561DC4D3" w14:textId="77777777" w:rsidR="00446672" w:rsidRPr="00935764" w:rsidDel="00F5361D" w:rsidRDefault="00446672" w:rsidP="00446672">
      <w:pPr>
        <w:pStyle w:val="Lgende"/>
        <w:jc w:val="center"/>
        <w:rPr>
          <w:ins w:id="2063" w:author="Hervé Monnerie" w:date="2014-06-25T11:23:00Z"/>
          <w:del w:id="2064" w:author="Arthur de Catheu" w:date="2014-06-25T11:31:00Z"/>
          <w:rFonts w:ascii="Helvetica Neue Light" w:hAnsi="Helvetica Neue Light"/>
          <w:rPrChange w:id="2065" w:author="Arthur de Catheu" w:date="2014-06-20T17:08:00Z">
            <w:rPr>
              <w:ins w:id="2066" w:author="Hervé Monnerie" w:date="2014-06-25T11:23:00Z"/>
              <w:del w:id="2067" w:author="Arthur de Catheu" w:date="2014-06-25T11:31:00Z"/>
            </w:rPr>
          </w:rPrChange>
        </w:rPr>
      </w:pPr>
    </w:p>
    <w:p w14:paraId="4F14BE66" w14:textId="77777777" w:rsidR="00446672" w:rsidRPr="00935764" w:rsidDel="00F5361D" w:rsidRDefault="00446672" w:rsidP="00446672">
      <w:pPr>
        <w:rPr>
          <w:ins w:id="2068" w:author="Hervé Monnerie" w:date="2014-06-25T11:23:00Z"/>
          <w:del w:id="2069" w:author="Arthur de Catheu" w:date="2014-06-25T11:31:00Z"/>
          <w:rFonts w:ascii="Helvetica Neue Light" w:hAnsi="Helvetica Neue Light"/>
          <w:rPrChange w:id="2070" w:author="Arthur de Catheu" w:date="2014-06-20T17:08:00Z">
            <w:rPr>
              <w:ins w:id="2071" w:author="Hervé Monnerie" w:date="2014-06-25T11:23:00Z"/>
              <w:del w:id="2072" w:author="Arthur de Catheu" w:date="2014-06-25T11:31:00Z"/>
            </w:rPr>
          </w:rPrChange>
        </w:rPr>
      </w:pPr>
      <w:ins w:id="2073" w:author="Hervé Monnerie" w:date="2014-06-25T11:23:00Z">
        <w:del w:id="2074" w:author="Arthur de Catheu" w:date="2014-06-25T11:31:00Z">
          <w:r w:rsidRPr="00935764" w:rsidDel="00F5361D">
            <w:rPr>
              <w:rFonts w:ascii="Helvetica Neue Light" w:hAnsi="Helvetica Neue Light"/>
              <w:noProof/>
              <w:rPrChange w:id="2075" w:author="Unknown">
                <w:rPr>
                  <w:rFonts w:eastAsiaTheme="majorEastAsia" w:cstheme="majorBidi"/>
                  <w:b/>
                  <w:bCs/>
                  <w:noProof/>
                  <w:sz w:val="28"/>
                  <w:szCs w:val="26"/>
                </w:rPr>
              </w:rPrChange>
            </w:rPr>
            <w:drawing>
              <wp:inline distT="0" distB="0" distL="0" distR="0" wp14:anchorId="596BA497" wp14:editId="03E5CB22">
                <wp:extent cx="6116320" cy="3111500"/>
                <wp:effectExtent l="0" t="0" r="5080" b="12700"/>
                <wp:docPr id="7265" name="Image 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uvrement_Creance.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3111500"/>
                        </a:xfrm>
                        <a:prstGeom prst="rect">
                          <a:avLst/>
                        </a:prstGeom>
                      </pic:spPr>
                    </pic:pic>
                  </a:graphicData>
                </a:graphic>
              </wp:inline>
            </w:drawing>
          </w:r>
        </w:del>
      </w:ins>
    </w:p>
    <w:p w14:paraId="69D93089" w14:textId="77777777" w:rsidR="00446672" w:rsidRPr="00935764" w:rsidDel="00F5361D" w:rsidRDefault="00446672" w:rsidP="00446672">
      <w:pPr>
        <w:keepNext/>
        <w:rPr>
          <w:ins w:id="2076" w:author="Hervé Monnerie" w:date="2014-06-25T11:23:00Z"/>
          <w:del w:id="2077" w:author="Arthur de Catheu" w:date="2014-06-25T11:31:00Z"/>
          <w:rFonts w:ascii="Helvetica Neue Light" w:hAnsi="Helvetica Neue Light"/>
          <w:rPrChange w:id="2078" w:author="Arthur de Catheu" w:date="2014-06-20T17:08:00Z">
            <w:rPr>
              <w:ins w:id="2079" w:author="Hervé Monnerie" w:date="2014-06-25T11:23:00Z"/>
              <w:del w:id="2080" w:author="Arthur de Catheu" w:date="2014-06-25T11:31:00Z"/>
            </w:rPr>
          </w:rPrChange>
        </w:rPr>
      </w:pPr>
      <w:ins w:id="2081" w:author="Hervé Monnerie" w:date="2014-06-25T11:23:00Z">
        <w:del w:id="2082" w:author="Arthur de Catheu" w:date="2014-06-25T11:31:00Z">
          <w:r w:rsidRPr="00446672" w:rsidDel="00F5361D">
            <w:rPr>
              <w:rFonts w:ascii="Helvetica Neue Light" w:hAnsi="Helvetica Neue Light"/>
              <w:noProof/>
              <w:lang w:val="en-US" w:eastAsia="en-US"/>
              <w:rPrChange w:id="2083" w:author="Arthur de Catheu" w:date="2014-06-20T17:08:00Z">
                <w:rPr>
                  <w:rFonts w:eastAsiaTheme="majorEastAsia" w:cstheme="majorBidi"/>
                  <w:b/>
                  <w:bCs/>
                  <w:sz w:val="28"/>
                  <w:szCs w:val="26"/>
                </w:rPr>
              </w:rPrChange>
            </w:rPr>
            <w:delText>Workflow</w:delText>
          </w:r>
          <w:r w:rsidRPr="00935764" w:rsidDel="00F5361D">
            <w:rPr>
              <w:rFonts w:ascii="Helvetica Neue Light" w:hAnsi="Helvetica Neue Light"/>
              <w:rPrChange w:id="2084" w:author="Arthur de Catheu" w:date="2014-06-20T17:08:00Z">
                <w:rPr>
                  <w:rFonts w:eastAsiaTheme="majorEastAsia" w:cstheme="majorBidi"/>
                  <w:b/>
                  <w:bCs/>
                  <w:sz w:val="28"/>
                  <w:szCs w:val="26"/>
                </w:rPr>
              </w:rPrChange>
            </w:rPr>
            <w:delText xml:space="preserve"> </w:delText>
          </w:r>
          <w:r w:rsidDel="00F5361D">
            <w:rPr>
              <w:rFonts w:ascii="Helvetica Neue Light" w:hAnsi="Helvetica Neue Light"/>
              <w:noProof/>
            </w:rPr>
            <w:delText>3</w:delText>
          </w:r>
          <w:r w:rsidRPr="00935764" w:rsidDel="00F5361D">
            <w:rPr>
              <w:rFonts w:ascii="Helvetica Neue Light" w:hAnsi="Helvetica Neue Light"/>
              <w:rPrChange w:id="2085" w:author="Arthur de Catheu" w:date="2014-06-20T17:08:00Z">
                <w:rPr>
                  <w:rFonts w:eastAsiaTheme="majorEastAsia" w:cstheme="majorBidi"/>
                  <w:b/>
                  <w:bCs/>
                  <w:sz w:val="28"/>
                  <w:szCs w:val="26"/>
                </w:rPr>
              </w:rPrChange>
            </w:rPr>
            <w:delText xml:space="preserve"> - Procédures de recouvrement</w:delText>
          </w:r>
        </w:del>
      </w:ins>
    </w:p>
    <w:p w14:paraId="4C27DDAC" w14:textId="77777777" w:rsidR="00446672" w:rsidRPr="00935764" w:rsidDel="00F5361D" w:rsidRDefault="00446672" w:rsidP="00446672">
      <w:pPr>
        <w:pStyle w:val="Lgende"/>
        <w:jc w:val="center"/>
        <w:rPr>
          <w:ins w:id="2086" w:author="Hervé Monnerie" w:date="2014-06-25T11:23:00Z"/>
          <w:del w:id="2087" w:author="Arthur de Catheu" w:date="2014-06-25T11:31:00Z"/>
          <w:rFonts w:ascii="Helvetica Neue Light" w:hAnsi="Helvetica Neue Light"/>
          <w:rPrChange w:id="2088" w:author="Arthur de Catheu" w:date="2014-06-20T17:08:00Z">
            <w:rPr>
              <w:ins w:id="2089" w:author="Hervé Monnerie" w:date="2014-06-25T11:23:00Z"/>
              <w:del w:id="2090" w:author="Arthur de Catheu" w:date="2014-06-25T11:31:00Z"/>
            </w:rPr>
          </w:rPrChange>
        </w:rPr>
      </w:pPr>
      <w:ins w:id="2091" w:author="Hervé Monnerie" w:date="2014-06-25T11:23:00Z">
        <w:del w:id="2092" w:author="Arthur de Catheu" w:date="2014-06-25T11:31:00Z">
          <w:r w:rsidRPr="00446672" w:rsidDel="00F5361D">
            <w:rPr>
              <w:rFonts w:ascii="Helvetica Neue Light" w:hAnsi="Helvetica Neue Light"/>
              <w:rPrChange w:id="2093" w:author="Arthur de Catheu" w:date="2014-06-20T17:08:00Z">
                <w:rPr>
                  <w:rFonts w:eastAsiaTheme="majorEastAsia" w:cstheme="majorBidi"/>
                  <w:noProof/>
                  <w:sz w:val="28"/>
                  <w:szCs w:val="26"/>
                  <w:lang w:val="en-US" w:eastAsia="en-US"/>
                </w:rPr>
              </w:rPrChange>
            </w:rPr>
            <w:delText xml:space="preserve"> </w:delText>
          </w:r>
        </w:del>
      </w:ins>
    </w:p>
    <w:p w14:paraId="306FEA86" w14:textId="77777777" w:rsidR="00446672" w:rsidRPr="00935764" w:rsidDel="00F5361D" w:rsidRDefault="00446672" w:rsidP="00446672">
      <w:pPr>
        <w:pStyle w:val="Lgende"/>
        <w:jc w:val="center"/>
        <w:rPr>
          <w:ins w:id="2094" w:author="Hervé Monnerie" w:date="2014-06-25T11:23:00Z"/>
          <w:del w:id="2095" w:author="Arthur de Catheu" w:date="2014-06-25T11:31:00Z"/>
          <w:rFonts w:ascii="Helvetica Neue Light" w:hAnsi="Helvetica Neue Light"/>
          <w:rPrChange w:id="2096" w:author="Arthur de Catheu" w:date="2014-06-20T17:08:00Z">
            <w:rPr>
              <w:ins w:id="2097" w:author="Hervé Monnerie" w:date="2014-06-25T11:23:00Z"/>
              <w:del w:id="2098" w:author="Arthur de Catheu" w:date="2014-06-25T11:31:00Z"/>
            </w:rPr>
          </w:rPrChange>
        </w:rPr>
      </w:pPr>
      <w:ins w:id="2099" w:author="Hervé Monnerie" w:date="2014-06-25T11:23:00Z">
        <w:del w:id="2100" w:author="Arthur de Catheu" w:date="2014-06-25T11:31:00Z">
          <w:r w:rsidRPr="00935764" w:rsidDel="00F5361D">
            <w:rPr>
              <w:rFonts w:ascii="Helvetica Neue Light" w:hAnsi="Helvetica Neue Light"/>
              <w:noProof/>
              <w:rPrChange w:id="2101" w:author="Arthur de Catheu" w:date="2014-06-20T17:08:00Z">
                <w:rPr>
                  <w:rFonts w:eastAsiaTheme="majorEastAsia" w:cstheme="majorBidi"/>
                  <w:sz w:val="28"/>
                  <w:szCs w:val="26"/>
                </w:rPr>
              </w:rPrChange>
            </w:rPr>
            <w:br w:type="page"/>
          </w:r>
        </w:del>
      </w:ins>
    </w:p>
    <w:p w14:paraId="5084E4C1" w14:textId="77777777" w:rsidR="00446672" w:rsidRPr="00935764" w:rsidDel="00F5361D" w:rsidRDefault="00446672">
      <w:pPr>
        <w:pStyle w:val="Lgende"/>
        <w:jc w:val="center"/>
        <w:rPr>
          <w:ins w:id="2102" w:author="Hervé Monnerie" w:date="2014-06-25T11:23:00Z"/>
          <w:del w:id="2103" w:author="Arthur de Catheu" w:date="2014-06-25T11:31:00Z"/>
          <w:rFonts w:ascii="Helvetica Neue Light" w:hAnsi="Helvetica Neue Light"/>
          <w:rPrChange w:id="2104" w:author="Arthur de Catheu" w:date="2014-06-20T17:08:00Z">
            <w:rPr>
              <w:ins w:id="2105" w:author="Hervé Monnerie" w:date="2014-06-25T11:23:00Z"/>
              <w:del w:id="2106" w:author="Arthur de Catheu" w:date="2014-06-25T11:31:00Z"/>
            </w:rPr>
          </w:rPrChange>
        </w:rPr>
        <w:pPrChange w:id="2107" w:author="Arthur de Catheu" w:date="2014-06-20T18:19:00Z">
          <w:pPr/>
        </w:pPrChange>
      </w:pPr>
    </w:p>
    <w:p w14:paraId="77B3F87D" w14:textId="219B3112" w:rsidR="00F82182" w:rsidRPr="00935764" w:rsidRDefault="00446672">
      <w:pPr>
        <w:pStyle w:val="Titre3"/>
        <w:rPr>
          <w:rFonts w:ascii="Helvetica Neue Light" w:hAnsi="Helvetica Neue Light"/>
          <w:rPrChange w:id="2108" w:author="Arthur de Catheu" w:date="2014-06-20T17:08:00Z">
            <w:rPr/>
          </w:rPrChange>
        </w:rPr>
      </w:pPr>
      <w:ins w:id="2109" w:author="Hervé Monnerie" w:date="2014-06-25T11:23:00Z">
        <w:del w:id="2110" w:author="Arthur de Catheu" w:date="2014-06-25T11:31:00Z">
          <w:r w:rsidRPr="00935764" w:rsidDel="00F5361D">
            <w:rPr>
              <w:rFonts w:ascii="Helvetica Neue Light" w:hAnsi="Helvetica Neue Light"/>
              <w:rPrChange w:id="2111" w:author="Arthur de Catheu" w:date="2014-06-20T17:08:00Z">
                <w:rPr>
                  <w:rFonts w:eastAsiaTheme="minorEastAsia" w:cstheme="minorBidi"/>
                  <w:b w:val="0"/>
                  <w:bCs w:val="0"/>
                  <w:sz w:val="20"/>
                </w:rPr>
              </w:rPrChange>
            </w:rPr>
            <w:delText>Timeline d’une opération</w:delText>
          </w:r>
        </w:del>
      </w:ins>
      <w:r w:rsidR="00F34ADE" w:rsidRPr="00935764">
        <w:rPr>
          <w:rFonts w:ascii="Helvetica Neue Light" w:hAnsi="Helvetica Neue Light"/>
          <w:rPrChange w:id="2112" w:author="Arthur de Catheu" w:date="2014-06-20T17:08:00Z">
            <w:rPr>
              <w:rFonts w:eastAsiaTheme="minorEastAsia" w:cstheme="minorBidi"/>
              <w:b w:val="0"/>
              <w:bCs w:val="0"/>
              <w:sz w:val="20"/>
            </w:rPr>
          </w:rPrChange>
        </w:rPr>
        <w:fldChar w:fldCharType="end"/>
      </w:r>
      <w:bookmarkStart w:id="2113" w:name="_Toc265315313"/>
      <w:bookmarkEnd w:id="2113"/>
    </w:p>
    <w:p w14:paraId="02951EF9" w14:textId="53C786BA" w:rsidR="00E24794" w:rsidRPr="00935764" w:rsidRDefault="00E24794" w:rsidP="00087989">
      <w:pPr>
        <w:rPr>
          <w:rFonts w:ascii="Helvetica Neue Light" w:hAnsi="Helvetica Neue Light"/>
          <w:rPrChange w:id="2114" w:author="Arthur de Catheu" w:date="2014-06-20T17:08:00Z">
            <w:rPr/>
          </w:rPrChange>
        </w:rPr>
      </w:pPr>
      <w:r w:rsidRPr="00935764">
        <w:rPr>
          <w:rFonts w:ascii="Helvetica Neue Light" w:hAnsi="Helvetica Neue Light"/>
          <w:rPrChange w:id="2115" w:author="Arthur de Catheu" w:date="2014-06-20T17:08:00Z">
            <w:rPr/>
          </w:rPrChange>
        </w:rPr>
        <w:t>V</w:t>
      </w:r>
      <w:r w:rsidR="000B6A90" w:rsidRPr="00935764">
        <w:rPr>
          <w:rFonts w:ascii="Helvetica Neue Light" w:hAnsi="Helvetica Neue Light"/>
          <w:rPrChange w:id="2116" w:author="Arthur de Catheu" w:date="2014-06-20T17:08:00Z">
            <w:rPr/>
          </w:rPrChange>
        </w:rPr>
        <w:t>oir A</w:t>
      </w:r>
      <w:r w:rsidRPr="00935764">
        <w:rPr>
          <w:rFonts w:ascii="Helvetica Neue Light" w:hAnsi="Helvetica Neue Light"/>
          <w:rPrChange w:id="2117" w:author="Arthur de Catheu" w:date="2014-06-20T17:08:00Z">
            <w:rPr/>
          </w:rPrChange>
        </w:rPr>
        <w:t xml:space="preserve">nnexe C. </w:t>
      </w:r>
    </w:p>
    <w:p w14:paraId="60A8B7B7" w14:textId="77777777" w:rsidR="00035A4D" w:rsidRPr="00935764" w:rsidRDefault="00035A4D">
      <w:pPr>
        <w:pStyle w:val="Titre2"/>
        <w:rPr>
          <w:rFonts w:ascii="Helvetica Neue Light" w:hAnsi="Helvetica Neue Light"/>
          <w:rPrChange w:id="2118" w:author="Arthur de Catheu" w:date="2014-06-20T17:08:00Z">
            <w:rPr/>
          </w:rPrChange>
        </w:rPr>
      </w:pPr>
      <w:bookmarkStart w:id="2119" w:name="_Toc379362332"/>
      <w:bookmarkStart w:id="2120" w:name="_Toc265315314"/>
      <w:bookmarkStart w:id="2121" w:name="_Toc248579964"/>
      <w:r w:rsidRPr="00935764">
        <w:rPr>
          <w:rFonts w:ascii="Helvetica Neue Light" w:hAnsi="Helvetica Neue Light"/>
          <w:rPrChange w:id="2122" w:author="Arthur de Catheu" w:date="2014-06-20T17:08:00Z">
            <w:rPr>
              <w:rFonts w:eastAsiaTheme="minorEastAsia" w:cstheme="minorBidi"/>
              <w:b w:val="0"/>
              <w:bCs w:val="0"/>
              <w:sz w:val="20"/>
              <w:szCs w:val="24"/>
            </w:rPr>
          </w:rPrChange>
        </w:rPr>
        <w:t>Enregistrement de la Créance</w:t>
      </w:r>
      <w:bookmarkEnd w:id="2119"/>
      <w:bookmarkEnd w:id="2120"/>
    </w:p>
    <w:p w14:paraId="439CD40D" w14:textId="5E21347F" w:rsidR="00035A4D" w:rsidRPr="00935764" w:rsidRDefault="00035A4D" w:rsidP="00035A4D">
      <w:pPr>
        <w:rPr>
          <w:rFonts w:ascii="Helvetica Neue Light" w:hAnsi="Helvetica Neue Light"/>
          <w:rPrChange w:id="2123" w:author="Arthur de Catheu" w:date="2014-06-20T17:08:00Z">
            <w:rPr/>
          </w:rPrChange>
        </w:rPr>
      </w:pPr>
      <w:r w:rsidRPr="00935764">
        <w:rPr>
          <w:rFonts w:ascii="Helvetica Neue Light" w:hAnsi="Helvetica Neue Light"/>
          <w:rPrChange w:id="2124" w:author="Arthur de Catheu" w:date="2014-06-20T17:08:00Z">
            <w:rPr/>
          </w:rPrChange>
        </w:rPr>
        <w:t xml:space="preserve">Après la signature </w:t>
      </w:r>
      <w:r w:rsidR="00692287" w:rsidRPr="00935764">
        <w:rPr>
          <w:rFonts w:ascii="Helvetica Neue Light" w:hAnsi="Helvetica Neue Light"/>
          <w:rPrChange w:id="2125" w:author="Arthur de Catheu" w:date="2014-06-20T17:08:00Z">
            <w:rPr/>
          </w:rPrChange>
        </w:rPr>
        <w:t xml:space="preserve">d’un </w:t>
      </w:r>
      <w:r w:rsidRPr="00935764">
        <w:rPr>
          <w:rFonts w:ascii="Helvetica Neue Light" w:hAnsi="Helvetica Neue Light"/>
          <w:rPrChange w:id="2126" w:author="Arthur de Catheu" w:date="2014-06-20T17:08:00Z">
            <w:rPr/>
          </w:rPrChange>
        </w:rPr>
        <w:t>Acte de Cession, l</w:t>
      </w:r>
      <w:r w:rsidR="00692287" w:rsidRPr="00935764">
        <w:rPr>
          <w:rFonts w:ascii="Helvetica Neue Light" w:hAnsi="Helvetica Neue Light"/>
          <w:rPrChange w:id="2127" w:author="Arthur de Catheu" w:date="2014-06-20T17:08:00Z">
            <w:rPr/>
          </w:rPrChange>
        </w:rPr>
        <w:t>a</w:t>
      </w:r>
      <w:r w:rsidRPr="00935764">
        <w:rPr>
          <w:rFonts w:ascii="Helvetica Neue Light" w:hAnsi="Helvetica Neue Light"/>
          <w:rPrChange w:id="2128" w:author="Arthur de Catheu" w:date="2014-06-20T17:08:00Z">
            <w:rPr/>
          </w:rPrChange>
        </w:rPr>
        <w:t xml:space="preserve"> Créance </w:t>
      </w:r>
      <w:r w:rsidR="00692287" w:rsidRPr="00935764">
        <w:rPr>
          <w:rFonts w:ascii="Helvetica Neue Light" w:hAnsi="Helvetica Neue Light"/>
          <w:rPrChange w:id="2129" w:author="Arthur de Catheu" w:date="2014-06-20T17:08:00Z">
            <w:rPr/>
          </w:rPrChange>
        </w:rPr>
        <w:t xml:space="preserve">Cédée est </w:t>
      </w:r>
      <w:r w:rsidRPr="00935764">
        <w:rPr>
          <w:rFonts w:ascii="Helvetica Neue Light" w:hAnsi="Helvetica Neue Light"/>
          <w:rPrChange w:id="2130" w:author="Arthur de Catheu" w:date="2014-06-20T17:08:00Z">
            <w:rPr/>
          </w:rPrChange>
        </w:rPr>
        <w:t xml:space="preserve">enregistrée dans le Dossier Cédant et </w:t>
      </w:r>
      <w:r w:rsidR="00A741C5" w:rsidRPr="00935764">
        <w:rPr>
          <w:rFonts w:ascii="Helvetica Neue Light" w:hAnsi="Helvetica Neue Light"/>
          <w:rPrChange w:id="2131" w:author="Arthur de Catheu" w:date="2014-06-20T17:08:00Z">
            <w:rPr/>
          </w:rPrChange>
        </w:rPr>
        <w:t xml:space="preserve">dans </w:t>
      </w:r>
      <w:r w:rsidRPr="00935764">
        <w:rPr>
          <w:rFonts w:ascii="Helvetica Neue Light" w:hAnsi="Helvetica Neue Light"/>
          <w:rPrChange w:id="2132" w:author="Arthur de Catheu" w:date="2014-06-20T17:08:00Z">
            <w:rPr/>
          </w:rPrChange>
        </w:rPr>
        <w:t xml:space="preserve">le </w:t>
      </w:r>
      <w:r w:rsidR="00691467" w:rsidRPr="00935764">
        <w:rPr>
          <w:rFonts w:ascii="Helvetica Neue Light" w:hAnsi="Helvetica Neue Light"/>
          <w:rPrChange w:id="2133" w:author="Arthur de Catheu" w:date="2014-06-20T17:08:00Z">
            <w:rPr/>
          </w:rPrChange>
        </w:rPr>
        <w:t xml:space="preserve">Dossier </w:t>
      </w:r>
      <w:r w:rsidRPr="00935764">
        <w:rPr>
          <w:rFonts w:ascii="Helvetica Neue Light" w:hAnsi="Helvetica Neue Light"/>
          <w:rPrChange w:id="2134" w:author="Arthur de Catheu" w:date="2014-06-20T17:08:00Z">
            <w:rPr/>
          </w:rPrChange>
        </w:rPr>
        <w:t xml:space="preserve">Débiteur correspondant. Chaque Créance est identifiée par une référence interne unique composée du numéro de Dossier Cédant, du numéro de </w:t>
      </w:r>
      <w:r w:rsidR="00691467" w:rsidRPr="00935764">
        <w:rPr>
          <w:rFonts w:ascii="Helvetica Neue Light" w:hAnsi="Helvetica Neue Light"/>
          <w:rPrChange w:id="2135" w:author="Arthur de Catheu" w:date="2014-06-20T17:08:00Z">
            <w:rPr/>
          </w:rPrChange>
        </w:rPr>
        <w:t xml:space="preserve">Dossier </w:t>
      </w:r>
      <w:r w:rsidRPr="00935764">
        <w:rPr>
          <w:rFonts w:ascii="Helvetica Neue Light" w:hAnsi="Helvetica Neue Light"/>
          <w:rPrChange w:id="2136" w:author="Arthur de Catheu" w:date="2014-06-20T17:08:00Z">
            <w:rPr/>
          </w:rPrChange>
        </w:rPr>
        <w:t xml:space="preserve">Débiteur, et du numéro de la Facture concernée. </w:t>
      </w:r>
    </w:p>
    <w:p w14:paraId="4E50CF1E" w14:textId="0C04F33A" w:rsidR="00156B5B" w:rsidRPr="00935764" w:rsidRDefault="00105642">
      <w:pPr>
        <w:pStyle w:val="Titre2"/>
        <w:rPr>
          <w:rFonts w:ascii="Helvetica Neue Light" w:hAnsi="Helvetica Neue Light"/>
          <w:rPrChange w:id="2137" w:author="Arthur de Catheu" w:date="2014-06-20T17:08:00Z">
            <w:rPr/>
          </w:rPrChange>
        </w:rPr>
      </w:pPr>
      <w:bookmarkStart w:id="2138" w:name="_Toc379362333"/>
      <w:bookmarkStart w:id="2139" w:name="_Toc265315315"/>
      <w:r w:rsidRPr="00935764">
        <w:rPr>
          <w:rFonts w:ascii="Helvetica Neue Light" w:hAnsi="Helvetica Neue Light"/>
          <w:rPrChange w:id="2140" w:author="Arthur de Catheu" w:date="2014-06-20T17:08:00Z">
            <w:rPr>
              <w:rFonts w:eastAsiaTheme="minorEastAsia" w:cstheme="minorBidi"/>
              <w:b w:val="0"/>
              <w:bCs w:val="0"/>
              <w:sz w:val="20"/>
              <w:szCs w:val="24"/>
            </w:rPr>
          </w:rPrChange>
        </w:rPr>
        <w:t>Possibilité de récurrence de financement pour un Cédant</w:t>
      </w:r>
      <w:bookmarkEnd w:id="2121"/>
      <w:bookmarkEnd w:id="2138"/>
      <w:bookmarkEnd w:id="2139"/>
    </w:p>
    <w:p w14:paraId="26DE5D1C" w14:textId="3A712979" w:rsidR="00F542D7" w:rsidRPr="00935764" w:rsidRDefault="00AD3B7E" w:rsidP="00CC2BDB">
      <w:pPr>
        <w:widowControl w:val="0"/>
        <w:autoSpaceDE w:val="0"/>
        <w:autoSpaceDN w:val="0"/>
        <w:adjustRightInd w:val="0"/>
        <w:spacing w:before="120"/>
        <w:rPr>
          <w:rFonts w:ascii="Helvetica Neue Light" w:hAnsi="Helvetica Neue Light"/>
          <w:u w:val="single"/>
          <w:rPrChange w:id="2141" w:author="Arthur de Catheu" w:date="2014-06-20T17:08:00Z">
            <w:rPr>
              <w:u w:val="single"/>
            </w:rPr>
          </w:rPrChange>
        </w:rPr>
      </w:pPr>
      <w:r w:rsidRPr="00935764">
        <w:rPr>
          <w:rFonts w:ascii="Helvetica Neue Light" w:hAnsi="Helvetica Neue Light" w:cs="Arial"/>
          <w:rPrChange w:id="2142" w:author="Arthur de Catheu" w:date="2014-06-20T17:08:00Z">
            <w:rPr>
              <w:rFonts w:cs="Arial"/>
            </w:rPr>
          </w:rPrChange>
        </w:rPr>
        <w:t>S</w:t>
      </w:r>
      <w:r w:rsidR="00105642" w:rsidRPr="00935764">
        <w:rPr>
          <w:rFonts w:ascii="Helvetica Neue Light" w:hAnsi="Helvetica Neue Light" w:cs="Arial"/>
          <w:rPrChange w:id="2143" w:author="Arthur de Catheu" w:date="2014-06-20T17:08:00Z">
            <w:rPr>
              <w:rFonts w:cs="Arial"/>
            </w:rPr>
          </w:rPrChange>
        </w:rPr>
        <w:t xml:space="preserve">i </w:t>
      </w:r>
      <w:r w:rsidR="00714860" w:rsidRPr="00935764">
        <w:rPr>
          <w:rFonts w:ascii="Helvetica Neue Light" w:hAnsi="Helvetica Neue Light" w:cs="Arial"/>
          <w:rPrChange w:id="2144" w:author="Arthur de Catheu" w:date="2014-06-20T17:08:00Z">
            <w:rPr>
              <w:rFonts w:cs="Arial"/>
            </w:rPr>
          </w:rPrChange>
        </w:rPr>
        <w:t xml:space="preserve">le </w:t>
      </w:r>
      <w:r w:rsidR="00A37D87" w:rsidRPr="00935764">
        <w:rPr>
          <w:rFonts w:ascii="Helvetica Neue Light" w:hAnsi="Helvetica Neue Light" w:cs="Arial"/>
          <w:rPrChange w:id="2145" w:author="Arthur de Catheu" w:date="2014-06-20T17:08:00Z">
            <w:rPr>
              <w:rFonts w:cs="Arial"/>
            </w:rPr>
          </w:rPrChange>
        </w:rPr>
        <w:t>FCT 2014</w:t>
      </w:r>
      <w:r w:rsidR="00105642" w:rsidRPr="00935764">
        <w:rPr>
          <w:rFonts w:ascii="Helvetica Neue Light" w:hAnsi="Helvetica Neue Light" w:cs="Arial"/>
          <w:rPrChange w:id="2146" w:author="Arthur de Catheu" w:date="2014-06-20T17:08:00Z">
            <w:rPr>
              <w:rFonts w:cs="Arial"/>
            </w:rPr>
          </w:rPrChange>
        </w:rPr>
        <w:t xml:space="preserve"> n’a pas vocation à remplacer un</w:t>
      </w:r>
      <w:r w:rsidR="00696F0F" w:rsidRPr="00935764">
        <w:rPr>
          <w:rFonts w:ascii="Helvetica Neue Light" w:hAnsi="Helvetica Neue Light" w:cs="Arial"/>
          <w:rPrChange w:id="2147" w:author="Arthur de Catheu" w:date="2014-06-20T17:08:00Z">
            <w:rPr>
              <w:rFonts w:cs="Arial"/>
            </w:rPr>
          </w:rPrChange>
        </w:rPr>
        <w:t>e source de</w:t>
      </w:r>
      <w:r w:rsidR="00105642" w:rsidRPr="00935764">
        <w:rPr>
          <w:rFonts w:ascii="Helvetica Neue Light" w:hAnsi="Helvetica Neue Light" w:cs="Arial"/>
          <w:rPrChange w:id="2148" w:author="Arthur de Catheu" w:date="2014-06-20T17:08:00Z">
            <w:rPr>
              <w:rFonts w:cs="Arial"/>
            </w:rPr>
          </w:rPrChange>
        </w:rPr>
        <w:t xml:space="preserve"> financement </w:t>
      </w:r>
      <w:r w:rsidRPr="00935764">
        <w:rPr>
          <w:rFonts w:ascii="Helvetica Neue Light" w:hAnsi="Helvetica Neue Light" w:cs="Arial"/>
          <w:rPrChange w:id="2149" w:author="Arthur de Catheu" w:date="2014-06-20T17:08:00Z">
            <w:rPr>
              <w:rFonts w:cs="Arial"/>
            </w:rPr>
          </w:rPrChange>
        </w:rPr>
        <w:t>pérenne</w:t>
      </w:r>
      <w:r w:rsidR="00105642" w:rsidRPr="00935764">
        <w:rPr>
          <w:rFonts w:ascii="Helvetica Neue Light" w:hAnsi="Helvetica Neue Light" w:cs="Arial"/>
          <w:rPrChange w:id="2150" w:author="Arthur de Catheu" w:date="2014-06-20T17:08:00Z">
            <w:rPr>
              <w:rFonts w:cs="Arial"/>
            </w:rPr>
          </w:rPrChange>
        </w:rPr>
        <w:t>, l’emploi récurrent d</w:t>
      </w:r>
      <w:r w:rsidR="00692287" w:rsidRPr="00935764">
        <w:rPr>
          <w:rFonts w:ascii="Helvetica Neue Light" w:hAnsi="Helvetica Neue Light" w:cs="Arial"/>
          <w:rPrChange w:id="2151" w:author="Arthur de Catheu" w:date="2014-06-20T17:08:00Z">
            <w:rPr>
              <w:rFonts w:cs="Arial"/>
            </w:rPr>
          </w:rPrChange>
        </w:rPr>
        <w:t>u service de</w:t>
      </w:r>
      <w:r w:rsidR="00105642" w:rsidRPr="00935764">
        <w:rPr>
          <w:rFonts w:ascii="Helvetica Neue Light" w:hAnsi="Helvetica Neue Light" w:cs="Arial"/>
          <w:rPrChange w:id="2152" w:author="Arthur de Catheu" w:date="2014-06-20T17:08:00Z">
            <w:rPr>
              <w:rFonts w:cs="Arial"/>
            </w:rPr>
          </w:rPrChange>
        </w:rPr>
        <w:t xml:space="preserve"> </w:t>
      </w:r>
      <w:r w:rsidR="002119A8" w:rsidRPr="00935764">
        <w:rPr>
          <w:rFonts w:ascii="Helvetica Neue Light" w:hAnsi="Helvetica Neue Light" w:cs="Arial"/>
          <w:rPrChange w:id="2153" w:author="Arthur de Catheu" w:date="2014-06-20T17:08:00Z">
            <w:rPr>
              <w:rFonts w:cs="Arial"/>
            </w:rPr>
          </w:rPrChange>
        </w:rPr>
        <w:t>Finexkap AM</w:t>
      </w:r>
      <w:r w:rsidR="0074450F" w:rsidRPr="00935764">
        <w:rPr>
          <w:rFonts w:ascii="Helvetica Neue Light" w:hAnsi="Helvetica Neue Light" w:cs="Arial"/>
          <w:rPrChange w:id="2154" w:author="Arthur de Catheu" w:date="2014-06-20T17:08:00Z">
            <w:rPr>
              <w:rFonts w:cs="Arial"/>
            </w:rPr>
          </w:rPrChange>
        </w:rPr>
        <w:t xml:space="preserve"> </w:t>
      </w:r>
      <w:r w:rsidR="00105642" w:rsidRPr="00935764">
        <w:rPr>
          <w:rFonts w:ascii="Helvetica Neue Light" w:hAnsi="Helvetica Neue Light" w:cs="Arial"/>
          <w:rPrChange w:id="2155" w:author="Arthur de Catheu" w:date="2014-06-20T17:08:00Z">
            <w:rPr>
              <w:rFonts w:cs="Arial"/>
            </w:rPr>
          </w:rPrChange>
        </w:rPr>
        <w:t xml:space="preserve">est </w:t>
      </w:r>
      <w:r w:rsidR="00CC2BDB" w:rsidRPr="00935764">
        <w:rPr>
          <w:rFonts w:ascii="Helvetica Neue Light" w:hAnsi="Helvetica Neue Light" w:cs="Arial"/>
          <w:rPrChange w:id="2156" w:author="Arthur de Catheu" w:date="2014-06-20T17:08:00Z">
            <w:rPr>
              <w:rFonts w:cs="Arial"/>
            </w:rPr>
          </w:rPrChange>
        </w:rPr>
        <w:t xml:space="preserve">toutefois </w:t>
      </w:r>
      <w:r w:rsidR="00105642" w:rsidRPr="00935764">
        <w:rPr>
          <w:rFonts w:ascii="Helvetica Neue Light" w:hAnsi="Helvetica Neue Light" w:cs="Arial"/>
          <w:rPrChange w:id="2157" w:author="Arthur de Catheu" w:date="2014-06-20T17:08:00Z">
            <w:rPr>
              <w:rFonts w:cs="Arial"/>
            </w:rPr>
          </w:rPrChange>
        </w:rPr>
        <w:t xml:space="preserve">possible. En effet, un comportement vertueux des Cédants </w:t>
      </w:r>
      <w:r w:rsidR="009B72B4" w:rsidRPr="00935764">
        <w:rPr>
          <w:rFonts w:ascii="Helvetica Neue Light" w:hAnsi="Helvetica Neue Light" w:cs="Arial"/>
          <w:rPrChange w:id="2158" w:author="Arthur de Catheu" w:date="2014-06-20T17:08:00Z">
            <w:rPr>
              <w:rFonts w:cs="Arial"/>
            </w:rPr>
          </w:rPrChange>
        </w:rPr>
        <w:t>associé au</w:t>
      </w:r>
      <w:r w:rsidR="00105642" w:rsidRPr="00935764">
        <w:rPr>
          <w:rFonts w:ascii="Helvetica Neue Light" w:hAnsi="Helvetica Neue Light" w:cs="Arial"/>
          <w:rPrChange w:id="2159" w:author="Arthur de Catheu" w:date="2014-06-20T17:08:00Z">
            <w:rPr>
              <w:rFonts w:cs="Arial"/>
            </w:rPr>
          </w:rPrChange>
        </w:rPr>
        <w:t xml:space="preserve"> paiement </w:t>
      </w:r>
      <w:r w:rsidR="00692287" w:rsidRPr="00935764">
        <w:rPr>
          <w:rFonts w:ascii="Helvetica Neue Light" w:hAnsi="Helvetica Neue Light" w:cs="Arial"/>
          <w:rPrChange w:id="2160" w:author="Arthur de Catheu" w:date="2014-06-20T17:08:00Z">
            <w:rPr>
              <w:rFonts w:cs="Arial"/>
            </w:rPr>
          </w:rPrChange>
        </w:rPr>
        <w:t xml:space="preserve">des Factures par </w:t>
      </w:r>
      <w:r w:rsidR="00105642" w:rsidRPr="00935764">
        <w:rPr>
          <w:rFonts w:ascii="Helvetica Neue Light" w:hAnsi="Helvetica Neue Light" w:cs="Arial"/>
          <w:rPrChange w:id="2161" w:author="Arthur de Catheu" w:date="2014-06-20T17:08:00Z">
            <w:rPr>
              <w:rFonts w:cs="Arial"/>
            </w:rPr>
          </w:rPrChange>
        </w:rPr>
        <w:t xml:space="preserve">leurs Débiteurs </w:t>
      </w:r>
      <w:r w:rsidR="009B72B4" w:rsidRPr="00935764">
        <w:rPr>
          <w:rFonts w:ascii="Helvetica Neue Light" w:hAnsi="Helvetica Neue Light" w:cs="Arial"/>
          <w:rPrChange w:id="2162" w:author="Arthur de Catheu" w:date="2014-06-20T17:08:00Z">
            <w:rPr>
              <w:rFonts w:cs="Arial"/>
            </w:rPr>
          </w:rPrChange>
        </w:rPr>
        <w:t>conduit</w:t>
      </w:r>
      <w:r w:rsidR="00510910" w:rsidRPr="00935764">
        <w:rPr>
          <w:rFonts w:ascii="Helvetica Neue Light" w:hAnsi="Helvetica Neue Light" w:cs="Arial"/>
          <w:rPrChange w:id="2163" w:author="Arthur de Catheu" w:date="2014-06-20T17:08:00Z">
            <w:rPr>
              <w:rFonts w:cs="Arial"/>
            </w:rPr>
          </w:rPrChange>
        </w:rPr>
        <w:t xml:space="preserve"> </w:t>
      </w:r>
      <w:r w:rsidR="009B72B4" w:rsidRPr="00935764">
        <w:rPr>
          <w:rFonts w:ascii="Helvetica Neue Light" w:hAnsi="Helvetica Neue Light" w:cs="Arial"/>
          <w:rPrChange w:id="2164" w:author="Arthur de Catheu" w:date="2014-06-20T17:08:00Z">
            <w:rPr>
              <w:rFonts w:cs="Arial"/>
            </w:rPr>
          </w:rPrChange>
        </w:rPr>
        <w:t xml:space="preserve">à </w:t>
      </w:r>
      <w:r w:rsidR="00105642" w:rsidRPr="00935764">
        <w:rPr>
          <w:rFonts w:ascii="Helvetica Neue Light" w:hAnsi="Helvetica Neue Light" w:cs="Arial"/>
          <w:rPrChange w:id="2165" w:author="Arthur de Catheu" w:date="2014-06-20T17:08:00Z">
            <w:rPr>
              <w:rFonts w:cs="Arial"/>
            </w:rPr>
          </w:rPrChange>
        </w:rPr>
        <w:t xml:space="preserve">une meilleure </w:t>
      </w:r>
      <w:r w:rsidR="00510910" w:rsidRPr="00935764">
        <w:rPr>
          <w:rFonts w:ascii="Helvetica Neue Light" w:hAnsi="Helvetica Neue Light" w:cs="Arial"/>
          <w:rPrChange w:id="2166" w:author="Arthur de Catheu" w:date="2014-06-20T17:08:00Z">
            <w:rPr>
              <w:rFonts w:cs="Arial"/>
            </w:rPr>
          </w:rPrChange>
        </w:rPr>
        <w:t>appréciation du risque crédit</w:t>
      </w:r>
      <w:r w:rsidR="009B72B4" w:rsidRPr="00935764">
        <w:rPr>
          <w:rFonts w:ascii="Helvetica Neue Light" w:hAnsi="Helvetica Neue Light" w:cs="Arial"/>
          <w:rPrChange w:id="2167" w:author="Arthur de Catheu" w:date="2014-06-20T17:08:00Z">
            <w:rPr>
              <w:rFonts w:cs="Arial"/>
            </w:rPr>
          </w:rPrChange>
        </w:rPr>
        <w:t>, ce qui est</w:t>
      </w:r>
      <w:r w:rsidR="00510910" w:rsidRPr="00935764">
        <w:rPr>
          <w:rFonts w:ascii="Helvetica Neue Light" w:hAnsi="Helvetica Neue Light" w:cs="Arial"/>
          <w:rPrChange w:id="2168" w:author="Arthur de Catheu" w:date="2014-06-20T17:08:00Z">
            <w:rPr>
              <w:rFonts w:cs="Arial"/>
            </w:rPr>
          </w:rPrChange>
        </w:rPr>
        <w:t xml:space="preserve"> </w:t>
      </w:r>
      <w:r w:rsidR="00105642" w:rsidRPr="00935764">
        <w:rPr>
          <w:rFonts w:ascii="Helvetica Neue Light" w:hAnsi="Helvetica Neue Light" w:cs="Arial"/>
          <w:rPrChange w:id="2169" w:author="Arthur de Catheu" w:date="2014-06-20T17:08:00Z">
            <w:rPr>
              <w:rFonts w:cs="Arial"/>
            </w:rPr>
          </w:rPrChange>
        </w:rPr>
        <w:t>susceptible d’améliorer les conditions de financement</w:t>
      </w:r>
      <w:r w:rsidR="00510910" w:rsidRPr="00935764">
        <w:rPr>
          <w:rFonts w:ascii="Helvetica Neue Light" w:hAnsi="Helvetica Neue Light" w:cs="Arial"/>
          <w:rPrChange w:id="2170" w:author="Arthur de Catheu" w:date="2014-06-20T17:08:00Z">
            <w:rPr>
              <w:rFonts w:cs="Arial"/>
            </w:rPr>
          </w:rPrChange>
        </w:rPr>
        <w:t>.</w:t>
      </w:r>
    </w:p>
    <w:p w14:paraId="31AE8E7F" w14:textId="77777777" w:rsidR="00156B5B" w:rsidRPr="00935764" w:rsidRDefault="001106C8">
      <w:pPr>
        <w:pStyle w:val="Titre3"/>
        <w:rPr>
          <w:rFonts w:ascii="Helvetica Neue Light" w:hAnsi="Helvetica Neue Light"/>
          <w:rPrChange w:id="2171" w:author="Arthur de Catheu" w:date="2014-06-20T17:08:00Z">
            <w:rPr/>
          </w:rPrChange>
        </w:rPr>
      </w:pPr>
      <w:bookmarkStart w:id="2172" w:name="_Toc265315318"/>
      <w:r w:rsidRPr="00935764">
        <w:rPr>
          <w:rFonts w:ascii="Helvetica Neue Light" w:hAnsi="Helvetica Neue Light"/>
          <w:rPrChange w:id="2173" w:author="Arthur de Catheu" w:date="2014-06-20T17:08:00Z">
            <w:rPr>
              <w:rFonts w:eastAsiaTheme="minorEastAsia" w:cstheme="minorBidi"/>
              <w:b w:val="0"/>
              <w:bCs w:val="0"/>
              <w:sz w:val="20"/>
            </w:rPr>
          </w:rPrChange>
        </w:rPr>
        <w:t>Déclaration de conformité par le Cédant</w:t>
      </w:r>
      <w:bookmarkEnd w:id="2172"/>
    </w:p>
    <w:p w14:paraId="65891798" w14:textId="0C852207" w:rsidR="00376BE7" w:rsidRPr="00935764" w:rsidRDefault="00376BE7" w:rsidP="00376BE7">
      <w:pPr>
        <w:widowControl w:val="0"/>
        <w:autoSpaceDE w:val="0"/>
        <w:autoSpaceDN w:val="0"/>
        <w:adjustRightInd w:val="0"/>
        <w:spacing w:before="120"/>
        <w:rPr>
          <w:rFonts w:ascii="Helvetica Neue Light" w:hAnsi="Helvetica Neue Light" w:cs="Arial"/>
          <w:rPrChange w:id="2174" w:author="Arthur de Catheu" w:date="2014-06-20T17:08:00Z">
            <w:rPr>
              <w:rFonts w:cs="Arial"/>
            </w:rPr>
          </w:rPrChange>
        </w:rPr>
      </w:pPr>
      <w:r w:rsidRPr="00935764">
        <w:rPr>
          <w:rFonts w:ascii="Helvetica Neue Light" w:hAnsi="Helvetica Neue Light" w:cs="Arial"/>
          <w:rPrChange w:id="2175" w:author="Arthur de Catheu" w:date="2014-06-20T17:08:00Z">
            <w:rPr>
              <w:rFonts w:cs="Arial"/>
            </w:rPr>
          </w:rPrChange>
        </w:rPr>
        <w:t xml:space="preserve">A chaque demande de financement soumise par le Cédant, ce dernier doit effectuer les déclarations suivantes sur la plate-forme de </w:t>
      </w:r>
      <w:r w:rsidR="002119A8" w:rsidRPr="00935764">
        <w:rPr>
          <w:rFonts w:ascii="Helvetica Neue Light" w:hAnsi="Helvetica Neue Light" w:cs="Arial"/>
          <w:rPrChange w:id="2176" w:author="Arthur de Catheu" w:date="2014-06-20T17:08:00Z">
            <w:rPr>
              <w:rFonts w:cs="Arial"/>
            </w:rPr>
          </w:rPrChange>
        </w:rPr>
        <w:t>Finexkap AM</w:t>
      </w:r>
      <w:r w:rsidR="00F24AE7" w:rsidRPr="00935764">
        <w:rPr>
          <w:rFonts w:ascii="Helvetica Neue Light" w:hAnsi="Helvetica Neue Light" w:cs="Arial"/>
          <w:rPrChange w:id="2177" w:author="Arthur de Catheu" w:date="2014-06-20T17:08:00Z">
            <w:rPr>
              <w:rFonts w:cs="Arial"/>
            </w:rPr>
          </w:rPrChange>
        </w:rPr>
        <w:t xml:space="preserve"> </w:t>
      </w:r>
      <w:r w:rsidRPr="00935764">
        <w:rPr>
          <w:rFonts w:ascii="Helvetica Neue Light" w:hAnsi="Helvetica Neue Light" w:cs="Arial"/>
          <w:rPrChange w:id="2178" w:author="Arthur de Catheu" w:date="2014-06-20T17:08:00Z">
            <w:rPr>
              <w:rFonts w:cs="Arial"/>
            </w:rPr>
          </w:rPrChange>
        </w:rPr>
        <w:t>avant de pouvoir télécharger les documents relatifs aux Créances proposées :</w:t>
      </w:r>
    </w:p>
    <w:p w14:paraId="7254B881" w14:textId="77777777" w:rsidR="00692287" w:rsidRPr="00935764" w:rsidRDefault="00692287" w:rsidP="00692287">
      <w:pPr>
        <w:keepNext/>
        <w:keepLines/>
        <w:spacing w:before="60" w:after="60"/>
        <w:outlineLvl w:val="4"/>
        <w:rPr>
          <w:rFonts w:ascii="Helvetica Neue Light" w:hAnsi="Helvetica Neue Light"/>
          <w:rPrChange w:id="2179" w:author="Arthur de Catheu" w:date="2014-06-20T17:08:00Z">
            <w:rPr/>
          </w:rPrChange>
        </w:rPr>
      </w:pPr>
    </w:p>
    <w:p w14:paraId="37372DF7" w14:textId="77777777" w:rsidR="00692287" w:rsidRPr="00935764" w:rsidRDefault="00692287" w:rsidP="00692287">
      <w:pPr>
        <w:keepNext/>
        <w:keepLines/>
        <w:spacing w:before="60" w:after="60"/>
        <w:outlineLvl w:val="4"/>
        <w:rPr>
          <w:rFonts w:ascii="Helvetica Neue Light" w:hAnsi="Helvetica Neue Light"/>
          <w:rPrChange w:id="2180" w:author="Arthur de Catheu" w:date="2014-06-20T17:08:00Z">
            <w:rPr/>
          </w:rPrChange>
        </w:rPr>
      </w:pPr>
      <w:r w:rsidRPr="00935764">
        <w:rPr>
          <w:rFonts w:ascii="Helvetica Neue Light" w:hAnsi="Helvetica Neue Light"/>
          <w:rPrChange w:id="2181" w:author="Arthur de Catheu" w:date="2014-06-20T17:08:00Z">
            <w:rPr/>
          </w:rPrChange>
        </w:rPr>
        <w:t>Nous vous rappelons que pour chaque facture transférée, les conditions suivantes doivent être respectées :</w:t>
      </w:r>
    </w:p>
    <w:p w14:paraId="5AEB355F" w14:textId="77777777" w:rsidR="00692287" w:rsidRPr="00935764" w:rsidRDefault="00692287" w:rsidP="00692287">
      <w:pPr>
        <w:pStyle w:val="Paragraphedeliste"/>
        <w:keepNext/>
        <w:keepLines/>
        <w:numPr>
          <w:ilvl w:val="0"/>
          <w:numId w:val="342"/>
        </w:numPr>
        <w:spacing w:before="60" w:after="60"/>
        <w:outlineLvl w:val="4"/>
        <w:rPr>
          <w:rFonts w:ascii="Helvetica Neue Light" w:hAnsi="Helvetica Neue Light"/>
          <w:rPrChange w:id="2182" w:author="Arthur de Catheu" w:date="2014-06-20T17:08:00Z">
            <w:rPr/>
          </w:rPrChange>
        </w:rPr>
      </w:pPr>
      <w:r w:rsidRPr="00935764">
        <w:rPr>
          <w:rFonts w:ascii="Helvetica Neue Light" w:hAnsi="Helvetica Neue Light"/>
          <w:rPrChange w:id="2183" w:author="Arthur de Catheu" w:date="2014-06-20T17:08:00Z">
            <w:rPr/>
          </w:rPrChange>
        </w:rPr>
        <w:t>chacune des factures doit être certaine, liquide et exigible ;</w:t>
      </w:r>
    </w:p>
    <w:p w14:paraId="0C6B52C9" w14:textId="77777777" w:rsidR="00692287" w:rsidRPr="00935764" w:rsidRDefault="00692287" w:rsidP="00692287">
      <w:pPr>
        <w:pStyle w:val="Paragraphedeliste"/>
        <w:keepNext/>
        <w:keepLines/>
        <w:numPr>
          <w:ilvl w:val="0"/>
          <w:numId w:val="342"/>
        </w:numPr>
        <w:spacing w:before="60" w:after="60"/>
        <w:outlineLvl w:val="4"/>
        <w:rPr>
          <w:rFonts w:ascii="Helvetica Neue Light" w:hAnsi="Helvetica Neue Light"/>
          <w:rPrChange w:id="2184" w:author="Arthur de Catheu" w:date="2014-06-20T17:08:00Z">
            <w:rPr/>
          </w:rPrChange>
        </w:rPr>
      </w:pPr>
      <w:r w:rsidRPr="00935764">
        <w:rPr>
          <w:rFonts w:ascii="Helvetica Neue Light" w:hAnsi="Helvetica Neue Light"/>
          <w:rPrChange w:id="2185" w:author="Arthur de Catheu" w:date="2014-06-20T17:08:00Z">
            <w:rPr/>
          </w:rPrChange>
        </w:rPr>
        <w:t>aucune information indiquée sur chacune des facture n’a été modifiée depuis son émission (date de paiement, montant, etc.) ;</w:t>
      </w:r>
    </w:p>
    <w:p w14:paraId="0C539142" w14:textId="77777777" w:rsidR="00692287" w:rsidRPr="00935764" w:rsidRDefault="00692287" w:rsidP="00692287">
      <w:pPr>
        <w:pStyle w:val="Paragraphedeliste"/>
        <w:keepNext/>
        <w:keepLines/>
        <w:numPr>
          <w:ilvl w:val="0"/>
          <w:numId w:val="342"/>
        </w:numPr>
        <w:spacing w:before="60" w:after="60"/>
        <w:outlineLvl w:val="4"/>
        <w:rPr>
          <w:rFonts w:ascii="Helvetica Neue Light" w:hAnsi="Helvetica Neue Light"/>
          <w:rPrChange w:id="2186" w:author="Arthur de Catheu" w:date="2014-06-20T17:08:00Z">
            <w:rPr/>
          </w:rPrChange>
        </w:rPr>
      </w:pPr>
      <w:r w:rsidRPr="00935764">
        <w:rPr>
          <w:rFonts w:ascii="Helvetica Neue Light" w:hAnsi="Helvetica Neue Light"/>
          <w:rPrChange w:id="2187" w:author="Arthur de Catheu" w:date="2014-06-20T17:08:00Z">
            <w:rPr/>
          </w:rPrChange>
        </w:rPr>
        <w:t>si l'une des factures fait déjà l'objet d'une assurance-crédit ou d'une garantie par un tiers, vous renoncez à exercer tout recours au titre de cette assurance-crédit ou garantie, et ne pourrez solliciter une couverture équivalente suite à la cession de cette facture.</w:t>
      </w:r>
    </w:p>
    <w:p w14:paraId="7CF85934" w14:textId="77777777" w:rsidR="00692287" w:rsidRPr="00935764" w:rsidRDefault="00692287" w:rsidP="00692287">
      <w:pPr>
        <w:keepNext/>
        <w:keepLines/>
        <w:spacing w:before="60" w:after="60"/>
        <w:outlineLvl w:val="4"/>
        <w:rPr>
          <w:rFonts w:ascii="Helvetica Neue Light" w:hAnsi="Helvetica Neue Light"/>
          <w:rPrChange w:id="2188" w:author="Arthur de Catheu" w:date="2014-06-20T17:08:00Z">
            <w:rPr/>
          </w:rPrChange>
        </w:rPr>
      </w:pPr>
    </w:p>
    <w:p w14:paraId="5E8323FD" w14:textId="77777777" w:rsidR="00692287" w:rsidRPr="00935764" w:rsidRDefault="00692287" w:rsidP="00692287">
      <w:pPr>
        <w:keepNext/>
        <w:keepLines/>
        <w:spacing w:before="60" w:after="60"/>
        <w:outlineLvl w:val="4"/>
        <w:rPr>
          <w:rFonts w:ascii="Helvetica Neue Light" w:hAnsi="Helvetica Neue Light"/>
          <w:rPrChange w:id="2189" w:author="Arthur de Catheu" w:date="2014-06-20T17:08:00Z">
            <w:rPr/>
          </w:rPrChange>
        </w:rPr>
      </w:pPr>
      <w:r w:rsidRPr="00935764">
        <w:rPr>
          <w:rFonts w:ascii="Helvetica Neue Light" w:hAnsi="Helvetica Neue Light"/>
          <w:rPrChange w:id="2190" w:author="Arthur de Catheu" w:date="2014-06-20T17:08:00Z">
            <w:rPr/>
          </w:rPrChange>
        </w:rPr>
        <w:t>De plus, vous n'avez connaissance d'aucun(e) :</w:t>
      </w:r>
    </w:p>
    <w:p w14:paraId="680883BD" w14:textId="77777777" w:rsidR="00692287" w:rsidRPr="00935764" w:rsidRDefault="00692287" w:rsidP="00692287">
      <w:pPr>
        <w:pStyle w:val="Paragraphedeliste"/>
        <w:keepNext/>
        <w:keepLines/>
        <w:numPr>
          <w:ilvl w:val="0"/>
          <w:numId w:val="343"/>
        </w:numPr>
        <w:spacing w:before="60" w:after="60"/>
        <w:outlineLvl w:val="4"/>
        <w:rPr>
          <w:rFonts w:ascii="Helvetica Neue Light" w:hAnsi="Helvetica Neue Light"/>
          <w:rPrChange w:id="2191" w:author="Arthur de Catheu" w:date="2014-06-20T17:08:00Z">
            <w:rPr/>
          </w:rPrChange>
        </w:rPr>
      </w:pPr>
      <w:r w:rsidRPr="00935764">
        <w:rPr>
          <w:rFonts w:ascii="Helvetica Neue Light" w:hAnsi="Helvetica Neue Light"/>
          <w:rPrChange w:id="2192" w:author="Arthur de Catheu" w:date="2014-06-20T17:08:00Z">
            <w:rPr/>
          </w:rPrChange>
        </w:rPr>
        <w:t>litige avec le client au titre de chaque facture ;</w:t>
      </w:r>
    </w:p>
    <w:p w14:paraId="29B2D9E8" w14:textId="77777777" w:rsidR="00692287" w:rsidRPr="00935764" w:rsidRDefault="00692287" w:rsidP="00692287">
      <w:pPr>
        <w:pStyle w:val="Paragraphedeliste"/>
        <w:keepNext/>
        <w:keepLines/>
        <w:numPr>
          <w:ilvl w:val="0"/>
          <w:numId w:val="343"/>
        </w:numPr>
        <w:spacing w:before="60" w:after="60"/>
        <w:outlineLvl w:val="4"/>
        <w:rPr>
          <w:rFonts w:ascii="Helvetica Neue Light" w:hAnsi="Helvetica Neue Light"/>
          <w:rPrChange w:id="2193" w:author="Arthur de Catheu" w:date="2014-06-20T17:08:00Z">
            <w:rPr/>
          </w:rPrChange>
        </w:rPr>
      </w:pPr>
      <w:r w:rsidRPr="00935764">
        <w:rPr>
          <w:rFonts w:ascii="Helvetica Neue Light" w:hAnsi="Helvetica Neue Light"/>
          <w:rPrChange w:id="2194" w:author="Arthur de Catheu" w:date="2014-06-20T17:08:00Z">
            <w:rPr/>
          </w:rPrChange>
        </w:rPr>
        <w:t>litige avec chaque client portant sur des factures antérieures et non réglées à ce jour ;</w:t>
      </w:r>
    </w:p>
    <w:p w14:paraId="4D5E5081" w14:textId="77777777" w:rsidR="00692287" w:rsidRPr="00935764" w:rsidRDefault="00692287" w:rsidP="00692287">
      <w:pPr>
        <w:pStyle w:val="Paragraphedeliste"/>
        <w:keepNext/>
        <w:keepLines/>
        <w:numPr>
          <w:ilvl w:val="0"/>
          <w:numId w:val="343"/>
        </w:numPr>
        <w:spacing w:before="60" w:after="60"/>
        <w:outlineLvl w:val="4"/>
        <w:rPr>
          <w:rFonts w:ascii="Helvetica Neue Light" w:hAnsi="Helvetica Neue Light"/>
          <w:rPrChange w:id="2195" w:author="Arthur de Catheu" w:date="2014-06-20T17:08:00Z">
            <w:rPr/>
          </w:rPrChange>
        </w:rPr>
      </w:pPr>
      <w:r w:rsidRPr="00935764">
        <w:rPr>
          <w:rFonts w:ascii="Helvetica Neue Light" w:hAnsi="Helvetica Neue Light"/>
          <w:rPrChange w:id="2196" w:author="Arthur de Catheu" w:date="2014-06-20T17:08:00Z">
            <w:rPr/>
          </w:rPrChange>
        </w:rPr>
        <w:t>avoir non imputé et émis au bénéfice du client au titre de chaque facture ;</w:t>
      </w:r>
    </w:p>
    <w:p w14:paraId="364339AF" w14:textId="77777777" w:rsidR="00692287" w:rsidRPr="00935764" w:rsidRDefault="00692287" w:rsidP="00692287">
      <w:pPr>
        <w:pStyle w:val="Paragraphedeliste"/>
        <w:numPr>
          <w:ilvl w:val="0"/>
          <w:numId w:val="127"/>
        </w:numPr>
        <w:rPr>
          <w:rFonts w:ascii="Helvetica Neue Light" w:hAnsi="Helvetica Neue Light"/>
          <w:rPrChange w:id="2197" w:author="Arthur de Catheu" w:date="2014-06-20T17:08:00Z">
            <w:rPr/>
          </w:rPrChange>
        </w:rPr>
      </w:pPr>
      <w:r w:rsidRPr="00935764">
        <w:rPr>
          <w:rFonts w:ascii="Helvetica Neue Light" w:hAnsi="Helvetica Neue Light"/>
          <w:rPrChange w:id="2198" w:author="Arthur de Catheu" w:date="2014-06-20T17:08:00Z">
            <w:rPr/>
          </w:rPrChange>
        </w:rPr>
        <w:t>déduction liée à des ristournes (ou conditions commerciales) à déduire de chaque facture.</w:t>
      </w:r>
    </w:p>
    <w:p w14:paraId="652648BF" w14:textId="12CC73EA" w:rsidR="000513B5" w:rsidRPr="00935764" w:rsidRDefault="00376BE7" w:rsidP="00376BE7">
      <w:pPr>
        <w:widowControl w:val="0"/>
        <w:autoSpaceDE w:val="0"/>
        <w:autoSpaceDN w:val="0"/>
        <w:adjustRightInd w:val="0"/>
        <w:spacing w:before="120"/>
        <w:rPr>
          <w:rFonts w:ascii="Helvetica Neue Light" w:hAnsi="Helvetica Neue Light" w:cs="Arial"/>
          <w:rPrChange w:id="2199" w:author="Arthur de Catheu" w:date="2014-06-20T17:08:00Z">
            <w:rPr>
              <w:rFonts w:cs="Arial"/>
            </w:rPr>
          </w:rPrChange>
        </w:rPr>
      </w:pPr>
      <w:r w:rsidRPr="00935764">
        <w:rPr>
          <w:rFonts w:ascii="Helvetica Neue Light" w:hAnsi="Helvetica Neue Light" w:cs="Arial"/>
          <w:rPrChange w:id="2200" w:author="Arthur de Catheu" w:date="2014-06-20T17:08:00Z">
            <w:rPr>
              <w:rFonts w:cs="Arial"/>
            </w:rPr>
          </w:rPrChange>
        </w:rPr>
        <w:t xml:space="preserve">Ces déclarations prennent la forme d'un écran spécifique sur la plate-forme de </w:t>
      </w:r>
      <w:r w:rsidR="002119A8" w:rsidRPr="00935764">
        <w:rPr>
          <w:rFonts w:ascii="Helvetica Neue Light" w:hAnsi="Helvetica Neue Light" w:cs="Arial"/>
          <w:rPrChange w:id="2201" w:author="Arthur de Catheu" w:date="2014-06-20T17:08:00Z">
            <w:rPr>
              <w:rFonts w:cs="Arial"/>
            </w:rPr>
          </w:rPrChange>
        </w:rPr>
        <w:t>Finexkap AM</w:t>
      </w:r>
      <w:r w:rsidRPr="00935764">
        <w:rPr>
          <w:rFonts w:ascii="Helvetica Neue Light" w:hAnsi="Helvetica Neue Light" w:cs="Arial"/>
          <w:rPrChange w:id="2202" w:author="Arthur de Catheu" w:date="2014-06-20T17:08:00Z">
            <w:rPr>
              <w:rFonts w:cs="Arial"/>
            </w:rPr>
          </w:rPrChange>
        </w:rPr>
        <w:t xml:space="preserve"> et sur lequel le Cédant doit cliquer sur le bouton 'J'accepte ces conditions' avant de pouvoir télécharger les documents </w:t>
      </w:r>
      <w:r w:rsidR="00692287" w:rsidRPr="00935764">
        <w:rPr>
          <w:rFonts w:ascii="Helvetica Neue Light" w:hAnsi="Helvetica Neue Light" w:cs="Arial"/>
          <w:rPrChange w:id="2203" w:author="Arthur de Catheu" w:date="2014-06-20T17:08:00Z">
            <w:rPr>
              <w:rFonts w:cs="Arial"/>
            </w:rPr>
          </w:rPrChange>
        </w:rPr>
        <w:t xml:space="preserve">relatifs à la demande de financement </w:t>
      </w:r>
      <w:r w:rsidR="00AD3B7E" w:rsidRPr="00935764">
        <w:rPr>
          <w:rFonts w:ascii="Helvetica Neue Light" w:hAnsi="Helvetica Neue Light" w:cs="Arial"/>
          <w:rPrChange w:id="2204" w:author="Arthur de Catheu" w:date="2014-06-20T17:08:00Z">
            <w:rPr>
              <w:rFonts w:cs="Arial"/>
            </w:rPr>
          </w:rPrChange>
        </w:rPr>
        <w:t>(</w:t>
      </w:r>
      <w:r w:rsidRPr="00935764">
        <w:rPr>
          <w:rFonts w:ascii="Helvetica Neue Light" w:hAnsi="Helvetica Neue Light" w:cs="Arial"/>
          <w:rPrChange w:id="2205" w:author="Arthur de Catheu" w:date="2014-06-20T17:08:00Z">
            <w:rPr>
              <w:rFonts w:cs="Arial"/>
            </w:rPr>
          </w:rPrChange>
        </w:rPr>
        <w:t xml:space="preserve">voir </w:t>
      </w:r>
      <w:r w:rsidR="00BB570C" w:rsidRPr="00935764">
        <w:rPr>
          <w:rFonts w:ascii="Helvetica Neue Light" w:hAnsi="Helvetica Neue Light" w:cs="Arial"/>
          <w:rPrChange w:id="2206" w:author="Arthur de Catheu" w:date="2014-06-20T17:08:00Z">
            <w:rPr>
              <w:rFonts w:cs="Arial"/>
            </w:rPr>
          </w:rPrChange>
        </w:rPr>
        <w:fldChar w:fldCharType="begin"/>
      </w:r>
      <w:r w:rsidR="00BB570C" w:rsidRPr="00935764">
        <w:rPr>
          <w:rFonts w:ascii="Helvetica Neue Light" w:hAnsi="Helvetica Neue Light" w:cs="Arial"/>
          <w:rPrChange w:id="2207" w:author="Arthur de Catheu" w:date="2014-06-20T17:08:00Z">
            <w:rPr>
              <w:rFonts w:cs="Arial"/>
            </w:rPr>
          </w:rPrChange>
        </w:rPr>
        <w:instrText xml:space="preserve"> REF _Ref261677754 \h </w:instrText>
      </w:r>
      <w:r w:rsidR="00BB570C" w:rsidRPr="00935764">
        <w:rPr>
          <w:rFonts w:ascii="Helvetica Neue Light" w:hAnsi="Helvetica Neue Light" w:cs="Arial"/>
          <w:rPrChange w:id="2208" w:author="Arthur de Catheu" w:date="2014-06-20T17:08:00Z">
            <w:rPr>
              <w:rFonts w:ascii="Helvetica Neue Light" w:hAnsi="Helvetica Neue Light" w:cs="Arial"/>
            </w:rPr>
          </w:rPrChange>
        </w:rPr>
      </w:r>
      <w:r w:rsidR="00BB570C" w:rsidRPr="00935764">
        <w:rPr>
          <w:rFonts w:ascii="Helvetica Neue Light" w:hAnsi="Helvetica Neue Light" w:cs="Arial"/>
          <w:rPrChange w:id="2209" w:author="Arthur de Catheu" w:date="2014-06-20T17:08:00Z">
            <w:rPr>
              <w:rFonts w:cs="Arial"/>
            </w:rPr>
          </w:rPrChange>
        </w:rPr>
        <w:fldChar w:fldCharType="separate"/>
      </w:r>
      <w:ins w:id="2210" w:author="Arthur de Catheu" w:date="2014-06-25T11:35:00Z">
        <w:r w:rsidR="005B0BF1" w:rsidRPr="00935764">
          <w:rPr>
            <w:rFonts w:ascii="Helvetica Neue Light" w:eastAsiaTheme="majorEastAsia" w:hAnsi="Helvetica Neue Light" w:cstheme="majorBidi"/>
            <w:b/>
            <w:bCs/>
            <w:smallCaps/>
            <w:sz w:val="32"/>
            <w:szCs w:val="32"/>
            <w:rPrChange w:id="2211" w:author="Arthur de Catheu" w:date="2014-06-20T17:08:00Z">
              <w:rPr>
                <w:b/>
                <w:bCs/>
                <w:smallCaps/>
              </w:rPr>
            </w:rPrChange>
          </w:rPr>
          <w:t>Soumission d’une demande de financement</w:t>
        </w:r>
      </w:ins>
      <w:ins w:id="2212" w:author="Hervé Monnerie" w:date="2014-06-25T11:23:00Z">
        <w:del w:id="2213" w:author="Arthur de Catheu" w:date="2014-06-25T11:31:00Z">
          <w:r w:rsidR="00446672" w:rsidRPr="00935764" w:rsidDel="00F5361D">
            <w:rPr>
              <w:rFonts w:ascii="Helvetica Neue Light" w:hAnsi="Helvetica Neue Light"/>
              <w:rPrChange w:id="2214" w:author="Arthur de Catheu" w:date="2014-06-20T17:08:00Z">
                <w:rPr/>
              </w:rPrChange>
            </w:rPr>
            <w:delText>Soumission d’une demande de financement</w:delText>
          </w:r>
        </w:del>
      </w:ins>
      <w:r w:rsidR="00BB570C" w:rsidRPr="00935764">
        <w:rPr>
          <w:rFonts w:ascii="Helvetica Neue Light" w:hAnsi="Helvetica Neue Light" w:cs="Arial"/>
          <w:rPrChange w:id="2215" w:author="Arthur de Catheu" w:date="2014-06-20T17:08:00Z">
            <w:rPr>
              <w:rFonts w:cs="Arial"/>
            </w:rPr>
          </w:rPrChange>
        </w:rPr>
        <w:fldChar w:fldCharType="end"/>
      </w:r>
      <w:r w:rsidR="00BB570C" w:rsidRPr="00935764">
        <w:rPr>
          <w:rFonts w:ascii="Helvetica Neue Light" w:hAnsi="Helvetica Neue Light" w:cs="Arial"/>
          <w:rPrChange w:id="2216" w:author="Arthur de Catheu" w:date="2014-06-20T17:08:00Z">
            <w:rPr>
              <w:rFonts w:cs="Arial"/>
            </w:rPr>
          </w:rPrChange>
        </w:rPr>
        <w:t xml:space="preserve"> </w:t>
      </w:r>
      <w:r w:rsidR="00910193" w:rsidRPr="00935764">
        <w:rPr>
          <w:rFonts w:ascii="Helvetica Neue Light" w:hAnsi="Helvetica Neue Light" w:cs="Arial"/>
          <w:rPrChange w:id="2217" w:author="Arthur de Catheu" w:date="2014-06-20T17:08:00Z">
            <w:rPr>
              <w:rFonts w:cs="Arial"/>
            </w:rPr>
          </w:rPrChange>
        </w:rPr>
        <w:t xml:space="preserve">– </w:t>
      </w:r>
      <w:r w:rsidR="00BB570C" w:rsidRPr="00935764">
        <w:rPr>
          <w:rFonts w:ascii="Helvetica Neue Light" w:hAnsi="Helvetica Neue Light" w:cs="Arial"/>
          <w:rPrChange w:id="2218" w:author="Arthur de Catheu" w:date="2014-06-20T17:08:00Z">
            <w:rPr>
              <w:rFonts w:cs="Arial"/>
            </w:rPr>
          </w:rPrChange>
        </w:rPr>
        <w:fldChar w:fldCharType="begin"/>
      </w:r>
      <w:r w:rsidR="00BB570C" w:rsidRPr="00935764">
        <w:rPr>
          <w:rFonts w:ascii="Helvetica Neue Light" w:hAnsi="Helvetica Neue Light" w:cs="Arial"/>
          <w:rPrChange w:id="2219" w:author="Arthur de Catheu" w:date="2014-06-20T17:08:00Z">
            <w:rPr>
              <w:rFonts w:cs="Arial"/>
            </w:rPr>
          </w:rPrChange>
        </w:rPr>
        <w:instrText xml:space="preserve"> REF _Ref261677767 \w \h </w:instrText>
      </w:r>
      <w:r w:rsidR="00BB570C" w:rsidRPr="00935764">
        <w:rPr>
          <w:rFonts w:ascii="Helvetica Neue Light" w:hAnsi="Helvetica Neue Light" w:cs="Arial"/>
          <w:rPrChange w:id="2220" w:author="Arthur de Catheu" w:date="2014-06-20T17:08:00Z">
            <w:rPr>
              <w:rFonts w:ascii="Helvetica Neue Light" w:hAnsi="Helvetica Neue Light" w:cs="Arial"/>
            </w:rPr>
          </w:rPrChange>
        </w:rPr>
      </w:r>
      <w:r w:rsidR="00BB570C" w:rsidRPr="00935764">
        <w:rPr>
          <w:rFonts w:ascii="Helvetica Neue Light" w:hAnsi="Helvetica Neue Light" w:cs="Arial"/>
          <w:rPrChange w:id="2221" w:author="Arthur de Catheu" w:date="2014-06-20T17:08:00Z">
            <w:rPr>
              <w:rFonts w:cs="Arial"/>
            </w:rPr>
          </w:rPrChange>
        </w:rPr>
        <w:fldChar w:fldCharType="separate"/>
      </w:r>
      <w:r w:rsidR="005B0BF1">
        <w:rPr>
          <w:rFonts w:ascii="Helvetica Neue Light" w:hAnsi="Helvetica Neue Light" w:cs="Arial"/>
        </w:rPr>
        <w:t>IV</w:t>
      </w:r>
      <w:r w:rsidR="00BB570C" w:rsidRPr="00935764">
        <w:rPr>
          <w:rFonts w:ascii="Helvetica Neue Light" w:hAnsi="Helvetica Neue Light" w:cs="Arial"/>
          <w:rPrChange w:id="2222" w:author="Arthur de Catheu" w:date="2014-06-20T17:08:00Z">
            <w:rPr>
              <w:rFonts w:cs="Arial"/>
            </w:rPr>
          </w:rPrChange>
        </w:rPr>
        <w:fldChar w:fldCharType="end"/>
      </w:r>
      <w:r w:rsidR="000513B5" w:rsidRPr="00935764">
        <w:rPr>
          <w:rFonts w:ascii="Helvetica Neue Light" w:hAnsi="Helvetica Neue Light" w:cs="Arial"/>
          <w:rPrChange w:id="2223" w:author="Arthur de Catheu" w:date="2014-06-20T17:08:00Z">
            <w:rPr>
              <w:rFonts w:cs="Arial"/>
            </w:rPr>
          </w:rPrChange>
        </w:rPr>
        <w:t xml:space="preserve">). </w:t>
      </w:r>
    </w:p>
    <w:p w14:paraId="6A6CA6B8" w14:textId="0713B771" w:rsidR="00226527" w:rsidRPr="00935764" w:rsidRDefault="00226527">
      <w:pPr>
        <w:pStyle w:val="Titre2"/>
        <w:rPr>
          <w:rFonts w:ascii="Helvetica Neue Light" w:hAnsi="Helvetica Neue Light"/>
          <w:rPrChange w:id="2224" w:author="Arthur de Catheu" w:date="2014-06-20T17:08:00Z">
            <w:rPr/>
          </w:rPrChange>
        </w:rPr>
      </w:pPr>
      <w:bookmarkStart w:id="2225" w:name="_Toc385174914"/>
      <w:bookmarkStart w:id="2226" w:name="_Toc385247049"/>
      <w:bookmarkStart w:id="2227" w:name="_Toc385263782"/>
      <w:bookmarkStart w:id="2228" w:name="_Toc385264019"/>
      <w:bookmarkStart w:id="2229" w:name="_Toc385174915"/>
      <w:bookmarkStart w:id="2230" w:name="_Toc385247050"/>
      <w:bookmarkStart w:id="2231" w:name="_Toc385263783"/>
      <w:bookmarkStart w:id="2232" w:name="_Toc385264020"/>
      <w:bookmarkStart w:id="2233" w:name="_Toc385174916"/>
      <w:bookmarkStart w:id="2234" w:name="_Toc385247051"/>
      <w:bookmarkStart w:id="2235" w:name="_Toc385263784"/>
      <w:bookmarkStart w:id="2236" w:name="_Toc385264021"/>
      <w:bookmarkStart w:id="2237" w:name="_Toc385174917"/>
      <w:bookmarkStart w:id="2238" w:name="_Toc385247052"/>
      <w:bookmarkStart w:id="2239" w:name="_Toc385263785"/>
      <w:bookmarkStart w:id="2240" w:name="_Toc385264022"/>
      <w:bookmarkStart w:id="2241" w:name="_Ref248904857"/>
      <w:bookmarkStart w:id="2242" w:name="_Toc265315331"/>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r w:rsidRPr="00935764">
        <w:rPr>
          <w:rFonts w:ascii="Helvetica Neue Light" w:hAnsi="Helvetica Neue Light"/>
          <w:rPrChange w:id="2243" w:author="Arthur de Catheu" w:date="2014-06-20T17:08:00Z">
            <w:rPr>
              <w:rFonts w:eastAsiaTheme="minorEastAsia" w:cstheme="minorBidi"/>
              <w:b w:val="0"/>
              <w:bCs w:val="0"/>
              <w:sz w:val="20"/>
              <w:szCs w:val="24"/>
            </w:rPr>
          </w:rPrChange>
        </w:rPr>
        <w:lastRenderedPageBreak/>
        <w:t>Informations sur les Créances non lettrées</w:t>
      </w:r>
      <w:bookmarkEnd w:id="2241"/>
      <w:bookmarkEnd w:id="2242"/>
    </w:p>
    <w:p w14:paraId="6544DA86" w14:textId="5B109381" w:rsidR="00156B5B" w:rsidRPr="00935764" w:rsidRDefault="00520257" w:rsidP="00AC59DC">
      <w:pPr>
        <w:spacing w:before="120"/>
        <w:rPr>
          <w:rFonts w:ascii="Helvetica Neue Light" w:hAnsi="Helvetica Neue Light"/>
          <w:rPrChange w:id="2244" w:author="Arthur de Catheu" w:date="2014-06-20T17:08:00Z">
            <w:rPr/>
          </w:rPrChange>
        </w:rPr>
      </w:pPr>
      <w:r w:rsidRPr="00935764">
        <w:rPr>
          <w:rFonts w:ascii="Helvetica Neue Light" w:hAnsi="Helvetica Neue Light"/>
          <w:rPrChange w:id="2245" w:author="Arthur de Catheu" w:date="2014-06-20T17:08:00Z">
            <w:rPr/>
          </w:rPrChange>
        </w:rPr>
        <w:t xml:space="preserve">Chaque premier Jour Ouvré de chaque semaine calendaire, </w:t>
      </w:r>
      <w:r w:rsidR="002119A8" w:rsidRPr="00935764">
        <w:rPr>
          <w:rFonts w:ascii="Helvetica Neue Light" w:hAnsi="Helvetica Neue Light"/>
          <w:rPrChange w:id="2246" w:author="Arthur de Catheu" w:date="2014-06-20T17:08:00Z">
            <w:rPr/>
          </w:rPrChange>
        </w:rPr>
        <w:t>Finexkap AM</w:t>
      </w:r>
      <w:r w:rsidR="00226527" w:rsidRPr="00935764">
        <w:rPr>
          <w:rFonts w:ascii="Helvetica Neue Light" w:hAnsi="Helvetica Neue Light"/>
          <w:rPrChange w:id="2247" w:author="Arthur de Catheu" w:date="2014-06-20T17:08:00Z">
            <w:rPr/>
          </w:rPrChange>
        </w:rPr>
        <w:t xml:space="preserve"> </w:t>
      </w:r>
      <w:r w:rsidR="00C85E83" w:rsidRPr="00935764">
        <w:rPr>
          <w:rFonts w:ascii="Helvetica Neue Light" w:hAnsi="Helvetica Neue Light"/>
          <w:rPrChange w:id="2248" w:author="Arthur de Catheu" w:date="2014-06-20T17:08:00Z">
            <w:rPr/>
          </w:rPrChange>
        </w:rPr>
        <w:t xml:space="preserve">adresse </w:t>
      </w:r>
      <w:r w:rsidRPr="00935764">
        <w:rPr>
          <w:rFonts w:ascii="Helvetica Neue Light" w:hAnsi="Helvetica Neue Light"/>
          <w:rPrChange w:id="2249" w:author="Arthur de Catheu" w:date="2014-06-20T17:08:00Z">
            <w:rPr/>
          </w:rPrChange>
        </w:rPr>
        <w:t xml:space="preserve">le Rapport de Gestion Hebdomadaire </w:t>
      </w:r>
      <w:r w:rsidR="00C83C99" w:rsidRPr="00935764">
        <w:rPr>
          <w:rFonts w:ascii="Helvetica Neue Light" w:hAnsi="Helvetica Neue Light"/>
          <w:rPrChange w:id="2250" w:author="Arthur de Catheu" w:date="2014-06-20T17:08:00Z">
            <w:rPr/>
          </w:rPrChange>
        </w:rPr>
        <w:t xml:space="preserve">par </w:t>
      </w:r>
      <w:r w:rsidR="00226527" w:rsidRPr="00935764">
        <w:rPr>
          <w:rFonts w:ascii="Helvetica Neue Light" w:hAnsi="Helvetica Neue Light"/>
          <w:rPrChange w:id="2251" w:author="Arthur de Catheu" w:date="2014-06-20T17:08:00Z">
            <w:rPr/>
          </w:rPrChange>
        </w:rPr>
        <w:t>e</w:t>
      </w:r>
      <w:r w:rsidR="00AF67CA" w:rsidRPr="00935764">
        <w:rPr>
          <w:rFonts w:ascii="Helvetica Neue Light" w:hAnsi="Helvetica Neue Light"/>
          <w:rPrChange w:id="2252" w:author="Arthur de Catheu" w:date="2014-06-20T17:08:00Z">
            <w:rPr/>
          </w:rPrChange>
        </w:rPr>
        <w:t>mail</w:t>
      </w:r>
      <w:r w:rsidR="00216001" w:rsidRPr="00935764">
        <w:rPr>
          <w:rFonts w:ascii="Helvetica Neue Light" w:hAnsi="Helvetica Neue Light"/>
          <w:rPrChange w:id="2253" w:author="Arthur de Catheu" w:date="2014-06-20T17:08:00Z">
            <w:rPr/>
          </w:rPrChange>
        </w:rPr>
        <w:t xml:space="preserve"> à tout Cédant ayant </w:t>
      </w:r>
      <w:r w:rsidR="00226527" w:rsidRPr="00935764">
        <w:rPr>
          <w:rFonts w:ascii="Helvetica Neue Light" w:hAnsi="Helvetica Neue Light"/>
          <w:rPrChange w:id="2254" w:author="Arthur de Catheu" w:date="2014-06-20T17:08:00Z">
            <w:rPr/>
          </w:rPrChange>
        </w:rPr>
        <w:t xml:space="preserve">cédé </w:t>
      </w:r>
      <w:r w:rsidR="00216001" w:rsidRPr="00935764">
        <w:rPr>
          <w:rFonts w:ascii="Helvetica Neue Light" w:hAnsi="Helvetica Neue Light"/>
          <w:rPrChange w:id="2255" w:author="Arthur de Catheu" w:date="2014-06-20T17:08:00Z">
            <w:rPr/>
          </w:rPrChange>
        </w:rPr>
        <w:t xml:space="preserve">une </w:t>
      </w:r>
      <w:r w:rsidR="00557914" w:rsidRPr="00935764">
        <w:rPr>
          <w:rFonts w:ascii="Helvetica Neue Light" w:hAnsi="Helvetica Neue Light"/>
          <w:rPrChange w:id="2256" w:author="Arthur de Catheu" w:date="2014-06-20T17:08:00Z">
            <w:rPr/>
          </w:rPrChange>
        </w:rPr>
        <w:t>Créance</w:t>
      </w:r>
      <w:r w:rsidR="00216001" w:rsidRPr="00935764">
        <w:rPr>
          <w:rFonts w:ascii="Helvetica Neue Light" w:hAnsi="Helvetica Neue Light"/>
          <w:rPrChange w:id="2257" w:author="Arthur de Catheu" w:date="2014-06-20T17:08:00Z">
            <w:rPr/>
          </w:rPrChange>
        </w:rPr>
        <w:t xml:space="preserve"> </w:t>
      </w:r>
      <w:r w:rsidR="00226527" w:rsidRPr="00935764">
        <w:rPr>
          <w:rFonts w:ascii="Helvetica Neue Light" w:hAnsi="Helvetica Neue Light"/>
          <w:rPrChange w:id="2258" w:author="Arthur de Catheu" w:date="2014-06-20T17:08:00Z">
            <w:rPr/>
          </w:rPrChange>
        </w:rPr>
        <w:t xml:space="preserve">au </w:t>
      </w:r>
      <w:r w:rsidR="00A37D87" w:rsidRPr="00935764">
        <w:rPr>
          <w:rFonts w:ascii="Helvetica Neue Light" w:hAnsi="Helvetica Neue Light"/>
          <w:rPrChange w:id="2259" w:author="Arthur de Catheu" w:date="2014-06-20T17:08:00Z">
            <w:rPr/>
          </w:rPrChange>
        </w:rPr>
        <w:t>FCT 2014</w:t>
      </w:r>
      <w:r w:rsidR="00226527" w:rsidRPr="00935764">
        <w:rPr>
          <w:rFonts w:ascii="Helvetica Neue Light" w:hAnsi="Helvetica Neue Light"/>
          <w:rPrChange w:id="2260" w:author="Arthur de Catheu" w:date="2014-06-20T17:08:00Z">
            <w:rPr/>
          </w:rPrChange>
        </w:rPr>
        <w:t xml:space="preserve"> </w:t>
      </w:r>
      <w:r w:rsidR="00C83C99" w:rsidRPr="00935764">
        <w:rPr>
          <w:rFonts w:ascii="Helvetica Neue Light" w:hAnsi="Helvetica Neue Light"/>
          <w:rPrChange w:id="2261" w:author="Arthur de Catheu" w:date="2014-06-20T17:08:00Z">
            <w:rPr/>
          </w:rPrChange>
        </w:rPr>
        <w:t>qui n'a pas encore fait l'objet d'un paiement lettré complet par Finexkap AM</w:t>
      </w:r>
      <w:r w:rsidR="00226527" w:rsidRPr="00935764">
        <w:rPr>
          <w:rFonts w:ascii="Helvetica Neue Light" w:hAnsi="Helvetica Neue Light"/>
          <w:rPrChange w:id="2262" w:author="Arthur de Catheu" w:date="2014-06-20T17:08:00Z">
            <w:rPr/>
          </w:rPrChange>
        </w:rPr>
        <w:t>, et</w:t>
      </w:r>
      <w:r w:rsidR="00216001" w:rsidRPr="00935764">
        <w:rPr>
          <w:rFonts w:ascii="Helvetica Neue Light" w:hAnsi="Helvetica Neue Light"/>
          <w:rPrChange w:id="2263" w:author="Arthur de Catheu" w:date="2014-06-20T17:08:00Z">
            <w:rPr/>
          </w:rPrChange>
        </w:rPr>
        <w:t xml:space="preserve"> lui </w:t>
      </w:r>
      <w:r w:rsidR="00115F92" w:rsidRPr="00935764">
        <w:rPr>
          <w:rFonts w:ascii="Helvetica Neue Light" w:hAnsi="Helvetica Neue Light"/>
          <w:rPrChange w:id="2264" w:author="Arthur de Catheu" w:date="2014-06-20T17:08:00Z">
            <w:rPr/>
          </w:rPrChange>
        </w:rPr>
        <w:t xml:space="preserve">demande </w:t>
      </w:r>
      <w:r w:rsidR="00216001" w:rsidRPr="00935764">
        <w:rPr>
          <w:rFonts w:ascii="Helvetica Neue Light" w:hAnsi="Helvetica Neue Light"/>
          <w:rPrChange w:id="2265" w:author="Arthur de Catheu" w:date="2014-06-20T17:08:00Z">
            <w:rPr/>
          </w:rPrChange>
        </w:rPr>
        <w:t xml:space="preserve">d’indiquer si des évènements susceptibles de modifier ou d’affecter le règlement </w:t>
      </w:r>
      <w:r w:rsidR="00226527" w:rsidRPr="00935764">
        <w:rPr>
          <w:rFonts w:ascii="Helvetica Neue Light" w:hAnsi="Helvetica Neue Light"/>
          <w:rPrChange w:id="2266" w:author="Arthur de Catheu" w:date="2014-06-20T17:08:00Z">
            <w:rPr/>
          </w:rPrChange>
        </w:rPr>
        <w:t xml:space="preserve">de cette </w:t>
      </w:r>
      <w:r w:rsidR="00557914" w:rsidRPr="00935764">
        <w:rPr>
          <w:rFonts w:ascii="Helvetica Neue Light" w:hAnsi="Helvetica Neue Light"/>
          <w:rPrChange w:id="2267" w:author="Arthur de Catheu" w:date="2014-06-20T17:08:00Z">
            <w:rPr/>
          </w:rPrChange>
        </w:rPr>
        <w:t>Créance</w:t>
      </w:r>
      <w:r w:rsidR="00216001" w:rsidRPr="00935764">
        <w:rPr>
          <w:rFonts w:ascii="Helvetica Neue Light" w:hAnsi="Helvetica Neue Light"/>
          <w:rPrChange w:id="2268" w:author="Arthur de Catheu" w:date="2014-06-20T17:08:00Z">
            <w:rPr/>
          </w:rPrChange>
        </w:rPr>
        <w:t xml:space="preserve"> </w:t>
      </w:r>
      <w:r w:rsidR="00226527" w:rsidRPr="00935764">
        <w:rPr>
          <w:rFonts w:ascii="Helvetica Neue Light" w:hAnsi="Helvetica Neue Light"/>
          <w:rPrChange w:id="2269" w:author="Arthur de Catheu" w:date="2014-06-20T17:08:00Z">
            <w:rPr/>
          </w:rPrChange>
        </w:rPr>
        <w:t xml:space="preserve">sont </w:t>
      </w:r>
      <w:r w:rsidR="00216001" w:rsidRPr="00935764">
        <w:rPr>
          <w:rFonts w:ascii="Helvetica Neue Light" w:hAnsi="Helvetica Neue Light"/>
          <w:rPrChange w:id="2270" w:author="Arthur de Catheu" w:date="2014-06-20T17:08:00Z">
            <w:rPr/>
          </w:rPrChange>
        </w:rPr>
        <w:t>intervenu</w:t>
      </w:r>
      <w:r w:rsidR="00BF6F6F" w:rsidRPr="00935764">
        <w:rPr>
          <w:rFonts w:ascii="Helvetica Neue Light" w:hAnsi="Helvetica Neue Light"/>
          <w:rPrChange w:id="2271" w:author="Arthur de Catheu" w:date="2014-06-20T17:08:00Z">
            <w:rPr/>
          </w:rPrChange>
        </w:rPr>
        <w:t>s</w:t>
      </w:r>
      <w:r w:rsidR="00216001" w:rsidRPr="00935764">
        <w:rPr>
          <w:rFonts w:ascii="Helvetica Neue Light" w:hAnsi="Helvetica Neue Light"/>
          <w:rPrChange w:id="2272" w:author="Arthur de Catheu" w:date="2014-06-20T17:08:00Z">
            <w:rPr/>
          </w:rPrChange>
        </w:rPr>
        <w:t xml:space="preserve"> au cours de la semaine précédente. </w:t>
      </w:r>
      <w:r w:rsidR="00375720" w:rsidRPr="00935764">
        <w:rPr>
          <w:rFonts w:ascii="Helvetica Neue Light" w:hAnsi="Helvetica Neue Light"/>
          <w:rPrChange w:id="2273" w:author="Arthur de Catheu" w:date="2014-06-20T17:08:00Z">
            <w:rPr/>
          </w:rPrChange>
        </w:rPr>
        <w:t xml:space="preserve">Le modèle de ce </w:t>
      </w:r>
      <w:r w:rsidR="00C83C99" w:rsidRPr="00935764">
        <w:rPr>
          <w:rFonts w:ascii="Helvetica Neue Light" w:hAnsi="Helvetica Neue Light"/>
          <w:rPrChange w:id="2274" w:author="Arthur de Catheu" w:date="2014-06-20T17:08:00Z">
            <w:rPr/>
          </w:rPrChange>
        </w:rPr>
        <w:t>Rapport d</w:t>
      </w:r>
      <w:r w:rsidR="007D4C5B" w:rsidRPr="00935764">
        <w:rPr>
          <w:rFonts w:ascii="Helvetica Neue Light" w:hAnsi="Helvetica Neue Light"/>
          <w:rPrChange w:id="2275" w:author="Arthur de Catheu" w:date="2014-06-20T17:08:00Z">
            <w:rPr/>
          </w:rPrChange>
        </w:rPr>
        <w:t>e Gestio</w:t>
      </w:r>
      <w:r w:rsidR="00C83C99" w:rsidRPr="00935764">
        <w:rPr>
          <w:rFonts w:ascii="Helvetica Neue Light" w:hAnsi="Helvetica Neue Light"/>
          <w:rPrChange w:id="2276" w:author="Arthur de Catheu" w:date="2014-06-20T17:08:00Z">
            <w:rPr/>
          </w:rPrChange>
        </w:rPr>
        <w:t xml:space="preserve">n Hebdomadaire </w:t>
      </w:r>
      <w:r w:rsidR="00375720" w:rsidRPr="00935764">
        <w:rPr>
          <w:rFonts w:ascii="Helvetica Neue Light" w:hAnsi="Helvetica Neue Light"/>
          <w:rPrChange w:id="2277" w:author="Arthur de Catheu" w:date="2014-06-20T17:08:00Z">
            <w:rPr/>
          </w:rPrChange>
        </w:rPr>
        <w:t xml:space="preserve">est joint en Annexe </w:t>
      </w:r>
      <w:r w:rsidR="00E24794" w:rsidRPr="00935764">
        <w:rPr>
          <w:rFonts w:ascii="Helvetica Neue Light" w:hAnsi="Helvetica Neue Light"/>
          <w:rPrChange w:id="2278" w:author="Arthur de Catheu" w:date="2014-06-20T17:08:00Z">
            <w:rPr/>
          </w:rPrChange>
        </w:rPr>
        <w:t>D</w:t>
      </w:r>
      <w:r w:rsidR="00375720" w:rsidRPr="00935764">
        <w:rPr>
          <w:rFonts w:ascii="Helvetica Neue Light" w:hAnsi="Helvetica Neue Light"/>
          <w:rPrChange w:id="2279" w:author="Arthur de Catheu" w:date="2014-06-20T17:08:00Z">
            <w:rPr/>
          </w:rPrChange>
        </w:rPr>
        <w:t xml:space="preserve">. </w:t>
      </w:r>
      <w:r w:rsidR="00216001" w:rsidRPr="00935764">
        <w:rPr>
          <w:rFonts w:ascii="Helvetica Neue Light" w:hAnsi="Helvetica Neue Light"/>
          <w:rPrChange w:id="2280" w:author="Arthur de Catheu" w:date="2014-06-20T17:08:00Z">
            <w:rPr/>
          </w:rPrChange>
        </w:rPr>
        <w:t>Les informations recueillies permettent d’</w:t>
      </w:r>
      <w:r w:rsidR="00AA683F" w:rsidRPr="00935764">
        <w:rPr>
          <w:rFonts w:ascii="Helvetica Neue Light" w:hAnsi="Helvetica Neue Light"/>
          <w:rPrChange w:id="2281" w:author="Arthur de Catheu" w:date="2014-06-20T17:08:00Z">
            <w:rPr/>
          </w:rPrChange>
        </w:rPr>
        <w:t>ajuster</w:t>
      </w:r>
      <w:r w:rsidR="00216001" w:rsidRPr="00935764">
        <w:rPr>
          <w:rFonts w:ascii="Helvetica Neue Light" w:hAnsi="Helvetica Neue Light"/>
          <w:rPrChange w:id="2282" w:author="Arthur de Catheu" w:date="2014-06-20T17:08:00Z">
            <w:rPr/>
          </w:rPrChange>
        </w:rPr>
        <w:t xml:space="preserve"> le cas échéant</w:t>
      </w:r>
      <w:r w:rsidR="00AA683F" w:rsidRPr="00935764">
        <w:rPr>
          <w:rFonts w:ascii="Helvetica Neue Light" w:hAnsi="Helvetica Neue Light"/>
          <w:rPrChange w:id="2283" w:author="Arthur de Catheu" w:date="2014-06-20T17:08:00Z">
            <w:rPr/>
          </w:rPrChange>
        </w:rPr>
        <w:t xml:space="preserve"> la procédure de recouvrement</w:t>
      </w:r>
      <w:r w:rsidR="00226527" w:rsidRPr="00935764">
        <w:rPr>
          <w:rFonts w:ascii="Helvetica Neue Light" w:hAnsi="Helvetica Neue Light"/>
          <w:rPrChange w:id="2284" w:author="Arthur de Catheu" w:date="2014-06-20T17:08:00Z">
            <w:rPr/>
          </w:rPrChange>
        </w:rPr>
        <w:t>, et font l'objet d'une documentation au sein du Dossier Cédant.</w:t>
      </w:r>
    </w:p>
    <w:p w14:paraId="1D804649" w14:textId="56B056B8" w:rsidR="00156B5B" w:rsidRPr="00935764" w:rsidRDefault="00C53D79">
      <w:pPr>
        <w:pStyle w:val="Titre2"/>
        <w:rPr>
          <w:rFonts w:ascii="Helvetica Neue Light" w:hAnsi="Helvetica Neue Light"/>
          <w:rPrChange w:id="2285" w:author="Arthur de Catheu" w:date="2014-06-20T17:08:00Z">
            <w:rPr/>
          </w:rPrChange>
        </w:rPr>
      </w:pPr>
      <w:bookmarkStart w:id="2286" w:name="_Toc265315332"/>
      <w:r w:rsidRPr="00935764">
        <w:rPr>
          <w:rFonts w:ascii="Helvetica Neue Light" w:hAnsi="Helvetica Neue Light"/>
          <w:rPrChange w:id="2287" w:author="Arthur de Catheu" w:date="2014-06-20T17:08:00Z">
            <w:rPr>
              <w:rFonts w:eastAsiaTheme="minorEastAsia" w:cstheme="minorBidi"/>
              <w:b w:val="0"/>
              <w:bCs w:val="0"/>
              <w:sz w:val="20"/>
              <w:szCs w:val="24"/>
            </w:rPr>
          </w:rPrChange>
        </w:rPr>
        <w:t xml:space="preserve">Informations sur le </w:t>
      </w:r>
      <w:r w:rsidR="00226527" w:rsidRPr="00935764">
        <w:rPr>
          <w:rFonts w:ascii="Helvetica Neue Light" w:hAnsi="Helvetica Neue Light"/>
          <w:rPrChange w:id="2288" w:author="Arthur de Catheu" w:date="2014-06-20T17:08:00Z">
            <w:rPr>
              <w:rFonts w:eastAsiaTheme="minorEastAsia" w:cstheme="minorBidi"/>
              <w:b w:val="0"/>
              <w:bCs w:val="0"/>
              <w:sz w:val="20"/>
              <w:szCs w:val="24"/>
            </w:rPr>
          </w:rPrChange>
        </w:rPr>
        <w:t>Compte Courant Cédant</w:t>
      </w:r>
      <w:bookmarkEnd w:id="2286"/>
    </w:p>
    <w:p w14:paraId="182997E3" w14:textId="6245D1AA" w:rsidR="00C83C99" w:rsidRPr="00935764" w:rsidRDefault="006D4444" w:rsidP="00AC59DC">
      <w:pPr>
        <w:tabs>
          <w:tab w:val="left" w:pos="7146"/>
        </w:tabs>
        <w:spacing w:before="120"/>
        <w:rPr>
          <w:rFonts w:ascii="Helvetica Neue Light" w:hAnsi="Helvetica Neue Light"/>
          <w:rPrChange w:id="2289" w:author="Arthur de Catheu" w:date="2014-06-20T17:08:00Z">
            <w:rPr/>
          </w:rPrChange>
        </w:rPr>
      </w:pPr>
      <w:r w:rsidRPr="00935764">
        <w:rPr>
          <w:rFonts w:ascii="Helvetica Neue Light" w:hAnsi="Helvetica Neue Light"/>
          <w:rPrChange w:id="2290" w:author="Arthur de Catheu" w:date="2014-06-20T17:08:00Z">
            <w:rPr/>
          </w:rPrChange>
        </w:rPr>
        <w:t>Finexkap AM tien</w:t>
      </w:r>
      <w:r w:rsidR="00115F92" w:rsidRPr="00935764">
        <w:rPr>
          <w:rFonts w:ascii="Helvetica Neue Light" w:hAnsi="Helvetica Neue Light"/>
          <w:rPrChange w:id="2291" w:author="Arthur de Catheu" w:date="2014-06-20T17:08:00Z">
            <w:rPr/>
          </w:rPrChange>
        </w:rPr>
        <w:t>t</w:t>
      </w:r>
      <w:r w:rsidRPr="00935764">
        <w:rPr>
          <w:rFonts w:ascii="Helvetica Neue Light" w:hAnsi="Helvetica Neue Light"/>
          <w:rPrChange w:id="2292" w:author="Arthur de Catheu" w:date="2014-06-20T17:08:00Z">
            <w:rPr/>
          </w:rPrChange>
        </w:rPr>
        <w:t xml:space="preserve"> à jour le Compte Courant Cédant qui pourra être consulté</w:t>
      </w:r>
      <w:r w:rsidR="00C83C99" w:rsidRPr="00935764">
        <w:rPr>
          <w:rFonts w:ascii="Helvetica Neue Light" w:hAnsi="Helvetica Neue Light"/>
          <w:rPrChange w:id="2293" w:author="Arthur de Catheu" w:date="2014-06-20T17:08:00Z">
            <w:rPr/>
          </w:rPrChange>
        </w:rPr>
        <w:t xml:space="preserve"> à </w:t>
      </w:r>
      <w:r w:rsidRPr="00935764">
        <w:rPr>
          <w:rFonts w:ascii="Helvetica Neue Light" w:hAnsi="Helvetica Neue Light"/>
          <w:rPrChange w:id="2294" w:author="Arthur de Catheu" w:date="2014-06-20T17:08:00Z">
            <w:rPr/>
          </w:rPrChange>
        </w:rPr>
        <w:t>tout moment par le Cédan</w:t>
      </w:r>
      <w:r w:rsidR="00C83C99" w:rsidRPr="00935764">
        <w:rPr>
          <w:rFonts w:ascii="Helvetica Neue Light" w:hAnsi="Helvetica Neue Light"/>
          <w:rPrChange w:id="2295" w:author="Arthur de Catheu" w:date="2014-06-20T17:08:00Z">
            <w:rPr/>
          </w:rPrChange>
        </w:rPr>
        <w:t>t directement sur la plate</w:t>
      </w:r>
      <w:r w:rsidR="00520257" w:rsidRPr="00935764">
        <w:rPr>
          <w:rFonts w:ascii="Helvetica Neue Light" w:hAnsi="Helvetica Neue Light"/>
          <w:rPrChange w:id="2296" w:author="Arthur de Catheu" w:date="2014-06-20T17:08:00Z">
            <w:rPr/>
          </w:rPrChange>
        </w:rPr>
        <w:t>-</w:t>
      </w:r>
      <w:r w:rsidR="00C83C99" w:rsidRPr="00935764">
        <w:rPr>
          <w:rFonts w:ascii="Helvetica Neue Light" w:hAnsi="Helvetica Neue Light"/>
          <w:rPrChange w:id="2297" w:author="Arthur de Catheu" w:date="2014-06-20T17:08:00Z">
            <w:rPr/>
          </w:rPrChange>
        </w:rPr>
        <w:t>forme.</w:t>
      </w:r>
    </w:p>
    <w:p w14:paraId="5D151ECE" w14:textId="73375681" w:rsidR="00156B5B" w:rsidRPr="00935764" w:rsidRDefault="006D4444" w:rsidP="00AC59DC">
      <w:pPr>
        <w:tabs>
          <w:tab w:val="left" w:pos="7146"/>
        </w:tabs>
        <w:spacing w:before="120"/>
        <w:rPr>
          <w:rFonts w:ascii="Helvetica Neue Light" w:hAnsi="Helvetica Neue Light"/>
          <w:rPrChange w:id="2298" w:author="Arthur de Catheu" w:date="2014-06-20T17:08:00Z">
            <w:rPr/>
          </w:rPrChange>
        </w:rPr>
      </w:pPr>
      <w:r w:rsidRPr="00935764">
        <w:rPr>
          <w:rFonts w:ascii="Helvetica Neue Light" w:hAnsi="Helvetica Neue Light"/>
          <w:rPrChange w:id="2299" w:author="Arthur de Catheu" w:date="2014-06-20T17:08:00Z">
            <w:rPr/>
          </w:rPrChange>
        </w:rPr>
        <w:t>Par ailleurs</w:t>
      </w:r>
      <w:r w:rsidR="006000CC" w:rsidRPr="00935764">
        <w:rPr>
          <w:rFonts w:ascii="Helvetica Neue Light" w:hAnsi="Helvetica Neue Light"/>
          <w:rPrChange w:id="2300" w:author="Arthur de Catheu" w:date="2014-06-20T17:08:00Z">
            <w:rPr/>
          </w:rPrChange>
        </w:rPr>
        <w:t xml:space="preserve">, </w:t>
      </w:r>
      <w:r w:rsidR="002119A8" w:rsidRPr="00935764">
        <w:rPr>
          <w:rFonts w:ascii="Helvetica Neue Light" w:hAnsi="Helvetica Neue Light"/>
          <w:rPrChange w:id="2301" w:author="Arthur de Catheu" w:date="2014-06-20T17:08:00Z">
            <w:rPr/>
          </w:rPrChange>
        </w:rPr>
        <w:t>Finexkap AM</w:t>
      </w:r>
      <w:r w:rsidR="003C5257" w:rsidRPr="00935764">
        <w:rPr>
          <w:rFonts w:ascii="Helvetica Neue Light" w:hAnsi="Helvetica Neue Light"/>
          <w:rPrChange w:id="2302" w:author="Arthur de Catheu" w:date="2014-06-20T17:08:00Z">
            <w:rPr/>
          </w:rPrChange>
        </w:rPr>
        <w:t xml:space="preserve"> </w:t>
      </w:r>
      <w:r w:rsidRPr="00935764">
        <w:rPr>
          <w:rFonts w:ascii="Helvetica Neue Light" w:hAnsi="Helvetica Neue Light"/>
          <w:rPrChange w:id="2303" w:author="Arthur de Catheu" w:date="2014-06-20T17:08:00Z">
            <w:rPr/>
          </w:rPrChange>
        </w:rPr>
        <w:t>tien</w:t>
      </w:r>
      <w:r w:rsidR="00115F92" w:rsidRPr="00935764">
        <w:rPr>
          <w:rFonts w:ascii="Helvetica Neue Light" w:hAnsi="Helvetica Neue Light"/>
          <w:rPrChange w:id="2304" w:author="Arthur de Catheu" w:date="2014-06-20T17:08:00Z">
            <w:rPr/>
          </w:rPrChange>
        </w:rPr>
        <w:t>t</w:t>
      </w:r>
      <w:r w:rsidRPr="00935764">
        <w:rPr>
          <w:rFonts w:ascii="Helvetica Neue Light" w:hAnsi="Helvetica Neue Light"/>
          <w:rPrChange w:id="2305" w:author="Arthur de Catheu" w:date="2014-06-20T17:08:00Z">
            <w:rPr/>
          </w:rPrChange>
        </w:rPr>
        <w:t xml:space="preserve"> à disposition du</w:t>
      </w:r>
      <w:r w:rsidR="006000CC" w:rsidRPr="00935764">
        <w:rPr>
          <w:rFonts w:ascii="Helvetica Neue Light" w:hAnsi="Helvetica Neue Light"/>
          <w:rPrChange w:id="2306" w:author="Arthur de Catheu" w:date="2014-06-20T17:08:00Z">
            <w:rPr/>
          </w:rPrChange>
        </w:rPr>
        <w:t xml:space="preserve"> Cédant</w:t>
      </w:r>
      <w:r w:rsidR="00226527" w:rsidRPr="00935764">
        <w:rPr>
          <w:rFonts w:ascii="Helvetica Neue Light" w:hAnsi="Helvetica Neue Light"/>
          <w:rPrChange w:id="2307" w:author="Arthur de Catheu" w:date="2014-06-20T17:08:00Z">
            <w:rPr/>
          </w:rPrChange>
        </w:rPr>
        <w:t xml:space="preserve"> et </w:t>
      </w:r>
      <w:r w:rsidRPr="00935764">
        <w:rPr>
          <w:rFonts w:ascii="Helvetica Neue Light" w:hAnsi="Helvetica Neue Light"/>
          <w:rPrChange w:id="2308" w:author="Arthur de Catheu" w:date="2014-06-20T17:08:00Z">
            <w:rPr/>
          </w:rPrChange>
        </w:rPr>
        <w:t>d</w:t>
      </w:r>
      <w:r w:rsidR="00226527" w:rsidRPr="00935764">
        <w:rPr>
          <w:rFonts w:ascii="Helvetica Neue Light" w:hAnsi="Helvetica Neue Light"/>
          <w:rPrChange w:id="2309" w:author="Arthur de Catheu" w:date="2014-06-20T17:08:00Z">
            <w:rPr/>
          </w:rPrChange>
        </w:rPr>
        <w:t>u Dépositaire</w:t>
      </w:r>
      <w:r w:rsidR="006000CC" w:rsidRPr="00935764">
        <w:rPr>
          <w:rFonts w:ascii="Helvetica Neue Light" w:hAnsi="Helvetica Neue Light"/>
          <w:rPrChange w:id="2310" w:author="Arthur de Catheu" w:date="2014-06-20T17:08:00Z">
            <w:rPr/>
          </w:rPrChange>
        </w:rPr>
        <w:t xml:space="preserve"> un relevé de compte détaillant les opérations passées au débit e</w:t>
      </w:r>
      <w:r w:rsidR="001206E0" w:rsidRPr="00935764">
        <w:rPr>
          <w:rFonts w:ascii="Helvetica Neue Light" w:hAnsi="Helvetica Neue Light"/>
          <w:rPrChange w:id="2311" w:author="Arthur de Catheu" w:date="2014-06-20T17:08:00Z">
            <w:rPr/>
          </w:rPrChange>
        </w:rPr>
        <w:t>t</w:t>
      </w:r>
      <w:r w:rsidR="006000CC" w:rsidRPr="00935764">
        <w:rPr>
          <w:rFonts w:ascii="Helvetica Neue Light" w:hAnsi="Helvetica Neue Light"/>
          <w:rPrChange w:id="2312" w:author="Arthur de Catheu" w:date="2014-06-20T17:08:00Z">
            <w:rPr/>
          </w:rPrChange>
        </w:rPr>
        <w:t xml:space="preserve"> au crédit du </w:t>
      </w:r>
      <w:r w:rsidR="00226527" w:rsidRPr="00935764">
        <w:rPr>
          <w:rFonts w:ascii="Helvetica Neue Light" w:hAnsi="Helvetica Neue Light"/>
          <w:rPrChange w:id="2313" w:author="Arthur de Catheu" w:date="2014-06-20T17:08:00Z">
            <w:rPr/>
          </w:rPrChange>
        </w:rPr>
        <w:t>Compte Courant Cédant</w:t>
      </w:r>
      <w:r w:rsidR="007D4C5B" w:rsidRPr="00935764">
        <w:rPr>
          <w:rFonts w:ascii="Helvetica Neue Light" w:hAnsi="Helvetica Neue Light"/>
          <w:rPrChange w:id="2314" w:author="Arthur de Catheu" w:date="2014-06-20T17:08:00Z">
            <w:rPr/>
          </w:rPrChange>
        </w:rPr>
        <w:t>.</w:t>
      </w:r>
    </w:p>
    <w:p w14:paraId="0E4BBF32" w14:textId="578B9962" w:rsidR="00493080" w:rsidRPr="00935764" w:rsidRDefault="00C83C99" w:rsidP="00212A18">
      <w:pPr>
        <w:tabs>
          <w:tab w:val="left" w:pos="7146"/>
        </w:tabs>
        <w:spacing w:before="120"/>
        <w:rPr>
          <w:rFonts w:ascii="Helvetica Neue Light" w:hAnsi="Helvetica Neue Light"/>
          <w:rPrChange w:id="2315" w:author="Arthur de Catheu" w:date="2014-06-20T17:08:00Z">
            <w:rPr/>
          </w:rPrChange>
        </w:rPr>
      </w:pPr>
      <w:r w:rsidRPr="00935764">
        <w:rPr>
          <w:rFonts w:ascii="Helvetica Neue Light" w:hAnsi="Helvetica Neue Light"/>
          <w:rPrChange w:id="2316" w:author="Arthur de Catheu" w:date="2014-06-20T17:08:00Z">
            <w:rPr/>
          </w:rPrChange>
        </w:rPr>
        <w:t xml:space="preserve">Enfin, le solde du Compte Courant Cédant </w:t>
      </w:r>
      <w:r w:rsidR="00115F92" w:rsidRPr="00935764">
        <w:rPr>
          <w:rFonts w:ascii="Helvetica Neue Light" w:hAnsi="Helvetica Neue Light"/>
          <w:rPrChange w:id="2317" w:author="Arthur de Catheu" w:date="2014-06-20T17:08:00Z">
            <w:rPr/>
          </w:rPrChange>
        </w:rPr>
        <w:t>est</w:t>
      </w:r>
      <w:r w:rsidRPr="00935764">
        <w:rPr>
          <w:rFonts w:ascii="Helvetica Neue Light" w:hAnsi="Helvetica Neue Light"/>
          <w:rPrChange w:id="2318" w:author="Arthur de Catheu" w:date="2014-06-20T17:08:00Z">
            <w:rPr/>
          </w:rPrChange>
        </w:rPr>
        <w:t xml:space="preserve"> mentionné sur le Relevé d</w:t>
      </w:r>
      <w:r w:rsidR="00747826" w:rsidRPr="00935764">
        <w:rPr>
          <w:rFonts w:ascii="Helvetica Neue Light" w:hAnsi="Helvetica Neue Light"/>
          <w:rPrChange w:id="2319" w:author="Arthur de Catheu" w:date="2014-06-20T17:08:00Z">
            <w:rPr/>
          </w:rPrChange>
        </w:rPr>
        <w:t>e Gestion</w:t>
      </w:r>
      <w:r w:rsidRPr="00935764">
        <w:rPr>
          <w:rFonts w:ascii="Helvetica Neue Light" w:hAnsi="Helvetica Neue Light"/>
          <w:rPrChange w:id="2320" w:author="Arthur de Catheu" w:date="2014-06-20T17:08:00Z">
            <w:rPr/>
          </w:rPrChange>
        </w:rPr>
        <w:t xml:space="preserve"> Hebdomadaire envoyé au Cédant.</w:t>
      </w:r>
    </w:p>
    <w:p w14:paraId="0AF2AC65" w14:textId="40C2D888" w:rsidR="00156B5B" w:rsidRPr="00935764" w:rsidRDefault="00C53D79">
      <w:pPr>
        <w:pStyle w:val="Titre2"/>
        <w:rPr>
          <w:rFonts w:ascii="Helvetica Neue Light" w:hAnsi="Helvetica Neue Light"/>
          <w:rPrChange w:id="2321" w:author="Arthur de Catheu" w:date="2014-06-20T17:08:00Z">
            <w:rPr/>
          </w:rPrChange>
        </w:rPr>
      </w:pPr>
      <w:bookmarkStart w:id="2322" w:name="_Ref248796144"/>
      <w:bookmarkStart w:id="2323" w:name="_Toc265315333"/>
      <w:r w:rsidRPr="00935764">
        <w:rPr>
          <w:rFonts w:ascii="Helvetica Neue Light" w:hAnsi="Helvetica Neue Light"/>
          <w:rPrChange w:id="2324" w:author="Arthur de Catheu" w:date="2014-06-20T17:08:00Z">
            <w:rPr>
              <w:rFonts w:eastAsiaTheme="minorEastAsia" w:cstheme="minorBidi"/>
              <w:b w:val="0"/>
              <w:bCs w:val="0"/>
              <w:sz w:val="20"/>
              <w:szCs w:val="24"/>
            </w:rPr>
          </w:rPrChange>
        </w:rPr>
        <w:t xml:space="preserve">Informations sur </w:t>
      </w:r>
      <w:r w:rsidR="00B20D00" w:rsidRPr="00935764">
        <w:rPr>
          <w:rFonts w:ascii="Helvetica Neue Light" w:hAnsi="Helvetica Neue Light"/>
          <w:rPrChange w:id="2325" w:author="Arthur de Catheu" w:date="2014-06-20T17:08:00Z">
            <w:rPr>
              <w:rFonts w:eastAsiaTheme="minorEastAsia" w:cstheme="minorBidi"/>
              <w:b w:val="0"/>
              <w:bCs w:val="0"/>
              <w:sz w:val="20"/>
              <w:szCs w:val="24"/>
            </w:rPr>
          </w:rPrChange>
        </w:rPr>
        <w:t>l</w:t>
      </w:r>
      <w:r w:rsidRPr="00935764">
        <w:rPr>
          <w:rFonts w:ascii="Helvetica Neue Light" w:hAnsi="Helvetica Neue Light"/>
          <w:rPrChange w:id="2326" w:author="Arthur de Catheu" w:date="2014-06-20T17:08:00Z">
            <w:rPr>
              <w:rFonts w:eastAsiaTheme="minorEastAsia" w:cstheme="minorBidi"/>
              <w:b w:val="0"/>
              <w:bCs w:val="0"/>
              <w:sz w:val="20"/>
              <w:szCs w:val="24"/>
            </w:rPr>
          </w:rPrChange>
        </w:rPr>
        <w:t xml:space="preserve">es </w:t>
      </w:r>
      <w:r w:rsidR="00557914" w:rsidRPr="00935764">
        <w:rPr>
          <w:rFonts w:ascii="Helvetica Neue Light" w:hAnsi="Helvetica Neue Light"/>
          <w:rPrChange w:id="2327" w:author="Arthur de Catheu" w:date="2014-06-20T17:08:00Z">
            <w:rPr>
              <w:rFonts w:eastAsiaTheme="minorEastAsia" w:cstheme="minorBidi"/>
              <w:b w:val="0"/>
              <w:bCs w:val="0"/>
              <w:sz w:val="20"/>
              <w:szCs w:val="24"/>
            </w:rPr>
          </w:rPrChange>
        </w:rPr>
        <w:t>Créance</w:t>
      </w:r>
      <w:r w:rsidRPr="00935764">
        <w:rPr>
          <w:rFonts w:ascii="Helvetica Neue Light" w:hAnsi="Helvetica Neue Light"/>
          <w:rPrChange w:id="2328" w:author="Arthur de Catheu" w:date="2014-06-20T17:08:00Z">
            <w:rPr>
              <w:rFonts w:eastAsiaTheme="minorEastAsia" w:cstheme="minorBidi"/>
              <w:b w:val="0"/>
              <w:bCs w:val="0"/>
              <w:sz w:val="20"/>
              <w:szCs w:val="24"/>
            </w:rPr>
          </w:rPrChange>
        </w:rPr>
        <w:t>s cédées</w:t>
      </w:r>
      <w:bookmarkEnd w:id="2322"/>
      <w:bookmarkEnd w:id="2323"/>
    </w:p>
    <w:p w14:paraId="2D9574FB" w14:textId="22E0DEB5" w:rsidR="0002440C" w:rsidRPr="00935764" w:rsidRDefault="0002440C" w:rsidP="0002440C">
      <w:pPr>
        <w:spacing w:before="120"/>
        <w:rPr>
          <w:rFonts w:ascii="Helvetica Neue Light" w:hAnsi="Helvetica Neue Light"/>
          <w:rPrChange w:id="2329" w:author="Arthur de Catheu" w:date="2014-06-20T17:08:00Z">
            <w:rPr/>
          </w:rPrChange>
        </w:rPr>
      </w:pPr>
      <w:r w:rsidRPr="00935764">
        <w:rPr>
          <w:rFonts w:ascii="Helvetica Neue Light" w:hAnsi="Helvetica Neue Light"/>
          <w:rPrChange w:id="2330" w:author="Arthur de Catheu" w:date="2014-06-20T17:08:00Z">
            <w:rPr/>
          </w:rPrChange>
        </w:rPr>
        <w:t xml:space="preserve">A chaque </w:t>
      </w:r>
      <w:r w:rsidR="006F5558" w:rsidRPr="00935764">
        <w:rPr>
          <w:rFonts w:ascii="Helvetica Neue Light" w:hAnsi="Helvetica Neue Light"/>
          <w:rPrChange w:id="2331" w:author="Arthur de Catheu" w:date="2014-06-20T17:08:00Z">
            <w:rPr/>
          </w:rPrChange>
        </w:rPr>
        <w:t>acquisition de Créance</w:t>
      </w:r>
      <w:r w:rsidRPr="00935764">
        <w:rPr>
          <w:rFonts w:ascii="Helvetica Neue Light" w:hAnsi="Helvetica Neue Light"/>
          <w:rPrChange w:id="2332" w:author="Arthur de Catheu" w:date="2014-06-20T17:08:00Z">
            <w:rPr/>
          </w:rPrChange>
        </w:rPr>
        <w:t xml:space="preserve">, </w:t>
      </w:r>
      <w:r w:rsidR="00E5782D" w:rsidRPr="00935764">
        <w:rPr>
          <w:rFonts w:ascii="Helvetica Neue Light" w:hAnsi="Helvetica Neue Light"/>
          <w:rPrChange w:id="2333" w:author="Arthur de Catheu" w:date="2014-06-20T17:08:00Z">
            <w:rPr/>
          </w:rPrChange>
        </w:rPr>
        <w:t>l’équipe d’Analyse Crédit</w:t>
      </w:r>
      <w:r w:rsidRPr="00935764">
        <w:rPr>
          <w:rFonts w:ascii="Helvetica Neue Light" w:hAnsi="Helvetica Neue Light"/>
          <w:rPrChange w:id="2334" w:author="Arthur de Catheu" w:date="2014-06-20T17:08:00Z">
            <w:rPr/>
          </w:rPrChange>
        </w:rPr>
        <w:t xml:space="preserve"> met à la disposition de chaque Cédant sur l’espace qui lui est réservé sur son site internet :</w:t>
      </w:r>
    </w:p>
    <w:p w14:paraId="59B59314" w14:textId="0DF9AD2E" w:rsidR="0002440C" w:rsidRPr="00935764" w:rsidRDefault="0002440C" w:rsidP="00255E6F">
      <w:pPr>
        <w:pStyle w:val="Paragraphedeliste"/>
        <w:numPr>
          <w:ilvl w:val="0"/>
          <w:numId w:val="180"/>
        </w:numPr>
        <w:rPr>
          <w:rFonts w:ascii="Helvetica Neue Light" w:hAnsi="Helvetica Neue Light"/>
          <w:rPrChange w:id="2335" w:author="Arthur de Catheu" w:date="2014-06-20T17:08:00Z">
            <w:rPr/>
          </w:rPrChange>
        </w:rPr>
      </w:pPr>
      <w:r w:rsidRPr="00935764">
        <w:rPr>
          <w:rFonts w:ascii="Helvetica Neue Light" w:hAnsi="Helvetica Neue Light"/>
          <w:rPrChange w:id="2336" w:author="Arthur de Catheu" w:date="2014-06-20T17:08:00Z">
            <w:rPr/>
          </w:rPrChange>
        </w:rPr>
        <w:t xml:space="preserve">la copie de la Convention de Cession de Créances signée, conclue entre </w:t>
      </w:r>
      <w:r w:rsidR="002119A8" w:rsidRPr="00935764">
        <w:rPr>
          <w:rFonts w:ascii="Helvetica Neue Light" w:hAnsi="Helvetica Neue Light"/>
          <w:rPrChange w:id="2337" w:author="Arthur de Catheu" w:date="2014-06-20T17:08:00Z">
            <w:rPr/>
          </w:rPrChange>
        </w:rPr>
        <w:t>Finexkap AM</w:t>
      </w:r>
      <w:r w:rsidR="009214D5" w:rsidRPr="00935764">
        <w:rPr>
          <w:rFonts w:ascii="Helvetica Neue Light" w:hAnsi="Helvetica Neue Light"/>
          <w:rPrChange w:id="2338" w:author="Arthur de Catheu" w:date="2014-06-20T17:08:00Z">
            <w:rPr/>
          </w:rPrChange>
        </w:rPr>
        <w:t xml:space="preserve"> </w:t>
      </w:r>
      <w:r w:rsidRPr="00935764">
        <w:rPr>
          <w:rFonts w:ascii="Helvetica Neue Light" w:hAnsi="Helvetica Neue Light"/>
          <w:rPrChange w:id="2339" w:author="Arthur de Catheu" w:date="2014-06-20T17:08:00Z">
            <w:rPr/>
          </w:rPrChange>
        </w:rPr>
        <w:t xml:space="preserve">et le Cédant concerné lors de la Date de Cession à laquelle chaque Cédant a cédé pour la première fois une ou plusieurs Créance(s) Éligible(s) au </w:t>
      </w:r>
      <w:r w:rsidR="00A37D87" w:rsidRPr="00935764">
        <w:rPr>
          <w:rFonts w:ascii="Helvetica Neue Light" w:hAnsi="Helvetica Neue Light"/>
          <w:rPrChange w:id="2340" w:author="Arthur de Catheu" w:date="2014-06-20T17:08:00Z">
            <w:rPr/>
          </w:rPrChange>
        </w:rPr>
        <w:t>FCT 2014</w:t>
      </w:r>
      <w:r w:rsidRPr="00935764">
        <w:rPr>
          <w:rFonts w:ascii="Helvetica Neue Light" w:hAnsi="Helvetica Neue Light"/>
          <w:rPrChange w:id="2341" w:author="Arthur de Catheu" w:date="2014-06-20T17:08:00Z">
            <w:rPr/>
          </w:rPrChange>
        </w:rPr>
        <w:t xml:space="preserve"> (telle qu’amendée</w:t>
      </w:r>
      <w:r w:rsidR="001206E0" w:rsidRPr="00935764">
        <w:rPr>
          <w:rFonts w:ascii="Helvetica Neue Light" w:hAnsi="Helvetica Neue Light"/>
          <w:rPrChange w:id="2342" w:author="Arthur de Catheu" w:date="2014-06-20T17:08:00Z">
            <w:rPr/>
          </w:rPrChange>
        </w:rPr>
        <w:t>(s)</w:t>
      </w:r>
      <w:r w:rsidRPr="00935764">
        <w:rPr>
          <w:rFonts w:ascii="Helvetica Neue Light" w:hAnsi="Helvetica Neue Light"/>
          <w:rPrChange w:id="2343" w:author="Arthur de Catheu" w:date="2014-06-20T17:08:00Z">
            <w:rPr/>
          </w:rPrChange>
        </w:rPr>
        <w:t xml:space="preserve"> le cas échéant), et la copie de chaque Acte de Cession signé ;</w:t>
      </w:r>
    </w:p>
    <w:p w14:paraId="25D85490" w14:textId="334647B6" w:rsidR="00156B5B" w:rsidRPr="00935764" w:rsidRDefault="0002440C" w:rsidP="00255E6F">
      <w:pPr>
        <w:pStyle w:val="Paragraphedeliste"/>
        <w:numPr>
          <w:ilvl w:val="0"/>
          <w:numId w:val="180"/>
        </w:numPr>
        <w:rPr>
          <w:rFonts w:ascii="Helvetica Neue Light" w:hAnsi="Helvetica Neue Light"/>
          <w:rPrChange w:id="2344" w:author="Arthur de Catheu" w:date="2014-06-20T17:08:00Z">
            <w:rPr/>
          </w:rPrChange>
        </w:rPr>
      </w:pPr>
      <w:r w:rsidRPr="00935764">
        <w:rPr>
          <w:rFonts w:ascii="Helvetica Neue Light" w:hAnsi="Helvetica Neue Light"/>
          <w:rPrChange w:id="2345" w:author="Arthur de Catheu" w:date="2014-06-20T17:08:00Z">
            <w:rPr/>
          </w:rPrChange>
        </w:rPr>
        <w:t>le Document Récapitulatif</w:t>
      </w:r>
      <w:r w:rsidR="0096313F" w:rsidRPr="00935764">
        <w:rPr>
          <w:rFonts w:ascii="Helvetica Neue Light" w:hAnsi="Helvetica Neue Light"/>
          <w:rPrChange w:id="2346" w:author="Arthur de Catheu" w:date="2014-06-20T17:08:00Z">
            <w:rPr/>
          </w:rPrChange>
        </w:rPr>
        <w:t xml:space="preserve"> </w:t>
      </w:r>
      <w:r w:rsidRPr="00935764">
        <w:rPr>
          <w:rFonts w:ascii="Helvetica Neue Light" w:hAnsi="Helvetica Neue Light"/>
          <w:rPrChange w:id="2347" w:author="Arthur de Catheu" w:date="2014-06-20T17:08:00Z">
            <w:rPr/>
          </w:rPrChange>
        </w:rPr>
        <w:t>venant rappeler les principaux éléments de la cession intervenue à la Date de Cession immédiatement précédente, soit :</w:t>
      </w:r>
    </w:p>
    <w:p w14:paraId="7730DA2C" w14:textId="3E757409" w:rsidR="0002440C" w:rsidRPr="00935764" w:rsidRDefault="00253995" w:rsidP="00255E6F">
      <w:pPr>
        <w:pStyle w:val="Paragraphedeliste"/>
        <w:numPr>
          <w:ilvl w:val="1"/>
          <w:numId w:val="180"/>
        </w:numPr>
        <w:rPr>
          <w:rFonts w:ascii="Helvetica Neue Light" w:hAnsi="Helvetica Neue Light"/>
          <w:rPrChange w:id="2348" w:author="Arthur de Catheu" w:date="2014-06-20T17:08:00Z">
            <w:rPr/>
          </w:rPrChange>
        </w:rPr>
      </w:pPr>
      <w:r w:rsidRPr="00935764">
        <w:rPr>
          <w:rFonts w:ascii="Helvetica Neue Light" w:hAnsi="Helvetica Neue Light"/>
          <w:rPrChange w:id="2349" w:author="Arthur de Catheu" w:date="2014-06-20T17:08:00Z">
            <w:rPr/>
          </w:rPrChange>
        </w:rPr>
        <w:t>l</w:t>
      </w:r>
      <w:r w:rsidR="0002440C" w:rsidRPr="00935764">
        <w:rPr>
          <w:rFonts w:ascii="Helvetica Neue Light" w:hAnsi="Helvetica Neue Light"/>
          <w:rPrChange w:id="2350" w:author="Arthur de Catheu" w:date="2014-06-20T17:08:00Z">
            <w:rPr/>
          </w:rPrChange>
        </w:rPr>
        <w:t xml:space="preserve">e nombre de Créances </w:t>
      </w:r>
      <w:r w:rsidR="002F36EB" w:rsidRPr="00935764">
        <w:rPr>
          <w:rFonts w:ascii="Helvetica Neue Light" w:hAnsi="Helvetica Neue Light"/>
          <w:rPrChange w:id="2351" w:author="Arthur de Catheu" w:date="2014-06-20T17:08:00Z">
            <w:rPr/>
          </w:rPrChange>
        </w:rPr>
        <w:t>C</w:t>
      </w:r>
      <w:r w:rsidR="0002440C" w:rsidRPr="00935764">
        <w:rPr>
          <w:rFonts w:ascii="Helvetica Neue Light" w:hAnsi="Helvetica Neue Light"/>
          <w:rPrChange w:id="2352" w:author="Arthur de Catheu" w:date="2014-06-20T17:08:00Z">
            <w:rPr/>
          </w:rPrChange>
        </w:rPr>
        <w:t xml:space="preserve">édées au </w:t>
      </w:r>
      <w:r w:rsidR="00A37D87" w:rsidRPr="00935764">
        <w:rPr>
          <w:rFonts w:ascii="Helvetica Neue Light" w:hAnsi="Helvetica Neue Light"/>
          <w:rPrChange w:id="2353" w:author="Arthur de Catheu" w:date="2014-06-20T17:08:00Z">
            <w:rPr/>
          </w:rPrChange>
        </w:rPr>
        <w:t>FCT 2014</w:t>
      </w:r>
      <w:r w:rsidR="0002440C" w:rsidRPr="00935764">
        <w:rPr>
          <w:rFonts w:ascii="Helvetica Neue Light" w:hAnsi="Helvetica Neue Light"/>
          <w:rPrChange w:id="2354" w:author="Arthur de Catheu" w:date="2014-06-20T17:08:00Z">
            <w:rPr/>
          </w:rPrChange>
        </w:rPr>
        <w:t xml:space="preserve"> ;</w:t>
      </w:r>
    </w:p>
    <w:p w14:paraId="282EBD3A" w14:textId="1C995A3A" w:rsidR="0002440C" w:rsidRPr="00935764" w:rsidRDefault="00253995" w:rsidP="00255E6F">
      <w:pPr>
        <w:pStyle w:val="Paragraphedeliste"/>
        <w:numPr>
          <w:ilvl w:val="1"/>
          <w:numId w:val="180"/>
        </w:numPr>
        <w:rPr>
          <w:rFonts w:ascii="Helvetica Neue Light" w:hAnsi="Helvetica Neue Light"/>
          <w:rPrChange w:id="2355" w:author="Arthur de Catheu" w:date="2014-06-20T17:08:00Z">
            <w:rPr/>
          </w:rPrChange>
        </w:rPr>
      </w:pPr>
      <w:r w:rsidRPr="00935764">
        <w:rPr>
          <w:rFonts w:ascii="Helvetica Neue Light" w:hAnsi="Helvetica Neue Light"/>
          <w:rPrChange w:id="2356" w:author="Arthur de Catheu" w:date="2014-06-20T17:08:00Z">
            <w:rPr/>
          </w:rPrChange>
        </w:rPr>
        <w:t>l</w:t>
      </w:r>
      <w:r w:rsidR="0002440C" w:rsidRPr="00935764">
        <w:rPr>
          <w:rFonts w:ascii="Helvetica Neue Light" w:hAnsi="Helvetica Neue Light"/>
          <w:rPrChange w:id="2357" w:author="Arthur de Catheu" w:date="2014-06-20T17:08:00Z">
            <w:rPr/>
          </w:rPrChange>
        </w:rPr>
        <w:t>e Montant Nominal de chacune desdites Créances ;</w:t>
      </w:r>
    </w:p>
    <w:p w14:paraId="241E1BA2" w14:textId="03A396F5" w:rsidR="0002440C" w:rsidRPr="00935764" w:rsidRDefault="00255E6F" w:rsidP="00255E6F">
      <w:pPr>
        <w:pStyle w:val="Paragraphedeliste"/>
        <w:numPr>
          <w:ilvl w:val="1"/>
          <w:numId w:val="180"/>
        </w:numPr>
        <w:rPr>
          <w:rFonts w:ascii="Helvetica Neue Light" w:hAnsi="Helvetica Neue Light"/>
          <w:rPrChange w:id="2358" w:author="Arthur de Catheu" w:date="2014-06-20T17:08:00Z">
            <w:rPr/>
          </w:rPrChange>
        </w:rPr>
      </w:pPr>
      <w:r w:rsidRPr="00935764">
        <w:rPr>
          <w:rFonts w:ascii="Helvetica Neue Light" w:hAnsi="Helvetica Neue Light"/>
          <w:rPrChange w:id="2359" w:author="Arthur de Catheu" w:date="2014-06-20T17:08:00Z">
            <w:rPr/>
          </w:rPrChange>
        </w:rPr>
        <w:t>L</w:t>
      </w:r>
      <w:r w:rsidR="0002440C" w:rsidRPr="00935764">
        <w:rPr>
          <w:rFonts w:ascii="Helvetica Neue Light" w:hAnsi="Helvetica Neue Light"/>
          <w:rPrChange w:id="2360" w:author="Arthur de Catheu" w:date="2014-06-20T17:08:00Z">
            <w:rPr/>
          </w:rPrChange>
        </w:rPr>
        <w:t>e montant d</w:t>
      </w:r>
      <w:r w:rsidR="00B52566" w:rsidRPr="00935764">
        <w:rPr>
          <w:rFonts w:ascii="Helvetica Neue Light" w:hAnsi="Helvetica Neue Light"/>
          <w:rPrChange w:id="2361" w:author="Arthur de Catheu" w:date="2014-06-20T17:08:00Z">
            <w:rPr/>
          </w:rPrChange>
        </w:rPr>
        <w:t>e</w:t>
      </w:r>
      <w:r w:rsidR="0002440C" w:rsidRPr="00935764">
        <w:rPr>
          <w:rFonts w:ascii="Helvetica Neue Light" w:hAnsi="Helvetica Neue Light"/>
          <w:rPrChange w:id="2362" w:author="Arthur de Catheu" w:date="2014-06-20T17:08:00Z">
            <w:rPr/>
          </w:rPrChange>
        </w:rPr>
        <w:t xml:space="preserve"> </w:t>
      </w:r>
      <w:r w:rsidR="00B52566" w:rsidRPr="00935764">
        <w:rPr>
          <w:rFonts w:ascii="Helvetica Neue Light" w:hAnsi="Helvetica Neue Light"/>
          <w:rPrChange w:id="2363" w:author="Arthur de Catheu" w:date="2014-06-20T17:08:00Z">
            <w:rPr/>
          </w:rPrChange>
        </w:rPr>
        <w:t>la Retenue</w:t>
      </w:r>
      <w:r w:rsidR="0002440C" w:rsidRPr="00935764">
        <w:rPr>
          <w:rFonts w:ascii="Helvetica Neue Light" w:hAnsi="Helvetica Neue Light"/>
          <w:rPrChange w:id="2364" w:author="Arthur de Catheu" w:date="2014-06-20T17:08:00Z">
            <w:rPr/>
          </w:rPrChange>
        </w:rPr>
        <w:t xml:space="preserve"> de Garantie constitué</w:t>
      </w:r>
      <w:r w:rsidR="00B52566" w:rsidRPr="00935764">
        <w:rPr>
          <w:rFonts w:ascii="Helvetica Neue Light" w:hAnsi="Helvetica Neue Light"/>
          <w:rPrChange w:id="2365" w:author="Arthur de Catheu" w:date="2014-06-20T17:08:00Z">
            <w:rPr/>
          </w:rPrChange>
        </w:rPr>
        <w:t>e</w:t>
      </w:r>
      <w:r w:rsidR="0002440C" w:rsidRPr="00935764">
        <w:rPr>
          <w:rFonts w:ascii="Helvetica Neue Light" w:hAnsi="Helvetica Neue Light"/>
          <w:rPrChange w:id="2366" w:author="Arthur de Catheu" w:date="2014-06-20T17:08:00Z">
            <w:rPr/>
          </w:rPrChange>
        </w:rPr>
        <w:t xml:space="preserve"> par le Cédant à la Date de Cession considérée au titre de chacune desdites Créances ;</w:t>
      </w:r>
    </w:p>
    <w:p w14:paraId="3216ED38" w14:textId="6DDA357F" w:rsidR="0002440C" w:rsidRPr="00935764" w:rsidRDefault="00253995" w:rsidP="00255E6F">
      <w:pPr>
        <w:pStyle w:val="Paragraphedeliste"/>
        <w:numPr>
          <w:ilvl w:val="1"/>
          <w:numId w:val="180"/>
        </w:numPr>
        <w:rPr>
          <w:rFonts w:ascii="Helvetica Neue Light" w:hAnsi="Helvetica Neue Light"/>
          <w:rPrChange w:id="2367" w:author="Arthur de Catheu" w:date="2014-06-20T17:08:00Z">
            <w:rPr/>
          </w:rPrChange>
        </w:rPr>
      </w:pPr>
      <w:r w:rsidRPr="00935764">
        <w:rPr>
          <w:rFonts w:ascii="Helvetica Neue Light" w:hAnsi="Helvetica Neue Light"/>
          <w:rPrChange w:id="2368" w:author="Arthur de Catheu" w:date="2014-06-20T17:08:00Z">
            <w:rPr/>
          </w:rPrChange>
        </w:rPr>
        <w:t>l</w:t>
      </w:r>
      <w:r w:rsidR="0002440C" w:rsidRPr="00935764">
        <w:rPr>
          <w:rFonts w:ascii="Helvetica Neue Light" w:hAnsi="Helvetica Neue Light"/>
          <w:rPrChange w:id="2369" w:author="Arthur de Catheu" w:date="2014-06-20T17:08:00Z">
            <w:rPr/>
          </w:rPrChange>
        </w:rPr>
        <w:t xml:space="preserve">e montant de la </w:t>
      </w:r>
      <w:r w:rsidR="00200697" w:rsidRPr="00935764">
        <w:rPr>
          <w:rFonts w:ascii="Helvetica Neue Light" w:hAnsi="Helvetica Neue Light"/>
          <w:rPrChange w:id="2370" w:author="Arthur de Catheu" w:date="2014-06-20T17:08:00Z">
            <w:rPr/>
          </w:rPrChange>
        </w:rPr>
        <w:t>Commission de Cession</w:t>
      </w:r>
      <w:r w:rsidR="0002440C" w:rsidRPr="00935764">
        <w:rPr>
          <w:rFonts w:ascii="Helvetica Neue Light" w:hAnsi="Helvetica Neue Light"/>
          <w:rPrChange w:id="2371" w:author="Arthur de Catheu" w:date="2014-06-20T17:08:00Z">
            <w:rPr/>
          </w:rPrChange>
        </w:rPr>
        <w:t xml:space="preserve"> acquittée par le Cédant à la </w:t>
      </w:r>
      <w:r w:rsidR="005F429B" w:rsidRPr="00935764">
        <w:rPr>
          <w:rFonts w:ascii="Helvetica Neue Light" w:hAnsi="Helvetica Neue Light"/>
          <w:rPrChange w:id="2372" w:author="Arthur de Catheu" w:date="2014-06-20T17:08:00Z">
            <w:rPr/>
          </w:rPrChange>
        </w:rPr>
        <w:t>Date de Cession</w:t>
      </w:r>
      <w:r w:rsidR="00DC34EA" w:rsidRPr="00935764">
        <w:rPr>
          <w:rFonts w:ascii="Helvetica Neue Light" w:hAnsi="Helvetica Neue Light"/>
          <w:rPrChange w:id="2373" w:author="Arthur de Catheu" w:date="2014-06-20T17:08:00Z">
            <w:rPr/>
          </w:rPrChange>
        </w:rPr>
        <w:t xml:space="preserve"> </w:t>
      </w:r>
      <w:r w:rsidR="0002440C" w:rsidRPr="00935764">
        <w:rPr>
          <w:rFonts w:ascii="Helvetica Neue Light" w:hAnsi="Helvetica Neue Light"/>
          <w:rPrChange w:id="2374" w:author="Arthur de Catheu" w:date="2014-06-20T17:08:00Z">
            <w:rPr/>
          </w:rPrChange>
        </w:rPr>
        <w:t>considérée au titre de chacune desdites Créances ;</w:t>
      </w:r>
    </w:p>
    <w:p w14:paraId="2BC7C575" w14:textId="55DE9368" w:rsidR="0002440C" w:rsidRPr="00935764" w:rsidRDefault="00200697" w:rsidP="00255E6F">
      <w:pPr>
        <w:pStyle w:val="Paragraphedeliste"/>
        <w:numPr>
          <w:ilvl w:val="0"/>
          <w:numId w:val="180"/>
        </w:numPr>
        <w:rPr>
          <w:rFonts w:ascii="Helvetica Neue Light" w:hAnsi="Helvetica Neue Light"/>
          <w:rPrChange w:id="2375" w:author="Arthur de Catheu" w:date="2014-06-20T17:08:00Z">
            <w:rPr/>
          </w:rPrChange>
        </w:rPr>
      </w:pPr>
      <w:r w:rsidRPr="00935764">
        <w:rPr>
          <w:rFonts w:ascii="Helvetica Neue Light" w:hAnsi="Helvetica Neue Light"/>
          <w:rPrChange w:id="2376" w:author="Arthur de Catheu" w:date="2014-06-20T17:08:00Z">
            <w:rPr/>
          </w:rPrChange>
        </w:rPr>
        <w:t>le justificatif émis</w:t>
      </w:r>
      <w:r w:rsidR="0002440C" w:rsidRPr="00935764">
        <w:rPr>
          <w:rFonts w:ascii="Helvetica Neue Light" w:hAnsi="Helvetica Neue Light"/>
          <w:rPrChange w:id="2377" w:author="Arthur de Catheu" w:date="2014-06-20T17:08:00Z">
            <w:rPr/>
          </w:rPrChange>
        </w:rPr>
        <w:t xml:space="preserve"> par </w:t>
      </w:r>
      <w:r w:rsidRPr="00935764">
        <w:rPr>
          <w:rFonts w:ascii="Helvetica Neue Light" w:hAnsi="Helvetica Neue Light"/>
          <w:rPrChange w:id="2378" w:author="Arthur de Catheu" w:date="2014-06-20T17:08:00Z">
            <w:rPr/>
          </w:rPrChange>
        </w:rPr>
        <w:t xml:space="preserve">le </w:t>
      </w:r>
      <w:r w:rsidR="00A37D87" w:rsidRPr="00935764">
        <w:rPr>
          <w:rFonts w:ascii="Helvetica Neue Light" w:hAnsi="Helvetica Neue Light"/>
          <w:rPrChange w:id="2379" w:author="Arthur de Catheu" w:date="2014-06-20T17:08:00Z">
            <w:rPr/>
          </w:rPrChange>
        </w:rPr>
        <w:t>FCT 2014</w:t>
      </w:r>
      <w:r w:rsidR="0002440C" w:rsidRPr="00935764">
        <w:rPr>
          <w:rFonts w:ascii="Helvetica Neue Light" w:hAnsi="Helvetica Neue Light"/>
          <w:rPrChange w:id="2380" w:author="Arthur de Catheu" w:date="2014-06-20T17:08:00Z">
            <w:rPr/>
          </w:rPrChange>
        </w:rPr>
        <w:t xml:space="preserve"> au titre de la </w:t>
      </w:r>
      <w:r w:rsidRPr="00935764">
        <w:rPr>
          <w:rFonts w:ascii="Helvetica Neue Light" w:hAnsi="Helvetica Neue Light"/>
          <w:rPrChange w:id="2381" w:author="Arthur de Catheu" w:date="2014-06-20T17:08:00Z">
            <w:rPr/>
          </w:rPrChange>
        </w:rPr>
        <w:t>Commission de Cession</w:t>
      </w:r>
      <w:r w:rsidR="009F5D4E" w:rsidRPr="00935764">
        <w:rPr>
          <w:rFonts w:ascii="Helvetica Neue Light" w:hAnsi="Helvetica Neue Light"/>
          <w:rPrChange w:id="2382" w:author="Arthur de Catheu" w:date="2014-06-20T17:08:00Z">
            <w:rPr/>
          </w:rPrChange>
        </w:rPr>
        <w:t xml:space="preserve"> </w:t>
      </w:r>
      <w:r w:rsidR="0002440C" w:rsidRPr="00935764">
        <w:rPr>
          <w:rFonts w:ascii="Helvetica Neue Light" w:hAnsi="Helvetica Neue Light"/>
          <w:rPrChange w:id="2383" w:author="Arthur de Catheu" w:date="2014-06-20T17:08:00Z">
            <w:rPr/>
          </w:rPrChange>
        </w:rPr>
        <w:t>;</w:t>
      </w:r>
      <w:r w:rsidR="004C69C9" w:rsidRPr="00935764">
        <w:rPr>
          <w:rFonts w:ascii="Helvetica Neue Light" w:hAnsi="Helvetica Neue Light"/>
          <w:rPrChange w:id="2384" w:author="Arthur de Catheu" w:date="2014-06-20T17:08:00Z">
            <w:rPr/>
          </w:rPrChange>
        </w:rPr>
        <w:t xml:space="preserve"> et</w:t>
      </w:r>
    </w:p>
    <w:p w14:paraId="29EEDB5E" w14:textId="7DD2397A" w:rsidR="0002440C" w:rsidRPr="00935764" w:rsidRDefault="00253995" w:rsidP="00255E6F">
      <w:pPr>
        <w:pStyle w:val="Paragraphedeliste"/>
        <w:numPr>
          <w:ilvl w:val="0"/>
          <w:numId w:val="180"/>
        </w:numPr>
        <w:rPr>
          <w:rFonts w:ascii="Helvetica Neue Light" w:hAnsi="Helvetica Neue Light"/>
          <w:rPrChange w:id="2385" w:author="Arthur de Catheu" w:date="2014-06-20T17:08:00Z">
            <w:rPr/>
          </w:rPrChange>
        </w:rPr>
      </w:pPr>
      <w:r w:rsidRPr="00935764">
        <w:rPr>
          <w:rFonts w:ascii="Helvetica Neue Light" w:hAnsi="Helvetica Neue Light"/>
          <w:rPrChange w:id="2386" w:author="Arthur de Catheu" w:date="2014-06-20T17:08:00Z">
            <w:rPr/>
          </w:rPrChange>
        </w:rPr>
        <w:t>l</w:t>
      </w:r>
      <w:r w:rsidR="0002440C" w:rsidRPr="00935764">
        <w:rPr>
          <w:rFonts w:ascii="Helvetica Neue Light" w:hAnsi="Helvetica Neue Light"/>
          <w:rPrChange w:id="2387" w:author="Arthur de Catheu" w:date="2014-06-20T17:08:00Z">
            <w:rPr/>
          </w:rPrChange>
        </w:rPr>
        <w:t xml:space="preserve">e Certificat de Cession devant être adressé par </w:t>
      </w:r>
      <w:r w:rsidR="0090295D" w:rsidRPr="00935764">
        <w:rPr>
          <w:rFonts w:ascii="Helvetica Neue Light" w:hAnsi="Helvetica Neue Light"/>
          <w:rPrChange w:id="2388" w:author="Arthur de Catheu" w:date="2014-06-20T17:08:00Z">
            <w:rPr/>
          </w:rPrChange>
        </w:rPr>
        <w:t>chaque Cédant à chaque Débiteur</w:t>
      </w:r>
      <w:r w:rsidR="00E5782D" w:rsidRPr="00935764">
        <w:rPr>
          <w:rFonts w:ascii="Helvetica Neue Light" w:hAnsi="Helvetica Neue Light"/>
          <w:rPrChange w:id="2389" w:author="Arthur de Catheu" w:date="2014-06-20T17:08:00Z">
            <w:rPr/>
          </w:rPrChange>
        </w:rPr>
        <w:t xml:space="preserve"> et dont le modèle est joint en Annexe F</w:t>
      </w:r>
      <w:r w:rsidR="0002440C" w:rsidRPr="00935764">
        <w:rPr>
          <w:rFonts w:ascii="Helvetica Neue Light" w:hAnsi="Helvetica Neue Light"/>
          <w:rPrChange w:id="2390" w:author="Arthur de Catheu" w:date="2014-06-20T17:08:00Z">
            <w:rPr/>
          </w:rPrChange>
        </w:rPr>
        <w:t>.</w:t>
      </w:r>
    </w:p>
    <w:p w14:paraId="4B627206" w14:textId="171D1180" w:rsidR="00156B5B" w:rsidRPr="00935764" w:rsidRDefault="0090295D" w:rsidP="00AC59DC">
      <w:pPr>
        <w:spacing w:before="120"/>
        <w:rPr>
          <w:rFonts w:ascii="Helvetica Neue Light" w:hAnsi="Helvetica Neue Light"/>
          <w:rPrChange w:id="2391" w:author="Arthur de Catheu" w:date="2014-06-20T17:08:00Z">
            <w:rPr/>
          </w:rPrChange>
        </w:rPr>
      </w:pPr>
      <w:r w:rsidRPr="00935764">
        <w:rPr>
          <w:rFonts w:ascii="Helvetica Neue Light" w:hAnsi="Helvetica Neue Light"/>
          <w:rPrChange w:id="2392" w:author="Arthur de Catheu" w:date="2014-06-20T17:08:00Z">
            <w:rPr/>
          </w:rPrChange>
        </w:rPr>
        <w:t xml:space="preserve">Par ailleurs, </w:t>
      </w:r>
      <w:r w:rsidR="00E5782D" w:rsidRPr="00935764">
        <w:rPr>
          <w:rFonts w:ascii="Helvetica Neue Light" w:hAnsi="Helvetica Neue Light"/>
          <w:rPrChange w:id="2393" w:author="Arthur de Catheu" w:date="2014-06-20T17:08:00Z">
            <w:rPr/>
          </w:rPrChange>
        </w:rPr>
        <w:t xml:space="preserve">l’équipe d’Analyse Crédit </w:t>
      </w:r>
      <w:r w:rsidR="002206B0" w:rsidRPr="00935764">
        <w:rPr>
          <w:rFonts w:ascii="Helvetica Neue Light" w:hAnsi="Helvetica Neue Light"/>
          <w:rPrChange w:id="2394" w:author="Arthur de Catheu" w:date="2014-06-20T17:08:00Z">
            <w:rPr/>
          </w:rPrChange>
        </w:rPr>
        <w:t xml:space="preserve">informe le Cédant </w:t>
      </w:r>
      <w:r w:rsidR="00E5782D" w:rsidRPr="00935764">
        <w:rPr>
          <w:rFonts w:ascii="Helvetica Neue Light" w:hAnsi="Helvetica Neue Light"/>
          <w:rPrChange w:id="2395" w:author="Arthur de Catheu" w:date="2014-06-20T17:08:00Z">
            <w:rPr/>
          </w:rPrChange>
        </w:rPr>
        <w:t xml:space="preserve">par email </w:t>
      </w:r>
      <w:r w:rsidR="002206B0" w:rsidRPr="00935764">
        <w:rPr>
          <w:rFonts w:ascii="Helvetica Neue Light" w:hAnsi="Helvetica Neue Light"/>
          <w:rPrChange w:id="2396" w:author="Arthur de Catheu" w:date="2014-06-20T17:08:00Z">
            <w:rPr/>
          </w:rPrChange>
        </w:rPr>
        <w:t xml:space="preserve">des règlements des Créances </w:t>
      </w:r>
      <w:r w:rsidR="001206E0" w:rsidRPr="00935764">
        <w:rPr>
          <w:rFonts w:ascii="Helvetica Neue Light" w:hAnsi="Helvetica Neue Light"/>
          <w:rPrChange w:id="2397" w:author="Arthur de Catheu" w:date="2014-06-20T17:08:00Z">
            <w:rPr/>
          </w:rPrChange>
        </w:rPr>
        <w:t>C</w:t>
      </w:r>
      <w:r w:rsidR="002206B0" w:rsidRPr="00935764">
        <w:rPr>
          <w:rFonts w:ascii="Helvetica Neue Light" w:hAnsi="Helvetica Neue Light"/>
          <w:rPrChange w:id="2398" w:author="Arthur de Catheu" w:date="2014-06-20T17:08:00Z">
            <w:rPr/>
          </w:rPrChange>
        </w:rPr>
        <w:t>édées dès réception</w:t>
      </w:r>
      <w:r w:rsidR="00610792" w:rsidRPr="00935764">
        <w:rPr>
          <w:rFonts w:ascii="Helvetica Neue Light" w:hAnsi="Helvetica Neue Light"/>
          <w:rPrChange w:id="2399" w:author="Arthur de Catheu" w:date="2014-06-20T17:08:00Z">
            <w:rPr/>
          </w:rPrChange>
        </w:rPr>
        <w:t xml:space="preserve"> et lettrage</w:t>
      </w:r>
      <w:r w:rsidR="002206B0" w:rsidRPr="00935764">
        <w:rPr>
          <w:rFonts w:ascii="Helvetica Neue Light" w:hAnsi="Helvetica Neue Light"/>
          <w:rPrChange w:id="2400" w:author="Arthur de Catheu" w:date="2014-06-20T17:08:00Z">
            <w:rPr/>
          </w:rPrChange>
        </w:rPr>
        <w:t xml:space="preserve"> du paiement.</w:t>
      </w:r>
    </w:p>
    <w:p w14:paraId="68187B6E" w14:textId="77777777" w:rsidR="00156B5B" w:rsidRPr="00935764" w:rsidRDefault="00F07C55">
      <w:pPr>
        <w:pStyle w:val="Titre2"/>
        <w:rPr>
          <w:rFonts w:ascii="Helvetica Neue Light" w:hAnsi="Helvetica Neue Light"/>
          <w:rPrChange w:id="2401" w:author="Arthur de Catheu" w:date="2014-06-20T17:08:00Z">
            <w:rPr/>
          </w:rPrChange>
        </w:rPr>
      </w:pPr>
      <w:bookmarkStart w:id="2402" w:name="_Toc248579973"/>
      <w:bookmarkStart w:id="2403" w:name="_Toc379362345"/>
      <w:bookmarkStart w:id="2404" w:name="_Ref380134663"/>
      <w:bookmarkStart w:id="2405" w:name="_Ref380134677"/>
      <w:bookmarkStart w:id="2406" w:name="_Ref380134692"/>
      <w:bookmarkStart w:id="2407" w:name="_Ref380134913"/>
      <w:bookmarkStart w:id="2408" w:name="_Ref381343064"/>
      <w:bookmarkStart w:id="2409" w:name="_Ref381368456"/>
      <w:bookmarkStart w:id="2410" w:name="_Toc265315334"/>
      <w:r w:rsidRPr="00935764">
        <w:rPr>
          <w:rFonts w:ascii="Helvetica Neue Light" w:hAnsi="Helvetica Neue Light"/>
          <w:rPrChange w:id="2411" w:author="Arthur de Catheu" w:date="2014-06-20T17:08:00Z">
            <w:rPr>
              <w:rFonts w:eastAsiaTheme="minorEastAsia" w:cstheme="minorBidi"/>
              <w:b w:val="0"/>
              <w:bCs w:val="0"/>
              <w:sz w:val="20"/>
              <w:szCs w:val="24"/>
            </w:rPr>
          </w:rPrChange>
        </w:rPr>
        <w:lastRenderedPageBreak/>
        <w:t>Procédure de recouvrement des Débiteurs</w:t>
      </w:r>
      <w:bookmarkEnd w:id="2402"/>
      <w:bookmarkEnd w:id="2403"/>
      <w:bookmarkEnd w:id="2404"/>
      <w:bookmarkEnd w:id="2405"/>
      <w:bookmarkEnd w:id="2406"/>
      <w:bookmarkEnd w:id="2407"/>
      <w:bookmarkEnd w:id="2408"/>
      <w:bookmarkEnd w:id="2409"/>
      <w:bookmarkEnd w:id="2410"/>
    </w:p>
    <w:p w14:paraId="0E442B77" w14:textId="46A7DFB4" w:rsidR="00156B5B" w:rsidRPr="00935764" w:rsidRDefault="00216001" w:rsidP="00AC59DC">
      <w:pPr>
        <w:spacing w:before="120"/>
        <w:rPr>
          <w:rFonts w:ascii="Helvetica Neue Light" w:hAnsi="Helvetica Neue Light"/>
          <w:rPrChange w:id="2412" w:author="Arthur de Catheu" w:date="2014-06-20T17:08:00Z">
            <w:rPr/>
          </w:rPrChange>
        </w:rPr>
      </w:pPr>
      <w:r w:rsidRPr="00935764">
        <w:rPr>
          <w:rFonts w:ascii="Helvetica Neue Light" w:hAnsi="Helvetica Neue Light"/>
          <w:rPrChange w:id="2413" w:author="Arthur de Catheu" w:date="2014-06-20T17:08:00Z">
            <w:rPr/>
          </w:rPrChange>
        </w:rPr>
        <w:t>Le processus de recouvrement des</w:t>
      </w:r>
      <w:r w:rsidR="002F29B9" w:rsidRPr="00935764">
        <w:rPr>
          <w:rFonts w:ascii="Helvetica Neue Light" w:hAnsi="Helvetica Neue Light"/>
          <w:rPrChange w:id="2414" w:author="Arthur de Catheu" w:date="2014-06-20T17:08:00Z">
            <w:rPr/>
          </w:rPrChange>
        </w:rPr>
        <w:t xml:space="preserve"> </w:t>
      </w:r>
      <w:r w:rsidR="009214D5" w:rsidRPr="00935764">
        <w:rPr>
          <w:rFonts w:ascii="Helvetica Neue Light" w:hAnsi="Helvetica Neue Light"/>
          <w:rPrChange w:id="2415" w:author="Arthur de Catheu" w:date="2014-06-20T17:08:00Z">
            <w:rPr/>
          </w:rPrChange>
        </w:rPr>
        <w:t xml:space="preserve">retards et impayés constatés sur les </w:t>
      </w:r>
      <w:r w:rsidR="002F29B9" w:rsidRPr="00935764">
        <w:rPr>
          <w:rFonts w:ascii="Helvetica Neue Light" w:hAnsi="Helvetica Neue Light"/>
          <w:rPrChange w:id="2416" w:author="Arthur de Catheu" w:date="2014-06-20T17:08:00Z">
            <w:rPr/>
          </w:rPrChange>
        </w:rPr>
        <w:t xml:space="preserve">Créances </w:t>
      </w:r>
      <w:r w:rsidRPr="00935764">
        <w:rPr>
          <w:rFonts w:ascii="Helvetica Neue Light" w:hAnsi="Helvetica Neue Light"/>
          <w:rPrChange w:id="2417" w:author="Arthur de Catheu" w:date="2014-06-20T17:08:00Z">
            <w:rPr/>
          </w:rPrChange>
        </w:rPr>
        <w:t>est progressif</w:t>
      </w:r>
      <w:r w:rsidR="009214D5" w:rsidRPr="00935764">
        <w:rPr>
          <w:rFonts w:ascii="Helvetica Neue Light" w:hAnsi="Helvetica Neue Light"/>
          <w:rPrChange w:id="2418" w:author="Arthur de Catheu" w:date="2014-06-20T17:08:00Z">
            <w:rPr/>
          </w:rPrChange>
        </w:rPr>
        <w:t xml:space="preserve"> en</w:t>
      </w:r>
      <w:r w:rsidR="00585F04" w:rsidRPr="00935764">
        <w:rPr>
          <w:rFonts w:ascii="Helvetica Neue Light" w:hAnsi="Helvetica Neue Light"/>
          <w:rPrChange w:id="2419" w:author="Arthur de Catheu" w:date="2014-06-20T17:08:00Z">
            <w:rPr/>
          </w:rPrChange>
        </w:rPr>
        <w:t xml:space="preserve"> fonction de la durée du retard constaté</w:t>
      </w:r>
      <w:r w:rsidR="002F29B9" w:rsidRPr="00935764">
        <w:rPr>
          <w:rFonts w:ascii="Helvetica Neue Light" w:hAnsi="Helvetica Neue Light"/>
          <w:rPrChange w:id="2420" w:author="Arthur de Catheu" w:date="2014-06-20T17:08:00Z">
            <w:rPr/>
          </w:rPrChange>
        </w:rPr>
        <w:t xml:space="preserve">. </w:t>
      </w:r>
    </w:p>
    <w:p w14:paraId="0BF1F168" w14:textId="4EA6DDF6" w:rsidR="00E5782D" w:rsidRPr="00935764" w:rsidRDefault="00E5782D" w:rsidP="00212A18">
      <w:pPr>
        <w:spacing w:before="120"/>
        <w:rPr>
          <w:rFonts w:ascii="Helvetica Neue Light" w:eastAsia="Times New Roman" w:hAnsi="Helvetica Neue Light" w:cs="Times New Roman"/>
          <w:rPrChange w:id="2421" w:author="Arthur de Catheu" w:date="2014-06-20T17:08:00Z">
            <w:rPr>
              <w:rFonts w:eastAsia="Times New Roman" w:cs="Times New Roman"/>
            </w:rPr>
          </w:rPrChange>
        </w:rPr>
      </w:pPr>
      <w:r w:rsidRPr="00935764">
        <w:rPr>
          <w:rFonts w:ascii="Helvetica Neue Light" w:hAnsi="Helvetica Neue Light"/>
          <w:rPrChange w:id="2422" w:author="Arthur de Catheu" w:date="2014-06-20T17:08:00Z">
            <w:rPr/>
          </w:rPrChange>
        </w:rPr>
        <w:t>A tout moment, chaque analyste crédit</w:t>
      </w:r>
      <w:r w:rsidR="00F24AE7" w:rsidRPr="00935764">
        <w:rPr>
          <w:rFonts w:ascii="Helvetica Neue Light" w:hAnsi="Helvetica Neue Light"/>
          <w:rPrChange w:id="2423" w:author="Arthur de Catheu" w:date="2014-06-20T17:08:00Z">
            <w:rPr/>
          </w:rPrChange>
        </w:rPr>
        <w:t xml:space="preserve"> </w:t>
      </w:r>
      <w:proofErr w:type="spellStart"/>
      <w:r w:rsidRPr="00935764">
        <w:rPr>
          <w:rFonts w:ascii="Helvetica Neue Light" w:eastAsia="Times New Roman" w:hAnsi="Helvetica Neue Light" w:cs="Times New Roman"/>
          <w:rPrChange w:id="2424" w:author="Arthur de Catheu" w:date="2014-06-20T17:08:00Z">
            <w:rPr>
              <w:rFonts w:eastAsia="Times New Roman" w:cs="Times New Roman"/>
            </w:rPr>
          </w:rPrChange>
        </w:rPr>
        <w:t>a</w:t>
      </w:r>
      <w:proofErr w:type="spellEnd"/>
      <w:r w:rsidRPr="00935764">
        <w:rPr>
          <w:rFonts w:ascii="Helvetica Neue Light" w:eastAsia="Times New Roman" w:hAnsi="Helvetica Neue Light" w:cs="Times New Roman"/>
          <w:rPrChange w:id="2425" w:author="Arthur de Catheu" w:date="2014-06-20T17:08:00Z">
            <w:rPr>
              <w:rFonts w:eastAsia="Times New Roman" w:cs="Times New Roman"/>
            </w:rPr>
          </w:rPrChange>
        </w:rPr>
        <w:t xml:space="preserve"> la faculté de déléguer </w:t>
      </w:r>
      <w:r w:rsidR="00184006" w:rsidRPr="00935764">
        <w:rPr>
          <w:rFonts w:ascii="Helvetica Neue Light" w:eastAsia="Times New Roman" w:hAnsi="Helvetica Neue Light" w:cs="Times New Roman"/>
          <w:rPrChange w:id="2426" w:author="Arthur de Catheu" w:date="2014-06-20T17:08:00Z">
            <w:rPr>
              <w:rFonts w:eastAsia="Times New Roman" w:cs="Times New Roman"/>
            </w:rPr>
          </w:rPrChange>
        </w:rPr>
        <w:t xml:space="preserve">au </w:t>
      </w:r>
      <w:r w:rsidR="00C53BBE" w:rsidRPr="00935764">
        <w:rPr>
          <w:rFonts w:ascii="Helvetica Neue Light" w:eastAsia="Times New Roman" w:hAnsi="Helvetica Neue Light" w:cs="Times New Roman"/>
          <w:rPrChange w:id="2427" w:author="Arthur de Catheu" w:date="2014-06-20T17:08:00Z">
            <w:rPr>
              <w:rFonts w:eastAsia="Times New Roman" w:cs="Times New Roman"/>
            </w:rPr>
          </w:rPrChange>
        </w:rPr>
        <w:t>Recouvreur</w:t>
      </w:r>
      <w:r w:rsidR="00184006" w:rsidRPr="00935764">
        <w:rPr>
          <w:rFonts w:ascii="Helvetica Neue Light" w:eastAsia="Times New Roman" w:hAnsi="Helvetica Neue Light" w:cs="Times New Roman"/>
          <w:rPrChange w:id="2428" w:author="Arthur de Catheu" w:date="2014-06-20T17:08:00Z">
            <w:rPr>
              <w:rFonts w:eastAsia="Times New Roman" w:cs="Times New Roman"/>
            </w:rPr>
          </w:rPrChange>
        </w:rPr>
        <w:t xml:space="preserve"> l</w:t>
      </w:r>
      <w:r w:rsidR="002F29B9" w:rsidRPr="00935764">
        <w:rPr>
          <w:rFonts w:ascii="Helvetica Neue Light" w:eastAsia="Times New Roman" w:hAnsi="Helvetica Neue Light" w:cs="Times New Roman"/>
          <w:rPrChange w:id="2429" w:author="Arthur de Catheu" w:date="2014-06-20T17:08:00Z">
            <w:rPr>
              <w:rFonts w:eastAsia="Times New Roman" w:cs="Times New Roman"/>
            </w:rPr>
          </w:rPrChange>
        </w:rPr>
        <w:t xml:space="preserve">’envoi d’une </w:t>
      </w:r>
      <w:r w:rsidR="00184006" w:rsidRPr="00935764">
        <w:rPr>
          <w:rFonts w:ascii="Helvetica Neue Light" w:eastAsia="Times New Roman" w:hAnsi="Helvetica Neue Light" w:cs="Times New Roman"/>
          <w:rPrChange w:id="2430" w:author="Arthur de Catheu" w:date="2014-06-20T17:08:00Z">
            <w:rPr>
              <w:rFonts w:eastAsia="Times New Roman" w:cs="Times New Roman"/>
            </w:rPr>
          </w:rPrChange>
        </w:rPr>
        <w:t xml:space="preserve">Demande de Relance Client </w:t>
      </w:r>
      <w:r w:rsidRPr="00935764">
        <w:rPr>
          <w:rFonts w:ascii="Helvetica Neue Light" w:eastAsia="Times New Roman" w:hAnsi="Helvetica Neue Light" w:cs="Times New Roman"/>
          <w:rPrChange w:id="2431" w:author="Arthur de Catheu" w:date="2014-06-20T17:08:00Z">
            <w:rPr>
              <w:rFonts w:eastAsia="Times New Roman" w:cs="Times New Roman"/>
            </w:rPr>
          </w:rPrChange>
        </w:rPr>
        <w:t xml:space="preserve">au titre d’une Créance dont il assure la gestion. </w:t>
      </w:r>
    </w:p>
    <w:p w14:paraId="68443B69" w14:textId="42DEA8EF" w:rsidR="00184006" w:rsidRPr="00935764" w:rsidRDefault="00E5782D" w:rsidP="00212A18">
      <w:pPr>
        <w:spacing w:before="120"/>
        <w:rPr>
          <w:rFonts w:ascii="Helvetica Neue Light" w:hAnsi="Helvetica Neue Light"/>
          <w:rPrChange w:id="2432" w:author="Arthur de Catheu" w:date="2014-06-20T17:08:00Z">
            <w:rPr/>
          </w:rPrChange>
        </w:rPr>
      </w:pPr>
      <w:r w:rsidRPr="00935764">
        <w:rPr>
          <w:rFonts w:ascii="Helvetica Neue Light" w:eastAsia="Times New Roman" w:hAnsi="Helvetica Neue Light" w:cs="Times New Roman"/>
          <w:rPrChange w:id="2433" w:author="Arthur de Catheu" w:date="2014-06-20T17:08:00Z">
            <w:rPr>
              <w:rFonts w:eastAsia="Times New Roman" w:cs="Times New Roman"/>
            </w:rPr>
          </w:rPrChange>
        </w:rPr>
        <w:t xml:space="preserve">Par ailleurs, </w:t>
      </w:r>
      <w:r w:rsidR="000F7B13" w:rsidRPr="00935764">
        <w:rPr>
          <w:rFonts w:ascii="Helvetica Neue Light" w:eastAsia="Times New Roman" w:hAnsi="Helvetica Neue Light" w:cs="Times New Roman"/>
          <w:rPrChange w:id="2434" w:author="Arthur de Catheu" w:date="2014-06-20T17:08:00Z">
            <w:rPr>
              <w:rFonts w:eastAsia="Times New Roman" w:cs="Times New Roman"/>
            </w:rPr>
          </w:rPrChange>
        </w:rPr>
        <w:t xml:space="preserve">sur décision du Comité de Crédit, </w:t>
      </w:r>
      <w:r w:rsidRPr="00935764">
        <w:rPr>
          <w:rFonts w:ascii="Helvetica Neue Light" w:eastAsia="Times New Roman" w:hAnsi="Helvetica Neue Light" w:cs="Times New Roman"/>
          <w:rPrChange w:id="2435" w:author="Arthur de Catheu" w:date="2014-06-20T17:08:00Z">
            <w:rPr>
              <w:rFonts w:eastAsia="Times New Roman" w:cs="Times New Roman"/>
            </w:rPr>
          </w:rPrChange>
        </w:rPr>
        <w:t xml:space="preserve">Finexkap AM a la faculté de mandater le </w:t>
      </w:r>
      <w:r w:rsidR="00C53BBE" w:rsidRPr="00935764">
        <w:rPr>
          <w:rFonts w:ascii="Helvetica Neue Light" w:eastAsia="Times New Roman" w:hAnsi="Helvetica Neue Light" w:cs="Times New Roman"/>
          <w:rPrChange w:id="2436" w:author="Arthur de Catheu" w:date="2014-06-20T17:08:00Z">
            <w:rPr>
              <w:rFonts w:eastAsia="Times New Roman" w:cs="Times New Roman"/>
            </w:rPr>
          </w:rPrChange>
        </w:rPr>
        <w:t>Recouvreur</w:t>
      </w:r>
      <w:r w:rsidRPr="00935764">
        <w:rPr>
          <w:rFonts w:ascii="Helvetica Neue Light" w:eastAsia="Times New Roman" w:hAnsi="Helvetica Neue Light" w:cs="Times New Roman"/>
          <w:rPrChange w:id="2437" w:author="Arthur de Catheu" w:date="2014-06-20T17:08:00Z">
            <w:rPr>
              <w:rFonts w:eastAsia="Times New Roman" w:cs="Times New Roman"/>
            </w:rPr>
          </w:rPrChange>
        </w:rPr>
        <w:t xml:space="preserve"> dans le cadre d’une Demande d'Intervention Contentieuse aux fins de gérer le</w:t>
      </w:r>
      <w:r w:rsidR="002F29B9" w:rsidRPr="00935764">
        <w:rPr>
          <w:rFonts w:ascii="Helvetica Neue Light" w:eastAsia="Times New Roman" w:hAnsi="Helvetica Neue Light" w:cs="Times New Roman"/>
          <w:rPrChange w:id="2438" w:author="Arthur de Catheu" w:date="2014-06-20T17:08:00Z">
            <w:rPr>
              <w:rFonts w:eastAsia="Times New Roman" w:cs="Times New Roman"/>
            </w:rPr>
          </w:rPrChange>
        </w:rPr>
        <w:t xml:space="preserve"> recouvrement </w:t>
      </w:r>
      <w:r w:rsidRPr="00935764">
        <w:rPr>
          <w:rFonts w:ascii="Helvetica Neue Light" w:eastAsia="Times New Roman" w:hAnsi="Helvetica Neue Light" w:cs="Times New Roman"/>
          <w:rPrChange w:id="2439" w:author="Arthur de Catheu" w:date="2014-06-20T17:08:00Z">
            <w:rPr>
              <w:rFonts w:eastAsia="Times New Roman" w:cs="Times New Roman"/>
            </w:rPr>
          </w:rPrChange>
        </w:rPr>
        <w:t xml:space="preserve">d’une Créance </w:t>
      </w:r>
      <w:r w:rsidR="003D7D23" w:rsidRPr="00935764">
        <w:rPr>
          <w:rFonts w:ascii="Helvetica Neue Light" w:eastAsia="Times New Roman" w:hAnsi="Helvetica Neue Light" w:cs="Times New Roman"/>
          <w:rPrChange w:id="2440" w:author="Arthur de Catheu" w:date="2014-06-20T17:08:00Z">
            <w:rPr>
              <w:rFonts w:eastAsia="Times New Roman" w:cs="Times New Roman"/>
            </w:rPr>
          </w:rPrChange>
        </w:rPr>
        <w:t xml:space="preserve">à tout moment et dans un délai maximum de 90 jours après la </w:t>
      </w:r>
      <w:r w:rsidRPr="00935764">
        <w:rPr>
          <w:rFonts w:ascii="Helvetica Neue Light" w:eastAsia="Times New Roman" w:hAnsi="Helvetica Neue Light" w:cs="Times New Roman"/>
          <w:rPrChange w:id="2441" w:author="Arthur de Catheu" w:date="2014-06-20T17:08:00Z">
            <w:rPr>
              <w:rFonts w:eastAsia="Times New Roman" w:cs="Times New Roman"/>
            </w:rPr>
          </w:rPrChange>
        </w:rPr>
        <w:t xml:space="preserve">Date d’Echéance </w:t>
      </w:r>
      <w:r w:rsidR="003D7D23" w:rsidRPr="00935764">
        <w:rPr>
          <w:rFonts w:ascii="Helvetica Neue Light" w:eastAsia="Times New Roman" w:hAnsi="Helvetica Neue Light" w:cs="Times New Roman"/>
          <w:rPrChange w:id="2442" w:author="Arthur de Catheu" w:date="2014-06-20T17:08:00Z">
            <w:rPr>
              <w:rFonts w:eastAsia="Times New Roman" w:cs="Times New Roman"/>
            </w:rPr>
          </w:rPrChange>
        </w:rPr>
        <w:t>d’une Facture</w:t>
      </w:r>
      <w:r w:rsidR="00216001" w:rsidRPr="00935764">
        <w:rPr>
          <w:rFonts w:ascii="Helvetica Neue Light" w:hAnsi="Helvetica Neue Light"/>
          <w:rPrChange w:id="2443" w:author="Arthur de Catheu" w:date="2014-06-20T17:08:00Z">
            <w:rPr/>
          </w:rPrChange>
        </w:rPr>
        <w:t xml:space="preserve">. </w:t>
      </w:r>
    </w:p>
    <w:p w14:paraId="1CA81A6A" w14:textId="59550697" w:rsidR="001A0DB2" w:rsidRPr="00935764" w:rsidRDefault="00216001" w:rsidP="00212A18">
      <w:pPr>
        <w:spacing w:before="120"/>
        <w:rPr>
          <w:rFonts w:ascii="Helvetica Neue Light" w:hAnsi="Helvetica Neue Light"/>
          <w:rPrChange w:id="2444" w:author="Arthur de Catheu" w:date="2014-06-20T17:08:00Z">
            <w:rPr/>
          </w:rPrChange>
        </w:rPr>
      </w:pPr>
      <w:r w:rsidRPr="00935764">
        <w:rPr>
          <w:rFonts w:ascii="Helvetica Neue Light" w:hAnsi="Helvetica Neue Light"/>
          <w:rPrChange w:id="2445" w:author="Arthur de Catheu" w:date="2014-06-20T17:08:00Z">
            <w:rPr/>
          </w:rPrChange>
        </w:rPr>
        <w:t xml:space="preserve">Ce processus </w:t>
      </w:r>
      <w:r w:rsidR="00E51C41" w:rsidRPr="00935764">
        <w:rPr>
          <w:rFonts w:ascii="Helvetica Neue Light" w:hAnsi="Helvetica Neue Light"/>
          <w:rPrChange w:id="2446" w:author="Arthur de Catheu" w:date="2014-06-20T17:08:00Z">
            <w:rPr/>
          </w:rPrChange>
        </w:rPr>
        <w:t xml:space="preserve">global </w:t>
      </w:r>
      <w:r w:rsidRPr="00935764">
        <w:rPr>
          <w:rFonts w:ascii="Helvetica Neue Light" w:hAnsi="Helvetica Neue Light"/>
          <w:rPrChange w:id="2447" w:author="Arthur de Catheu" w:date="2014-06-20T17:08:00Z">
            <w:rPr/>
          </w:rPrChange>
        </w:rPr>
        <w:t>s’opère selon la séquence suivante :</w:t>
      </w:r>
    </w:p>
    <w:tbl>
      <w:tblPr>
        <w:tblStyle w:val="Grilledutableau"/>
        <w:tblW w:w="0" w:type="auto"/>
        <w:jc w:val="center"/>
        <w:tblLook w:val="04A0" w:firstRow="1" w:lastRow="0" w:firstColumn="1" w:lastColumn="0" w:noHBand="0" w:noVBand="1"/>
      </w:tblPr>
      <w:tblGrid>
        <w:gridCol w:w="2376"/>
        <w:gridCol w:w="6140"/>
      </w:tblGrid>
      <w:tr w:rsidR="00216001" w:rsidRPr="00935764" w14:paraId="444FCE97" w14:textId="77777777">
        <w:trPr>
          <w:jc w:val="center"/>
        </w:trPr>
        <w:tc>
          <w:tcPr>
            <w:tcW w:w="2376" w:type="dxa"/>
          </w:tcPr>
          <w:p w14:paraId="780A243A" w14:textId="4AFEE0F7" w:rsidR="00216001" w:rsidRPr="00935764" w:rsidRDefault="00F34ADE" w:rsidP="00212A18">
            <w:pPr>
              <w:spacing w:before="82"/>
              <w:jc w:val="center"/>
              <w:rPr>
                <w:rFonts w:ascii="Helvetica Neue Light" w:eastAsiaTheme="majorEastAsia" w:hAnsi="Helvetica Neue Light" w:cstheme="majorBidi"/>
                <w:b/>
                <w:bCs/>
                <w:sz w:val="18"/>
                <w:szCs w:val="18"/>
                <w:lang w:eastAsia="fr-FR"/>
                <w:rPrChange w:id="2448" w:author="Arthur de Catheu" w:date="2014-06-20T17:08:00Z">
                  <w:rPr>
                    <w:rFonts w:eastAsiaTheme="majorEastAsia" w:cstheme="majorBidi"/>
                    <w:b/>
                    <w:bCs/>
                    <w:sz w:val="18"/>
                    <w:szCs w:val="18"/>
                    <w:lang w:eastAsia="fr-FR"/>
                  </w:rPr>
                </w:rPrChange>
              </w:rPr>
            </w:pPr>
            <w:r w:rsidRPr="00935764">
              <w:rPr>
                <w:rFonts w:ascii="Helvetica Neue Light" w:hAnsi="Helvetica Neue Light"/>
                <w:b/>
                <w:sz w:val="18"/>
                <w:rPrChange w:id="2449" w:author="Arthur de Catheu" w:date="2014-06-20T17:08:00Z">
                  <w:rPr>
                    <w:b/>
                    <w:sz w:val="18"/>
                  </w:rPr>
                </w:rPrChange>
              </w:rPr>
              <w:t xml:space="preserve">Date d’Echéance </w:t>
            </w:r>
          </w:p>
        </w:tc>
        <w:tc>
          <w:tcPr>
            <w:tcW w:w="6140" w:type="dxa"/>
          </w:tcPr>
          <w:p w14:paraId="381CCF77" w14:textId="77777777" w:rsidR="00216001" w:rsidRPr="00935764" w:rsidRDefault="00F34ADE" w:rsidP="00212A18">
            <w:pPr>
              <w:spacing w:before="82"/>
              <w:jc w:val="center"/>
              <w:rPr>
                <w:rFonts w:ascii="Helvetica Neue Light" w:eastAsiaTheme="majorEastAsia" w:hAnsi="Helvetica Neue Light" w:cstheme="majorBidi"/>
                <w:b/>
                <w:sz w:val="18"/>
                <w:szCs w:val="18"/>
                <w:lang w:eastAsia="fr-FR"/>
                <w:rPrChange w:id="2450" w:author="Arthur de Catheu" w:date="2014-06-20T17:08:00Z">
                  <w:rPr>
                    <w:rFonts w:eastAsiaTheme="majorEastAsia" w:cstheme="majorBidi"/>
                    <w:b/>
                    <w:sz w:val="18"/>
                    <w:szCs w:val="18"/>
                    <w:lang w:eastAsia="fr-FR"/>
                  </w:rPr>
                </w:rPrChange>
              </w:rPr>
            </w:pPr>
            <w:r w:rsidRPr="00935764">
              <w:rPr>
                <w:rFonts w:ascii="Helvetica Neue Light" w:hAnsi="Helvetica Neue Light"/>
                <w:b/>
                <w:sz w:val="18"/>
                <w:rPrChange w:id="2451" w:author="Arthur de Catheu" w:date="2014-06-20T17:08:00Z">
                  <w:rPr>
                    <w:b/>
                    <w:sz w:val="18"/>
                  </w:rPr>
                </w:rPrChange>
              </w:rPr>
              <w:t>Opération de recouvrement</w:t>
            </w:r>
          </w:p>
        </w:tc>
      </w:tr>
      <w:tr w:rsidR="00216001" w:rsidRPr="00935764" w14:paraId="67AF413B" w14:textId="77777777">
        <w:trPr>
          <w:jc w:val="center"/>
        </w:trPr>
        <w:tc>
          <w:tcPr>
            <w:tcW w:w="2376" w:type="dxa"/>
          </w:tcPr>
          <w:p w14:paraId="44B53FD6" w14:textId="77777777" w:rsidR="00216001" w:rsidRPr="00935764" w:rsidRDefault="00F34ADE" w:rsidP="00212A18">
            <w:pPr>
              <w:spacing w:before="82"/>
              <w:jc w:val="center"/>
              <w:rPr>
                <w:rFonts w:ascii="Helvetica Neue Light" w:eastAsiaTheme="majorEastAsia" w:hAnsi="Helvetica Neue Light" w:cstheme="majorBidi"/>
                <w:b/>
                <w:bCs/>
                <w:sz w:val="18"/>
                <w:szCs w:val="18"/>
                <w:lang w:eastAsia="fr-FR"/>
                <w:rPrChange w:id="2452" w:author="Arthur de Catheu" w:date="2014-06-20T17:08:00Z">
                  <w:rPr>
                    <w:rFonts w:eastAsiaTheme="majorEastAsia" w:cstheme="majorBidi"/>
                    <w:b/>
                    <w:bCs/>
                    <w:sz w:val="18"/>
                    <w:szCs w:val="18"/>
                    <w:lang w:eastAsia="fr-FR"/>
                  </w:rPr>
                </w:rPrChange>
              </w:rPr>
            </w:pPr>
            <w:r w:rsidRPr="00935764">
              <w:rPr>
                <w:rFonts w:ascii="Helvetica Neue Light" w:hAnsi="Helvetica Neue Light"/>
                <w:sz w:val="18"/>
                <w:rPrChange w:id="2453" w:author="Arthur de Catheu" w:date="2014-06-20T17:08:00Z">
                  <w:rPr>
                    <w:sz w:val="18"/>
                  </w:rPr>
                </w:rPrChange>
              </w:rPr>
              <w:t>- 15 jours</w:t>
            </w:r>
          </w:p>
        </w:tc>
        <w:tc>
          <w:tcPr>
            <w:tcW w:w="6140" w:type="dxa"/>
          </w:tcPr>
          <w:p w14:paraId="785ECB6E" w14:textId="12C27A74" w:rsidR="00216001" w:rsidRPr="00935764" w:rsidRDefault="00F34ADE" w:rsidP="00E06B10">
            <w:pPr>
              <w:spacing w:before="82"/>
              <w:rPr>
                <w:rFonts w:ascii="Helvetica Neue Light" w:eastAsiaTheme="majorEastAsia" w:hAnsi="Helvetica Neue Light" w:cstheme="majorBidi"/>
                <w:b/>
                <w:bCs/>
                <w:i/>
                <w:iCs/>
                <w:sz w:val="18"/>
                <w:szCs w:val="18"/>
                <w:lang w:eastAsia="fr-FR"/>
                <w:rPrChange w:id="2454" w:author="Arthur de Catheu" w:date="2014-06-20T17:08:00Z">
                  <w:rPr>
                    <w:rFonts w:eastAsiaTheme="majorEastAsia" w:cstheme="majorBidi"/>
                    <w:b/>
                    <w:bCs/>
                    <w:i/>
                    <w:iCs/>
                    <w:sz w:val="18"/>
                    <w:szCs w:val="18"/>
                    <w:lang w:eastAsia="fr-FR"/>
                  </w:rPr>
                </w:rPrChange>
              </w:rPr>
            </w:pPr>
            <w:r w:rsidRPr="00935764">
              <w:rPr>
                <w:rFonts w:ascii="Helvetica Neue Light" w:hAnsi="Helvetica Neue Light"/>
                <w:sz w:val="18"/>
                <w:rPrChange w:id="2455" w:author="Arthur de Catheu" w:date="2014-06-20T17:08:00Z">
                  <w:rPr>
                    <w:sz w:val="18"/>
                  </w:rPr>
                </w:rPrChange>
              </w:rPr>
              <w:t xml:space="preserve">Envoi d’un </w:t>
            </w:r>
            <w:r w:rsidR="00184006" w:rsidRPr="00935764">
              <w:rPr>
                <w:rFonts w:ascii="Helvetica Neue Light" w:hAnsi="Helvetica Neue Light"/>
                <w:sz w:val="18"/>
                <w:szCs w:val="18"/>
                <w:rPrChange w:id="2456" w:author="Arthur de Catheu" w:date="2014-06-20T17:08:00Z">
                  <w:rPr>
                    <w:sz w:val="18"/>
                    <w:szCs w:val="18"/>
                  </w:rPr>
                </w:rPrChange>
              </w:rPr>
              <w:t>email</w:t>
            </w:r>
            <w:r w:rsidRPr="00935764">
              <w:rPr>
                <w:rFonts w:ascii="Helvetica Neue Light" w:hAnsi="Helvetica Neue Light"/>
                <w:sz w:val="18"/>
                <w:rPrChange w:id="2457" w:author="Arthur de Catheu" w:date="2014-06-20T17:08:00Z">
                  <w:rPr>
                    <w:sz w:val="18"/>
                  </w:rPr>
                </w:rPrChange>
              </w:rPr>
              <w:t xml:space="preserve"> automatique </w:t>
            </w:r>
            <w:r w:rsidR="00184006" w:rsidRPr="00935764">
              <w:rPr>
                <w:rFonts w:ascii="Helvetica Neue Light" w:hAnsi="Helvetica Neue Light"/>
                <w:sz w:val="18"/>
                <w:szCs w:val="18"/>
                <w:rPrChange w:id="2458" w:author="Arthur de Catheu" w:date="2014-06-20T17:08:00Z">
                  <w:rPr>
                    <w:sz w:val="18"/>
                    <w:szCs w:val="18"/>
                  </w:rPr>
                </w:rPrChange>
              </w:rPr>
              <w:t xml:space="preserve">par </w:t>
            </w:r>
            <w:r w:rsidR="002119A8" w:rsidRPr="00935764">
              <w:rPr>
                <w:rFonts w:ascii="Helvetica Neue Light" w:hAnsi="Helvetica Neue Light"/>
                <w:sz w:val="18"/>
                <w:szCs w:val="18"/>
                <w:rPrChange w:id="2459" w:author="Arthur de Catheu" w:date="2014-06-20T17:08:00Z">
                  <w:rPr>
                    <w:sz w:val="18"/>
                    <w:szCs w:val="18"/>
                  </w:rPr>
                </w:rPrChange>
              </w:rPr>
              <w:t>Finexkap AM</w:t>
            </w:r>
            <w:r w:rsidR="00F24AE7" w:rsidRPr="00935764">
              <w:rPr>
                <w:rFonts w:ascii="Helvetica Neue Light" w:hAnsi="Helvetica Neue Light"/>
                <w:sz w:val="18"/>
                <w:szCs w:val="18"/>
                <w:rPrChange w:id="2460" w:author="Arthur de Catheu" w:date="2014-06-20T17:08:00Z">
                  <w:rPr>
                    <w:sz w:val="18"/>
                    <w:szCs w:val="18"/>
                  </w:rPr>
                </w:rPrChange>
              </w:rPr>
              <w:t xml:space="preserve"> </w:t>
            </w:r>
            <w:r w:rsidRPr="00935764">
              <w:rPr>
                <w:rFonts w:ascii="Helvetica Neue Light" w:hAnsi="Helvetica Neue Light"/>
                <w:sz w:val="18"/>
                <w:rPrChange w:id="2461" w:author="Arthur de Catheu" w:date="2014-06-20T17:08:00Z">
                  <w:rPr>
                    <w:sz w:val="18"/>
                  </w:rPr>
                </w:rPrChange>
              </w:rPr>
              <w:t xml:space="preserve">au Débiteur afin de rappeler </w:t>
            </w:r>
            <w:r w:rsidR="00184006" w:rsidRPr="00935764">
              <w:rPr>
                <w:rFonts w:ascii="Helvetica Neue Light" w:hAnsi="Helvetica Neue Light"/>
                <w:sz w:val="18"/>
                <w:szCs w:val="18"/>
                <w:rPrChange w:id="2462" w:author="Arthur de Catheu" w:date="2014-06-20T17:08:00Z">
                  <w:rPr>
                    <w:sz w:val="18"/>
                    <w:szCs w:val="18"/>
                  </w:rPr>
                </w:rPrChange>
              </w:rPr>
              <w:t>la Date d'Echéance</w:t>
            </w:r>
            <w:r w:rsidR="003D1E49" w:rsidRPr="00935764">
              <w:rPr>
                <w:rFonts w:ascii="Helvetica Neue Light" w:hAnsi="Helvetica Neue Light"/>
                <w:sz w:val="18"/>
                <w:szCs w:val="18"/>
                <w:rPrChange w:id="2463" w:author="Arthur de Catheu" w:date="2014-06-20T17:08:00Z">
                  <w:rPr>
                    <w:sz w:val="18"/>
                    <w:szCs w:val="18"/>
                  </w:rPr>
                </w:rPrChange>
              </w:rPr>
              <w:t>,</w:t>
            </w:r>
            <w:r w:rsidR="00216001" w:rsidRPr="00935764">
              <w:rPr>
                <w:rFonts w:ascii="Helvetica Neue Light" w:hAnsi="Helvetica Neue Light"/>
                <w:sz w:val="18"/>
                <w:szCs w:val="18"/>
                <w:rPrChange w:id="2464" w:author="Arthur de Catheu" w:date="2014-06-20T17:08:00Z">
                  <w:rPr>
                    <w:sz w:val="18"/>
                    <w:szCs w:val="18"/>
                  </w:rPr>
                </w:rPrChange>
              </w:rPr>
              <w:t xml:space="preserve"> </w:t>
            </w:r>
            <w:r w:rsidR="00184006" w:rsidRPr="00935764">
              <w:rPr>
                <w:rFonts w:ascii="Helvetica Neue Light" w:hAnsi="Helvetica Neue Light"/>
                <w:sz w:val="18"/>
                <w:szCs w:val="18"/>
                <w:rPrChange w:id="2465" w:author="Arthur de Catheu" w:date="2014-06-20T17:08:00Z">
                  <w:rPr>
                    <w:sz w:val="18"/>
                    <w:szCs w:val="18"/>
                  </w:rPr>
                </w:rPrChange>
              </w:rPr>
              <w:t xml:space="preserve">les coordonnées bancaires du </w:t>
            </w:r>
            <w:r w:rsidR="00E5782D" w:rsidRPr="00935764">
              <w:rPr>
                <w:rFonts w:ascii="Helvetica Neue Light" w:hAnsi="Helvetica Neue Light"/>
                <w:sz w:val="18"/>
                <w:szCs w:val="18"/>
                <w:rPrChange w:id="2466" w:author="Arthur de Catheu" w:date="2014-06-20T17:08:00Z">
                  <w:rPr>
                    <w:sz w:val="18"/>
                    <w:szCs w:val="18"/>
                  </w:rPr>
                </w:rPrChange>
              </w:rPr>
              <w:t>Compte</w:t>
            </w:r>
            <w:r w:rsidR="00E5782D" w:rsidRPr="00935764">
              <w:rPr>
                <w:rFonts w:ascii="Helvetica Neue Light" w:hAnsi="Helvetica Neue Light"/>
                <w:sz w:val="18"/>
                <w:rPrChange w:id="2467" w:author="Arthur de Catheu" w:date="2014-06-20T17:08:00Z">
                  <w:rPr>
                    <w:sz w:val="18"/>
                  </w:rPr>
                </w:rPrChange>
              </w:rPr>
              <w:t xml:space="preserve"> de Collecte</w:t>
            </w:r>
            <w:r w:rsidR="00184006" w:rsidRPr="00935764">
              <w:rPr>
                <w:rFonts w:ascii="Helvetica Neue Light" w:hAnsi="Helvetica Neue Light"/>
                <w:sz w:val="18"/>
                <w:szCs w:val="18"/>
                <w:rPrChange w:id="2468" w:author="Arthur de Catheu" w:date="2014-06-20T17:08:00Z">
                  <w:rPr>
                    <w:sz w:val="18"/>
                    <w:szCs w:val="18"/>
                  </w:rPr>
                </w:rPrChange>
              </w:rPr>
              <w:t>,</w:t>
            </w:r>
            <w:r w:rsidRPr="00935764">
              <w:rPr>
                <w:rFonts w:ascii="Helvetica Neue Light" w:hAnsi="Helvetica Neue Light"/>
                <w:sz w:val="18"/>
                <w:rPrChange w:id="2469" w:author="Arthur de Catheu" w:date="2014-06-20T17:08:00Z">
                  <w:rPr>
                    <w:sz w:val="18"/>
                  </w:rPr>
                </w:rPrChange>
              </w:rPr>
              <w:t xml:space="preserve"> et la référence à indiquer lors du règlement</w:t>
            </w:r>
            <w:r w:rsidR="00184006" w:rsidRPr="00935764">
              <w:rPr>
                <w:rFonts w:ascii="Helvetica Neue Light" w:hAnsi="Helvetica Neue Light"/>
                <w:sz w:val="18"/>
                <w:szCs w:val="18"/>
                <w:rPrChange w:id="2470" w:author="Arthur de Catheu" w:date="2014-06-20T17:08:00Z">
                  <w:rPr>
                    <w:sz w:val="18"/>
                    <w:szCs w:val="18"/>
                  </w:rPr>
                </w:rPrChange>
              </w:rPr>
              <w:t>.</w:t>
            </w:r>
          </w:p>
        </w:tc>
      </w:tr>
      <w:tr w:rsidR="00B24502" w:rsidRPr="00935764" w14:paraId="099593D9" w14:textId="77777777">
        <w:trPr>
          <w:jc w:val="center"/>
        </w:trPr>
        <w:tc>
          <w:tcPr>
            <w:tcW w:w="2376" w:type="dxa"/>
          </w:tcPr>
          <w:p w14:paraId="49666174" w14:textId="400DF46B" w:rsidR="00B24502" w:rsidRPr="00935764" w:rsidRDefault="00184006" w:rsidP="00E06B10">
            <w:pPr>
              <w:spacing w:before="82"/>
              <w:jc w:val="center"/>
              <w:rPr>
                <w:rFonts w:ascii="Helvetica Neue Light" w:eastAsiaTheme="majorEastAsia" w:hAnsi="Helvetica Neue Light" w:cstheme="majorBidi"/>
                <w:b/>
                <w:bCs/>
                <w:iCs/>
                <w:sz w:val="18"/>
                <w:szCs w:val="18"/>
                <w:lang w:eastAsia="fr-FR"/>
                <w:rPrChange w:id="2471" w:author="Arthur de Catheu" w:date="2014-06-20T17:08:00Z">
                  <w:rPr>
                    <w:rFonts w:eastAsiaTheme="majorEastAsia" w:cstheme="majorBidi"/>
                    <w:b/>
                    <w:bCs/>
                    <w:iCs/>
                    <w:sz w:val="18"/>
                    <w:szCs w:val="18"/>
                    <w:lang w:eastAsia="fr-FR"/>
                  </w:rPr>
                </w:rPrChange>
              </w:rPr>
            </w:pPr>
            <w:r w:rsidRPr="00935764">
              <w:rPr>
                <w:rFonts w:ascii="Helvetica Neue Light" w:hAnsi="Helvetica Neue Light"/>
                <w:sz w:val="18"/>
                <w:szCs w:val="18"/>
                <w:rPrChange w:id="2472" w:author="Arthur de Catheu" w:date="2014-06-20T17:08:00Z">
                  <w:rPr>
                    <w:sz w:val="18"/>
                    <w:szCs w:val="18"/>
                  </w:rPr>
                </w:rPrChange>
              </w:rPr>
              <w:t xml:space="preserve">Date </w:t>
            </w:r>
            <w:r w:rsidR="00E5782D" w:rsidRPr="00935764">
              <w:rPr>
                <w:rFonts w:ascii="Helvetica Neue Light" w:hAnsi="Helvetica Neue Light"/>
                <w:sz w:val="18"/>
                <w:szCs w:val="18"/>
                <w:rPrChange w:id="2473" w:author="Arthur de Catheu" w:date="2014-06-20T17:08:00Z">
                  <w:rPr>
                    <w:sz w:val="18"/>
                    <w:szCs w:val="18"/>
                  </w:rPr>
                </w:rPrChange>
              </w:rPr>
              <w:t>d'Echéance</w:t>
            </w:r>
          </w:p>
        </w:tc>
        <w:tc>
          <w:tcPr>
            <w:tcW w:w="6140" w:type="dxa"/>
          </w:tcPr>
          <w:p w14:paraId="77B583FE" w14:textId="3AB62B2C" w:rsidR="00B24502" w:rsidRPr="00935764" w:rsidRDefault="00F34ADE" w:rsidP="00E06B10">
            <w:pPr>
              <w:spacing w:before="82"/>
              <w:rPr>
                <w:rFonts w:ascii="Helvetica Neue Light" w:eastAsiaTheme="majorEastAsia" w:hAnsi="Helvetica Neue Light" w:cstheme="majorBidi"/>
                <w:b/>
                <w:bCs/>
                <w:i/>
                <w:iCs/>
                <w:sz w:val="18"/>
                <w:szCs w:val="18"/>
                <w:lang w:eastAsia="fr-FR"/>
                <w:rPrChange w:id="2474" w:author="Arthur de Catheu" w:date="2014-06-20T17:08:00Z">
                  <w:rPr>
                    <w:rFonts w:eastAsiaTheme="majorEastAsia" w:cstheme="majorBidi"/>
                    <w:b/>
                    <w:bCs/>
                    <w:i/>
                    <w:iCs/>
                    <w:sz w:val="18"/>
                    <w:szCs w:val="18"/>
                    <w:lang w:eastAsia="fr-FR"/>
                  </w:rPr>
                </w:rPrChange>
              </w:rPr>
            </w:pPr>
            <w:r w:rsidRPr="00935764">
              <w:rPr>
                <w:rFonts w:ascii="Helvetica Neue Light" w:hAnsi="Helvetica Neue Light"/>
                <w:sz w:val="18"/>
                <w:rPrChange w:id="2475" w:author="Arthur de Catheu" w:date="2014-06-20T17:08:00Z">
                  <w:rPr>
                    <w:sz w:val="18"/>
                  </w:rPr>
                </w:rPrChange>
              </w:rPr>
              <w:t xml:space="preserve">Envoi d’un </w:t>
            </w:r>
            <w:r w:rsidR="00184006" w:rsidRPr="00935764">
              <w:rPr>
                <w:rFonts w:ascii="Helvetica Neue Light" w:hAnsi="Helvetica Neue Light"/>
                <w:sz w:val="18"/>
                <w:szCs w:val="18"/>
                <w:rPrChange w:id="2476" w:author="Arthur de Catheu" w:date="2014-06-20T17:08:00Z">
                  <w:rPr>
                    <w:sz w:val="18"/>
                    <w:szCs w:val="18"/>
                  </w:rPr>
                </w:rPrChange>
              </w:rPr>
              <w:t>email</w:t>
            </w:r>
            <w:r w:rsidRPr="00935764">
              <w:rPr>
                <w:rFonts w:ascii="Helvetica Neue Light" w:hAnsi="Helvetica Neue Light"/>
                <w:sz w:val="18"/>
                <w:rPrChange w:id="2477" w:author="Arthur de Catheu" w:date="2014-06-20T17:08:00Z">
                  <w:rPr>
                    <w:sz w:val="18"/>
                  </w:rPr>
                </w:rPrChange>
              </w:rPr>
              <w:t xml:space="preserve"> automatique </w:t>
            </w:r>
            <w:r w:rsidR="00184006" w:rsidRPr="00935764">
              <w:rPr>
                <w:rFonts w:ascii="Helvetica Neue Light" w:hAnsi="Helvetica Neue Light"/>
                <w:sz w:val="18"/>
                <w:szCs w:val="18"/>
                <w:rPrChange w:id="2478" w:author="Arthur de Catheu" w:date="2014-06-20T17:08:00Z">
                  <w:rPr>
                    <w:sz w:val="18"/>
                    <w:szCs w:val="18"/>
                  </w:rPr>
                </w:rPrChange>
              </w:rPr>
              <w:t xml:space="preserve">par </w:t>
            </w:r>
            <w:r w:rsidR="002119A8" w:rsidRPr="00935764">
              <w:rPr>
                <w:rFonts w:ascii="Helvetica Neue Light" w:hAnsi="Helvetica Neue Light"/>
                <w:sz w:val="18"/>
                <w:szCs w:val="18"/>
                <w:rPrChange w:id="2479" w:author="Arthur de Catheu" w:date="2014-06-20T17:08:00Z">
                  <w:rPr>
                    <w:sz w:val="18"/>
                    <w:szCs w:val="18"/>
                  </w:rPr>
                </w:rPrChange>
              </w:rPr>
              <w:t>Finexkap AM</w:t>
            </w:r>
            <w:r w:rsidR="00F24AE7" w:rsidRPr="00935764">
              <w:rPr>
                <w:rFonts w:ascii="Helvetica Neue Light" w:hAnsi="Helvetica Neue Light"/>
                <w:sz w:val="18"/>
                <w:szCs w:val="18"/>
                <w:rPrChange w:id="2480" w:author="Arthur de Catheu" w:date="2014-06-20T17:08:00Z">
                  <w:rPr>
                    <w:sz w:val="18"/>
                    <w:szCs w:val="18"/>
                  </w:rPr>
                </w:rPrChange>
              </w:rPr>
              <w:t xml:space="preserve"> </w:t>
            </w:r>
            <w:r w:rsidRPr="00935764">
              <w:rPr>
                <w:rFonts w:ascii="Helvetica Neue Light" w:hAnsi="Helvetica Neue Light"/>
                <w:sz w:val="18"/>
                <w:rPrChange w:id="2481" w:author="Arthur de Catheu" w:date="2014-06-20T17:08:00Z">
                  <w:rPr>
                    <w:sz w:val="18"/>
                  </w:rPr>
                </w:rPrChange>
              </w:rPr>
              <w:t xml:space="preserve">au Débiteur avec </w:t>
            </w:r>
            <w:r w:rsidR="00184006" w:rsidRPr="00935764">
              <w:rPr>
                <w:rFonts w:ascii="Helvetica Neue Light" w:hAnsi="Helvetica Neue Light"/>
                <w:sz w:val="18"/>
                <w:szCs w:val="18"/>
                <w:rPrChange w:id="2482" w:author="Arthur de Catheu" w:date="2014-06-20T17:08:00Z">
                  <w:rPr>
                    <w:sz w:val="18"/>
                    <w:szCs w:val="18"/>
                  </w:rPr>
                </w:rPrChange>
              </w:rPr>
              <w:t xml:space="preserve">les coordonnées bancaires du </w:t>
            </w:r>
            <w:r w:rsidR="00E5782D" w:rsidRPr="00935764">
              <w:rPr>
                <w:rFonts w:ascii="Helvetica Neue Light" w:hAnsi="Helvetica Neue Light"/>
                <w:sz w:val="18"/>
                <w:szCs w:val="18"/>
                <w:rPrChange w:id="2483" w:author="Arthur de Catheu" w:date="2014-06-20T17:08:00Z">
                  <w:rPr>
                    <w:sz w:val="18"/>
                    <w:szCs w:val="18"/>
                  </w:rPr>
                </w:rPrChange>
              </w:rPr>
              <w:t>Compte</w:t>
            </w:r>
            <w:r w:rsidR="00E5782D" w:rsidRPr="00935764">
              <w:rPr>
                <w:rFonts w:ascii="Helvetica Neue Light" w:hAnsi="Helvetica Neue Light"/>
                <w:sz w:val="18"/>
                <w:rPrChange w:id="2484" w:author="Arthur de Catheu" w:date="2014-06-20T17:08:00Z">
                  <w:rPr>
                    <w:sz w:val="18"/>
                  </w:rPr>
                </w:rPrChange>
              </w:rPr>
              <w:t xml:space="preserve"> de Collecte </w:t>
            </w:r>
            <w:r w:rsidRPr="00935764">
              <w:rPr>
                <w:rFonts w:ascii="Helvetica Neue Light" w:hAnsi="Helvetica Neue Light"/>
                <w:sz w:val="18"/>
                <w:rPrChange w:id="2485" w:author="Arthur de Catheu" w:date="2014-06-20T17:08:00Z">
                  <w:rPr>
                    <w:sz w:val="18"/>
                  </w:rPr>
                </w:rPrChange>
              </w:rPr>
              <w:t>et la référence à indiquer lors du règlement</w:t>
            </w:r>
            <w:r w:rsidR="00184006" w:rsidRPr="00935764">
              <w:rPr>
                <w:rFonts w:ascii="Helvetica Neue Light" w:hAnsi="Helvetica Neue Light"/>
                <w:sz w:val="18"/>
                <w:szCs w:val="18"/>
                <w:rPrChange w:id="2486" w:author="Arthur de Catheu" w:date="2014-06-20T17:08:00Z">
                  <w:rPr>
                    <w:sz w:val="18"/>
                    <w:szCs w:val="18"/>
                  </w:rPr>
                </w:rPrChange>
              </w:rPr>
              <w:t>.</w:t>
            </w:r>
            <w:r w:rsidRPr="00935764">
              <w:rPr>
                <w:rFonts w:ascii="Helvetica Neue Light" w:hAnsi="Helvetica Neue Light"/>
                <w:sz w:val="18"/>
                <w:rPrChange w:id="2487" w:author="Arthur de Catheu" w:date="2014-06-20T17:08:00Z">
                  <w:rPr>
                    <w:sz w:val="18"/>
                  </w:rPr>
                </w:rPrChange>
              </w:rPr>
              <w:t xml:space="preserve"> </w:t>
            </w:r>
          </w:p>
        </w:tc>
      </w:tr>
      <w:tr w:rsidR="00E51C41" w:rsidRPr="00935764" w14:paraId="1E76D312" w14:textId="77777777">
        <w:trPr>
          <w:jc w:val="center"/>
        </w:trPr>
        <w:tc>
          <w:tcPr>
            <w:tcW w:w="2376" w:type="dxa"/>
          </w:tcPr>
          <w:p w14:paraId="13E20DE3" w14:textId="50AC9A43" w:rsidR="00E51C41" w:rsidRPr="00935764" w:rsidRDefault="00E51C41" w:rsidP="00861096">
            <w:pPr>
              <w:spacing w:before="82"/>
              <w:jc w:val="center"/>
              <w:rPr>
                <w:rFonts w:ascii="Helvetica Neue Light" w:hAnsi="Helvetica Neue Light"/>
                <w:sz w:val="18"/>
                <w:szCs w:val="18"/>
                <w:rPrChange w:id="2488" w:author="Arthur de Catheu" w:date="2014-06-20T17:08:00Z">
                  <w:rPr>
                    <w:sz w:val="18"/>
                    <w:szCs w:val="18"/>
                    <w:lang w:eastAsia="fr-FR"/>
                  </w:rPr>
                </w:rPrChange>
              </w:rPr>
            </w:pPr>
            <w:r w:rsidRPr="00935764">
              <w:rPr>
                <w:rFonts w:ascii="Helvetica Neue Light" w:hAnsi="Helvetica Neue Light"/>
                <w:sz w:val="18"/>
                <w:szCs w:val="18"/>
                <w:rPrChange w:id="2489" w:author="Arthur de Catheu" w:date="2014-06-20T17:08:00Z">
                  <w:rPr>
                    <w:sz w:val="18"/>
                    <w:szCs w:val="18"/>
                  </w:rPr>
                </w:rPrChange>
              </w:rPr>
              <w:t xml:space="preserve">+ </w:t>
            </w:r>
            <w:r w:rsidR="00861096" w:rsidRPr="00935764">
              <w:rPr>
                <w:rFonts w:ascii="Helvetica Neue Light" w:hAnsi="Helvetica Neue Light"/>
                <w:sz w:val="18"/>
                <w:szCs w:val="18"/>
                <w:rPrChange w:id="2490" w:author="Arthur de Catheu" w:date="2014-06-20T17:08:00Z">
                  <w:rPr>
                    <w:sz w:val="18"/>
                    <w:szCs w:val="18"/>
                  </w:rPr>
                </w:rPrChange>
              </w:rPr>
              <w:t>3</w:t>
            </w:r>
            <w:r w:rsidRPr="00935764">
              <w:rPr>
                <w:rFonts w:ascii="Helvetica Neue Light" w:hAnsi="Helvetica Neue Light"/>
                <w:sz w:val="18"/>
                <w:szCs w:val="18"/>
                <w:rPrChange w:id="2491" w:author="Arthur de Catheu" w:date="2014-06-20T17:08:00Z">
                  <w:rPr>
                    <w:sz w:val="18"/>
                    <w:szCs w:val="18"/>
                  </w:rPr>
                </w:rPrChange>
              </w:rPr>
              <w:t xml:space="preserve"> jour</w:t>
            </w:r>
            <w:r w:rsidR="00F56FFF" w:rsidRPr="00935764">
              <w:rPr>
                <w:rFonts w:ascii="Helvetica Neue Light" w:hAnsi="Helvetica Neue Light"/>
                <w:sz w:val="18"/>
                <w:szCs w:val="18"/>
                <w:rPrChange w:id="2492" w:author="Arthur de Catheu" w:date="2014-06-20T17:08:00Z">
                  <w:rPr>
                    <w:sz w:val="18"/>
                    <w:szCs w:val="18"/>
                  </w:rPr>
                </w:rPrChange>
              </w:rPr>
              <w:t>s</w:t>
            </w:r>
          </w:p>
        </w:tc>
        <w:tc>
          <w:tcPr>
            <w:tcW w:w="6140" w:type="dxa"/>
          </w:tcPr>
          <w:p w14:paraId="623B77FB" w14:textId="38B4FE95" w:rsidR="00E51C41" w:rsidRPr="00935764" w:rsidRDefault="00E51C41" w:rsidP="00E06B10">
            <w:pPr>
              <w:spacing w:before="82"/>
              <w:rPr>
                <w:rFonts w:ascii="Helvetica Neue Light" w:eastAsiaTheme="majorEastAsia" w:hAnsi="Helvetica Neue Light" w:cstheme="majorBidi"/>
                <w:bCs/>
                <w:iCs/>
                <w:sz w:val="18"/>
                <w:lang w:eastAsia="fr-FR"/>
                <w:rPrChange w:id="2493" w:author="Arthur de Catheu" w:date="2014-06-20T17:08:00Z">
                  <w:rPr>
                    <w:rFonts w:eastAsiaTheme="majorEastAsia" w:cstheme="majorBidi"/>
                    <w:bCs/>
                    <w:iCs/>
                    <w:sz w:val="18"/>
                    <w:lang w:eastAsia="fr-FR"/>
                  </w:rPr>
                </w:rPrChange>
              </w:rPr>
            </w:pPr>
            <w:r w:rsidRPr="00935764">
              <w:rPr>
                <w:rFonts w:ascii="Helvetica Neue Light" w:hAnsi="Helvetica Neue Light"/>
                <w:sz w:val="18"/>
                <w:rPrChange w:id="2494" w:author="Arthur de Catheu" w:date="2014-06-20T17:08:00Z">
                  <w:rPr>
                    <w:sz w:val="18"/>
                  </w:rPr>
                </w:rPrChange>
              </w:rPr>
              <w:t>Relance téléphonique</w:t>
            </w:r>
            <w:r w:rsidR="00585F04" w:rsidRPr="00935764">
              <w:rPr>
                <w:rFonts w:ascii="Helvetica Neue Light" w:hAnsi="Helvetica Neue Light"/>
                <w:sz w:val="18"/>
                <w:rPrChange w:id="2495" w:author="Arthur de Catheu" w:date="2014-06-20T17:08:00Z">
                  <w:rPr>
                    <w:sz w:val="18"/>
                  </w:rPr>
                </w:rPrChange>
              </w:rPr>
              <w:t xml:space="preserve"> </w:t>
            </w:r>
            <w:r w:rsidR="00E5782D" w:rsidRPr="00935764">
              <w:rPr>
                <w:rFonts w:ascii="Helvetica Neue Light" w:hAnsi="Helvetica Neue Light"/>
                <w:sz w:val="18"/>
                <w:rPrChange w:id="2496" w:author="Arthur de Catheu" w:date="2014-06-20T17:08:00Z">
                  <w:rPr>
                    <w:sz w:val="18"/>
                  </w:rPr>
                </w:rPrChange>
              </w:rPr>
              <w:t>de l’analyste crédit en charge de la gestion de la Créance</w:t>
            </w:r>
            <w:r w:rsidR="002E3BE2" w:rsidRPr="00935764">
              <w:rPr>
                <w:rFonts w:ascii="Helvetica Neue Light" w:hAnsi="Helvetica Neue Light"/>
                <w:sz w:val="18"/>
                <w:rPrChange w:id="2497" w:author="Arthur de Catheu" w:date="2014-06-20T17:08:00Z">
                  <w:rPr>
                    <w:sz w:val="18"/>
                  </w:rPr>
                </w:rPrChange>
              </w:rPr>
              <w:t xml:space="preserve"> </w:t>
            </w:r>
            <w:r w:rsidR="00C8537D" w:rsidRPr="00935764">
              <w:rPr>
                <w:rFonts w:ascii="Helvetica Neue Light" w:hAnsi="Helvetica Neue Light"/>
                <w:sz w:val="18"/>
                <w:rPrChange w:id="2498" w:author="Arthur de Catheu" w:date="2014-06-20T17:08:00Z">
                  <w:rPr>
                    <w:sz w:val="18"/>
                  </w:rPr>
                </w:rPrChange>
              </w:rPr>
              <w:t xml:space="preserve">auprès du Débiteur afin de rappeler la Date d’Echéance, les coordonnées bancaires du </w:t>
            </w:r>
            <w:r w:rsidR="00E5782D" w:rsidRPr="00935764">
              <w:rPr>
                <w:rFonts w:ascii="Helvetica Neue Light" w:hAnsi="Helvetica Neue Light"/>
                <w:sz w:val="18"/>
                <w:szCs w:val="18"/>
                <w:rPrChange w:id="2499" w:author="Arthur de Catheu" w:date="2014-06-20T17:08:00Z">
                  <w:rPr>
                    <w:sz w:val="18"/>
                    <w:szCs w:val="18"/>
                  </w:rPr>
                </w:rPrChange>
              </w:rPr>
              <w:t>Compte</w:t>
            </w:r>
            <w:r w:rsidR="00E5782D" w:rsidRPr="00935764">
              <w:rPr>
                <w:rFonts w:ascii="Helvetica Neue Light" w:hAnsi="Helvetica Neue Light"/>
                <w:sz w:val="18"/>
                <w:rPrChange w:id="2500" w:author="Arthur de Catheu" w:date="2014-06-20T17:08:00Z">
                  <w:rPr>
                    <w:sz w:val="18"/>
                  </w:rPr>
                </w:rPrChange>
              </w:rPr>
              <w:t xml:space="preserve"> de Collecte </w:t>
            </w:r>
            <w:r w:rsidR="00C8537D" w:rsidRPr="00935764">
              <w:rPr>
                <w:rFonts w:ascii="Helvetica Neue Light" w:hAnsi="Helvetica Neue Light"/>
                <w:sz w:val="18"/>
                <w:rPrChange w:id="2501" w:author="Arthur de Catheu" w:date="2014-06-20T17:08:00Z">
                  <w:rPr>
                    <w:sz w:val="18"/>
                  </w:rPr>
                </w:rPrChange>
              </w:rPr>
              <w:t xml:space="preserve">et la référence à indiquer lors du règlement. </w:t>
            </w:r>
          </w:p>
        </w:tc>
      </w:tr>
      <w:tr w:rsidR="00216001" w:rsidRPr="00935764" w14:paraId="40AB25C0" w14:textId="77777777">
        <w:trPr>
          <w:jc w:val="center"/>
        </w:trPr>
        <w:tc>
          <w:tcPr>
            <w:tcW w:w="2376" w:type="dxa"/>
          </w:tcPr>
          <w:p w14:paraId="4A55A6F3" w14:textId="6A67B04A" w:rsidR="00216001" w:rsidRPr="00935764" w:rsidRDefault="00F34ADE" w:rsidP="00861096">
            <w:pPr>
              <w:spacing w:before="82"/>
              <w:jc w:val="center"/>
              <w:rPr>
                <w:rFonts w:ascii="Helvetica Neue Light" w:eastAsiaTheme="majorEastAsia" w:hAnsi="Helvetica Neue Light" w:cstheme="majorBidi"/>
                <w:b/>
                <w:bCs/>
                <w:sz w:val="18"/>
                <w:szCs w:val="18"/>
                <w:lang w:eastAsia="fr-FR"/>
                <w:rPrChange w:id="2502" w:author="Arthur de Catheu" w:date="2014-06-20T17:08:00Z">
                  <w:rPr>
                    <w:rFonts w:eastAsiaTheme="majorEastAsia" w:cstheme="majorBidi"/>
                    <w:b/>
                    <w:bCs/>
                    <w:sz w:val="18"/>
                    <w:szCs w:val="18"/>
                    <w:lang w:eastAsia="fr-FR"/>
                  </w:rPr>
                </w:rPrChange>
              </w:rPr>
            </w:pPr>
            <w:r w:rsidRPr="00935764">
              <w:rPr>
                <w:rFonts w:ascii="Helvetica Neue Light" w:hAnsi="Helvetica Neue Light"/>
                <w:sz w:val="18"/>
                <w:rPrChange w:id="2503" w:author="Arthur de Catheu" w:date="2014-06-20T17:08:00Z">
                  <w:rPr>
                    <w:sz w:val="18"/>
                  </w:rPr>
                </w:rPrChange>
              </w:rPr>
              <w:t xml:space="preserve">+ </w:t>
            </w:r>
            <w:r w:rsidR="00861096" w:rsidRPr="00935764">
              <w:rPr>
                <w:rFonts w:ascii="Helvetica Neue Light" w:hAnsi="Helvetica Neue Light"/>
                <w:sz w:val="18"/>
                <w:rPrChange w:id="2504" w:author="Arthur de Catheu" w:date="2014-06-20T17:08:00Z">
                  <w:rPr>
                    <w:sz w:val="18"/>
                  </w:rPr>
                </w:rPrChange>
              </w:rPr>
              <w:t>10</w:t>
            </w:r>
            <w:r w:rsidRPr="00935764">
              <w:rPr>
                <w:rFonts w:ascii="Helvetica Neue Light" w:hAnsi="Helvetica Neue Light"/>
                <w:sz w:val="18"/>
                <w:rPrChange w:id="2505" w:author="Arthur de Catheu" w:date="2014-06-20T17:08:00Z">
                  <w:rPr>
                    <w:sz w:val="18"/>
                  </w:rPr>
                </w:rPrChange>
              </w:rPr>
              <w:t xml:space="preserve"> jours</w:t>
            </w:r>
          </w:p>
        </w:tc>
        <w:tc>
          <w:tcPr>
            <w:tcW w:w="6140" w:type="dxa"/>
          </w:tcPr>
          <w:p w14:paraId="52F29E2E" w14:textId="5E390784" w:rsidR="00216001" w:rsidRPr="00935764" w:rsidRDefault="004955AB" w:rsidP="00E06B10">
            <w:pPr>
              <w:spacing w:before="82"/>
              <w:rPr>
                <w:rFonts w:ascii="Helvetica Neue Light" w:eastAsiaTheme="majorEastAsia" w:hAnsi="Helvetica Neue Light" w:cstheme="majorBidi"/>
                <w:b/>
                <w:bCs/>
                <w:i/>
                <w:iCs/>
                <w:sz w:val="18"/>
                <w:szCs w:val="18"/>
                <w:lang w:eastAsia="fr-FR"/>
                <w:rPrChange w:id="2506" w:author="Arthur de Catheu" w:date="2014-06-20T17:08:00Z">
                  <w:rPr>
                    <w:rFonts w:eastAsiaTheme="majorEastAsia" w:cstheme="majorBidi"/>
                    <w:b/>
                    <w:bCs/>
                    <w:i/>
                    <w:iCs/>
                    <w:sz w:val="18"/>
                    <w:szCs w:val="18"/>
                    <w:lang w:eastAsia="fr-FR"/>
                  </w:rPr>
                </w:rPrChange>
              </w:rPr>
            </w:pPr>
            <w:r w:rsidRPr="00935764">
              <w:rPr>
                <w:rFonts w:ascii="Helvetica Neue Light" w:hAnsi="Helvetica Neue Light"/>
                <w:sz w:val="18"/>
                <w:rPrChange w:id="2507" w:author="Arthur de Catheu" w:date="2014-06-20T17:08:00Z">
                  <w:rPr>
                    <w:sz w:val="18"/>
                  </w:rPr>
                </w:rPrChange>
              </w:rPr>
              <w:t xml:space="preserve">Envoi d’un </w:t>
            </w:r>
            <w:r w:rsidRPr="00935764">
              <w:rPr>
                <w:rFonts w:ascii="Helvetica Neue Light" w:hAnsi="Helvetica Neue Light"/>
                <w:sz w:val="18"/>
                <w:szCs w:val="18"/>
                <w:rPrChange w:id="2508" w:author="Arthur de Catheu" w:date="2014-06-20T17:08:00Z">
                  <w:rPr>
                    <w:sz w:val="18"/>
                    <w:szCs w:val="18"/>
                  </w:rPr>
                </w:rPrChange>
              </w:rPr>
              <w:t>email</w:t>
            </w:r>
            <w:r w:rsidRPr="00935764">
              <w:rPr>
                <w:rFonts w:ascii="Helvetica Neue Light" w:hAnsi="Helvetica Neue Light"/>
                <w:sz w:val="18"/>
                <w:rPrChange w:id="2509" w:author="Arthur de Catheu" w:date="2014-06-20T17:08:00Z">
                  <w:rPr>
                    <w:sz w:val="18"/>
                  </w:rPr>
                </w:rPrChange>
              </w:rPr>
              <w:t xml:space="preserve"> automatique </w:t>
            </w:r>
            <w:r w:rsidRPr="00935764">
              <w:rPr>
                <w:rFonts w:ascii="Helvetica Neue Light" w:hAnsi="Helvetica Neue Light"/>
                <w:sz w:val="18"/>
                <w:szCs w:val="18"/>
                <w:rPrChange w:id="2510" w:author="Arthur de Catheu" w:date="2014-06-20T17:08:00Z">
                  <w:rPr>
                    <w:sz w:val="18"/>
                    <w:szCs w:val="18"/>
                  </w:rPr>
                </w:rPrChange>
              </w:rPr>
              <w:t xml:space="preserve">par </w:t>
            </w:r>
            <w:r w:rsidR="002119A8" w:rsidRPr="00935764">
              <w:rPr>
                <w:rFonts w:ascii="Helvetica Neue Light" w:hAnsi="Helvetica Neue Light"/>
                <w:sz w:val="18"/>
                <w:szCs w:val="18"/>
                <w:rPrChange w:id="2511" w:author="Arthur de Catheu" w:date="2014-06-20T17:08:00Z">
                  <w:rPr>
                    <w:sz w:val="18"/>
                    <w:szCs w:val="18"/>
                  </w:rPr>
                </w:rPrChange>
              </w:rPr>
              <w:t>Finexkap AM</w:t>
            </w:r>
            <w:r w:rsidR="002E3BE2" w:rsidRPr="00935764">
              <w:rPr>
                <w:rFonts w:ascii="Helvetica Neue Light" w:hAnsi="Helvetica Neue Light"/>
                <w:sz w:val="18"/>
                <w:szCs w:val="18"/>
                <w:rPrChange w:id="2512" w:author="Arthur de Catheu" w:date="2014-06-20T17:08:00Z">
                  <w:rPr>
                    <w:sz w:val="18"/>
                    <w:szCs w:val="18"/>
                  </w:rPr>
                </w:rPrChange>
              </w:rPr>
              <w:t xml:space="preserve"> </w:t>
            </w:r>
            <w:r w:rsidRPr="00935764">
              <w:rPr>
                <w:rFonts w:ascii="Helvetica Neue Light" w:hAnsi="Helvetica Neue Light"/>
                <w:sz w:val="18"/>
                <w:rPrChange w:id="2513" w:author="Arthur de Catheu" w:date="2014-06-20T17:08:00Z">
                  <w:rPr>
                    <w:sz w:val="18"/>
                  </w:rPr>
                </w:rPrChange>
              </w:rPr>
              <w:t xml:space="preserve">au Débiteur avec </w:t>
            </w:r>
            <w:r w:rsidRPr="00935764">
              <w:rPr>
                <w:rFonts w:ascii="Helvetica Neue Light" w:hAnsi="Helvetica Neue Light"/>
                <w:sz w:val="18"/>
                <w:szCs w:val="18"/>
                <w:rPrChange w:id="2514" w:author="Arthur de Catheu" w:date="2014-06-20T17:08:00Z">
                  <w:rPr>
                    <w:sz w:val="18"/>
                    <w:szCs w:val="18"/>
                  </w:rPr>
                </w:rPrChange>
              </w:rPr>
              <w:t xml:space="preserve">les coordonnées bancaires du </w:t>
            </w:r>
            <w:r w:rsidR="00E5782D" w:rsidRPr="00935764">
              <w:rPr>
                <w:rFonts w:ascii="Helvetica Neue Light" w:hAnsi="Helvetica Neue Light"/>
                <w:sz w:val="18"/>
                <w:szCs w:val="18"/>
                <w:rPrChange w:id="2515" w:author="Arthur de Catheu" w:date="2014-06-20T17:08:00Z">
                  <w:rPr>
                    <w:sz w:val="18"/>
                    <w:szCs w:val="18"/>
                  </w:rPr>
                </w:rPrChange>
              </w:rPr>
              <w:t>Compte</w:t>
            </w:r>
            <w:r w:rsidR="00E5782D" w:rsidRPr="00935764">
              <w:rPr>
                <w:rFonts w:ascii="Helvetica Neue Light" w:hAnsi="Helvetica Neue Light"/>
                <w:sz w:val="18"/>
                <w:rPrChange w:id="2516" w:author="Arthur de Catheu" w:date="2014-06-20T17:08:00Z">
                  <w:rPr>
                    <w:sz w:val="18"/>
                  </w:rPr>
                </w:rPrChange>
              </w:rPr>
              <w:t xml:space="preserve"> de Collecte </w:t>
            </w:r>
            <w:r w:rsidRPr="00935764">
              <w:rPr>
                <w:rFonts w:ascii="Helvetica Neue Light" w:hAnsi="Helvetica Neue Light"/>
                <w:sz w:val="18"/>
                <w:rPrChange w:id="2517" w:author="Arthur de Catheu" w:date="2014-06-20T17:08:00Z">
                  <w:rPr>
                    <w:sz w:val="18"/>
                  </w:rPr>
                </w:rPrChange>
              </w:rPr>
              <w:t>et la référence à indiquer lors du règlement</w:t>
            </w:r>
            <w:r w:rsidRPr="00935764">
              <w:rPr>
                <w:rFonts w:ascii="Helvetica Neue Light" w:hAnsi="Helvetica Neue Light"/>
                <w:sz w:val="18"/>
                <w:szCs w:val="18"/>
                <w:rPrChange w:id="2518" w:author="Arthur de Catheu" w:date="2014-06-20T17:08:00Z">
                  <w:rPr>
                    <w:sz w:val="18"/>
                    <w:szCs w:val="18"/>
                  </w:rPr>
                </w:rPrChange>
              </w:rPr>
              <w:t>.</w:t>
            </w:r>
            <w:r w:rsidRPr="00935764">
              <w:rPr>
                <w:rFonts w:ascii="Helvetica Neue Light" w:hAnsi="Helvetica Neue Light"/>
                <w:sz w:val="18"/>
                <w:rPrChange w:id="2519" w:author="Arthur de Catheu" w:date="2014-06-20T17:08:00Z">
                  <w:rPr>
                    <w:sz w:val="18"/>
                  </w:rPr>
                </w:rPrChange>
              </w:rPr>
              <w:t xml:space="preserve"> </w:t>
            </w:r>
            <w:r w:rsidR="00F34ADE" w:rsidRPr="00935764">
              <w:rPr>
                <w:rFonts w:ascii="Helvetica Neue Light" w:hAnsi="Helvetica Neue Light"/>
                <w:sz w:val="18"/>
                <w:rPrChange w:id="2520" w:author="Arthur de Catheu" w:date="2014-06-20T17:08:00Z">
                  <w:rPr>
                    <w:sz w:val="18"/>
                  </w:rPr>
                </w:rPrChange>
              </w:rPr>
              <w:t xml:space="preserve"> </w:t>
            </w:r>
          </w:p>
        </w:tc>
      </w:tr>
      <w:tr w:rsidR="00E51C41" w:rsidRPr="00935764" w14:paraId="41A064EF" w14:textId="77777777">
        <w:trPr>
          <w:jc w:val="center"/>
        </w:trPr>
        <w:tc>
          <w:tcPr>
            <w:tcW w:w="2376" w:type="dxa"/>
          </w:tcPr>
          <w:p w14:paraId="7A386E4C" w14:textId="414CF0CD" w:rsidR="00E51C41" w:rsidRPr="00935764" w:rsidRDefault="00E51C41" w:rsidP="00212A18">
            <w:pPr>
              <w:spacing w:before="82"/>
              <w:jc w:val="center"/>
              <w:rPr>
                <w:rFonts w:ascii="Helvetica Neue Light" w:hAnsi="Helvetica Neue Light"/>
                <w:sz w:val="18"/>
                <w:rPrChange w:id="2521" w:author="Arthur de Catheu" w:date="2014-06-20T17:08:00Z">
                  <w:rPr>
                    <w:sz w:val="18"/>
                    <w:lang w:eastAsia="fr-FR"/>
                  </w:rPr>
                </w:rPrChange>
              </w:rPr>
            </w:pPr>
            <w:r w:rsidRPr="00935764">
              <w:rPr>
                <w:rFonts w:ascii="Helvetica Neue Light" w:hAnsi="Helvetica Neue Light"/>
                <w:sz w:val="18"/>
                <w:rPrChange w:id="2522" w:author="Arthur de Catheu" w:date="2014-06-20T17:08:00Z">
                  <w:rPr>
                    <w:sz w:val="18"/>
                  </w:rPr>
                </w:rPrChange>
              </w:rPr>
              <w:t>+12 jours</w:t>
            </w:r>
          </w:p>
        </w:tc>
        <w:tc>
          <w:tcPr>
            <w:tcW w:w="6140" w:type="dxa"/>
          </w:tcPr>
          <w:p w14:paraId="61EC4F05" w14:textId="1EC897CC" w:rsidR="00E51C41" w:rsidRPr="00935764" w:rsidRDefault="00E51C41" w:rsidP="00E06B10">
            <w:pPr>
              <w:spacing w:before="82"/>
              <w:rPr>
                <w:rFonts w:ascii="Helvetica Neue Light" w:eastAsiaTheme="majorEastAsia" w:hAnsi="Helvetica Neue Light" w:cstheme="majorBidi"/>
                <w:bCs/>
                <w:iCs/>
                <w:sz w:val="18"/>
                <w:szCs w:val="18"/>
                <w:lang w:eastAsia="fr-FR"/>
                <w:rPrChange w:id="2523" w:author="Arthur de Catheu" w:date="2014-06-20T17:08:00Z">
                  <w:rPr>
                    <w:rFonts w:eastAsiaTheme="majorEastAsia" w:cstheme="majorBidi"/>
                    <w:bCs/>
                    <w:iCs/>
                    <w:sz w:val="18"/>
                    <w:szCs w:val="18"/>
                    <w:lang w:eastAsia="fr-FR"/>
                  </w:rPr>
                </w:rPrChange>
              </w:rPr>
            </w:pPr>
            <w:r w:rsidRPr="00935764">
              <w:rPr>
                <w:rFonts w:ascii="Helvetica Neue Light" w:hAnsi="Helvetica Neue Light"/>
                <w:sz w:val="18"/>
                <w:szCs w:val="18"/>
                <w:rPrChange w:id="2524" w:author="Arthur de Catheu" w:date="2014-06-20T17:08:00Z">
                  <w:rPr>
                    <w:sz w:val="18"/>
                    <w:szCs w:val="18"/>
                  </w:rPr>
                </w:rPrChange>
              </w:rPr>
              <w:t>Relance téléphonique</w:t>
            </w:r>
            <w:r w:rsidR="00C8537D" w:rsidRPr="00935764">
              <w:rPr>
                <w:rFonts w:ascii="Helvetica Neue Light" w:hAnsi="Helvetica Neue Light"/>
                <w:sz w:val="18"/>
                <w:szCs w:val="18"/>
                <w:rPrChange w:id="2525" w:author="Arthur de Catheu" w:date="2014-06-20T17:08:00Z">
                  <w:rPr>
                    <w:sz w:val="18"/>
                    <w:szCs w:val="18"/>
                  </w:rPr>
                </w:rPrChange>
              </w:rPr>
              <w:t xml:space="preserve"> </w:t>
            </w:r>
            <w:r w:rsidR="00585F04" w:rsidRPr="00935764">
              <w:rPr>
                <w:rFonts w:ascii="Helvetica Neue Light" w:hAnsi="Helvetica Neue Light"/>
                <w:sz w:val="18"/>
                <w:szCs w:val="18"/>
                <w:rPrChange w:id="2526" w:author="Arthur de Catheu" w:date="2014-06-20T17:08:00Z">
                  <w:rPr>
                    <w:sz w:val="18"/>
                    <w:szCs w:val="18"/>
                  </w:rPr>
                </w:rPrChange>
              </w:rPr>
              <w:t xml:space="preserve">de </w:t>
            </w:r>
            <w:r w:rsidR="00E5782D" w:rsidRPr="00935764">
              <w:rPr>
                <w:rFonts w:ascii="Helvetica Neue Light" w:hAnsi="Helvetica Neue Light"/>
                <w:sz w:val="18"/>
                <w:rPrChange w:id="2527" w:author="Arthur de Catheu" w:date="2014-06-20T17:08:00Z">
                  <w:rPr>
                    <w:sz w:val="18"/>
                  </w:rPr>
                </w:rPrChange>
              </w:rPr>
              <w:t>l’analyste crédit en charge de la gestion de la Créance</w:t>
            </w:r>
            <w:r w:rsidR="00585F04" w:rsidRPr="00935764">
              <w:rPr>
                <w:rFonts w:ascii="Helvetica Neue Light" w:hAnsi="Helvetica Neue Light"/>
                <w:sz w:val="18"/>
                <w:szCs w:val="18"/>
                <w:rPrChange w:id="2528" w:author="Arthur de Catheu" w:date="2014-06-20T17:08:00Z">
                  <w:rPr>
                    <w:sz w:val="18"/>
                    <w:szCs w:val="18"/>
                  </w:rPr>
                </w:rPrChange>
              </w:rPr>
              <w:t xml:space="preserve"> </w:t>
            </w:r>
            <w:r w:rsidR="00C8537D" w:rsidRPr="00935764">
              <w:rPr>
                <w:rFonts w:ascii="Helvetica Neue Light" w:hAnsi="Helvetica Neue Light"/>
                <w:sz w:val="18"/>
                <w:rPrChange w:id="2529" w:author="Arthur de Catheu" w:date="2014-06-20T17:08:00Z">
                  <w:rPr>
                    <w:sz w:val="18"/>
                  </w:rPr>
                </w:rPrChange>
              </w:rPr>
              <w:t xml:space="preserve">auprès du Débiteur afin de rappeler la Date d’Echéance, les coordonnées bancaires du </w:t>
            </w:r>
            <w:r w:rsidR="00E5782D" w:rsidRPr="00935764">
              <w:rPr>
                <w:rFonts w:ascii="Helvetica Neue Light" w:hAnsi="Helvetica Neue Light"/>
                <w:sz w:val="18"/>
                <w:szCs w:val="18"/>
                <w:rPrChange w:id="2530" w:author="Arthur de Catheu" w:date="2014-06-20T17:08:00Z">
                  <w:rPr>
                    <w:sz w:val="18"/>
                    <w:szCs w:val="18"/>
                  </w:rPr>
                </w:rPrChange>
              </w:rPr>
              <w:t>Compte</w:t>
            </w:r>
            <w:r w:rsidR="00E5782D" w:rsidRPr="00935764">
              <w:rPr>
                <w:rFonts w:ascii="Helvetica Neue Light" w:hAnsi="Helvetica Neue Light"/>
                <w:sz w:val="18"/>
                <w:rPrChange w:id="2531" w:author="Arthur de Catheu" w:date="2014-06-20T17:08:00Z">
                  <w:rPr>
                    <w:sz w:val="18"/>
                  </w:rPr>
                </w:rPrChange>
              </w:rPr>
              <w:t xml:space="preserve"> de Collecte </w:t>
            </w:r>
            <w:r w:rsidR="00C8537D" w:rsidRPr="00935764">
              <w:rPr>
                <w:rFonts w:ascii="Helvetica Neue Light" w:hAnsi="Helvetica Neue Light"/>
                <w:sz w:val="18"/>
                <w:rPrChange w:id="2532" w:author="Arthur de Catheu" w:date="2014-06-20T17:08:00Z">
                  <w:rPr>
                    <w:sz w:val="18"/>
                  </w:rPr>
                </w:rPrChange>
              </w:rPr>
              <w:t>sur lequel effectuer le paiement, et la référence à indiquer lors du règlement.</w:t>
            </w:r>
          </w:p>
        </w:tc>
      </w:tr>
      <w:tr w:rsidR="00861096" w:rsidRPr="00935764" w14:paraId="55BA8E2B" w14:textId="77777777">
        <w:trPr>
          <w:jc w:val="center"/>
        </w:trPr>
        <w:tc>
          <w:tcPr>
            <w:tcW w:w="2376" w:type="dxa"/>
          </w:tcPr>
          <w:p w14:paraId="23301D8F" w14:textId="70ECDD7C" w:rsidR="00861096" w:rsidRPr="00935764" w:rsidRDefault="00861096" w:rsidP="00212A18">
            <w:pPr>
              <w:spacing w:before="82"/>
              <w:jc w:val="center"/>
              <w:rPr>
                <w:rFonts w:ascii="Helvetica Neue Light" w:hAnsi="Helvetica Neue Light"/>
                <w:sz w:val="18"/>
                <w:rPrChange w:id="2533" w:author="Arthur de Catheu" w:date="2014-06-20T17:08:00Z">
                  <w:rPr>
                    <w:sz w:val="18"/>
                    <w:lang w:eastAsia="fr-FR"/>
                  </w:rPr>
                </w:rPrChange>
              </w:rPr>
            </w:pPr>
            <w:r w:rsidRPr="00935764">
              <w:rPr>
                <w:rFonts w:ascii="Helvetica Neue Light" w:hAnsi="Helvetica Neue Light"/>
                <w:sz w:val="18"/>
                <w:rPrChange w:id="2534" w:author="Arthur de Catheu" w:date="2014-06-20T17:08:00Z">
                  <w:rPr>
                    <w:sz w:val="18"/>
                  </w:rPr>
                </w:rPrChange>
              </w:rPr>
              <w:t>+ 20 jours</w:t>
            </w:r>
          </w:p>
        </w:tc>
        <w:tc>
          <w:tcPr>
            <w:tcW w:w="6140" w:type="dxa"/>
          </w:tcPr>
          <w:p w14:paraId="07EACCAC" w14:textId="265B6768" w:rsidR="00861096" w:rsidRPr="00935764" w:rsidRDefault="009212C5" w:rsidP="00871913">
            <w:pPr>
              <w:spacing w:before="82"/>
              <w:rPr>
                <w:rFonts w:ascii="Helvetica Neue Light" w:hAnsi="Helvetica Neue Light"/>
                <w:sz w:val="18"/>
                <w:szCs w:val="18"/>
                <w:rPrChange w:id="2535" w:author="Arthur de Catheu" w:date="2014-06-20T17:08:00Z">
                  <w:rPr>
                    <w:sz w:val="18"/>
                    <w:szCs w:val="18"/>
                    <w:lang w:eastAsia="fr-FR"/>
                  </w:rPr>
                </w:rPrChange>
              </w:rPr>
            </w:pPr>
            <w:r w:rsidRPr="00935764">
              <w:rPr>
                <w:rFonts w:ascii="Helvetica Neue Light" w:hAnsi="Helvetica Neue Light"/>
                <w:sz w:val="18"/>
                <w:szCs w:val="18"/>
                <w:rPrChange w:id="2536" w:author="Arthur de Catheu" w:date="2014-06-20T17:08:00Z">
                  <w:rPr>
                    <w:sz w:val="18"/>
                    <w:szCs w:val="18"/>
                  </w:rPr>
                </w:rPrChange>
              </w:rPr>
              <w:t xml:space="preserve">En fonction de la qualité du Débiteur, </w:t>
            </w:r>
            <w:r w:rsidR="00E5782D" w:rsidRPr="00935764">
              <w:rPr>
                <w:rFonts w:ascii="Helvetica Neue Light" w:hAnsi="Helvetica Neue Light"/>
                <w:sz w:val="18"/>
                <w:rPrChange w:id="2537" w:author="Arthur de Catheu" w:date="2014-06-20T17:08:00Z">
                  <w:rPr>
                    <w:sz w:val="18"/>
                  </w:rPr>
                </w:rPrChange>
              </w:rPr>
              <w:t>l’analyste crédit en charge de la gestion de la Créance</w:t>
            </w:r>
            <w:r w:rsidR="00E5782D" w:rsidRPr="00935764">
              <w:rPr>
                <w:rFonts w:ascii="Helvetica Neue Light" w:hAnsi="Helvetica Neue Light"/>
                <w:sz w:val="18"/>
                <w:szCs w:val="18"/>
                <w:rPrChange w:id="2538" w:author="Arthur de Catheu" w:date="2014-06-20T17:08:00Z">
                  <w:rPr>
                    <w:sz w:val="18"/>
                    <w:szCs w:val="18"/>
                  </w:rPr>
                </w:rPrChange>
              </w:rPr>
              <w:t xml:space="preserve"> </w:t>
            </w:r>
            <w:r w:rsidR="00861096" w:rsidRPr="00935764">
              <w:rPr>
                <w:rFonts w:ascii="Helvetica Neue Light" w:hAnsi="Helvetica Neue Light"/>
                <w:sz w:val="18"/>
                <w:szCs w:val="18"/>
                <w:rPrChange w:id="2539" w:author="Arthur de Catheu" w:date="2014-06-20T17:08:00Z">
                  <w:rPr>
                    <w:sz w:val="18"/>
                    <w:szCs w:val="18"/>
                  </w:rPr>
                </w:rPrChange>
              </w:rPr>
              <w:t xml:space="preserve">mandate le </w:t>
            </w:r>
            <w:r w:rsidR="00C53BBE" w:rsidRPr="00935764">
              <w:rPr>
                <w:rFonts w:ascii="Helvetica Neue Light" w:hAnsi="Helvetica Neue Light"/>
                <w:sz w:val="18"/>
                <w:szCs w:val="18"/>
                <w:rPrChange w:id="2540" w:author="Arthur de Catheu" w:date="2014-06-20T17:08:00Z">
                  <w:rPr>
                    <w:sz w:val="18"/>
                    <w:szCs w:val="18"/>
                  </w:rPr>
                </w:rPrChange>
              </w:rPr>
              <w:t>Recouvreur</w:t>
            </w:r>
            <w:r w:rsidR="00585F04" w:rsidRPr="00935764">
              <w:rPr>
                <w:rFonts w:ascii="Helvetica Neue Light" w:hAnsi="Helvetica Neue Light"/>
                <w:sz w:val="18"/>
                <w:szCs w:val="18"/>
                <w:rPrChange w:id="2541" w:author="Arthur de Catheu" w:date="2014-06-20T17:08:00Z">
                  <w:rPr>
                    <w:sz w:val="18"/>
                    <w:szCs w:val="18"/>
                  </w:rPr>
                </w:rPrChange>
              </w:rPr>
              <w:t xml:space="preserve"> </w:t>
            </w:r>
            <w:r w:rsidR="00585F04" w:rsidRPr="00935764">
              <w:rPr>
                <w:rFonts w:ascii="Helvetica Neue Light" w:hAnsi="Helvetica Neue Light"/>
                <w:sz w:val="18"/>
                <w:rPrChange w:id="2542" w:author="Arthur de Catheu" w:date="2014-06-20T17:08:00Z">
                  <w:rPr>
                    <w:sz w:val="18"/>
                  </w:rPr>
                </w:rPrChange>
              </w:rPr>
              <w:t xml:space="preserve">via le </w:t>
            </w:r>
            <w:r w:rsidR="00585F04" w:rsidRPr="00935764">
              <w:rPr>
                <w:rFonts w:ascii="Helvetica Neue Light" w:hAnsi="Helvetica Neue Light"/>
                <w:sz w:val="18"/>
                <w:szCs w:val="18"/>
                <w:rPrChange w:id="2543" w:author="Arthur de Catheu" w:date="2014-06-20T17:08:00Z">
                  <w:rPr>
                    <w:sz w:val="18"/>
                    <w:szCs w:val="18"/>
                  </w:rPr>
                </w:rPrChange>
              </w:rPr>
              <w:t xml:space="preserve">web-service du </w:t>
            </w:r>
            <w:r w:rsidR="00C53BBE" w:rsidRPr="00935764">
              <w:rPr>
                <w:rFonts w:ascii="Helvetica Neue Light" w:hAnsi="Helvetica Neue Light"/>
                <w:sz w:val="18"/>
                <w:szCs w:val="18"/>
                <w:rPrChange w:id="2544" w:author="Arthur de Catheu" w:date="2014-06-20T17:08:00Z">
                  <w:rPr>
                    <w:sz w:val="18"/>
                    <w:szCs w:val="18"/>
                  </w:rPr>
                </w:rPrChange>
              </w:rPr>
              <w:t>Recouvreur</w:t>
            </w:r>
            <w:r w:rsidR="00861096" w:rsidRPr="00935764">
              <w:rPr>
                <w:rFonts w:ascii="Helvetica Neue Light" w:hAnsi="Helvetica Neue Light"/>
                <w:sz w:val="18"/>
                <w:szCs w:val="18"/>
                <w:rPrChange w:id="2545" w:author="Arthur de Catheu" w:date="2014-06-20T17:08:00Z">
                  <w:rPr>
                    <w:sz w:val="18"/>
                    <w:szCs w:val="18"/>
                  </w:rPr>
                </w:rPrChange>
              </w:rPr>
              <w:t xml:space="preserve"> aux fins d'effectuer une mise</w:t>
            </w:r>
            <w:r w:rsidR="00861096" w:rsidRPr="00935764">
              <w:rPr>
                <w:rFonts w:ascii="Helvetica Neue Light" w:hAnsi="Helvetica Neue Light"/>
                <w:sz w:val="18"/>
                <w:rPrChange w:id="2546" w:author="Arthur de Catheu" w:date="2014-06-20T17:08:00Z">
                  <w:rPr>
                    <w:sz w:val="18"/>
                  </w:rPr>
                </w:rPrChange>
              </w:rPr>
              <w:t xml:space="preserve"> en </w:t>
            </w:r>
            <w:r w:rsidR="00861096" w:rsidRPr="00935764">
              <w:rPr>
                <w:rFonts w:ascii="Helvetica Neue Light" w:hAnsi="Helvetica Neue Light"/>
                <w:sz w:val="18"/>
                <w:szCs w:val="18"/>
                <w:rPrChange w:id="2547" w:author="Arthur de Catheu" w:date="2014-06-20T17:08:00Z">
                  <w:rPr>
                    <w:sz w:val="18"/>
                    <w:szCs w:val="18"/>
                  </w:rPr>
                </w:rPrChange>
              </w:rPr>
              <w:t>demeure</w:t>
            </w:r>
            <w:r w:rsidR="00861096" w:rsidRPr="00935764">
              <w:rPr>
                <w:rFonts w:ascii="Helvetica Neue Light" w:hAnsi="Helvetica Neue Light"/>
                <w:sz w:val="18"/>
                <w:rPrChange w:id="2548" w:author="Arthur de Catheu" w:date="2014-06-20T17:08:00Z">
                  <w:rPr>
                    <w:sz w:val="18"/>
                  </w:rPr>
                </w:rPrChange>
              </w:rPr>
              <w:t xml:space="preserve"> (DRC). </w:t>
            </w:r>
            <w:r w:rsidR="00861096" w:rsidRPr="00935764">
              <w:rPr>
                <w:rFonts w:ascii="Helvetica Neue Light" w:hAnsi="Helvetica Neue Light"/>
                <w:sz w:val="18"/>
                <w:szCs w:val="18"/>
                <w:rPrChange w:id="2549" w:author="Arthur de Catheu" w:date="2014-06-20T17:08:00Z">
                  <w:rPr>
                    <w:sz w:val="18"/>
                    <w:szCs w:val="18"/>
                  </w:rPr>
                </w:rPrChange>
              </w:rPr>
              <w:t>Il s'agit d'un courrier</w:t>
            </w:r>
            <w:r w:rsidR="00861096" w:rsidRPr="00935764">
              <w:rPr>
                <w:rFonts w:ascii="Helvetica Neue Light" w:hAnsi="Helvetica Neue Light"/>
                <w:sz w:val="18"/>
                <w:rPrChange w:id="2550" w:author="Arthur de Catheu" w:date="2014-06-20T17:08:00Z">
                  <w:rPr>
                    <w:sz w:val="18"/>
                  </w:rPr>
                </w:rPrChange>
              </w:rPr>
              <w:t xml:space="preserve"> de relance adressé sur papier en-tête </w:t>
            </w:r>
            <w:r w:rsidR="00861096" w:rsidRPr="00935764">
              <w:rPr>
                <w:rFonts w:ascii="Helvetica Neue Light" w:hAnsi="Helvetica Neue Light"/>
                <w:sz w:val="18"/>
                <w:szCs w:val="18"/>
                <w:rPrChange w:id="2551" w:author="Arthur de Catheu" w:date="2014-06-20T17:08:00Z">
                  <w:rPr>
                    <w:sz w:val="18"/>
                    <w:szCs w:val="18"/>
                  </w:rPr>
                </w:rPrChange>
              </w:rPr>
              <w:t xml:space="preserve">du </w:t>
            </w:r>
            <w:r w:rsidR="00C53BBE" w:rsidRPr="00935764">
              <w:rPr>
                <w:rFonts w:ascii="Helvetica Neue Light" w:hAnsi="Helvetica Neue Light"/>
                <w:sz w:val="18"/>
                <w:szCs w:val="18"/>
                <w:rPrChange w:id="2552" w:author="Arthur de Catheu" w:date="2014-06-20T17:08:00Z">
                  <w:rPr>
                    <w:sz w:val="18"/>
                    <w:szCs w:val="18"/>
                  </w:rPr>
                </w:rPrChange>
              </w:rPr>
              <w:t>Recouvreur</w:t>
            </w:r>
            <w:r w:rsidR="00861096" w:rsidRPr="00935764">
              <w:rPr>
                <w:rFonts w:ascii="Helvetica Neue Light" w:hAnsi="Helvetica Neue Light"/>
                <w:sz w:val="18"/>
                <w:rPrChange w:id="2553" w:author="Arthur de Catheu" w:date="2014-06-20T17:08:00Z">
                  <w:rPr>
                    <w:sz w:val="18"/>
                  </w:rPr>
                </w:rPrChange>
              </w:rPr>
              <w:t>.</w:t>
            </w:r>
            <w:r w:rsidRPr="00935764">
              <w:rPr>
                <w:rFonts w:ascii="Helvetica Neue Light" w:hAnsi="Helvetica Neue Light"/>
                <w:sz w:val="18"/>
                <w:rPrChange w:id="2554" w:author="Arthur de Catheu" w:date="2014-06-20T17:08:00Z">
                  <w:rPr>
                    <w:sz w:val="18"/>
                  </w:rPr>
                </w:rPrChange>
              </w:rPr>
              <w:t xml:space="preserve"> </w:t>
            </w:r>
          </w:p>
        </w:tc>
      </w:tr>
      <w:tr w:rsidR="00E51C41" w:rsidRPr="00935764" w14:paraId="7A4E4CD0" w14:textId="77777777">
        <w:trPr>
          <w:jc w:val="center"/>
        </w:trPr>
        <w:tc>
          <w:tcPr>
            <w:tcW w:w="2376" w:type="dxa"/>
          </w:tcPr>
          <w:p w14:paraId="6F952A45" w14:textId="28E5B99B" w:rsidR="00E51C41" w:rsidRPr="00935764" w:rsidRDefault="00E51C41" w:rsidP="00212A18">
            <w:pPr>
              <w:spacing w:before="82"/>
              <w:jc w:val="center"/>
              <w:rPr>
                <w:rFonts w:ascii="Helvetica Neue Light" w:hAnsi="Helvetica Neue Light"/>
                <w:sz w:val="18"/>
                <w:rPrChange w:id="2555" w:author="Arthur de Catheu" w:date="2014-06-20T17:08:00Z">
                  <w:rPr>
                    <w:sz w:val="18"/>
                    <w:lang w:eastAsia="fr-FR"/>
                  </w:rPr>
                </w:rPrChange>
              </w:rPr>
            </w:pPr>
            <w:r w:rsidRPr="00935764">
              <w:rPr>
                <w:rFonts w:ascii="Helvetica Neue Light" w:hAnsi="Helvetica Neue Light"/>
                <w:sz w:val="18"/>
                <w:rPrChange w:id="2556" w:author="Arthur de Catheu" w:date="2014-06-20T17:08:00Z">
                  <w:rPr>
                    <w:sz w:val="18"/>
                  </w:rPr>
                </w:rPrChange>
              </w:rPr>
              <w:t>+ 30 jours</w:t>
            </w:r>
          </w:p>
        </w:tc>
        <w:tc>
          <w:tcPr>
            <w:tcW w:w="6140" w:type="dxa"/>
          </w:tcPr>
          <w:p w14:paraId="48839094" w14:textId="0AE8528D" w:rsidR="00E51C41" w:rsidRPr="00935764" w:rsidRDefault="00E51C41" w:rsidP="00E06B10">
            <w:pPr>
              <w:spacing w:before="82"/>
              <w:rPr>
                <w:rFonts w:ascii="Helvetica Neue Light" w:eastAsiaTheme="majorEastAsia" w:hAnsi="Helvetica Neue Light" w:cstheme="majorBidi"/>
                <w:bCs/>
                <w:iCs/>
                <w:sz w:val="18"/>
                <w:szCs w:val="18"/>
                <w:lang w:eastAsia="fr-FR"/>
                <w:rPrChange w:id="2557" w:author="Arthur de Catheu" w:date="2014-06-20T17:08:00Z">
                  <w:rPr>
                    <w:rFonts w:eastAsiaTheme="majorEastAsia" w:cstheme="majorBidi"/>
                    <w:bCs/>
                    <w:iCs/>
                    <w:sz w:val="18"/>
                    <w:szCs w:val="18"/>
                    <w:lang w:eastAsia="fr-FR"/>
                  </w:rPr>
                </w:rPrChange>
              </w:rPr>
            </w:pPr>
            <w:r w:rsidRPr="00935764">
              <w:rPr>
                <w:rFonts w:ascii="Helvetica Neue Light" w:hAnsi="Helvetica Neue Light"/>
                <w:sz w:val="18"/>
                <w:szCs w:val="18"/>
                <w:rPrChange w:id="2558" w:author="Arthur de Catheu" w:date="2014-06-20T17:08:00Z">
                  <w:rPr>
                    <w:sz w:val="18"/>
                    <w:szCs w:val="18"/>
                  </w:rPr>
                </w:rPrChange>
              </w:rPr>
              <w:t>Relance téléphonique</w:t>
            </w:r>
            <w:r w:rsidR="00E55474" w:rsidRPr="00935764">
              <w:rPr>
                <w:rFonts w:ascii="Helvetica Neue Light" w:hAnsi="Helvetica Neue Light"/>
                <w:sz w:val="18"/>
                <w:rPrChange w:id="2559" w:author="Arthur de Catheu" w:date="2014-06-20T17:08:00Z">
                  <w:rPr>
                    <w:sz w:val="18"/>
                  </w:rPr>
                </w:rPrChange>
              </w:rPr>
              <w:t xml:space="preserve"> </w:t>
            </w:r>
            <w:r w:rsidR="00585F04" w:rsidRPr="00935764">
              <w:rPr>
                <w:rFonts w:ascii="Helvetica Neue Light" w:hAnsi="Helvetica Neue Light"/>
                <w:sz w:val="18"/>
                <w:rPrChange w:id="2560" w:author="Arthur de Catheu" w:date="2014-06-20T17:08:00Z">
                  <w:rPr>
                    <w:sz w:val="18"/>
                  </w:rPr>
                </w:rPrChange>
              </w:rPr>
              <w:t xml:space="preserve">de </w:t>
            </w:r>
            <w:r w:rsidR="00E5782D" w:rsidRPr="00935764">
              <w:rPr>
                <w:rFonts w:ascii="Helvetica Neue Light" w:hAnsi="Helvetica Neue Light"/>
                <w:sz w:val="18"/>
                <w:rPrChange w:id="2561" w:author="Arthur de Catheu" w:date="2014-06-20T17:08:00Z">
                  <w:rPr>
                    <w:sz w:val="18"/>
                  </w:rPr>
                </w:rPrChange>
              </w:rPr>
              <w:t xml:space="preserve">l’analyste crédit en charge de la gestion de la Créance </w:t>
            </w:r>
            <w:r w:rsidR="00E55474" w:rsidRPr="00935764">
              <w:rPr>
                <w:rFonts w:ascii="Helvetica Neue Light" w:hAnsi="Helvetica Neue Light"/>
                <w:sz w:val="18"/>
                <w:rPrChange w:id="2562" w:author="Arthur de Catheu" w:date="2014-06-20T17:08:00Z">
                  <w:rPr>
                    <w:sz w:val="18"/>
                  </w:rPr>
                </w:rPrChange>
              </w:rPr>
              <w:t xml:space="preserve">auprès du Débiteur afin de rappeler la Date d’Echéance, les coordonnées bancaires du </w:t>
            </w:r>
            <w:r w:rsidR="00E5782D" w:rsidRPr="00935764">
              <w:rPr>
                <w:rFonts w:ascii="Helvetica Neue Light" w:hAnsi="Helvetica Neue Light"/>
                <w:sz w:val="18"/>
                <w:szCs w:val="18"/>
                <w:rPrChange w:id="2563" w:author="Arthur de Catheu" w:date="2014-06-20T17:08:00Z">
                  <w:rPr>
                    <w:sz w:val="18"/>
                    <w:szCs w:val="18"/>
                  </w:rPr>
                </w:rPrChange>
              </w:rPr>
              <w:t>Compte</w:t>
            </w:r>
            <w:r w:rsidR="00E5782D" w:rsidRPr="00935764">
              <w:rPr>
                <w:rFonts w:ascii="Helvetica Neue Light" w:hAnsi="Helvetica Neue Light"/>
                <w:sz w:val="18"/>
                <w:rPrChange w:id="2564" w:author="Arthur de Catheu" w:date="2014-06-20T17:08:00Z">
                  <w:rPr>
                    <w:sz w:val="18"/>
                  </w:rPr>
                </w:rPrChange>
              </w:rPr>
              <w:t xml:space="preserve"> de Collecte</w:t>
            </w:r>
            <w:r w:rsidR="00E55474" w:rsidRPr="00935764">
              <w:rPr>
                <w:rFonts w:ascii="Helvetica Neue Light" w:hAnsi="Helvetica Neue Light"/>
                <w:sz w:val="18"/>
                <w:rPrChange w:id="2565" w:author="Arthur de Catheu" w:date="2014-06-20T17:08:00Z">
                  <w:rPr>
                    <w:sz w:val="18"/>
                  </w:rPr>
                </w:rPrChange>
              </w:rPr>
              <w:t>, et la référence à indiquer lors du règlement</w:t>
            </w:r>
            <w:r w:rsidR="00585F04" w:rsidRPr="00935764">
              <w:rPr>
                <w:rFonts w:ascii="Helvetica Neue Light" w:hAnsi="Helvetica Neue Light"/>
                <w:sz w:val="18"/>
                <w:rPrChange w:id="2566" w:author="Arthur de Catheu" w:date="2014-06-20T17:08:00Z">
                  <w:rPr>
                    <w:sz w:val="18"/>
                  </w:rPr>
                </w:rPrChange>
              </w:rPr>
              <w:t xml:space="preserve"> et proposition au Cédant de racheter sa Créance (</w:t>
            </w:r>
            <w:r w:rsidR="00585F04" w:rsidRPr="00935764">
              <w:rPr>
                <w:rFonts w:ascii="Helvetica Neue Light" w:hAnsi="Helvetica Neue Light"/>
                <w:sz w:val="18"/>
                <w:szCs w:val="18"/>
                <w:rPrChange w:id="2567" w:author="Arthur de Catheu" w:date="2014-06-20T17:08:00Z">
                  <w:rPr>
                    <w:sz w:val="18"/>
                    <w:szCs w:val="18"/>
                  </w:rPr>
                </w:rPrChange>
              </w:rPr>
              <w:t xml:space="preserve">voir </w:t>
            </w:r>
            <w:r w:rsidR="00CE3C6D" w:rsidRPr="00935764">
              <w:rPr>
                <w:rFonts w:ascii="Helvetica Neue Light" w:hAnsi="Helvetica Neue Light"/>
                <w:sz w:val="18"/>
                <w:szCs w:val="18"/>
                <w:rPrChange w:id="2568" w:author="Arthur de Catheu" w:date="2014-06-20T17:08:00Z">
                  <w:rPr>
                    <w:sz w:val="18"/>
                    <w:szCs w:val="18"/>
                  </w:rPr>
                </w:rPrChange>
              </w:rPr>
              <w:t xml:space="preserve">paragraphe </w:t>
            </w:r>
            <w:r w:rsidR="00E5782D" w:rsidRPr="00935764">
              <w:rPr>
                <w:rFonts w:ascii="Helvetica Neue Light" w:hAnsi="Helvetica Neue Light"/>
                <w:sz w:val="18"/>
                <w:szCs w:val="18"/>
                <w:lang w:eastAsia="fr-FR"/>
                <w:rPrChange w:id="2569" w:author="Arthur de Catheu" w:date="2014-06-20T17:08:00Z">
                  <w:rPr>
                    <w:rFonts w:eastAsiaTheme="majorEastAsia" w:cstheme="majorBidi"/>
                    <w:b/>
                    <w:bCs/>
                    <w:sz w:val="18"/>
                    <w:szCs w:val="18"/>
                  </w:rPr>
                </w:rPrChange>
              </w:rPr>
              <w:fldChar w:fldCharType="begin"/>
            </w:r>
            <w:r w:rsidR="00E5782D" w:rsidRPr="00935764">
              <w:rPr>
                <w:rFonts w:ascii="Helvetica Neue Light" w:hAnsi="Helvetica Neue Light"/>
                <w:sz w:val="18"/>
                <w:szCs w:val="18"/>
                <w:rPrChange w:id="2570" w:author="Arthur de Catheu" w:date="2014-06-20T17:08:00Z">
                  <w:rPr>
                    <w:sz w:val="18"/>
                    <w:szCs w:val="18"/>
                  </w:rPr>
                </w:rPrChange>
              </w:rPr>
              <w:instrText xml:space="preserve"> REF _Ref261687520 \h </w:instrText>
            </w:r>
            <w:r w:rsidR="00E5782D" w:rsidRPr="00935764">
              <w:rPr>
                <w:rFonts w:ascii="Helvetica Neue Light" w:hAnsi="Helvetica Neue Light"/>
                <w:sz w:val="18"/>
                <w:szCs w:val="18"/>
                <w:rPrChange w:id="2571" w:author="Arthur de Catheu" w:date="2014-06-20T17:08:00Z">
                  <w:rPr>
                    <w:rFonts w:ascii="Helvetica Neue Light" w:hAnsi="Helvetica Neue Light"/>
                    <w:sz w:val="18"/>
                    <w:szCs w:val="18"/>
                  </w:rPr>
                </w:rPrChange>
              </w:rPr>
            </w:r>
            <w:r w:rsidR="00E5782D" w:rsidRPr="00935764">
              <w:rPr>
                <w:rFonts w:ascii="Helvetica Neue Light" w:hAnsi="Helvetica Neue Light"/>
                <w:sz w:val="18"/>
                <w:szCs w:val="18"/>
                <w:lang w:eastAsia="fr-FR"/>
                <w:rPrChange w:id="2572" w:author="Arthur de Catheu" w:date="2014-06-20T17:08:00Z">
                  <w:rPr>
                    <w:rFonts w:eastAsiaTheme="majorEastAsia" w:cstheme="majorBidi"/>
                    <w:b/>
                    <w:bCs/>
                    <w:sz w:val="18"/>
                    <w:szCs w:val="18"/>
                  </w:rPr>
                </w:rPrChange>
              </w:rPr>
              <w:fldChar w:fldCharType="separate"/>
            </w:r>
            <w:ins w:id="2573" w:author="Arthur de Catheu" w:date="2014-06-25T11:35:00Z">
              <w:r w:rsidR="005B0BF1" w:rsidRPr="00935764">
                <w:rPr>
                  <w:rFonts w:ascii="Helvetica Neue Light" w:hAnsi="Helvetica Neue Light"/>
                  <w:rPrChange w:id="2574" w:author="Arthur de Catheu" w:date="2014-06-20T17:08:00Z">
                    <w:rPr/>
                  </w:rPrChange>
                </w:rPr>
                <w:t>Rachat de Créance avant DIC</w:t>
              </w:r>
            </w:ins>
            <w:r w:rsidR="00E5782D" w:rsidRPr="00935764">
              <w:rPr>
                <w:rFonts w:ascii="Helvetica Neue Light" w:hAnsi="Helvetica Neue Light"/>
                <w:sz w:val="18"/>
                <w:szCs w:val="18"/>
                <w:lang w:eastAsia="fr-FR"/>
                <w:rPrChange w:id="2575" w:author="Arthur de Catheu" w:date="2014-06-20T17:08:00Z">
                  <w:rPr>
                    <w:rFonts w:eastAsiaTheme="majorEastAsia" w:cstheme="majorBidi"/>
                    <w:b/>
                    <w:bCs/>
                    <w:sz w:val="18"/>
                    <w:szCs w:val="18"/>
                  </w:rPr>
                </w:rPrChange>
              </w:rPr>
              <w:fldChar w:fldCharType="end"/>
            </w:r>
            <w:r w:rsidR="00CE3C6D" w:rsidRPr="00935764">
              <w:rPr>
                <w:rFonts w:ascii="Helvetica Neue Light" w:hAnsi="Helvetica Neue Light"/>
                <w:sz w:val="18"/>
                <w:szCs w:val="18"/>
                <w:rPrChange w:id="2576" w:author="Arthur de Catheu" w:date="2014-06-20T17:08:00Z">
                  <w:rPr>
                    <w:sz w:val="18"/>
                    <w:szCs w:val="18"/>
                  </w:rPr>
                </w:rPrChange>
              </w:rPr>
              <w:t xml:space="preserve"> - </w:t>
            </w:r>
            <w:r w:rsidR="00CE3C6D" w:rsidRPr="00935764">
              <w:rPr>
                <w:rFonts w:ascii="Helvetica Neue Light" w:hAnsi="Helvetica Neue Light"/>
                <w:sz w:val="18"/>
                <w:szCs w:val="18"/>
                <w:lang w:eastAsia="fr-FR"/>
                <w:rPrChange w:id="2577" w:author="Arthur de Catheu" w:date="2014-06-20T17:08:00Z">
                  <w:rPr>
                    <w:sz w:val="18"/>
                    <w:szCs w:val="18"/>
                  </w:rPr>
                </w:rPrChange>
              </w:rPr>
              <w:fldChar w:fldCharType="begin"/>
            </w:r>
            <w:r w:rsidR="00CE3C6D" w:rsidRPr="00935764">
              <w:rPr>
                <w:rFonts w:ascii="Helvetica Neue Light" w:hAnsi="Helvetica Neue Light"/>
                <w:sz w:val="18"/>
                <w:szCs w:val="18"/>
                <w:rPrChange w:id="2578" w:author="Arthur de Catheu" w:date="2014-06-20T17:08:00Z">
                  <w:rPr>
                    <w:sz w:val="18"/>
                    <w:szCs w:val="18"/>
                  </w:rPr>
                </w:rPrChange>
              </w:rPr>
              <w:instrText xml:space="preserve"> REF _Ref248795536 \w \h </w:instrText>
            </w:r>
            <w:r w:rsidR="00CE3C6D" w:rsidRPr="00935764">
              <w:rPr>
                <w:rFonts w:ascii="Helvetica Neue Light" w:hAnsi="Helvetica Neue Light"/>
                <w:sz w:val="18"/>
                <w:szCs w:val="18"/>
                <w:rPrChange w:id="2579" w:author="Arthur de Catheu" w:date="2014-06-20T17:08:00Z">
                  <w:rPr>
                    <w:rFonts w:ascii="Helvetica Neue Light" w:hAnsi="Helvetica Neue Light"/>
                    <w:sz w:val="18"/>
                    <w:szCs w:val="18"/>
                  </w:rPr>
                </w:rPrChange>
              </w:rPr>
            </w:r>
            <w:r w:rsidR="00CE3C6D" w:rsidRPr="00935764">
              <w:rPr>
                <w:rFonts w:ascii="Helvetica Neue Light" w:hAnsi="Helvetica Neue Light"/>
                <w:sz w:val="18"/>
                <w:szCs w:val="18"/>
                <w:lang w:eastAsia="fr-FR"/>
                <w:rPrChange w:id="2580" w:author="Arthur de Catheu" w:date="2014-06-20T17:08:00Z">
                  <w:rPr>
                    <w:sz w:val="18"/>
                    <w:szCs w:val="18"/>
                  </w:rPr>
                </w:rPrChange>
              </w:rPr>
              <w:fldChar w:fldCharType="separate"/>
            </w:r>
            <w:r w:rsidR="005B0BF1">
              <w:rPr>
                <w:rFonts w:ascii="Helvetica Neue Light" w:hAnsi="Helvetica Neue Light"/>
                <w:sz w:val="18"/>
                <w:szCs w:val="18"/>
              </w:rPr>
              <w:t>VIII.H.2</w:t>
            </w:r>
            <w:r w:rsidR="00CE3C6D" w:rsidRPr="00935764">
              <w:rPr>
                <w:rFonts w:ascii="Helvetica Neue Light" w:hAnsi="Helvetica Neue Light"/>
                <w:sz w:val="18"/>
                <w:szCs w:val="18"/>
                <w:lang w:eastAsia="fr-FR"/>
                <w:rPrChange w:id="2581" w:author="Arthur de Catheu" w:date="2014-06-20T17:08:00Z">
                  <w:rPr>
                    <w:sz w:val="18"/>
                    <w:szCs w:val="18"/>
                  </w:rPr>
                </w:rPrChange>
              </w:rPr>
              <w:fldChar w:fldCharType="end"/>
            </w:r>
            <w:r w:rsidR="00CE3C6D" w:rsidRPr="00935764">
              <w:rPr>
                <w:rFonts w:ascii="Helvetica Neue Light" w:hAnsi="Helvetica Neue Light"/>
                <w:sz w:val="18"/>
                <w:szCs w:val="18"/>
                <w:rPrChange w:id="2582" w:author="Arthur de Catheu" w:date="2014-06-20T17:08:00Z">
                  <w:rPr>
                    <w:sz w:val="18"/>
                    <w:szCs w:val="18"/>
                  </w:rPr>
                </w:rPrChange>
              </w:rPr>
              <w:t>)</w:t>
            </w:r>
            <w:r w:rsidR="00585F04" w:rsidRPr="00935764">
              <w:rPr>
                <w:rFonts w:ascii="Helvetica Neue Light" w:hAnsi="Helvetica Neue Light"/>
                <w:sz w:val="18"/>
                <w:rPrChange w:id="2583" w:author="Arthur de Catheu" w:date="2014-06-20T17:08:00Z">
                  <w:rPr>
                    <w:sz w:val="18"/>
                  </w:rPr>
                </w:rPrChange>
              </w:rPr>
              <w:t>.</w:t>
            </w:r>
          </w:p>
        </w:tc>
      </w:tr>
      <w:tr w:rsidR="00861096" w:rsidRPr="00935764" w14:paraId="0B9B538C" w14:textId="77777777">
        <w:trPr>
          <w:jc w:val="center"/>
        </w:trPr>
        <w:tc>
          <w:tcPr>
            <w:tcW w:w="2376" w:type="dxa"/>
          </w:tcPr>
          <w:p w14:paraId="7B777D22" w14:textId="506080C7" w:rsidR="00861096" w:rsidRPr="00935764" w:rsidRDefault="00861096" w:rsidP="00AC59DC">
            <w:pPr>
              <w:spacing w:before="82"/>
              <w:jc w:val="center"/>
              <w:rPr>
                <w:rFonts w:ascii="Helvetica Neue Light" w:hAnsi="Helvetica Neue Light"/>
                <w:sz w:val="18"/>
                <w:rPrChange w:id="2584" w:author="Arthur de Catheu" w:date="2014-06-20T17:08:00Z">
                  <w:rPr>
                    <w:sz w:val="18"/>
                    <w:lang w:eastAsia="fr-FR"/>
                  </w:rPr>
                </w:rPrChange>
              </w:rPr>
            </w:pPr>
            <w:r w:rsidRPr="00935764">
              <w:rPr>
                <w:rFonts w:ascii="Helvetica Neue Light" w:hAnsi="Helvetica Neue Light"/>
                <w:sz w:val="18"/>
                <w:rPrChange w:id="2585" w:author="Arthur de Catheu" w:date="2014-06-20T17:08:00Z">
                  <w:rPr>
                    <w:sz w:val="18"/>
                  </w:rPr>
                </w:rPrChange>
              </w:rPr>
              <w:t>+ 35 jours</w:t>
            </w:r>
          </w:p>
        </w:tc>
        <w:tc>
          <w:tcPr>
            <w:tcW w:w="6140" w:type="dxa"/>
          </w:tcPr>
          <w:p w14:paraId="32088321" w14:textId="24FD7DDB" w:rsidR="00861096" w:rsidRPr="00935764" w:rsidRDefault="00861096" w:rsidP="00871913">
            <w:pPr>
              <w:spacing w:before="82"/>
              <w:rPr>
                <w:rFonts w:ascii="Helvetica Neue Light" w:hAnsi="Helvetica Neue Light"/>
                <w:sz w:val="18"/>
                <w:rPrChange w:id="2586" w:author="Arthur de Catheu" w:date="2014-06-20T17:08:00Z">
                  <w:rPr>
                    <w:sz w:val="18"/>
                    <w:lang w:eastAsia="fr-FR"/>
                  </w:rPr>
                </w:rPrChange>
              </w:rPr>
            </w:pPr>
            <w:r w:rsidRPr="00935764">
              <w:rPr>
                <w:rFonts w:ascii="Helvetica Neue Light" w:hAnsi="Helvetica Neue Light"/>
                <w:sz w:val="18"/>
                <w:szCs w:val="18"/>
                <w:rPrChange w:id="2587" w:author="Arthur de Catheu" w:date="2014-06-20T17:08:00Z">
                  <w:rPr>
                    <w:sz w:val="18"/>
                    <w:szCs w:val="18"/>
                  </w:rPr>
                </w:rPrChange>
              </w:rPr>
              <w:t xml:space="preserve">En l'absence de confirmation par </w:t>
            </w:r>
            <w:r w:rsidR="00A5190D" w:rsidRPr="00935764">
              <w:rPr>
                <w:rFonts w:ascii="Helvetica Neue Light" w:hAnsi="Helvetica Neue Light"/>
                <w:sz w:val="18"/>
                <w:rPrChange w:id="2588" w:author="Arthur de Catheu" w:date="2014-06-20T17:08:00Z">
                  <w:rPr>
                    <w:sz w:val="18"/>
                  </w:rPr>
                </w:rPrChange>
              </w:rPr>
              <w:t>l’analyste crédit en charge de la gestion de la Créance</w:t>
            </w:r>
            <w:r w:rsidR="00A5190D" w:rsidRPr="00935764">
              <w:rPr>
                <w:rFonts w:ascii="Helvetica Neue Light" w:hAnsi="Helvetica Neue Light"/>
                <w:sz w:val="18"/>
                <w:szCs w:val="18"/>
                <w:rPrChange w:id="2589" w:author="Arthur de Catheu" w:date="2014-06-20T17:08:00Z">
                  <w:rPr>
                    <w:sz w:val="18"/>
                    <w:szCs w:val="18"/>
                  </w:rPr>
                </w:rPrChange>
              </w:rPr>
              <w:t xml:space="preserve"> </w:t>
            </w:r>
            <w:r w:rsidRPr="00935764">
              <w:rPr>
                <w:rFonts w:ascii="Helvetica Neue Light" w:hAnsi="Helvetica Neue Light"/>
                <w:sz w:val="18"/>
                <w:szCs w:val="18"/>
                <w:rPrChange w:id="2590" w:author="Arthur de Catheu" w:date="2014-06-20T17:08:00Z">
                  <w:rPr>
                    <w:sz w:val="18"/>
                    <w:szCs w:val="18"/>
                  </w:rPr>
                </w:rPrChange>
              </w:rPr>
              <w:t xml:space="preserve">au </w:t>
            </w:r>
            <w:r w:rsidR="00C53BBE" w:rsidRPr="00935764">
              <w:rPr>
                <w:rFonts w:ascii="Helvetica Neue Light" w:hAnsi="Helvetica Neue Light"/>
                <w:sz w:val="18"/>
                <w:szCs w:val="18"/>
                <w:rPrChange w:id="2591" w:author="Arthur de Catheu" w:date="2014-06-20T17:08:00Z">
                  <w:rPr>
                    <w:sz w:val="18"/>
                    <w:szCs w:val="18"/>
                  </w:rPr>
                </w:rPrChange>
              </w:rPr>
              <w:t>Recouvreur</w:t>
            </w:r>
            <w:r w:rsidRPr="00935764">
              <w:rPr>
                <w:rFonts w:ascii="Helvetica Neue Light" w:hAnsi="Helvetica Neue Light"/>
                <w:sz w:val="18"/>
                <w:szCs w:val="18"/>
                <w:rPrChange w:id="2592" w:author="Arthur de Catheu" w:date="2014-06-20T17:08:00Z">
                  <w:rPr>
                    <w:sz w:val="18"/>
                    <w:szCs w:val="18"/>
                  </w:rPr>
                </w:rPrChange>
              </w:rPr>
              <w:t xml:space="preserve"> de la réception du paiement de la Créance ayant fait l'objet d'un lettrage par le </w:t>
            </w:r>
            <w:r w:rsidR="00A37D87" w:rsidRPr="00935764">
              <w:rPr>
                <w:rFonts w:ascii="Helvetica Neue Light" w:hAnsi="Helvetica Neue Light"/>
                <w:sz w:val="18"/>
                <w:szCs w:val="18"/>
                <w:rPrChange w:id="2593" w:author="Arthur de Catheu" w:date="2014-06-20T17:08:00Z">
                  <w:rPr>
                    <w:sz w:val="18"/>
                    <w:szCs w:val="18"/>
                  </w:rPr>
                </w:rPrChange>
              </w:rPr>
              <w:t>FCT 2014</w:t>
            </w:r>
            <w:r w:rsidRPr="00935764">
              <w:rPr>
                <w:rFonts w:ascii="Helvetica Neue Light" w:hAnsi="Helvetica Neue Light"/>
                <w:sz w:val="18"/>
                <w:szCs w:val="18"/>
                <w:rPrChange w:id="2594" w:author="Arthur de Catheu" w:date="2014-06-20T17:08:00Z">
                  <w:rPr>
                    <w:sz w:val="18"/>
                    <w:szCs w:val="18"/>
                  </w:rPr>
                </w:rPrChange>
              </w:rPr>
              <w:t xml:space="preserve">, et en cas </w:t>
            </w:r>
            <w:r w:rsidRPr="00935764">
              <w:rPr>
                <w:rFonts w:ascii="Helvetica Neue Light" w:hAnsi="Helvetica Neue Light"/>
                <w:sz w:val="18"/>
                <w:szCs w:val="18"/>
                <w:rPrChange w:id="2595" w:author="Arthur de Catheu" w:date="2014-06-20T17:08:00Z">
                  <w:rPr>
                    <w:sz w:val="18"/>
                    <w:szCs w:val="18"/>
                  </w:rPr>
                </w:rPrChange>
              </w:rPr>
              <w:lastRenderedPageBreak/>
              <w:t xml:space="preserve">de refus du Cédant de procéder au rachat de la Créance concernée, le </w:t>
            </w:r>
            <w:r w:rsidR="00C53BBE" w:rsidRPr="00935764">
              <w:rPr>
                <w:rFonts w:ascii="Helvetica Neue Light" w:hAnsi="Helvetica Neue Light"/>
                <w:sz w:val="18"/>
                <w:szCs w:val="18"/>
                <w:rPrChange w:id="2596" w:author="Arthur de Catheu" w:date="2014-06-20T17:08:00Z">
                  <w:rPr>
                    <w:sz w:val="18"/>
                    <w:szCs w:val="18"/>
                  </w:rPr>
                </w:rPrChange>
              </w:rPr>
              <w:t>Recouvreur</w:t>
            </w:r>
            <w:r w:rsidRPr="00935764">
              <w:rPr>
                <w:rFonts w:ascii="Helvetica Neue Light" w:hAnsi="Helvetica Neue Light"/>
                <w:sz w:val="18"/>
                <w:szCs w:val="18"/>
                <w:rPrChange w:id="2597" w:author="Arthur de Catheu" w:date="2014-06-20T17:08:00Z">
                  <w:rPr>
                    <w:sz w:val="18"/>
                    <w:szCs w:val="18"/>
                  </w:rPr>
                </w:rPrChange>
              </w:rPr>
              <w:t xml:space="preserve"> adresse automatiquement une deuxième mise en demeure</w:t>
            </w:r>
            <w:r w:rsidR="00033E95" w:rsidRPr="00935764">
              <w:rPr>
                <w:rFonts w:ascii="Helvetica Neue Light" w:hAnsi="Helvetica Neue Light"/>
                <w:sz w:val="18"/>
                <w:szCs w:val="18"/>
                <w:rPrChange w:id="2598" w:author="Arthur de Catheu" w:date="2014-06-20T17:08:00Z">
                  <w:rPr>
                    <w:sz w:val="18"/>
                    <w:szCs w:val="18"/>
                  </w:rPr>
                </w:rPrChange>
              </w:rPr>
              <w:t xml:space="preserve"> (DRC)</w:t>
            </w:r>
            <w:r w:rsidRPr="00935764">
              <w:rPr>
                <w:rFonts w:ascii="Helvetica Neue Light" w:hAnsi="Helvetica Neue Light"/>
                <w:sz w:val="18"/>
                <w:szCs w:val="18"/>
                <w:rPrChange w:id="2599" w:author="Arthur de Catheu" w:date="2014-06-20T17:08:00Z">
                  <w:rPr>
                    <w:sz w:val="18"/>
                    <w:szCs w:val="18"/>
                  </w:rPr>
                </w:rPrChange>
              </w:rPr>
              <w:t xml:space="preserve">. Il s'agit à nouveau d'un courrier de relance adressé sur papier en-tête du </w:t>
            </w:r>
            <w:r w:rsidR="00C53BBE" w:rsidRPr="00935764">
              <w:rPr>
                <w:rFonts w:ascii="Helvetica Neue Light" w:hAnsi="Helvetica Neue Light"/>
                <w:sz w:val="18"/>
                <w:szCs w:val="18"/>
                <w:rPrChange w:id="2600" w:author="Arthur de Catheu" w:date="2014-06-20T17:08:00Z">
                  <w:rPr>
                    <w:sz w:val="18"/>
                    <w:szCs w:val="18"/>
                  </w:rPr>
                </w:rPrChange>
              </w:rPr>
              <w:t>Recouvreur</w:t>
            </w:r>
            <w:r w:rsidRPr="00935764">
              <w:rPr>
                <w:rFonts w:ascii="Helvetica Neue Light" w:hAnsi="Helvetica Neue Light"/>
                <w:sz w:val="18"/>
                <w:szCs w:val="18"/>
                <w:rPrChange w:id="2601" w:author="Arthur de Catheu" w:date="2014-06-20T17:08:00Z">
                  <w:rPr>
                    <w:sz w:val="18"/>
                    <w:szCs w:val="18"/>
                  </w:rPr>
                </w:rPrChange>
              </w:rPr>
              <w:t>.</w:t>
            </w:r>
          </w:p>
        </w:tc>
      </w:tr>
      <w:tr w:rsidR="00216001" w:rsidRPr="00935764" w14:paraId="4624D129" w14:textId="77777777">
        <w:trPr>
          <w:jc w:val="center"/>
        </w:trPr>
        <w:tc>
          <w:tcPr>
            <w:tcW w:w="2376" w:type="dxa"/>
          </w:tcPr>
          <w:p w14:paraId="4477CD66" w14:textId="77777777" w:rsidR="00216001" w:rsidRPr="00935764" w:rsidRDefault="00F34ADE" w:rsidP="00212A18">
            <w:pPr>
              <w:spacing w:before="82"/>
              <w:jc w:val="center"/>
              <w:rPr>
                <w:rFonts w:ascii="Helvetica Neue Light" w:eastAsiaTheme="majorEastAsia" w:hAnsi="Helvetica Neue Light" w:cstheme="majorBidi"/>
                <w:b/>
                <w:bCs/>
                <w:sz w:val="18"/>
                <w:szCs w:val="18"/>
                <w:lang w:eastAsia="fr-FR"/>
                <w:rPrChange w:id="2602" w:author="Arthur de Catheu" w:date="2014-06-20T17:08:00Z">
                  <w:rPr>
                    <w:rFonts w:eastAsiaTheme="majorEastAsia" w:cstheme="majorBidi"/>
                    <w:b/>
                    <w:bCs/>
                    <w:sz w:val="18"/>
                    <w:szCs w:val="18"/>
                    <w:lang w:eastAsia="fr-FR"/>
                  </w:rPr>
                </w:rPrChange>
              </w:rPr>
            </w:pPr>
            <w:r w:rsidRPr="00935764">
              <w:rPr>
                <w:rFonts w:ascii="Helvetica Neue Light" w:hAnsi="Helvetica Neue Light"/>
                <w:sz w:val="18"/>
                <w:rPrChange w:id="2603" w:author="Arthur de Catheu" w:date="2014-06-20T17:08:00Z">
                  <w:rPr>
                    <w:sz w:val="18"/>
                  </w:rPr>
                </w:rPrChange>
              </w:rPr>
              <w:lastRenderedPageBreak/>
              <w:t>+ 45 jours</w:t>
            </w:r>
          </w:p>
        </w:tc>
        <w:tc>
          <w:tcPr>
            <w:tcW w:w="6140" w:type="dxa"/>
          </w:tcPr>
          <w:p w14:paraId="430F89C3" w14:textId="24FD6692" w:rsidR="00216001" w:rsidRPr="00935764" w:rsidRDefault="00CF4326" w:rsidP="003D7D23">
            <w:pPr>
              <w:spacing w:before="82"/>
              <w:rPr>
                <w:rFonts w:ascii="Helvetica Neue Light" w:eastAsiaTheme="majorEastAsia" w:hAnsi="Helvetica Neue Light" w:cstheme="majorBidi"/>
                <w:b/>
                <w:bCs/>
                <w:i/>
                <w:iCs/>
                <w:sz w:val="18"/>
                <w:szCs w:val="18"/>
                <w:lang w:eastAsia="fr-FR"/>
                <w:rPrChange w:id="2604" w:author="Arthur de Catheu" w:date="2014-06-20T17:08:00Z">
                  <w:rPr>
                    <w:rFonts w:eastAsiaTheme="majorEastAsia" w:cstheme="majorBidi"/>
                    <w:b/>
                    <w:bCs/>
                    <w:i/>
                    <w:iCs/>
                    <w:sz w:val="18"/>
                    <w:szCs w:val="18"/>
                    <w:lang w:eastAsia="fr-FR"/>
                  </w:rPr>
                </w:rPrChange>
              </w:rPr>
            </w:pPr>
            <w:r w:rsidRPr="00935764">
              <w:rPr>
                <w:rFonts w:ascii="Helvetica Neue Light" w:hAnsi="Helvetica Neue Light"/>
                <w:sz w:val="18"/>
                <w:szCs w:val="18"/>
                <w:rPrChange w:id="2605" w:author="Arthur de Catheu" w:date="2014-06-20T17:08:00Z">
                  <w:rPr>
                    <w:sz w:val="18"/>
                    <w:szCs w:val="18"/>
                  </w:rPr>
                </w:rPrChange>
              </w:rPr>
              <w:t xml:space="preserve">Sur </w:t>
            </w:r>
            <w:r w:rsidR="003D7D23" w:rsidRPr="00935764">
              <w:rPr>
                <w:rFonts w:ascii="Helvetica Neue Light" w:hAnsi="Helvetica Neue Light"/>
                <w:sz w:val="18"/>
                <w:szCs w:val="18"/>
                <w:rPrChange w:id="2606" w:author="Arthur de Catheu" w:date="2014-06-20T17:08:00Z">
                  <w:rPr>
                    <w:sz w:val="18"/>
                    <w:szCs w:val="18"/>
                  </w:rPr>
                </w:rPrChange>
              </w:rPr>
              <w:t xml:space="preserve">décision </w:t>
            </w:r>
            <w:r w:rsidRPr="00935764">
              <w:rPr>
                <w:rFonts w:ascii="Helvetica Neue Light" w:hAnsi="Helvetica Neue Light"/>
                <w:sz w:val="18"/>
                <w:szCs w:val="18"/>
                <w:rPrChange w:id="2607" w:author="Arthur de Catheu" w:date="2014-06-20T17:08:00Z">
                  <w:rPr>
                    <w:sz w:val="18"/>
                    <w:szCs w:val="18"/>
                  </w:rPr>
                </w:rPrChange>
              </w:rPr>
              <w:t>du Comité de Crédit, l</w:t>
            </w:r>
            <w:r w:rsidR="0099028E" w:rsidRPr="00935764">
              <w:rPr>
                <w:rFonts w:ascii="Helvetica Neue Light" w:hAnsi="Helvetica Neue Light"/>
                <w:sz w:val="18"/>
                <w:szCs w:val="18"/>
                <w:rPrChange w:id="2608" w:author="Arthur de Catheu" w:date="2014-06-20T17:08:00Z">
                  <w:rPr>
                    <w:sz w:val="18"/>
                    <w:szCs w:val="18"/>
                  </w:rPr>
                </w:rPrChange>
              </w:rPr>
              <w:t xml:space="preserve">e </w:t>
            </w:r>
            <w:r w:rsidR="00A37D87" w:rsidRPr="00935764">
              <w:rPr>
                <w:rFonts w:ascii="Helvetica Neue Light" w:hAnsi="Helvetica Neue Light"/>
                <w:sz w:val="18"/>
                <w:szCs w:val="18"/>
                <w:rPrChange w:id="2609" w:author="Arthur de Catheu" w:date="2014-06-20T17:08:00Z">
                  <w:rPr>
                    <w:sz w:val="18"/>
                    <w:szCs w:val="18"/>
                  </w:rPr>
                </w:rPrChange>
              </w:rPr>
              <w:t>FCT 2014</w:t>
            </w:r>
            <w:r w:rsidR="0099028E" w:rsidRPr="00935764">
              <w:rPr>
                <w:rFonts w:ascii="Helvetica Neue Light" w:hAnsi="Helvetica Neue Light"/>
                <w:sz w:val="18"/>
                <w:szCs w:val="18"/>
                <w:rPrChange w:id="2610" w:author="Arthur de Catheu" w:date="2014-06-20T17:08:00Z">
                  <w:rPr>
                    <w:sz w:val="18"/>
                    <w:szCs w:val="18"/>
                  </w:rPr>
                </w:rPrChange>
              </w:rPr>
              <w:t xml:space="preserve"> mandate le </w:t>
            </w:r>
            <w:r w:rsidR="00C53BBE" w:rsidRPr="00935764">
              <w:rPr>
                <w:rFonts w:ascii="Helvetica Neue Light" w:hAnsi="Helvetica Neue Light"/>
                <w:sz w:val="18"/>
                <w:szCs w:val="18"/>
                <w:rPrChange w:id="2611" w:author="Arthur de Catheu" w:date="2014-06-20T17:08:00Z">
                  <w:rPr>
                    <w:sz w:val="18"/>
                    <w:szCs w:val="18"/>
                  </w:rPr>
                </w:rPrChange>
              </w:rPr>
              <w:t>Recouvreur</w:t>
            </w:r>
            <w:r w:rsidR="0099028E" w:rsidRPr="00935764">
              <w:rPr>
                <w:rFonts w:ascii="Helvetica Neue Light" w:hAnsi="Helvetica Neue Light"/>
                <w:sz w:val="18"/>
                <w:szCs w:val="18"/>
                <w:rPrChange w:id="2612" w:author="Arthur de Catheu" w:date="2014-06-20T17:08:00Z">
                  <w:rPr>
                    <w:sz w:val="18"/>
                    <w:szCs w:val="18"/>
                  </w:rPr>
                </w:rPrChange>
              </w:rPr>
              <w:t xml:space="preserve"> </w:t>
            </w:r>
            <w:r w:rsidR="00033E95" w:rsidRPr="00935764">
              <w:rPr>
                <w:rFonts w:ascii="Helvetica Neue Light" w:hAnsi="Helvetica Neue Light"/>
                <w:sz w:val="18"/>
                <w:rPrChange w:id="2613" w:author="Arthur de Catheu" w:date="2014-06-20T17:08:00Z">
                  <w:rPr>
                    <w:sz w:val="18"/>
                  </w:rPr>
                </w:rPrChange>
              </w:rPr>
              <w:t xml:space="preserve">via le </w:t>
            </w:r>
            <w:r w:rsidR="00033E95" w:rsidRPr="00935764">
              <w:rPr>
                <w:rFonts w:ascii="Helvetica Neue Light" w:hAnsi="Helvetica Neue Light"/>
                <w:sz w:val="18"/>
                <w:szCs w:val="18"/>
                <w:rPrChange w:id="2614" w:author="Arthur de Catheu" w:date="2014-06-20T17:08:00Z">
                  <w:rPr>
                    <w:sz w:val="18"/>
                    <w:szCs w:val="18"/>
                  </w:rPr>
                </w:rPrChange>
              </w:rPr>
              <w:t xml:space="preserve">web-service du </w:t>
            </w:r>
            <w:r w:rsidR="00C53BBE" w:rsidRPr="00935764">
              <w:rPr>
                <w:rFonts w:ascii="Helvetica Neue Light" w:hAnsi="Helvetica Neue Light"/>
                <w:sz w:val="18"/>
                <w:szCs w:val="18"/>
                <w:rPrChange w:id="2615" w:author="Arthur de Catheu" w:date="2014-06-20T17:08:00Z">
                  <w:rPr>
                    <w:sz w:val="18"/>
                    <w:szCs w:val="18"/>
                  </w:rPr>
                </w:rPrChange>
              </w:rPr>
              <w:t>Recouvreur</w:t>
            </w:r>
            <w:r w:rsidR="00033E95" w:rsidRPr="00935764">
              <w:rPr>
                <w:rFonts w:ascii="Helvetica Neue Light" w:hAnsi="Helvetica Neue Light"/>
                <w:sz w:val="18"/>
                <w:rPrChange w:id="2616" w:author="Arthur de Catheu" w:date="2014-06-20T17:08:00Z">
                  <w:rPr>
                    <w:sz w:val="18"/>
                  </w:rPr>
                </w:rPrChange>
              </w:rPr>
              <w:t xml:space="preserve"> </w:t>
            </w:r>
            <w:r w:rsidR="0099028E" w:rsidRPr="00935764">
              <w:rPr>
                <w:rFonts w:ascii="Helvetica Neue Light" w:hAnsi="Helvetica Neue Light"/>
                <w:sz w:val="18"/>
                <w:szCs w:val="18"/>
                <w:rPrChange w:id="2617" w:author="Arthur de Catheu" w:date="2014-06-20T17:08:00Z">
                  <w:rPr>
                    <w:sz w:val="18"/>
                    <w:szCs w:val="18"/>
                  </w:rPr>
                </w:rPrChange>
              </w:rPr>
              <w:t>aux fins de mettre</w:t>
            </w:r>
            <w:r w:rsidR="00F34ADE" w:rsidRPr="00935764">
              <w:rPr>
                <w:rFonts w:ascii="Helvetica Neue Light" w:hAnsi="Helvetica Neue Light"/>
                <w:sz w:val="18"/>
                <w:rPrChange w:id="2618" w:author="Arthur de Catheu" w:date="2014-06-20T17:08:00Z">
                  <w:rPr>
                    <w:sz w:val="18"/>
                  </w:rPr>
                </w:rPrChange>
              </w:rPr>
              <w:t xml:space="preserve"> en œuvre </w:t>
            </w:r>
            <w:r w:rsidR="0099028E" w:rsidRPr="00935764">
              <w:rPr>
                <w:rFonts w:ascii="Helvetica Neue Light" w:hAnsi="Helvetica Neue Light"/>
                <w:sz w:val="18"/>
                <w:szCs w:val="18"/>
                <w:rPrChange w:id="2619" w:author="Arthur de Catheu" w:date="2014-06-20T17:08:00Z">
                  <w:rPr>
                    <w:sz w:val="18"/>
                    <w:szCs w:val="18"/>
                  </w:rPr>
                </w:rPrChange>
              </w:rPr>
              <w:t>le</w:t>
            </w:r>
            <w:r w:rsidR="00F34ADE" w:rsidRPr="00935764">
              <w:rPr>
                <w:rFonts w:ascii="Helvetica Neue Light" w:hAnsi="Helvetica Neue Light"/>
                <w:sz w:val="18"/>
                <w:rPrChange w:id="2620" w:author="Arthur de Catheu" w:date="2014-06-20T17:08:00Z">
                  <w:rPr>
                    <w:sz w:val="18"/>
                  </w:rPr>
                </w:rPrChange>
              </w:rPr>
              <w:t xml:space="preserve"> recouvrement </w:t>
            </w:r>
            <w:r w:rsidR="00216001" w:rsidRPr="00935764">
              <w:rPr>
                <w:rFonts w:ascii="Helvetica Neue Light" w:hAnsi="Helvetica Neue Light"/>
                <w:sz w:val="18"/>
                <w:szCs w:val="18"/>
                <w:rPrChange w:id="2621" w:author="Arthur de Catheu" w:date="2014-06-20T17:08:00Z">
                  <w:rPr>
                    <w:sz w:val="18"/>
                    <w:szCs w:val="18"/>
                  </w:rPr>
                </w:rPrChange>
              </w:rPr>
              <w:t>précontentieux</w:t>
            </w:r>
            <w:r w:rsidR="00F34ADE" w:rsidRPr="00935764">
              <w:rPr>
                <w:rFonts w:ascii="Helvetica Neue Light" w:hAnsi="Helvetica Neue Light"/>
                <w:sz w:val="18"/>
                <w:rPrChange w:id="2622" w:author="Arthur de Catheu" w:date="2014-06-20T17:08:00Z">
                  <w:rPr>
                    <w:sz w:val="18"/>
                  </w:rPr>
                </w:rPrChange>
              </w:rPr>
              <w:t xml:space="preserve"> (DIC). </w:t>
            </w:r>
          </w:p>
        </w:tc>
      </w:tr>
      <w:tr w:rsidR="00216001" w:rsidRPr="00935764" w14:paraId="4AE0205C" w14:textId="77777777">
        <w:trPr>
          <w:jc w:val="center"/>
        </w:trPr>
        <w:tc>
          <w:tcPr>
            <w:tcW w:w="2376" w:type="dxa"/>
          </w:tcPr>
          <w:p w14:paraId="0D78EB23" w14:textId="77777777" w:rsidR="00216001" w:rsidRPr="00935764" w:rsidRDefault="004C69C9" w:rsidP="00212A18">
            <w:pPr>
              <w:spacing w:before="82"/>
              <w:jc w:val="center"/>
              <w:rPr>
                <w:rFonts w:ascii="Helvetica Neue Light" w:eastAsiaTheme="majorEastAsia" w:hAnsi="Helvetica Neue Light" w:cstheme="majorBidi"/>
                <w:b/>
                <w:bCs/>
                <w:sz w:val="18"/>
                <w:szCs w:val="18"/>
                <w:lang w:eastAsia="fr-FR"/>
                <w:rPrChange w:id="2623" w:author="Arthur de Catheu" w:date="2014-06-20T17:08:00Z">
                  <w:rPr>
                    <w:rFonts w:eastAsiaTheme="majorEastAsia" w:cstheme="majorBidi"/>
                    <w:b/>
                    <w:bCs/>
                    <w:sz w:val="18"/>
                    <w:szCs w:val="18"/>
                    <w:lang w:eastAsia="fr-FR"/>
                  </w:rPr>
                </w:rPrChange>
              </w:rPr>
            </w:pPr>
            <w:r w:rsidRPr="00935764">
              <w:rPr>
                <w:rFonts w:ascii="Helvetica Neue Light" w:hAnsi="Helvetica Neue Light"/>
                <w:sz w:val="18"/>
                <w:szCs w:val="18"/>
                <w:rPrChange w:id="2624" w:author="Arthur de Catheu" w:date="2014-06-20T17:08:00Z">
                  <w:rPr>
                    <w:sz w:val="18"/>
                    <w:szCs w:val="18"/>
                  </w:rPr>
                </w:rPrChange>
              </w:rPr>
              <w:t xml:space="preserve">Au plus tard à </w:t>
            </w:r>
            <w:r w:rsidR="00F34ADE" w:rsidRPr="00935764">
              <w:rPr>
                <w:rFonts w:ascii="Helvetica Neue Light" w:hAnsi="Helvetica Neue Light"/>
                <w:sz w:val="18"/>
                <w:rPrChange w:id="2625" w:author="Arthur de Catheu" w:date="2014-06-20T17:08:00Z">
                  <w:rPr>
                    <w:sz w:val="18"/>
                  </w:rPr>
                </w:rPrChange>
              </w:rPr>
              <w:t>+ 90 jours</w:t>
            </w:r>
          </w:p>
        </w:tc>
        <w:tc>
          <w:tcPr>
            <w:tcW w:w="6140" w:type="dxa"/>
          </w:tcPr>
          <w:p w14:paraId="72E15E00" w14:textId="2854B972" w:rsidR="00216001" w:rsidRPr="00935764" w:rsidRDefault="001A5271">
            <w:pPr>
              <w:spacing w:before="82"/>
              <w:rPr>
                <w:rFonts w:ascii="Helvetica Neue Light" w:eastAsiaTheme="majorEastAsia" w:hAnsi="Helvetica Neue Light" w:cstheme="majorBidi"/>
                <w:b/>
                <w:bCs/>
                <w:i/>
                <w:iCs/>
                <w:sz w:val="18"/>
                <w:szCs w:val="18"/>
                <w:lang w:eastAsia="fr-FR"/>
                <w:rPrChange w:id="2626" w:author="Arthur de Catheu" w:date="2014-06-20T17:08:00Z">
                  <w:rPr>
                    <w:rFonts w:eastAsiaTheme="majorEastAsia" w:cstheme="majorBidi"/>
                    <w:b/>
                    <w:bCs/>
                    <w:i/>
                    <w:iCs/>
                    <w:sz w:val="18"/>
                    <w:szCs w:val="18"/>
                    <w:lang w:eastAsia="fr-FR"/>
                  </w:rPr>
                </w:rPrChange>
              </w:rPr>
            </w:pPr>
            <w:r w:rsidRPr="00935764">
              <w:rPr>
                <w:rFonts w:ascii="Helvetica Neue Light" w:hAnsi="Helvetica Neue Light"/>
                <w:sz w:val="18"/>
                <w:szCs w:val="18"/>
                <w:rPrChange w:id="2627" w:author="Arthur de Catheu" w:date="2014-06-20T17:08:00Z">
                  <w:rPr>
                    <w:sz w:val="18"/>
                    <w:szCs w:val="18"/>
                  </w:rPr>
                </w:rPrChange>
              </w:rPr>
              <w:t xml:space="preserve">Sur décision du Comité de Crédit, </w:t>
            </w:r>
            <w:r w:rsidRPr="00935764">
              <w:rPr>
                <w:rFonts w:ascii="Helvetica Neue Light" w:hAnsi="Helvetica Neue Light"/>
                <w:sz w:val="18"/>
                <w:rPrChange w:id="2628" w:author="Arthur de Catheu" w:date="2014-06-20T17:08:00Z">
                  <w:rPr>
                    <w:sz w:val="18"/>
                  </w:rPr>
                </w:rPrChange>
              </w:rPr>
              <w:t>p</w:t>
            </w:r>
            <w:r w:rsidR="00F34ADE" w:rsidRPr="00935764">
              <w:rPr>
                <w:rFonts w:ascii="Helvetica Neue Light" w:hAnsi="Helvetica Neue Light"/>
                <w:sz w:val="18"/>
                <w:rPrChange w:id="2629" w:author="Arthur de Catheu" w:date="2014-06-20T17:08:00Z">
                  <w:rPr>
                    <w:sz w:val="18"/>
                  </w:rPr>
                </w:rPrChange>
              </w:rPr>
              <w:t xml:space="preserve">assage en Créance </w:t>
            </w:r>
            <w:r w:rsidR="0099028E" w:rsidRPr="00935764">
              <w:rPr>
                <w:rFonts w:ascii="Helvetica Neue Light" w:hAnsi="Helvetica Neue Light"/>
                <w:sz w:val="18"/>
                <w:szCs w:val="18"/>
                <w:rPrChange w:id="2630" w:author="Arthur de Catheu" w:date="2014-06-20T17:08:00Z">
                  <w:rPr>
                    <w:sz w:val="18"/>
                    <w:szCs w:val="18"/>
                  </w:rPr>
                </w:rPrChange>
              </w:rPr>
              <w:t>Douteuse.</w:t>
            </w:r>
          </w:p>
        </w:tc>
      </w:tr>
      <w:tr w:rsidR="00216001" w:rsidRPr="00935764" w14:paraId="444894B1" w14:textId="77777777">
        <w:trPr>
          <w:jc w:val="center"/>
        </w:trPr>
        <w:tc>
          <w:tcPr>
            <w:tcW w:w="2376" w:type="dxa"/>
          </w:tcPr>
          <w:p w14:paraId="134634BA" w14:textId="77777777" w:rsidR="00216001" w:rsidRPr="00935764" w:rsidRDefault="004C69C9" w:rsidP="00212A18">
            <w:pPr>
              <w:spacing w:before="82"/>
              <w:jc w:val="center"/>
              <w:rPr>
                <w:rFonts w:ascii="Helvetica Neue Light" w:eastAsiaTheme="majorEastAsia" w:hAnsi="Helvetica Neue Light" w:cstheme="majorBidi"/>
                <w:b/>
                <w:bCs/>
                <w:sz w:val="18"/>
                <w:szCs w:val="18"/>
                <w:lang w:eastAsia="fr-FR"/>
                <w:rPrChange w:id="2631" w:author="Arthur de Catheu" w:date="2014-06-20T17:08:00Z">
                  <w:rPr>
                    <w:rFonts w:eastAsiaTheme="majorEastAsia" w:cstheme="majorBidi"/>
                    <w:b/>
                    <w:bCs/>
                    <w:sz w:val="18"/>
                    <w:szCs w:val="18"/>
                    <w:lang w:eastAsia="fr-FR"/>
                  </w:rPr>
                </w:rPrChange>
              </w:rPr>
            </w:pPr>
            <w:r w:rsidRPr="00935764">
              <w:rPr>
                <w:rFonts w:ascii="Helvetica Neue Light" w:hAnsi="Helvetica Neue Light"/>
                <w:sz w:val="18"/>
                <w:szCs w:val="18"/>
                <w:rPrChange w:id="2632" w:author="Arthur de Catheu" w:date="2014-06-20T17:08:00Z">
                  <w:rPr>
                    <w:sz w:val="18"/>
                    <w:szCs w:val="18"/>
                  </w:rPr>
                </w:rPrChange>
              </w:rPr>
              <w:t xml:space="preserve">Au plus tard à </w:t>
            </w:r>
            <w:r w:rsidR="00F34ADE" w:rsidRPr="00935764">
              <w:rPr>
                <w:rFonts w:ascii="Helvetica Neue Light" w:hAnsi="Helvetica Neue Light"/>
                <w:sz w:val="18"/>
                <w:rPrChange w:id="2633" w:author="Arthur de Catheu" w:date="2014-06-20T17:08:00Z">
                  <w:rPr>
                    <w:sz w:val="18"/>
                  </w:rPr>
                </w:rPrChange>
              </w:rPr>
              <w:t>+ 180 jours</w:t>
            </w:r>
          </w:p>
        </w:tc>
        <w:tc>
          <w:tcPr>
            <w:tcW w:w="6140" w:type="dxa"/>
          </w:tcPr>
          <w:p w14:paraId="07618C1B" w14:textId="52CF6639" w:rsidR="00216001" w:rsidRPr="00935764" w:rsidRDefault="001A5271">
            <w:pPr>
              <w:spacing w:before="82"/>
              <w:rPr>
                <w:rFonts w:ascii="Helvetica Neue Light" w:eastAsiaTheme="majorEastAsia" w:hAnsi="Helvetica Neue Light" w:cstheme="majorBidi"/>
                <w:b/>
                <w:bCs/>
                <w:i/>
                <w:iCs/>
                <w:sz w:val="18"/>
                <w:szCs w:val="18"/>
                <w:lang w:eastAsia="fr-FR"/>
                <w:rPrChange w:id="2634" w:author="Arthur de Catheu" w:date="2014-06-20T17:08:00Z">
                  <w:rPr>
                    <w:rFonts w:eastAsiaTheme="majorEastAsia" w:cstheme="majorBidi"/>
                    <w:b/>
                    <w:bCs/>
                    <w:i/>
                    <w:iCs/>
                    <w:sz w:val="18"/>
                    <w:szCs w:val="18"/>
                    <w:lang w:eastAsia="fr-FR"/>
                  </w:rPr>
                </w:rPrChange>
              </w:rPr>
            </w:pPr>
            <w:r w:rsidRPr="00935764">
              <w:rPr>
                <w:rFonts w:ascii="Helvetica Neue Light" w:hAnsi="Helvetica Neue Light"/>
                <w:sz w:val="18"/>
                <w:szCs w:val="18"/>
                <w:rPrChange w:id="2635" w:author="Arthur de Catheu" w:date="2014-06-20T17:08:00Z">
                  <w:rPr>
                    <w:sz w:val="18"/>
                    <w:szCs w:val="18"/>
                  </w:rPr>
                </w:rPrChange>
              </w:rPr>
              <w:t xml:space="preserve">Sur décision du Comité de Crédit, </w:t>
            </w:r>
            <w:r w:rsidRPr="00935764">
              <w:rPr>
                <w:rFonts w:ascii="Helvetica Neue Light" w:hAnsi="Helvetica Neue Light"/>
                <w:sz w:val="18"/>
                <w:rPrChange w:id="2636" w:author="Arthur de Catheu" w:date="2014-06-20T17:08:00Z">
                  <w:rPr>
                    <w:sz w:val="18"/>
                  </w:rPr>
                </w:rPrChange>
              </w:rPr>
              <w:t>p</w:t>
            </w:r>
            <w:r w:rsidR="00F34ADE" w:rsidRPr="00935764">
              <w:rPr>
                <w:rFonts w:ascii="Helvetica Neue Light" w:hAnsi="Helvetica Neue Light"/>
                <w:sz w:val="18"/>
                <w:rPrChange w:id="2637" w:author="Arthur de Catheu" w:date="2014-06-20T17:08:00Z">
                  <w:rPr>
                    <w:sz w:val="18"/>
                  </w:rPr>
                </w:rPrChange>
              </w:rPr>
              <w:t xml:space="preserve">assage </w:t>
            </w:r>
            <w:r w:rsidR="00A5190D" w:rsidRPr="00935764">
              <w:rPr>
                <w:rFonts w:ascii="Helvetica Neue Light" w:hAnsi="Helvetica Neue Light"/>
                <w:sz w:val="18"/>
                <w:rPrChange w:id="2638" w:author="Arthur de Catheu" w:date="2014-06-20T17:08:00Z">
                  <w:rPr>
                    <w:sz w:val="18"/>
                  </w:rPr>
                </w:rPrChange>
              </w:rPr>
              <w:t>en</w:t>
            </w:r>
            <w:r w:rsidR="00F34ADE" w:rsidRPr="00935764">
              <w:rPr>
                <w:rFonts w:ascii="Helvetica Neue Light" w:hAnsi="Helvetica Neue Light"/>
                <w:sz w:val="18"/>
                <w:rPrChange w:id="2639" w:author="Arthur de Catheu" w:date="2014-06-20T17:08:00Z">
                  <w:rPr>
                    <w:sz w:val="18"/>
                  </w:rPr>
                </w:rPrChange>
              </w:rPr>
              <w:t xml:space="preserve"> Créance en </w:t>
            </w:r>
            <w:r w:rsidR="00A5190D" w:rsidRPr="00935764">
              <w:rPr>
                <w:rFonts w:ascii="Helvetica Neue Light" w:hAnsi="Helvetica Neue Light"/>
                <w:sz w:val="18"/>
                <w:rPrChange w:id="2640" w:author="Arthur de Catheu" w:date="2014-06-20T17:08:00Z">
                  <w:rPr>
                    <w:sz w:val="18"/>
                  </w:rPr>
                </w:rPrChange>
              </w:rPr>
              <w:t>P</w:t>
            </w:r>
            <w:r w:rsidR="00F34ADE" w:rsidRPr="00935764">
              <w:rPr>
                <w:rFonts w:ascii="Helvetica Neue Light" w:hAnsi="Helvetica Neue Light"/>
                <w:sz w:val="18"/>
                <w:rPrChange w:id="2641" w:author="Arthur de Catheu" w:date="2014-06-20T17:08:00Z">
                  <w:rPr>
                    <w:sz w:val="18"/>
                  </w:rPr>
                </w:rPrChange>
              </w:rPr>
              <w:t>erte</w:t>
            </w:r>
            <w:r w:rsidR="0099028E" w:rsidRPr="00935764">
              <w:rPr>
                <w:rFonts w:ascii="Helvetica Neue Light" w:hAnsi="Helvetica Neue Light"/>
                <w:sz w:val="18"/>
                <w:szCs w:val="18"/>
                <w:rPrChange w:id="2642" w:author="Arthur de Catheu" w:date="2014-06-20T17:08:00Z">
                  <w:rPr>
                    <w:sz w:val="18"/>
                    <w:szCs w:val="18"/>
                  </w:rPr>
                </w:rPrChange>
              </w:rPr>
              <w:t>.</w:t>
            </w:r>
          </w:p>
        </w:tc>
      </w:tr>
    </w:tbl>
    <w:p w14:paraId="16FB1B0A" w14:textId="77777777" w:rsidR="00DD6EAE" w:rsidRPr="00935764" w:rsidRDefault="00DD6EAE" w:rsidP="00DD6EAE">
      <w:pPr>
        <w:rPr>
          <w:rFonts w:ascii="Helvetica Neue Light" w:hAnsi="Helvetica Neue Light"/>
          <w:rPrChange w:id="2643" w:author="Arthur de Catheu" w:date="2014-06-20T17:08:00Z">
            <w:rPr/>
          </w:rPrChange>
        </w:rPr>
      </w:pPr>
      <w:bookmarkStart w:id="2644" w:name="_Ref248746180"/>
      <w:bookmarkStart w:id="2645" w:name="_Ref249176821"/>
    </w:p>
    <w:p w14:paraId="3A491418" w14:textId="1D83D667" w:rsidR="00DD6EAE" w:rsidRPr="00935764" w:rsidRDefault="00DD6EAE" w:rsidP="00DD6EAE">
      <w:pPr>
        <w:rPr>
          <w:rFonts w:ascii="Helvetica Neue Light" w:hAnsi="Helvetica Neue Light"/>
          <w:rPrChange w:id="2646" w:author="Arthur de Catheu" w:date="2014-06-20T17:08:00Z">
            <w:rPr/>
          </w:rPrChange>
        </w:rPr>
      </w:pPr>
      <w:r w:rsidRPr="00935764">
        <w:rPr>
          <w:rFonts w:ascii="Helvetica Neue Light" w:hAnsi="Helvetica Neue Light"/>
          <w:rPrChange w:id="2647" w:author="Arthur de Catheu" w:date="2014-06-20T17:08:00Z">
            <w:rPr/>
          </w:rPrChange>
        </w:rPr>
        <w:t>Cette séquence</w:t>
      </w:r>
      <w:r w:rsidR="00577DD2" w:rsidRPr="00935764">
        <w:rPr>
          <w:rFonts w:ascii="Helvetica Neue Light" w:hAnsi="Helvetica Neue Light"/>
          <w:rPrChange w:id="2648" w:author="Arthur de Catheu" w:date="2014-06-20T17:08:00Z">
            <w:rPr/>
          </w:rPrChange>
        </w:rPr>
        <w:t>-</w:t>
      </w:r>
      <w:r w:rsidRPr="00935764">
        <w:rPr>
          <w:rFonts w:ascii="Helvetica Neue Light" w:hAnsi="Helvetica Neue Light"/>
          <w:rPrChange w:id="2649" w:author="Arthur de Catheu" w:date="2014-06-20T17:08:00Z">
            <w:rPr/>
          </w:rPrChange>
        </w:rPr>
        <w:t xml:space="preserve">type pourra être complétée </w:t>
      </w:r>
      <w:r w:rsidR="00460E91" w:rsidRPr="00935764">
        <w:rPr>
          <w:rFonts w:ascii="Helvetica Neue Light" w:hAnsi="Helvetica Neue Light"/>
          <w:rPrChange w:id="2650" w:author="Arthur de Catheu" w:date="2014-06-20T17:08:00Z">
            <w:rPr/>
          </w:rPrChange>
        </w:rPr>
        <w:t xml:space="preserve">et / ou modifiée </w:t>
      </w:r>
      <w:r w:rsidRPr="00935764">
        <w:rPr>
          <w:rFonts w:ascii="Helvetica Neue Light" w:hAnsi="Helvetica Neue Light"/>
          <w:rPrChange w:id="2651" w:author="Arthur de Catheu" w:date="2014-06-20T17:08:00Z">
            <w:rPr/>
          </w:rPrChange>
        </w:rPr>
        <w:t xml:space="preserve">le cas échéant par toute action que </w:t>
      </w:r>
      <w:r w:rsidR="001A5271" w:rsidRPr="00935764">
        <w:rPr>
          <w:rFonts w:ascii="Helvetica Neue Light" w:hAnsi="Helvetica Neue Light"/>
          <w:rPrChange w:id="2652" w:author="Arthur de Catheu" w:date="2014-06-20T17:08:00Z">
            <w:rPr/>
          </w:rPrChange>
        </w:rPr>
        <w:t>l’équipe d’Analyse Crédit</w:t>
      </w:r>
      <w:r w:rsidR="00F24AE7" w:rsidRPr="00935764">
        <w:rPr>
          <w:rFonts w:ascii="Helvetica Neue Light" w:hAnsi="Helvetica Neue Light"/>
          <w:rPrChange w:id="2653" w:author="Arthur de Catheu" w:date="2014-06-20T17:08:00Z">
            <w:rPr/>
          </w:rPrChange>
        </w:rPr>
        <w:t xml:space="preserve"> </w:t>
      </w:r>
      <w:r w:rsidR="001A5271" w:rsidRPr="00935764">
        <w:rPr>
          <w:rFonts w:ascii="Helvetica Neue Light" w:hAnsi="Helvetica Neue Light"/>
          <w:rPrChange w:id="2654" w:author="Arthur de Catheu" w:date="2014-06-20T17:08:00Z">
            <w:rPr/>
          </w:rPrChange>
        </w:rPr>
        <w:t xml:space="preserve">jugera </w:t>
      </w:r>
      <w:r w:rsidRPr="00935764">
        <w:rPr>
          <w:rFonts w:ascii="Helvetica Neue Light" w:hAnsi="Helvetica Neue Light"/>
          <w:rPrChange w:id="2655" w:author="Arthur de Catheu" w:date="2014-06-20T17:08:00Z">
            <w:rPr/>
          </w:rPrChange>
        </w:rPr>
        <w:t>nécessaire d’effectuer afin d’accélérer le recouvrement des Créances.</w:t>
      </w:r>
    </w:p>
    <w:p w14:paraId="4969557F" w14:textId="77777777" w:rsidR="001A5271" w:rsidRPr="00935764" w:rsidRDefault="001A5271" w:rsidP="00DD6EAE">
      <w:pPr>
        <w:rPr>
          <w:rFonts w:ascii="Helvetica Neue Light" w:hAnsi="Helvetica Neue Light"/>
          <w:rPrChange w:id="2656" w:author="Arthur de Catheu" w:date="2014-06-20T17:08:00Z">
            <w:rPr/>
          </w:rPrChange>
        </w:rPr>
      </w:pPr>
    </w:p>
    <w:p w14:paraId="42E16F5F" w14:textId="65C4F0B4" w:rsidR="00CE49A4" w:rsidRPr="00935764" w:rsidRDefault="00CE49A4" w:rsidP="00CE49A4">
      <w:pPr>
        <w:rPr>
          <w:rFonts w:ascii="Helvetica Neue Light" w:hAnsi="Helvetica Neue Light"/>
          <w:rPrChange w:id="2657" w:author="Arthur de Catheu" w:date="2014-06-20T17:08:00Z">
            <w:rPr/>
          </w:rPrChange>
        </w:rPr>
      </w:pPr>
      <w:r w:rsidRPr="00935764">
        <w:rPr>
          <w:rFonts w:ascii="Helvetica Neue Light" w:hAnsi="Helvetica Neue Light"/>
          <w:rPrChange w:id="2658" w:author="Arthur de Catheu" w:date="2014-06-20T17:08:00Z">
            <w:rPr/>
          </w:rPrChange>
        </w:rPr>
        <w:t xml:space="preserve">Dans le cas où un Débiteur sollicite </w:t>
      </w:r>
      <w:r w:rsidR="002119A8" w:rsidRPr="00935764">
        <w:rPr>
          <w:rFonts w:ascii="Helvetica Neue Light" w:hAnsi="Helvetica Neue Light"/>
          <w:rPrChange w:id="2659" w:author="Arthur de Catheu" w:date="2014-06-20T17:08:00Z">
            <w:rPr/>
          </w:rPrChange>
        </w:rPr>
        <w:t>Finexkap AM</w:t>
      </w:r>
      <w:r w:rsidRPr="00935764">
        <w:rPr>
          <w:rFonts w:ascii="Helvetica Neue Light" w:hAnsi="Helvetica Neue Light"/>
          <w:rPrChange w:id="2660" w:author="Arthur de Catheu" w:date="2014-06-20T17:08:00Z">
            <w:rPr/>
          </w:rPrChange>
        </w:rPr>
        <w:t xml:space="preserve"> pour une demande de prorogation d’échéance </w:t>
      </w:r>
      <w:r w:rsidR="001A5271" w:rsidRPr="00935764">
        <w:rPr>
          <w:rFonts w:ascii="Helvetica Neue Light" w:hAnsi="Helvetica Neue Light"/>
          <w:rPrChange w:id="2661" w:author="Arthur de Catheu" w:date="2014-06-20T17:08:00Z">
            <w:rPr/>
          </w:rPrChange>
        </w:rPr>
        <w:t xml:space="preserve">ou d’échelonnement </w:t>
      </w:r>
      <w:r w:rsidRPr="00935764">
        <w:rPr>
          <w:rFonts w:ascii="Helvetica Neue Light" w:hAnsi="Helvetica Neue Light"/>
          <w:rPrChange w:id="2662" w:author="Arthur de Catheu" w:date="2014-06-20T17:08:00Z">
            <w:rPr/>
          </w:rPrChange>
        </w:rPr>
        <w:t xml:space="preserve">d’une Créance </w:t>
      </w:r>
      <w:r w:rsidR="001A5271" w:rsidRPr="00935764">
        <w:rPr>
          <w:rFonts w:ascii="Helvetica Neue Light" w:hAnsi="Helvetica Neue Light"/>
          <w:rPrChange w:id="2663" w:author="Arthur de Catheu" w:date="2014-06-20T17:08:00Z">
            <w:rPr/>
          </w:rPrChange>
        </w:rPr>
        <w:t>Cédée</w:t>
      </w:r>
      <w:r w:rsidRPr="00935764">
        <w:rPr>
          <w:rFonts w:ascii="Helvetica Neue Light" w:hAnsi="Helvetica Neue Light"/>
          <w:rPrChange w:id="2664" w:author="Arthur de Catheu" w:date="2014-06-20T17:08:00Z">
            <w:rPr/>
          </w:rPrChange>
        </w:rPr>
        <w:t>, deux cas de figure peuvent se présenter :</w:t>
      </w:r>
    </w:p>
    <w:p w14:paraId="3AD59EA7" w14:textId="56B77A6B" w:rsidR="00CE49A4" w:rsidRPr="00935764" w:rsidRDefault="00CE49A4" w:rsidP="00CE49A4">
      <w:pPr>
        <w:pStyle w:val="Paragraphedeliste"/>
        <w:numPr>
          <w:ilvl w:val="0"/>
          <w:numId w:val="203"/>
        </w:numPr>
        <w:rPr>
          <w:rFonts w:ascii="Helvetica Neue Light" w:hAnsi="Helvetica Neue Light"/>
          <w:rPrChange w:id="2665" w:author="Arthur de Catheu" w:date="2014-06-20T17:08:00Z">
            <w:rPr/>
          </w:rPrChange>
        </w:rPr>
      </w:pPr>
      <w:r w:rsidRPr="00935764">
        <w:rPr>
          <w:rFonts w:ascii="Helvetica Neue Light" w:hAnsi="Helvetica Neue Light"/>
          <w:rPrChange w:id="2666" w:author="Arthur de Catheu" w:date="2014-06-20T17:08:00Z">
            <w:rPr/>
          </w:rPrChange>
        </w:rPr>
        <w:t xml:space="preserve">la demande de prorogation </w:t>
      </w:r>
      <w:r w:rsidR="001A5271" w:rsidRPr="00935764">
        <w:rPr>
          <w:rFonts w:ascii="Helvetica Neue Light" w:hAnsi="Helvetica Neue Light"/>
          <w:rPrChange w:id="2667" w:author="Arthur de Catheu" w:date="2014-06-20T17:08:00Z">
            <w:rPr/>
          </w:rPrChange>
        </w:rPr>
        <w:t xml:space="preserve">ou d’échelonnement </w:t>
      </w:r>
      <w:r w:rsidRPr="00935764">
        <w:rPr>
          <w:rFonts w:ascii="Helvetica Neue Light" w:hAnsi="Helvetica Neue Light"/>
          <w:rPrChange w:id="2668" w:author="Arthur de Catheu" w:date="2014-06-20T17:08:00Z">
            <w:rPr/>
          </w:rPrChange>
        </w:rPr>
        <w:t xml:space="preserve">est consécutive à un retard dans la livraison ou la réalisation de la prestation assurée par le Cédant. </w:t>
      </w:r>
      <w:r w:rsidR="00673A73" w:rsidRPr="00935764">
        <w:rPr>
          <w:rFonts w:ascii="Helvetica Neue Light" w:hAnsi="Helvetica Neue Light"/>
          <w:rPrChange w:id="2669" w:author="Arthur de Catheu" w:date="2014-06-20T17:08:00Z">
            <w:rPr/>
          </w:rPrChange>
        </w:rPr>
        <w:t>L’analyste crédit en charge de la gestion de la Créance</w:t>
      </w:r>
      <w:r w:rsidRPr="00935764">
        <w:rPr>
          <w:rFonts w:ascii="Helvetica Neue Light" w:hAnsi="Helvetica Neue Light"/>
          <w:rPrChange w:id="2670" w:author="Arthur de Catheu" w:date="2014-06-20T17:08:00Z">
            <w:rPr/>
          </w:rPrChange>
        </w:rPr>
        <w:t xml:space="preserve"> constate alors un cas de Non-Conformité et procède à la </w:t>
      </w:r>
      <w:r w:rsidR="001A5271" w:rsidRPr="00935764">
        <w:rPr>
          <w:rFonts w:ascii="Helvetica Neue Light" w:hAnsi="Helvetica Neue Light"/>
          <w:rPrChange w:id="2671" w:author="Arthur de Catheu" w:date="2014-06-20T17:08:00Z">
            <w:rPr/>
          </w:rPrChange>
        </w:rPr>
        <w:t xml:space="preserve">résolution </w:t>
      </w:r>
      <w:r w:rsidRPr="00935764">
        <w:rPr>
          <w:rFonts w:ascii="Helvetica Neue Light" w:hAnsi="Helvetica Neue Light"/>
          <w:rPrChange w:id="2672" w:author="Arthur de Catheu" w:date="2014-06-20T17:08:00Z">
            <w:rPr/>
          </w:rPrChange>
        </w:rPr>
        <w:t xml:space="preserve">de la </w:t>
      </w:r>
      <w:r w:rsidR="001A5271" w:rsidRPr="00935764">
        <w:rPr>
          <w:rFonts w:ascii="Helvetica Neue Light" w:hAnsi="Helvetica Neue Light"/>
          <w:rPrChange w:id="2673" w:author="Arthur de Catheu" w:date="2014-06-20T17:08:00Z">
            <w:rPr/>
          </w:rPrChange>
        </w:rPr>
        <w:t xml:space="preserve">cession de la Créance </w:t>
      </w:r>
      <w:r w:rsidRPr="00935764">
        <w:rPr>
          <w:rFonts w:ascii="Helvetica Neue Light" w:hAnsi="Helvetica Neue Light"/>
          <w:rPrChange w:id="2674" w:author="Arthur de Catheu" w:date="2014-06-20T17:08:00Z">
            <w:rPr/>
          </w:rPrChange>
        </w:rPr>
        <w:t xml:space="preserve">considérée (voir </w:t>
      </w:r>
      <w:r w:rsidR="001A5271" w:rsidRPr="00935764">
        <w:rPr>
          <w:rFonts w:ascii="Helvetica Neue Light" w:hAnsi="Helvetica Neue Light"/>
          <w:rPrChange w:id="2675" w:author="Arthur de Catheu" w:date="2014-06-20T17:08:00Z">
            <w:rPr/>
          </w:rPrChange>
        </w:rPr>
        <w:fldChar w:fldCharType="begin"/>
      </w:r>
      <w:r w:rsidR="001A5271" w:rsidRPr="00935764">
        <w:rPr>
          <w:rFonts w:ascii="Helvetica Neue Light" w:hAnsi="Helvetica Neue Light"/>
          <w:rPrChange w:id="2676" w:author="Arthur de Catheu" w:date="2014-06-20T17:08:00Z">
            <w:rPr/>
          </w:rPrChange>
        </w:rPr>
        <w:instrText xml:space="preserve"> REF _Ref249180737 \h </w:instrText>
      </w:r>
      <w:r w:rsidR="001A5271" w:rsidRPr="00935764">
        <w:rPr>
          <w:rFonts w:ascii="Helvetica Neue Light" w:hAnsi="Helvetica Neue Light"/>
          <w:rPrChange w:id="2677" w:author="Arthur de Catheu" w:date="2014-06-20T17:08:00Z">
            <w:rPr>
              <w:rFonts w:ascii="Helvetica Neue Light" w:hAnsi="Helvetica Neue Light"/>
            </w:rPr>
          </w:rPrChange>
        </w:rPr>
      </w:r>
      <w:r w:rsidR="001A5271" w:rsidRPr="00935764">
        <w:rPr>
          <w:rFonts w:ascii="Helvetica Neue Light" w:hAnsi="Helvetica Neue Light"/>
          <w:rPrChange w:id="2678" w:author="Arthur de Catheu" w:date="2014-06-20T17:08:00Z">
            <w:rPr/>
          </w:rPrChange>
        </w:rPr>
        <w:fldChar w:fldCharType="separate"/>
      </w:r>
      <w:ins w:id="2679" w:author="Arthur de Catheu" w:date="2014-06-25T11:35:00Z">
        <w:r w:rsidR="005B0BF1" w:rsidRPr="00935764">
          <w:rPr>
            <w:rFonts w:ascii="Helvetica Neue Light" w:hAnsi="Helvetica Neue Light"/>
            <w:rPrChange w:id="2680" w:author="Arthur de Catheu" w:date="2014-06-20T17:08:00Z">
              <w:rPr/>
            </w:rPrChange>
          </w:rPr>
          <w:t xml:space="preserve"> Résolution et rachat de Créances</w:t>
        </w:r>
      </w:ins>
      <w:r w:rsidR="001A5271" w:rsidRPr="00935764">
        <w:rPr>
          <w:rFonts w:ascii="Helvetica Neue Light" w:hAnsi="Helvetica Neue Light"/>
          <w:rPrChange w:id="2681" w:author="Arthur de Catheu" w:date="2014-06-20T17:08:00Z">
            <w:rPr/>
          </w:rPrChange>
        </w:rPr>
        <w:fldChar w:fldCharType="end"/>
      </w:r>
      <w:r w:rsidR="00320783" w:rsidRPr="00935764">
        <w:rPr>
          <w:rFonts w:ascii="Helvetica Neue Light" w:hAnsi="Helvetica Neue Light"/>
          <w:rPrChange w:id="2682" w:author="Arthur de Catheu" w:date="2014-06-20T17:08:00Z">
            <w:rPr/>
          </w:rPrChange>
        </w:rPr>
        <w:t xml:space="preserve"> </w:t>
      </w:r>
      <w:r w:rsidR="002E078C" w:rsidRPr="00935764">
        <w:rPr>
          <w:rFonts w:ascii="Helvetica Neue Light" w:hAnsi="Helvetica Neue Light"/>
          <w:rPrChange w:id="2683" w:author="Arthur de Catheu" w:date="2014-06-20T17:08:00Z">
            <w:rPr/>
          </w:rPrChange>
        </w:rPr>
        <w:t>–</w:t>
      </w:r>
      <w:r w:rsidRPr="00935764">
        <w:rPr>
          <w:rFonts w:ascii="Helvetica Neue Light" w:hAnsi="Helvetica Neue Light"/>
          <w:rPrChange w:id="2684" w:author="Arthur de Catheu" w:date="2014-06-20T17:08:00Z">
            <w:rPr/>
          </w:rPrChange>
        </w:rPr>
        <w:t xml:space="preserve"> </w:t>
      </w:r>
      <w:r w:rsidR="001A5271" w:rsidRPr="00935764">
        <w:rPr>
          <w:rFonts w:ascii="Helvetica Neue Light" w:hAnsi="Helvetica Neue Light"/>
          <w:rPrChange w:id="2685" w:author="Arthur de Catheu" w:date="2014-06-20T17:08:00Z">
            <w:rPr/>
          </w:rPrChange>
        </w:rPr>
        <w:fldChar w:fldCharType="begin"/>
      </w:r>
      <w:r w:rsidR="001A5271" w:rsidRPr="00935764">
        <w:rPr>
          <w:rFonts w:ascii="Helvetica Neue Light" w:hAnsi="Helvetica Neue Light"/>
          <w:rPrChange w:id="2686" w:author="Arthur de Catheu" w:date="2014-06-20T17:08:00Z">
            <w:rPr/>
          </w:rPrChange>
        </w:rPr>
        <w:instrText xml:space="preserve"> REF _Ref249180737 \w \h </w:instrText>
      </w:r>
      <w:r w:rsidR="001A5271" w:rsidRPr="00935764">
        <w:rPr>
          <w:rFonts w:ascii="Helvetica Neue Light" w:hAnsi="Helvetica Neue Light"/>
          <w:rPrChange w:id="2687" w:author="Arthur de Catheu" w:date="2014-06-20T17:08:00Z">
            <w:rPr>
              <w:rFonts w:ascii="Helvetica Neue Light" w:hAnsi="Helvetica Neue Light"/>
            </w:rPr>
          </w:rPrChange>
        </w:rPr>
      </w:r>
      <w:r w:rsidR="001A5271" w:rsidRPr="00935764">
        <w:rPr>
          <w:rFonts w:ascii="Helvetica Neue Light" w:hAnsi="Helvetica Neue Light"/>
          <w:rPrChange w:id="2688" w:author="Arthur de Catheu" w:date="2014-06-20T17:08:00Z">
            <w:rPr/>
          </w:rPrChange>
        </w:rPr>
        <w:fldChar w:fldCharType="separate"/>
      </w:r>
      <w:r w:rsidR="005B0BF1">
        <w:rPr>
          <w:rFonts w:ascii="Helvetica Neue Light" w:hAnsi="Helvetica Neue Light"/>
        </w:rPr>
        <w:t>VIII.H</w:t>
      </w:r>
      <w:r w:rsidR="001A5271" w:rsidRPr="00935764">
        <w:rPr>
          <w:rFonts w:ascii="Helvetica Neue Light" w:hAnsi="Helvetica Neue Light"/>
          <w:rPrChange w:id="2689" w:author="Arthur de Catheu" w:date="2014-06-20T17:08:00Z">
            <w:rPr/>
          </w:rPrChange>
        </w:rPr>
        <w:fldChar w:fldCharType="end"/>
      </w:r>
      <w:r w:rsidRPr="00935764">
        <w:rPr>
          <w:rFonts w:ascii="Helvetica Neue Light" w:hAnsi="Helvetica Neue Light"/>
          <w:rPrChange w:id="2690" w:author="Arthur de Catheu" w:date="2014-06-20T17:08:00Z">
            <w:rPr/>
          </w:rPrChange>
        </w:rPr>
        <w:t>)</w:t>
      </w:r>
      <w:r w:rsidR="00871913" w:rsidRPr="00935764">
        <w:rPr>
          <w:rFonts w:ascii="Helvetica Neue Light" w:hAnsi="Helvetica Neue Light"/>
          <w:rPrChange w:id="2691" w:author="Arthur de Catheu" w:date="2014-06-20T17:08:00Z">
            <w:rPr/>
          </w:rPrChange>
        </w:rPr>
        <w:t> ;</w:t>
      </w:r>
    </w:p>
    <w:p w14:paraId="7781333F" w14:textId="16F3C9E0" w:rsidR="00E53185" w:rsidRPr="00935764" w:rsidRDefault="00CE49A4" w:rsidP="006F5558">
      <w:pPr>
        <w:pStyle w:val="Paragraphedeliste"/>
        <w:numPr>
          <w:ilvl w:val="0"/>
          <w:numId w:val="203"/>
        </w:numPr>
        <w:rPr>
          <w:rFonts w:ascii="Helvetica Neue Light" w:hAnsi="Helvetica Neue Light"/>
          <w:rPrChange w:id="2692" w:author="Arthur de Catheu" w:date="2014-06-20T17:08:00Z">
            <w:rPr/>
          </w:rPrChange>
        </w:rPr>
      </w:pPr>
      <w:r w:rsidRPr="00935764">
        <w:rPr>
          <w:rFonts w:ascii="Helvetica Neue Light" w:hAnsi="Helvetica Neue Light"/>
          <w:rPrChange w:id="2693" w:author="Arthur de Catheu" w:date="2014-06-20T17:08:00Z">
            <w:rPr/>
          </w:rPrChange>
        </w:rPr>
        <w:t xml:space="preserve">la demande de prorogation </w:t>
      </w:r>
      <w:r w:rsidR="0095411C" w:rsidRPr="00935764">
        <w:rPr>
          <w:rFonts w:ascii="Helvetica Neue Light" w:hAnsi="Helvetica Neue Light"/>
          <w:rPrChange w:id="2694" w:author="Arthur de Catheu" w:date="2014-06-20T17:08:00Z">
            <w:rPr/>
          </w:rPrChange>
        </w:rPr>
        <w:t xml:space="preserve">ou d’échelonnement </w:t>
      </w:r>
      <w:r w:rsidRPr="00935764">
        <w:rPr>
          <w:rFonts w:ascii="Helvetica Neue Light" w:hAnsi="Helvetica Neue Light"/>
          <w:rPrChange w:id="2695" w:author="Arthur de Catheu" w:date="2014-06-20T17:08:00Z">
            <w:rPr/>
          </w:rPrChange>
        </w:rPr>
        <w:t xml:space="preserve">est sollicitée par le Débiteur pour faire face à un problème de trésorerie. </w:t>
      </w:r>
      <w:r w:rsidR="00673A73" w:rsidRPr="00935764">
        <w:rPr>
          <w:rFonts w:ascii="Helvetica Neue Light" w:hAnsi="Helvetica Neue Light"/>
          <w:rPrChange w:id="2696" w:author="Arthur de Catheu" w:date="2014-06-20T17:08:00Z">
            <w:rPr/>
          </w:rPrChange>
        </w:rPr>
        <w:t>L’analyste crédit en charge de la gestion de la Créance</w:t>
      </w:r>
      <w:r w:rsidRPr="00935764">
        <w:rPr>
          <w:rFonts w:ascii="Helvetica Neue Light" w:hAnsi="Helvetica Neue Light"/>
          <w:rPrChange w:id="2697" w:author="Arthur de Catheu" w:date="2014-06-20T17:08:00Z">
            <w:rPr/>
          </w:rPrChange>
        </w:rPr>
        <w:t xml:space="preserve"> contacte </w:t>
      </w:r>
      <w:r w:rsidR="002E078C" w:rsidRPr="00935764">
        <w:rPr>
          <w:rFonts w:ascii="Helvetica Neue Light" w:hAnsi="Helvetica Neue Light"/>
          <w:rPrChange w:id="2698" w:author="Arthur de Catheu" w:date="2014-06-20T17:08:00Z">
            <w:rPr/>
          </w:rPrChange>
        </w:rPr>
        <w:t>a</w:t>
      </w:r>
      <w:r w:rsidRPr="00935764">
        <w:rPr>
          <w:rFonts w:ascii="Helvetica Neue Light" w:hAnsi="Helvetica Neue Light"/>
          <w:rPrChange w:id="2699" w:author="Arthur de Catheu" w:date="2014-06-20T17:08:00Z">
            <w:rPr/>
          </w:rPrChange>
        </w:rPr>
        <w:t xml:space="preserve">lors le Cédant pour lui proposer le </w:t>
      </w:r>
      <w:r w:rsidR="001A5271" w:rsidRPr="00935764">
        <w:rPr>
          <w:rFonts w:ascii="Helvetica Neue Light" w:hAnsi="Helvetica Neue Light"/>
          <w:rPrChange w:id="2700" w:author="Arthur de Catheu" w:date="2014-06-20T17:08:00Z">
            <w:rPr/>
          </w:rPrChange>
        </w:rPr>
        <w:t xml:space="preserve">rachat </w:t>
      </w:r>
      <w:r w:rsidRPr="00935764">
        <w:rPr>
          <w:rFonts w:ascii="Helvetica Neue Light" w:hAnsi="Helvetica Neue Light"/>
          <w:rPrChange w:id="2701" w:author="Arthur de Catheu" w:date="2014-06-20T17:08:00Z">
            <w:rPr/>
          </w:rPrChange>
        </w:rPr>
        <w:t xml:space="preserve">de la Créance. Dans le cas où le Cédant ne souhaite pas racheter la Créance, </w:t>
      </w:r>
      <w:r w:rsidR="001A5271" w:rsidRPr="00935764">
        <w:rPr>
          <w:rFonts w:ascii="Helvetica Neue Light" w:hAnsi="Helvetica Neue Light"/>
          <w:rPrChange w:id="2702" w:author="Arthur de Catheu" w:date="2014-06-20T17:08:00Z">
            <w:rPr/>
          </w:rPrChange>
        </w:rPr>
        <w:t xml:space="preserve">et sur décision du Comité de Crédit, </w:t>
      </w:r>
      <w:r w:rsidR="00673A73" w:rsidRPr="00935764">
        <w:rPr>
          <w:rFonts w:ascii="Helvetica Neue Light" w:hAnsi="Helvetica Neue Light"/>
          <w:rPrChange w:id="2703" w:author="Arthur de Catheu" w:date="2014-06-20T17:08:00Z">
            <w:rPr/>
          </w:rPrChange>
        </w:rPr>
        <w:t>l’analyste crédit en charge de la gestion de la Créance</w:t>
      </w:r>
      <w:r w:rsidRPr="00935764">
        <w:rPr>
          <w:rFonts w:ascii="Helvetica Neue Light" w:hAnsi="Helvetica Neue Light"/>
          <w:rPrChange w:id="2704" w:author="Arthur de Catheu" w:date="2014-06-20T17:08:00Z">
            <w:rPr/>
          </w:rPrChange>
        </w:rPr>
        <w:t xml:space="preserve"> mandate le </w:t>
      </w:r>
      <w:r w:rsidR="00C53BBE" w:rsidRPr="00935764">
        <w:rPr>
          <w:rFonts w:ascii="Helvetica Neue Light" w:hAnsi="Helvetica Neue Light"/>
          <w:rPrChange w:id="2705" w:author="Arthur de Catheu" w:date="2014-06-20T17:08:00Z">
            <w:rPr/>
          </w:rPrChange>
        </w:rPr>
        <w:t>Recouvreur</w:t>
      </w:r>
      <w:r w:rsidRPr="00935764">
        <w:rPr>
          <w:rFonts w:ascii="Helvetica Neue Light" w:hAnsi="Helvetica Neue Light"/>
          <w:rPrChange w:id="2706" w:author="Arthur de Catheu" w:date="2014-06-20T17:08:00Z">
            <w:rPr/>
          </w:rPrChange>
        </w:rPr>
        <w:t xml:space="preserve"> pour le recouvrement de la Créance</w:t>
      </w:r>
      <w:r w:rsidR="001A5271" w:rsidRPr="00935764">
        <w:rPr>
          <w:rFonts w:ascii="Helvetica Neue Light" w:hAnsi="Helvetica Neue Light"/>
          <w:rPrChange w:id="2707" w:author="Arthur de Catheu" w:date="2014-06-20T17:08:00Z">
            <w:rPr/>
          </w:rPrChange>
        </w:rPr>
        <w:t xml:space="preserve"> par l’intermédiaire d’une </w:t>
      </w:r>
      <w:r w:rsidR="001A5271" w:rsidRPr="00935764">
        <w:rPr>
          <w:rFonts w:ascii="Helvetica Neue Light" w:eastAsia="Times New Roman" w:hAnsi="Helvetica Neue Light" w:cs="Times New Roman"/>
          <w:rPrChange w:id="2708" w:author="Arthur de Catheu" w:date="2014-06-20T17:08:00Z">
            <w:rPr>
              <w:rFonts w:eastAsia="Times New Roman" w:cs="Times New Roman"/>
            </w:rPr>
          </w:rPrChange>
        </w:rPr>
        <w:t>Demande d'Intervention Contentieuse</w:t>
      </w:r>
      <w:r w:rsidRPr="00935764">
        <w:rPr>
          <w:rFonts w:ascii="Helvetica Neue Light" w:hAnsi="Helvetica Neue Light"/>
          <w:rPrChange w:id="2709" w:author="Arthur de Catheu" w:date="2014-06-20T17:08:00Z">
            <w:rPr/>
          </w:rPrChange>
        </w:rPr>
        <w:t>.</w:t>
      </w:r>
    </w:p>
    <w:p w14:paraId="6DBDF7CF" w14:textId="3B47CD53" w:rsidR="00156B5B" w:rsidRPr="00935764" w:rsidRDefault="00875D37">
      <w:pPr>
        <w:pStyle w:val="Titre3"/>
        <w:rPr>
          <w:rFonts w:ascii="Helvetica Neue Light" w:hAnsi="Helvetica Neue Light"/>
          <w:rPrChange w:id="2710" w:author="Arthur de Catheu" w:date="2014-06-20T17:08:00Z">
            <w:rPr/>
          </w:rPrChange>
        </w:rPr>
      </w:pPr>
      <w:bookmarkStart w:id="2711" w:name="_Ref380140338"/>
      <w:bookmarkStart w:id="2712" w:name="_Toc265315335"/>
      <w:r w:rsidRPr="00935764">
        <w:rPr>
          <w:rFonts w:ascii="Helvetica Neue Light" w:hAnsi="Helvetica Neue Light"/>
          <w:rPrChange w:id="2713" w:author="Arthur de Catheu" w:date="2014-06-20T17:08:00Z">
            <w:rPr>
              <w:rFonts w:eastAsiaTheme="minorEastAsia" w:cstheme="minorBidi"/>
              <w:b w:val="0"/>
              <w:bCs w:val="0"/>
              <w:sz w:val="20"/>
            </w:rPr>
          </w:rPrChange>
        </w:rPr>
        <w:t xml:space="preserve">Notification au Débiteur </w:t>
      </w:r>
      <w:r w:rsidR="00542EA4" w:rsidRPr="00935764">
        <w:rPr>
          <w:rFonts w:ascii="Helvetica Neue Light" w:hAnsi="Helvetica Neue Light"/>
          <w:rPrChange w:id="2714" w:author="Arthur de Catheu" w:date="2014-06-20T17:08:00Z">
            <w:rPr>
              <w:rFonts w:eastAsiaTheme="minorEastAsia" w:cstheme="minorBidi"/>
              <w:b w:val="0"/>
              <w:bCs w:val="0"/>
              <w:sz w:val="20"/>
            </w:rPr>
          </w:rPrChange>
        </w:rPr>
        <w:t xml:space="preserve">de </w:t>
      </w:r>
      <w:r w:rsidRPr="00935764">
        <w:rPr>
          <w:rFonts w:ascii="Helvetica Neue Light" w:hAnsi="Helvetica Neue Light"/>
          <w:rPrChange w:id="2715" w:author="Arthur de Catheu" w:date="2014-06-20T17:08:00Z">
            <w:rPr>
              <w:rFonts w:eastAsiaTheme="minorEastAsia" w:cstheme="minorBidi"/>
              <w:b w:val="0"/>
              <w:bCs w:val="0"/>
              <w:sz w:val="20"/>
            </w:rPr>
          </w:rPrChange>
        </w:rPr>
        <w:t>l’acquisition</w:t>
      </w:r>
      <w:r w:rsidR="007E5F0E" w:rsidRPr="00935764">
        <w:rPr>
          <w:rFonts w:ascii="Helvetica Neue Light" w:hAnsi="Helvetica Neue Light"/>
          <w:rPrChange w:id="2716" w:author="Arthur de Catheu" w:date="2014-06-20T17:08:00Z">
            <w:rPr>
              <w:rFonts w:eastAsiaTheme="minorEastAsia" w:cstheme="minorBidi"/>
              <w:b w:val="0"/>
              <w:bCs w:val="0"/>
              <w:sz w:val="20"/>
            </w:rPr>
          </w:rPrChange>
        </w:rPr>
        <w:t xml:space="preserve"> de la Créance</w:t>
      </w:r>
      <w:bookmarkEnd w:id="2644"/>
      <w:r w:rsidR="00542EA4" w:rsidRPr="00935764">
        <w:rPr>
          <w:rFonts w:ascii="Helvetica Neue Light" w:hAnsi="Helvetica Neue Light"/>
          <w:rPrChange w:id="2717" w:author="Arthur de Catheu" w:date="2014-06-20T17:08:00Z">
            <w:rPr>
              <w:rFonts w:eastAsiaTheme="minorEastAsia" w:cstheme="minorBidi"/>
              <w:b w:val="0"/>
              <w:bCs w:val="0"/>
              <w:sz w:val="20"/>
            </w:rPr>
          </w:rPrChange>
        </w:rPr>
        <w:t xml:space="preserve"> </w:t>
      </w:r>
      <w:r w:rsidR="001723F0" w:rsidRPr="00935764">
        <w:rPr>
          <w:rFonts w:ascii="Helvetica Neue Light" w:hAnsi="Helvetica Neue Light"/>
          <w:rPrChange w:id="2718" w:author="Arthur de Catheu" w:date="2014-06-20T17:08:00Z">
            <w:rPr>
              <w:rFonts w:eastAsiaTheme="minorEastAsia" w:cstheme="minorBidi"/>
              <w:b w:val="0"/>
              <w:bCs w:val="0"/>
              <w:sz w:val="20"/>
            </w:rPr>
          </w:rPrChange>
        </w:rPr>
        <w:t>[</w:t>
      </w:r>
      <w:r w:rsidR="002119A8" w:rsidRPr="00935764">
        <w:rPr>
          <w:rFonts w:ascii="Helvetica Neue Light" w:hAnsi="Helvetica Neue Light"/>
          <w:rPrChange w:id="2719" w:author="Arthur de Catheu" w:date="2014-06-20T17:08:00Z">
            <w:rPr>
              <w:rFonts w:eastAsiaTheme="minorEastAsia" w:cstheme="minorBidi"/>
              <w:b w:val="0"/>
              <w:bCs w:val="0"/>
              <w:sz w:val="20"/>
            </w:rPr>
          </w:rPrChange>
        </w:rPr>
        <w:t>Finexkap AM</w:t>
      </w:r>
      <w:r w:rsidR="001723F0" w:rsidRPr="00935764">
        <w:rPr>
          <w:rFonts w:ascii="Helvetica Neue Light" w:hAnsi="Helvetica Neue Light"/>
          <w:rPrChange w:id="2720" w:author="Arthur de Catheu" w:date="2014-06-20T17:08:00Z">
            <w:rPr>
              <w:rFonts w:eastAsiaTheme="minorEastAsia" w:cstheme="minorBidi"/>
              <w:b w:val="0"/>
              <w:bCs w:val="0"/>
              <w:sz w:val="20"/>
            </w:rPr>
          </w:rPrChange>
        </w:rPr>
        <w:t>]</w:t>
      </w:r>
      <w:bookmarkEnd w:id="2645"/>
      <w:bookmarkEnd w:id="2711"/>
      <w:bookmarkEnd w:id="2712"/>
    </w:p>
    <w:p w14:paraId="2BD8BA2F" w14:textId="6DAC4416" w:rsidR="00542EA4" w:rsidRPr="00935764" w:rsidRDefault="002119A8" w:rsidP="00542EA4">
      <w:pPr>
        <w:spacing w:before="120"/>
        <w:rPr>
          <w:rFonts w:ascii="Helvetica Neue Light" w:hAnsi="Helvetica Neue Light"/>
          <w:rPrChange w:id="2721" w:author="Arthur de Catheu" w:date="2014-06-20T17:08:00Z">
            <w:rPr/>
          </w:rPrChange>
        </w:rPr>
      </w:pPr>
      <w:r w:rsidRPr="00935764">
        <w:rPr>
          <w:rFonts w:ascii="Helvetica Neue Light" w:hAnsi="Helvetica Neue Light"/>
          <w:rPrChange w:id="2722" w:author="Arthur de Catheu" w:date="2014-06-20T17:08:00Z">
            <w:rPr/>
          </w:rPrChange>
        </w:rPr>
        <w:t>Finexkap AM</w:t>
      </w:r>
      <w:r w:rsidR="00577DD2" w:rsidRPr="00935764">
        <w:rPr>
          <w:rFonts w:ascii="Helvetica Neue Light" w:hAnsi="Helvetica Neue Light"/>
          <w:rPrChange w:id="2723" w:author="Arthur de Catheu" w:date="2014-06-20T17:08:00Z">
            <w:rPr/>
          </w:rPrChange>
        </w:rPr>
        <w:t xml:space="preserve"> </w:t>
      </w:r>
      <w:r w:rsidR="00542EA4" w:rsidRPr="00935764">
        <w:rPr>
          <w:rFonts w:ascii="Helvetica Neue Light" w:hAnsi="Helvetica Neue Light"/>
          <w:rPrChange w:id="2724" w:author="Arthur de Catheu" w:date="2014-06-20T17:08:00Z">
            <w:rPr/>
          </w:rPrChange>
        </w:rPr>
        <w:t xml:space="preserve">informe les Débiteurs, au moyen d’une </w:t>
      </w:r>
      <w:r w:rsidR="005C3C6A" w:rsidRPr="00935764">
        <w:rPr>
          <w:rFonts w:ascii="Helvetica Neue Light" w:hAnsi="Helvetica Neue Light"/>
          <w:rPrChange w:id="2725" w:author="Arthur de Catheu" w:date="2014-06-20T17:08:00Z">
            <w:rPr/>
          </w:rPrChange>
        </w:rPr>
        <w:t xml:space="preserve">Notification de Cession </w:t>
      </w:r>
      <w:r w:rsidR="00542EA4" w:rsidRPr="00935764">
        <w:rPr>
          <w:rFonts w:ascii="Helvetica Neue Light" w:hAnsi="Helvetica Neue Light"/>
          <w:rPrChange w:id="2726" w:author="Arthur de Catheu" w:date="2014-06-20T17:08:00Z">
            <w:rPr/>
          </w:rPrChange>
        </w:rPr>
        <w:t xml:space="preserve">adressée par email </w:t>
      </w:r>
      <w:r w:rsidR="00212A18" w:rsidRPr="00935764">
        <w:rPr>
          <w:rFonts w:ascii="Helvetica Neue Light" w:hAnsi="Helvetica Neue Light"/>
          <w:rPrChange w:id="2727" w:author="Arthur de Catheu" w:date="2014-06-20T17:08:00Z">
            <w:rPr/>
          </w:rPrChange>
        </w:rPr>
        <w:t xml:space="preserve">et par un courrier </w:t>
      </w:r>
      <w:r w:rsidR="004B1814" w:rsidRPr="00935764">
        <w:rPr>
          <w:rFonts w:ascii="Helvetica Neue Light" w:hAnsi="Helvetica Neue Light"/>
          <w:rPrChange w:id="2728" w:author="Arthur de Catheu" w:date="2014-06-20T17:08:00Z">
            <w:rPr/>
          </w:rPrChange>
        </w:rPr>
        <w:t>simple</w:t>
      </w:r>
      <w:r w:rsidR="00212A18" w:rsidRPr="00935764">
        <w:rPr>
          <w:rFonts w:ascii="Helvetica Neue Light" w:hAnsi="Helvetica Neue Light"/>
          <w:rPrChange w:id="2729" w:author="Arthur de Catheu" w:date="2014-06-20T17:08:00Z">
            <w:rPr/>
          </w:rPrChange>
        </w:rPr>
        <w:t xml:space="preserve"> </w:t>
      </w:r>
      <w:r w:rsidR="00542EA4" w:rsidRPr="00935764">
        <w:rPr>
          <w:rFonts w:ascii="Helvetica Neue Light" w:hAnsi="Helvetica Neue Light"/>
          <w:rPrChange w:id="2730" w:author="Arthur de Catheu" w:date="2014-06-20T17:08:00Z">
            <w:rPr/>
          </w:rPrChange>
        </w:rPr>
        <w:t xml:space="preserve">dans les deux (2) Jours Ouvrés suivant </w:t>
      </w:r>
      <w:r w:rsidR="006F5558" w:rsidRPr="00935764">
        <w:rPr>
          <w:rFonts w:ascii="Helvetica Neue Light" w:hAnsi="Helvetica Neue Light"/>
          <w:rPrChange w:id="2731" w:author="Arthur de Catheu" w:date="2014-06-20T17:08:00Z">
            <w:rPr/>
          </w:rPrChange>
        </w:rPr>
        <w:t>la signature de l’Acte de Cession par le Cédant</w:t>
      </w:r>
      <w:r w:rsidR="00542EA4" w:rsidRPr="00935764">
        <w:rPr>
          <w:rFonts w:ascii="Helvetica Neue Light" w:hAnsi="Helvetica Neue Light"/>
          <w:rPrChange w:id="2732" w:author="Arthur de Catheu" w:date="2014-06-20T17:08:00Z">
            <w:rPr/>
          </w:rPrChange>
        </w:rPr>
        <w:t> :</w:t>
      </w:r>
    </w:p>
    <w:p w14:paraId="346B6BD3" w14:textId="5F648B03" w:rsidR="00542EA4" w:rsidRPr="00935764" w:rsidRDefault="005C3C6A" w:rsidP="00DD6EAE">
      <w:pPr>
        <w:pStyle w:val="Paragraphedeliste"/>
        <w:numPr>
          <w:ilvl w:val="0"/>
          <w:numId w:val="181"/>
        </w:numPr>
        <w:rPr>
          <w:rFonts w:ascii="Helvetica Neue Light" w:hAnsi="Helvetica Neue Light"/>
          <w:rPrChange w:id="2733" w:author="Arthur de Catheu" w:date="2014-06-20T17:08:00Z">
            <w:rPr/>
          </w:rPrChange>
        </w:rPr>
      </w:pPr>
      <w:r w:rsidRPr="00935764">
        <w:rPr>
          <w:rFonts w:ascii="Helvetica Neue Light" w:hAnsi="Helvetica Neue Light"/>
          <w:rPrChange w:id="2734" w:author="Arthur de Catheu" w:date="2014-06-20T17:08:00Z">
            <w:rPr/>
          </w:rPrChange>
        </w:rPr>
        <w:t xml:space="preserve">de </w:t>
      </w:r>
      <w:r w:rsidR="00542EA4" w:rsidRPr="00935764">
        <w:rPr>
          <w:rFonts w:ascii="Helvetica Neue Light" w:hAnsi="Helvetica Neue Light"/>
          <w:rPrChange w:id="2735" w:author="Arthur de Catheu" w:date="2014-06-20T17:08:00Z">
            <w:rPr/>
          </w:rPrChange>
        </w:rPr>
        <w:t>la cession des Créances Cédées en demandant aux Débiteurs :</w:t>
      </w:r>
    </w:p>
    <w:p w14:paraId="181453D3" w14:textId="4D02ECE3" w:rsidR="00542EA4" w:rsidRPr="00935764" w:rsidRDefault="00253995" w:rsidP="00DD6EAE">
      <w:pPr>
        <w:pStyle w:val="Paragraphedeliste"/>
        <w:numPr>
          <w:ilvl w:val="1"/>
          <w:numId w:val="181"/>
        </w:numPr>
        <w:rPr>
          <w:rFonts w:ascii="Helvetica Neue Light" w:hAnsi="Helvetica Neue Light"/>
          <w:rPrChange w:id="2736" w:author="Arthur de Catheu" w:date="2014-06-20T17:08:00Z">
            <w:rPr/>
          </w:rPrChange>
        </w:rPr>
      </w:pPr>
      <w:r w:rsidRPr="00935764">
        <w:rPr>
          <w:rFonts w:ascii="Helvetica Neue Light" w:hAnsi="Helvetica Neue Light"/>
          <w:rPrChange w:id="2737" w:author="Arthur de Catheu" w:date="2014-06-20T17:08:00Z">
            <w:rPr/>
          </w:rPrChange>
        </w:rPr>
        <w:t>d</w:t>
      </w:r>
      <w:r w:rsidR="00542EA4" w:rsidRPr="00935764">
        <w:rPr>
          <w:rFonts w:ascii="Helvetica Neue Light" w:hAnsi="Helvetica Neue Light"/>
          <w:rPrChange w:id="2738" w:author="Arthur de Catheu" w:date="2014-06-20T17:08:00Z">
            <w:rPr/>
          </w:rPrChange>
        </w:rPr>
        <w:t xml:space="preserve">’effectuer tous paiements au titre des Créances Cédées entre les mains du seul </w:t>
      </w:r>
      <w:r w:rsidR="00A37D87" w:rsidRPr="00935764">
        <w:rPr>
          <w:rFonts w:ascii="Helvetica Neue Light" w:hAnsi="Helvetica Neue Light"/>
          <w:rPrChange w:id="2739" w:author="Arthur de Catheu" w:date="2014-06-20T17:08:00Z">
            <w:rPr/>
          </w:rPrChange>
        </w:rPr>
        <w:t>FCT 2014</w:t>
      </w:r>
      <w:r w:rsidR="00542EA4" w:rsidRPr="00935764">
        <w:rPr>
          <w:rFonts w:ascii="Helvetica Neue Light" w:hAnsi="Helvetica Neue Light"/>
          <w:rPrChange w:id="2740" w:author="Arthur de Catheu" w:date="2014-06-20T17:08:00Z">
            <w:rPr/>
          </w:rPrChange>
        </w:rPr>
        <w:t xml:space="preserve"> à compter de la réception de la Notification de Cession ; et</w:t>
      </w:r>
    </w:p>
    <w:p w14:paraId="5EE074C8" w14:textId="35B1F348" w:rsidR="00542EA4" w:rsidRPr="00935764" w:rsidRDefault="00253995" w:rsidP="00DD6EAE">
      <w:pPr>
        <w:pStyle w:val="Paragraphedeliste"/>
        <w:numPr>
          <w:ilvl w:val="1"/>
          <w:numId w:val="181"/>
        </w:numPr>
        <w:rPr>
          <w:rFonts w:ascii="Helvetica Neue Light" w:hAnsi="Helvetica Neue Light"/>
          <w:rPrChange w:id="2741" w:author="Arthur de Catheu" w:date="2014-06-20T17:08:00Z">
            <w:rPr/>
          </w:rPrChange>
        </w:rPr>
      </w:pPr>
      <w:r w:rsidRPr="00935764">
        <w:rPr>
          <w:rFonts w:ascii="Helvetica Neue Light" w:hAnsi="Helvetica Neue Light"/>
          <w:rPrChange w:id="2742" w:author="Arthur de Catheu" w:date="2014-06-20T17:08:00Z">
            <w:rPr/>
          </w:rPrChange>
        </w:rPr>
        <w:t>d</w:t>
      </w:r>
      <w:r w:rsidR="00542EA4" w:rsidRPr="00935764">
        <w:rPr>
          <w:rFonts w:ascii="Helvetica Neue Light" w:hAnsi="Helvetica Neue Light"/>
          <w:rPrChange w:id="2743" w:author="Arthur de Catheu" w:date="2014-06-20T17:08:00Z">
            <w:rPr/>
          </w:rPrChange>
        </w:rPr>
        <w:t xml:space="preserve">e porter le cas échéant et par tous moyens à la connaissance </w:t>
      </w:r>
      <w:r w:rsidR="004C69C9" w:rsidRPr="00935764">
        <w:rPr>
          <w:rFonts w:ascii="Helvetica Neue Light" w:hAnsi="Helvetica Neue Light"/>
          <w:rPrChange w:id="2744" w:author="Arthur de Catheu" w:date="2014-06-20T17:08:00Z">
            <w:rPr/>
          </w:rPrChange>
        </w:rPr>
        <w:t xml:space="preserve">de </w:t>
      </w:r>
      <w:r w:rsidR="002119A8" w:rsidRPr="00935764">
        <w:rPr>
          <w:rFonts w:ascii="Helvetica Neue Light" w:hAnsi="Helvetica Neue Light"/>
          <w:rPrChange w:id="2745" w:author="Arthur de Catheu" w:date="2014-06-20T17:08:00Z">
            <w:rPr/>
          </w:rPrChange>
        </w:rPr>
        <w:t>Finexkap AM</w:t>
      </w:r>
      <w:r w:rsidR="004C69C9" w:rsidRPr="00935764">
        <w:rPr>
          <w:rFonts w:ascii="Helvetica Neue Light" w:hAnsi="Helvetica Neue Light"/>
          <w:rPrChange w:id="2746" w:author="Arthur de Catheu" w:date="2014-06-20T17:08:00Z">
            <w:rPr/>
          </w:rPrChange>
        </w:rPr>
        <w:t xml:space="preserve"> </w:t>
      </w:r>
      <w:r w:rsidR="00542EA4" w:rsidRPr="00935764">
        <w:rPr>
          <w:rFonts w:ascii="Helvetica Neue Light" w:hAnsi="Helvetica Neue Light"/>
          <w:rPrChange w:id="2747" w:author="Arthur de Catheu" w:date="2014-06-20T17:08:00Z">
            <w:rPr/>
          </w:rPrChange>
        </w:rPr>
        <w:t>:</w:t>
      </w:r>
    </w:p>
    <w:p w14:paraId="63ED0029" w14:textId="799869A9" w:rsidR="00542EA4" w:rsidRPr="00935764" w:rsidRDefault="00253995" w:rsidP="00DD6EAE">
      <w:pPr>
        <w:pStyle w:val="Paragraphedeliste"/>
        <w:numPr>
          <w:ilvl w:val="2"/>
          <w:numId w:val="181"/>
        </w:numPr>
        <w:rPr>
          <w:rFonts w:ascii="Helvetica Neue Light" w:hAnsi="Helvetica Neue Light"/>
          <w:rPrChange w:id="2748" w:author="Arthur de Catheu" w:date="2014-06-20T17:08:00Z">
            <w:rPr/>
          </w:rPrChange>
        </w:rPr>
      </w:pPr>
      <w:r w:rsidRPr="00935764">
        <w:rPr>
          <w:rFonts w:ascii="Helvetica Neue Light" w:hAnsi="Helvetica Neue Light"/>
          <w:rPrChange w:id="2749" w:author="Arthur de Catheu" w:date="2014-06-20T17:08:00Z">
            <w:rPr/>
          </w:rPrChange>
        </w:rPr>
        <w:t>l</w:t>
      </w:r>
      <w:r w:rsidR="00542EA4" w:rsidRPr="00935764">
        <w:rPr>
          <w:rFonts w:ascii="Helvetica Neue Light" w:hAnsi="Helvetica Neue Light"/>
          <w:rPrChange w:id="2750" w:author="Arthur de Catheu" w:date="2014-06-20T17:08:00Z">
            <w:rPr/>
          </w:rPrChange>
        </w:rPr>
        <w:t>e caractère inexact des caractéristiques des Créances Cédées telles que décrites dans la Notification de Cession ; ou</w:t>
      </w:r>
    </w:p>
    <w:p w14:paraId="162C0721" w14:textId="0495A111" w:rsidR="00156B5B" w:rsidRPr="00935764" w:rsidRDefault="00253995" w:rsidP="00DD6EAE">
      <w:pPr>
        <w:pStyle w:val="Paragraphedeliste"/>
        <w:numPr>
          <w:ilvl w:val="2"/>
          <w:numId w:val="181"/>
        </w:numPr>
        <w:rPr>
          <w:rFonts w:ascii="Helvetica Neue Light" w:hAnsi="Helvetica Neue Light"/>
          <w:rPrChange w:id="2751" w:author="Arthur de Catheu" w:date="2014-06-20T17:08:00Z">
            <w:rPr/>
          </w:rPrChange>
        </w:rPr>
      </w:pPr>
      <w:r w:rsidRPr="00935764">
        <w:rPr>
          <w:rFonts w:ascii="Helvetica Neue Light" w:hAnsi="Helvetica Neue Light"/>
          <w:rPrChange w:id="2752" w:author="Arthur de Catheu" w:date="2014-06-20T17:08:00Z">
            <w:rPr/>
          </w:rPrChange>
        </w:rPr>
        <w:t>l</w:t>
      </w:r>
      <w:r w:rsidR="00542EA4" w:rsidRPr="00935764">
        <w:rPr>
          <w:rFonts w:ascii="Helvetica Neue Light" w:hAnsi="Helvetica Neue Light"/>
          <w:rPrChange w:id="2753" w:author="Arthur de Catheu" w:date="2014-06-20T17:08:00Z">
            <w:rPr/>
          </w:rPrChange>
        </w:rPr>
        <w:t>’existence de toute contestation dont les Créances Cédées font l’objet ; ou</w:t>
      </w:r>
    </w:p>
    <w:p w14:paraId="321A357C" w14:textId="1A8BB5FB" w:rsidR="00542EA4" w:rsidRPr="00935764" w:rsidRDefault="00253995" w:rsidP="00DD6EAE">
      <w:pPr>
        <w:pStyle w:val="Paragraphedeliste"/>
        <w:numPr>
          <w:ilvl w:val="2"/>
          <w:numId w:val="181"/>
        </w:numPr>
        <w:rPr>
          <w:rFonts w:ascii="Helvetica Neue Light" w:hAnsi="Helvetica Neue Light"/>
          <w:rPrChange w:id="2754" w:author="Arthur de Catheu" w:date="2014-06-20T17:08:00Z">
            <w:rPr/>
          </w:rPrChange>
        </w:rPr>
      </w:pPr>
      <w:r w:rsidRPr="00935764">
        <w:rPr>
          <w:rFonts w:ascii="Helvetica Neue Light" w:hAnsi="Helvetica Neue Light"/>
          <w:rPrChange w:id="2755" w:author="Arthur de Catheu" w:date="2014-06-20T17:08:00Z">
            <w:rPr/>
          </w:rPrChange>
        </w:rPr>
        <w:lastRenderedPageBreak/>
        <w:t>l</w:t>
      </w:r>
      <w:r w:rsidR="00542EA4" w:rsidRPr="00935764">
        <w:rPr>
          <w:rFonts w:ascii="Helvetica Neue Light" w:hAnsi="Helvetica Neue Light"/>
          <w:rPrChange w:id="2756" w:author="Arthur de Catheu" w:date="2014-06-20T17:08:00Z">
            <w:rPr/>
          </w:rPrChange>
        </w:rPr>
        <w:t>a mise en œuvre d’imputations de réductions de prix par application de conventions particulières convenues avec le Cédant concerné ; et</w:t>
      </w:r>
    </w:p>
    <w:p w14:paraId="3282AE3D" w14:textId="427AA5FB" w:rsidR="005D2C83" w:rsidRPr="00935764" w:rsidRDefault="00253995" w:rsidP="00DD6EAE">
      <w:pPr>
        <w:pStyle w:val="Paragraphedeliste"/>
        <w:numPr>
          <w:ilvl w:val="0"/>
          <w:numId w:val="181"/>
        </w:numPr>
        <w:rPr>
          <w:rFonts w:ascii="Helvetica Neue Light" w:hAnsi="Helvetica Neue Light"/>
          <w:rPrChange w:id="2757" w:author="Arthur de Catheu" w:date="2014-06-20T17:08:00Z">
            <w:rPr/>
          </w:rPrChange>
        </w:rPr>
      </w:pPr>
      <w:r w:rsidRPr="00935764">
        <w:rPr>
          <w:rFonts w:ascii="Helvetica Neue Light" w:hAnsi="Helvetica Neue Light"/>
          <w:rPrChange w:id="2758" w:author="Arthur de Catheu" w:date="2014-06-20T17:08:00Z">
            <w:rPr/>
          </w:rPrChange>
        </w:rPr>
        <w:t>d</w:t>
      </w:r>
      <w:r w:rsidR="00542EA4" w:rsidRPr="00935764">
        <w:rPr>
          <w:rFonts w:ascii="Helvetica Neue Light" w:hAnsi="Helvetica Neue Light"/>
          <w:rPrChange w:id="2759" w:author="Arthur de Catheu" w:date="2014-06-20T17:08:00Z">
            <w:rPr/>
          </w:rPrChange>
        </w:rPr>
        <w:t xml:space="preserve">e ce que le recouvrement des Créances Cédées a été confié </w:t>
      </w:r>
      <w:r w:rsidR="005C3C6A" w:rsidRPr="00935764">
        <w:rPr>
          <w:rFonts w:ascii="Helvetica Neue Light" w:hAnsi="Helvetica Neue Light"/>
          <w:rPrChange w:id="2760" w:author="Arthur de Catheu" w:date="2014-06-20T17:08:00Z">
            <w:rPr/>
          </w:rPrChange>
        </w:rPr>
        <w:t>à Finexkap AM</w:t>
      </w:r>
      <w:r w:rsidR="00D345B6" w:rsidRPr="00935764">
        <w:rPr>
          <w:rFonts w:ascii="Helvetica Neue Light" w:hAnsi="Helvetica Neue Light"/>
          <w:rPrChange w:id="2761" w:author="Arthur de Catheu" w:date="2014-06-20T17:08:00Z">
            <w:rPr/>
          </w:rPrChange>
        </w:rPr>
        <w:t xml:space="preserve"> en qualité de Société de Gestion</w:t>
      </w:r>
      <w:r w:rsidR="005C3C6A" w:rsidRPr="00935764">
        <w:rPr>
          <w:rFonts w:ascii="Helvetica Neue Light" w:hAnsi="Helvetica Neue Light"/>
          <w:rPrChange w:id="2762" w:author="Arthur de Catheu" w:date="2014-06-20T17:08:00Z">
            <w:rPr/>
          </w:rPrChange>
        </w:rPr>
        <w:t xml:space="preserve">, et peut être délégué </w:t>
      </w:r>
      <w:r w:rsidR="00577DD2" w:rsidRPr="00935764">
        <w:rPr>
          <w:rFonts w:ascii="Helvetica Neue Light" w:hAnsi="Helvetica Neue Light"/>
          <w:rPrChange w:id="2763" w:author="Arthur de Catheu" w:date="2014-06-20T17:08:00Z">
            <w:rPr/>
          </w:rPrChange>
        </w:rPr>
        <w:t xml:space="preserve">au </w:t>
      </w:r>
      <w:r w:rsidR="00C53BBE" w:rsidRPr="00935764">
        <w:rPr>
          <w:rFonts w:ascii="Helvetica Neue Light" w:hAnsi="Helvetica Neue Light"/>
          <w:rPrChange w:id="2764" w:author="Arthur de Catheu" w:date="2014-06-20T17:08:00Z">
            <w:rPr/>
          </w:rPrChange>
        </w:rPr>
        <w:t>Recouvreur</w:t>
      </w:r>
      <w:r w:rsidR="005C3C6A" w:rsidRPr="00935764">
        <w:rPr>
          <w:rFonts w:ascii="Helvetica Neue Light" w:hAnsi="Helvetica Neue Light"/>
          <w:rPrChange w:id="2765" w:author="Arthur de Catheu" w:date="2014-06-20T17:08:00Z">
            <w:rPr/>
          </w:rPrChange>
        </w:rPr>
        <w:t>,</w:t>
      </w:r>
      <w:r w:rsidR="00577DD2" w:rsidRPr="00935764">
        <w:rPr>
          <w:rFonts w:ascii="Helvetica Neue Light" w:hAnsi="Helvetica Neue Light"/>
          <w:rPrChange w:id="2766" w:author="Arthur de Catheu" w:date="2014-06-20T17:08:00Z">
            <w:rPr/>
          </w:rPrChange>
        </w:rPr>
        <w:t xml:space="preserve"> </w:t>
      </w:r>
      <w:r w:rsidR="00542EA4" w:rsidRPr="00935764">
        <w:rPr>
          <w:rFonts w:ascii="Helvetica Neue Light" w:hAnsi="Helvetica Neue Light"/>
          <w:rPrChange w:id="2767" w:author="Arthur de Catheu" w:date="2014-06-20T17:08:00Z">
            <w:rPr/>
          </w:rPrChange>
        </w:rPr>
        <w:t>conformément aux dispositions de l’article L. 214-172 du Code monétaire et financier.</w:t>
      </w:r>
    </w:p>
    <w:p w14:paraId="5A632BFB" w14:textId="12671FCD" w:rsidR="00156B5B" w:rsidRPr="00935764" w:rsidRDefault="00542EA4" w:rsidP="00AC59DC">
      <w:pPr>
        <w:spacing w:before="120"/>
        <w:rPr>
          <w:rFonts w:ascii="Helvetica Neue Light" w:hAnsi="Helvetica Neue Light"/>
          <w:rPrChange w:id="2768" w:author="Arthur de Catheu" w:date="2014-06-20T17:08:00Z">
            <w:rPr/>
          </w:rPrChange>
        </w:rPr>
      </w:pPr>
      <w:r w:rsidRPr="00935764">
        <w:rPr>
          <w:rFonts w:ascii="Helvetica Neue Light" w:hAnsi="Helvetica Neue Light"/>
          <w:rPrChange w:id="2769" w:author="Arthur de Catheu" w:date="2014-06-20T17:08:00Z">
            <w:rPr/>
          </w:rPrChange>
        </w:rPr>
        <w:t>La N</w:t>
      </w:r>
      <w:r w:rsidR="00C96C01" w:rsidRPr="00935764">
        <w:rPr>
          <w:rFonts w:ascii="Helvetica Neue Light" w:hAnsi="Helvetica Neue Light"/>
          <w:rPrChange w:id="2770" w:author="Arthur de Catheu" w:date="2014-06-20T17:08:00Z">
            <w:rPr/>
          </w:rPrChange>
        </w:rPr>
        <w:t>otification</w:t>
      </w:r>
      <w:r w:rsidRPr="00935764">
        <w:rPr>
          <w:rFonts w:ascii="Helvetica Neue Light" w:hAnsi="Helvetica Neue Light"/>
          <w:rPrChange w:id="2771" w:author="Arthur de Catheu" w:date="2014-06-20T17:08:00Z">
            <w:rPr/>
          </w:rPrChange>
        </w:rPr>
        <w:t xml:space="preserve"> de Cession mentionne</w:t>
      </w:r>
      <w:r w:rsidR="00C96C01" w:rsidRPr="00935764">
        <w:rPr>
          <w:rFonts w:ascii="Helvetica Neue Light" w:hAnsi="Helvetica Neue Light"/>
          <w:rPrChange w:id="2772" w:author="Arthur de Catheu" w:date="2014-06-20T17:08:00Z">
            <w:rPr/>
          </w:rPrChange>
        </w:rPr>
        <w:t xml:space="preserve"> la référence interne attribuée à la </w:t>
      </w:r>
      <w:r w:rsidRPr="00935764">
        <w:rPr>
          <w:rFonts w:ascii="Helvetica Neue Light" w:hAnsi="Helvetica Neue Light"/>
          <w:rPrChange w:id="2773" w:author="Arthur de Catheu" w:date="2014-06-20T17:08:00Z">
            <w:rPr/>
          </w:rPrChange>
        </w:rPr>
        <w:t>Facture</w:t>
      </w:r>
      <w:r w:rsidR="00C96C01" w:rsidRPr="00935764">
        <w:rPr>
          <w:rFonts w:ascii="Helvetica Neue Light" w:hAnsi="Helvetica Neue Light"/>
          <w:rPrChange w:id="2774" w:author="Arthur de Catheu" w:date="2014-06-20T17:08:00Z">
            <w:rPr/>
          </w:rPrChange>
        </w:rPr>
        <w:t>,</w:t>
      </w:r>
      <w:r w:rsidRPr="00935764">
        <w:rPr>
          <w:rFonts w:ascii="Helvetica Neue Light" w:hAnsi="Helvetica Neue Light"/>
          <w:rPrChange w:id="2775" w:author="Arthur de Catheu" w:date="2014-06-20T17:08:00Z">
            <w:rPr/>
          </w:rPrChange>
        </w:rPr>
        <w:t xml:space="preserve"> et demande au Débiteur de l'</w:t>
      </w:r>
      <w:r w:rsidR="00C96C01" w:rsidRPr="00935764">
        <w:rPr>
          <w:rFonts w:ascii="Helvetica Neue Light" w:hAnsi="Helvetica Neue Light"/>
          <w:rPrChange w:id="2776" w:author="Arthur de Catheu" w:date="2014-06-20T17:08:00Z">
            <w:rPr/>
          </w:rPrChange>
        </w:rPr>
        <w:t>indiquer lors de son règlement afin de permettre</w:t>
      </w:r>
      <w:r w:rsidR="00DC05F8" w:rsidRPr="00935764">
        <w:rPr>
          <w:rFonts w:ascii="Helvetica Neue Light" w:hAnsi="Helvetica Neue Light"/>
          <w:rPrChange w:id="2777" w:author="Arthur de Catheu" w:date="2014-06-20T17:08:00Z">
            <w:rPr/>
          </w:rPrChange>
        </w:rPr>
        <w:t xml:space="preserve"> </w:t>
      </w:r>
      <w:r w:rsidR="00C96C01" w:rsidRPr="00935764">
        <w:rPr>
          <w:rFonts w:ascii="Helvetica Neue Light" w:hAnsi="Helvetica Neue Light"/>
          <w:rPrChange w:id="2778" w:author="Arthur de Catheu" w:date="2014-06-20T17:08:00Z">
            <w:rPr/>
          </w:rPrChange>
        </w:rPr>
        <w:t>le lettrage du règlement dans les meilleures conditions.</w:t>
      </w:r>
    </w:p>
    <w:p w14:paraId="299B2383" w14:textId="06CEE2FB" w:rsidR="00156B5B" w:rsidRPr="00935764" w:rsidRDefault="00542EA4" w:rsidP="00AC59DC">
      <w:pPr>
        <w:spacing w:before="120"/>
        <w:rPr>
          <w:rFonts w:ascii="Helvetica Neue Light" w:hAnsi="Helvetica Neue Light"/>
          <w:rPrChange w:id="2779" w:author="Arthur de Catheu" w:date="2014-06-20T17:08:00Z">
            <w:rPr/>
          </w:rPrChange>
        </w:rPr>
      </w:pPr>
      <w:r w:rsidRPr="00935764">
        <w:rPr>
          <w:rFonts w:ascii="Helvetica Neue Light" w:hAnsi="Helvetica Neue Light"/>
          <w:rPrChange w:id="2780" w:author="Arthur de Catheu" w:date="2014-06-20T17:08:00Z">
            <w:rPr/>
          </w:rPrChange>
        </w:rPr>
        <w:t xml:space="preserve">Une </w:t>
      </w:r>
      <w:r w:rsidR="00C60351" w:rsidRPr="00935764">
        <w:rPr>
          <w:rFonts w:ascii="Helvetica Neue Light" w:hAnsi="Helvetica Neue Light"/>
          <w:rPrChange w:id="2781" w:author="Arthur de Catheu" w:date="2014-06-20T17:08:00Z">
            <w:rPr/>
          </w:rPrChange>
        </w:rPr>
        <w:t xml:space="preserve">présentation synthétique </w:t>
      </w:r>
      <w:r w:rsidRPr="00935764">
        <w:rPr>
          <w:rFonts w:ascii="Helvetica Neue Light" w:hAnsi="Helvetica Neue Light"/>
          <w:rPrChange w:id="2782" w:author="Arthur de Catheu" w:date="2014-06-20T17:08:00Z">
            <w:rPr/>
          </w:rPrChange>
        </w:rPr>
        <w:t>du</w:t>
      </w:r>
      <w:r w:rsidR="00C60351" w:rsidRPr="00935764">
        <w:rPr>
          <w:rFonts w:ascii="Helvetica Neue Light" w:hAnsi="Helvetica Neue Light"/>
          <w:rPrChange w:id="2783" w:author="Arthur de Catheu" w:date="2014-06-20T17:08:00Z">
            <w:rPr/>
          </w:rPrChange>
        </w:rPr>
        <w:t xml:space="preserve"> service</w:t>
      </w:r>
      <w:r w:rsidRPr="00935764">
        <w:rPr>
          <w:rFonts w:ascii="Helvetica Neue Light" w:hAnsi="Helvetica Neue Light"/>
          <w:rPrChange w:id="2784" w:author="Arthur de Catheu" w:date="2014-06-20T17:08:00Z">
            <w:rPr/>
          </w:rPrChange>
        </w:rPr>
        <w:t xml:space="preserve"> </w:t>
      </w:r>
      <w:r w:rsidR="002119A8" w:rsidRPr="00935764">
        <w:rPr>
          <w:rFonts w:ascii="Helvetica Neue Light" w:hAnsi="Helvetica Neue Light"/>
          <w:rPrChange w:id="2785" w:author="Arthur de Catheu" w:date="2014-06-20T17:08:00Z">
            <w:rPr/>
          </w:rPrChange>
        </w:rPr>
        <w:t>Finexkap AM</w:t>
      </w:r>
      <w:r w:rsidRPr="00935764">
        <w:rPr>
          <w:rFonts w:ascii="Helvetica Neue Light" w:hAnsi="Helvetica Neue Light"/>
          <w:rPrChange w:id="2786" w:author="Arthur de Catheu" w:date="2014-06-20T17:08:00Z">
            <w:rPr/>
          </w:rPrChange>
        </w:rPr>
        <w:t xml:space="preserve"> est jointe à la Notification de Cession</w:t>
      </w:r>
      <w:r w:rsidR="00C60351" w:rsidRPr="00935764">
        <w:rPr>
          <w:rFonts w:ascii="Helvetica Neue Light" w:hAnsi="Helvetica Neue Light"/>
          <w:rPrChange w:id="2787" w:author="Arthur de Catheu" w:date="2014-06-20T17:08:00Z">
            <w:rPr/>
          </w:rPrChange>
        </w:rPr>
        <w:t>.</w:t>
      </w:r>
    </w:p>
    <w:p w14:paraId="3FAE1E93" w14:textId="51E6C29E" w:rsidR="004C69C9" w:rsidRPr="00935764" w:rsidRDefault="004C69C9" w:rsidP="00212A18">
      <w:pPr>
        <w:spacing w:before="120"/>
        <w:rPr>
          <w:rFonts w:ascii="Helvetica Neue Light" w:hAnsi="Helvetica Neue Light"/>
          <w:rPrChange w:id="2788" w:author="Arthur de Catheu" w:date="2014-06-20T17:08:00Z">
            <w:rPr/>
          </w:rPrChange>
        </w:rPr>
      </w:pPr>
      <w:r w:rsidRPr="00935764">
        <w:rPr>
          <w:rFonts w:ascii="Helvetica Neue Light" w:hAnsi="Helvetica Neue Light"/>
          <w:rPrChange w:id="2789" w:author="Arthur de Catheu" w:date="2014-06-20T17:08:00Z">
            <w:rPr/>
          </w:rPrChange>
        </w:rPr>
        <w:t xml:space="preserve">Le modèle de la Notification de Cession est joint en Annexe </w:t>
      </w:r>
      <w:r w:rsidR="00FF42AD" w:rsidRPr="00935764">
        <w:rPr>
          <w:rFonts w:ascii="Helvetica Neue Light" w:hAnsi="Helvetica Neue Light"/>
          <w:rPrChange w:id="2790" w:author="Arthur de Catheu" w:date="2014-06-20T17:08:00Z">
            <w:rPr/>
          </w:rPrChange>
        </w:rPr>
        <w:t>E</w:t>
      </w:r>
      <w:r w:rsidRPr="00935764">
        <w:rPr>
          <w:rFonts w:ascii="Helvetica Neue Light" w:hAnsi="Helvetica Neue Light"/>
          <w:rPrChange w:id="2791" w:author="Arthur de Catheu" w:date="2014-06-20T17:08:00Z">
            <w:rPr/>
          </w:rPrChange>
        </w:rPr>
        <w:t>.</w:t>
      </w:r>
    </w:p>
    <w:p w14:paraId="15D7B9E8" w14:textId="47BDECB9" w:rsidR="00C32648" w:rsidRPr="00935764" w:rsidRDefault="00C32648">
      <w:pPr>
        <w:pStyle w:val="Titre3"/>
        <w:rPr>
          <w:rFonts w:ascii="Helvetica Neue Light" w:hAnsi="Helvetica Neue Light"/>
          <w:rPrChange w:id="2792" w:author="Arthur de Catheu" w:date="2014-06-20T17:08:00Z">
            <w:rPr/>
          </w:rPrChange>
        </w:rPr>
      </w:pPr>
      <w:bookmarkStart w:id="2793" w:name="_Ref381368589"/>
      <w:bookmarkStart w:id="2794" w:name="_Toc265315336"/>
      <w:r w:rsidRPr="00935764">
        <w:rPr>
          <w:rFonts w:ascii="Helvetica Neue Light" w:hAnsi="Helvetica Neue Light"/>
          <w:rPrChange w:id="2795" w:author="Arthur de Catheu" w:date="2014-06-20T17:08:00Z">
            <w:rPr>
              <w:rFonts w:eastAsiaTheme="minorEastAsia" w:cstheme="minorBidi"/>
              <w:b w:val="0"/>
              <w:bCs w:val="0"/>
              <w:sz w:val="20"/>
            </w:rPr>
          </w:rPrChange>
        </w:rPr>
        <w:t xml:space="preserve">Notification au Débiteur de la cession de la Créance </w:t>
      </w:r>
      <w:r w:rsidR="001723F0" w:rsidRPr="00935764">
        <w:rPr>
          <w:rFonts w:ascii="Helvetica Neue Light" w:hAnsi="Helvetica Neue Light"/>
          <w:rPrChange w:id="2796" w:author="Arthur de Catheu" w:date="2014-06-20T17:08:00Z">
            <w:rPr>
              <w:rFonts w:eastAsiaTheme="minorEastAsia" w:cstheme="minorBidi"/>
              <w:b w:val="0"/>
              <w:bCs w:val="0"/>
              <w:sz w:val="20"/>
            </w:rPr>
          </w:rPrChange>
        </w:rPr>
        <w:t>[</w:t>
      </w:r>
      <w:r w:rsidRPr="00935764">
        <w:rPr>
          <w:rFonts w:ascii="Helvetica Neue Light" w:hAnsi="Helvetica Neue Light"/>
          <w:rPrChange w:id="2797" w:author="Arthur de Catheu" w:date="2014-06-20T17:08:00Z">
            <w:rPr>
              <w:rFonts w:eastAsiaTheme="minorEastAsia" w:cstheme="minorBidi"/>
              <w:b w:val="0"/>
              <w:bCs w:val="0"/>
              <w:sz w:val="20"/>
            </w:rPr>
          </w:rPrChange>
        </w:rPr>
        <w:t>Cédant</w:t>
      </w:r>
      <w:r w:rsidR="001723F0" w:rsidRPr="00935764">
        <w:rPr>
          <w:rFonts w:ascii="Helvetica Neue Light" w:hAnsi="Helvetica Neue Light"/>
          <w:rPrChange w:id="2798" w:author="Arthur de Catheu" w:date="2014-06-20T17:08:00Z">
            <w:rPr>
              <w:rFonts w:eastAsiaTheme="minorEastAsia" w:cstheme="minorBidi"/>
              <w:b w:val="0"/>
              <w:bCs w:val="0"/>
              <w:sz w:val="20"/>
            </w:rPr>
          </w:rPrChange>
        </w:rPr>
        <w:t>]</w:t>
      </w:r>
      <w:bookmarkEnd w:id="2793"/>
      <w:bookmarkEnd w:id="2794"/>
    </w:p>
    <w:p w14:paraId="1003BE38" w14:textId="67FBFBD6" w:rsidR="005C51A2" w:rsidRPr="00935764" w:rsidRDefault="00ED2F9B" w:rsidP="00212A18">
      <w:pPr>
        <w:spacing w:before="120"/>
        <w:rPr>
          <w:rFonts w:ascii="Helvetica Neue Light" w:hAnsi="Helvetica Neue Light"/>
          <w:rPrChange w:id="2799" w:author="Arthur de Catheu" w:date="2014-06-20T17:08:00Z">
            <w:rPr/>
          </w:rPrChange>
        </w:rPr>
      </w:pPr>
      <w:r w:rsidRPr="00935764">
        <w:rPr>
          <w:rFonts w:ascii="Helvetica Neue Light" w:hAnsi="Helvetica Neue Light"/>
          <w:rPrChange w:id="2800" w:author="Arthur de Catheu" w:date="2014-06-20T17:08:00Z">
            <w:rPr/>
          </w:rPrChange>
        </w:rPr>
        <w:t>En application des engagements souscrits par l</w:t>
      </w:r>
      <w:r w:rsidR="005C51A2" w:rsidRPr="00935764">
        <w:rPr>
          <w:rFonts w:ascii="Helvetica Neue Light" w:hAnsi="Helvetica Neue Light"/>
          <w:rPrChange w:id="2801" w:author="Arthur de Catheu" w:date="2014-06-20T17:08:00Z">
            <w:rPr/>
          </w:rPrChange>
        </w:rPr>
        <w:t>e Cédant</w:t>
      </w:r>
      <w:r w:rsidRPr="00935764">
        <w:rPr>
          <w:rFonts w:ascii="Helvetica Neue Light" w:hAnsi="Helvetica Neue Light"/>
          <w:rPrChange w:id="2802" w:author="Arthur de Catheu" w:date="2014-06-20T17:08:00Z">
            <w:rPr/>
          </w:rPrChange>
        </w:rPr>
        <w:t>, ce dernier</w:t>
      </w:r>
      <w:r w:rsidR="005C51A2" w:rsidRPr="00935764">
        <w:rPr>
          <w:rFonts w:ascii="Helvetica Neue Light" w:hAnsi="Helvetica Neue Light"/>
          <w:rPrChange w:id="2803" w:author="Arthur de Catheu" w:date="2014-06-20T17:08:00Z">
            <w:rPr/>
          </w:rPrChange>
        </w:rPr>
        <w:t xml:space="preserve"> </w:t>
      </w:r>
      <w:r w:rsidRPr="00935764">
        <w:rPr>
          <w:rFonts w:ascii="Helvetica Neue Light" w:hAnsi="Helvetica Neue Light"/>
          <w:rPrChange w:id="2804" w:author="Arthur de Catheu" w:date="2014-06-20T17:08:00Z">
            <w:rPr/>
          </w:rPrChange>
        </w:rPr>
        <w:t>est tenu d’</w:t>
      </w:r>
      <w:r w:rsidR="005C51A2" w:rsidRPr="00935764">
        <w:rPr>
          <w:rFonts w:ascii="Helvetica Neue Light" w:hAnsi="Helvetica Neue Light"/>
          <w:rPrChange w:id="2805" w:author="Arthur de Catheu" w:date="2014-06-20T17:08:00Z">
            <w:rPr/>
          </w:rPrChange>
        </w:rPr>
        <w:t xml:space="preserve">adresser à chaque Débiteur, </w:t>
      </w:r>
      <w:r w:rsidRPr="00935764">
        <w:rPr>
          <w:rFonts w:ascii="Helvetica Neue Light" w:hAnsi="Helvetica Neue Light"/>
          <w:rPrChange w:id="2806" w:author="Arthur de Catheu" w:date="2014-06-20T17:08:00Z">
            <w:rPr/>
          </w:rPrChange>
        </w:rPr>
        <w:t>parallèlement à la</w:t>
      </w:r>
      <w:r w:rsidR="005C51A2" w:rsidRPr="00935764">
        <w:rPr>
          <w:rFonts w:ascii="Helvetica Neue Light" w:hAnsi="Helvetica Neue Light"/>
          <w:rPrChange w:id="2807" w:author="Arthur de Catheu" w:date="2014-06-20T17:08:00Z">
            <w:rPr/>
          </w:rPrChange>
        </w:rPr>
        <w:t xml:space="preserve"> Notification de Cession qui est adressée au Débiteur par </w:t>
      </w:r>
      <w:r w:rsidR="002119A8" w:rsidRPr="00935764">
        <w:rPr>
          <w:rFonts w:ascii="Helvetica Neue Light" w:hAnsi="Helvetica Neue Light"/>
          <w:rPrChange w:id="2808" w:author="Arthur de Catheu" w:date="2014-06-20T17:08:00Z">
            <w:rPr/>
          </w:rPrChange>
        </w:rPr>
        <w:t>Finexkap AM</w:t>
      </w:r>
      <w:r w:rsidR="005C51A2" w:rsidRPr="00935764">
        <w:rPr>
          <w:rFonts w:ascii="Helvetica Neue Light" w:hAnsi="Helvetica Neue Light"/>
          <w:rPrChange w:id="2809" w:author="Arthur de Catheu" w:date="2014-06-20T17:08:00Z">
            <w:rPr/>
          </w:rPrChange>
        </w:rPr>
        <w:t xml:space="preserve">, un Certificat de Cession </w:t>
      </w:r>
      <w:r w:rsidR="00DD6EAE" w:rsidRPr="00935764">
        <w:rPr>
          <w:rFonts w:ascii="Helvetica Neue Light" w:hAnsi="Helvetica Neue Light"/>
          <w:rPrChange w:id="2810" w:author="Arthur de Catheu" w:date="2014-06-20T17:08:00Z">
            <w:rPr/>
          </w:rPrChange>
        </w:rPr>
        <w:t>signé</w:t>
      </w:r>
      <w:r w:rsidR="005C51A2" w:rsidRPr="00935764">
        <w:rPr>
          <w:rFonts w:ascii="Helvetica Neue Light" w:hAnsi="Helvetica Neue Light"/>
          <w:rPrChange w:id="2811" w:author="Arthur de Catheu" w:date="2014-06-20T17:08:00Z">
            <w:rPr/>
          </w:rPrChange>
        </w:rPr>
        <w:t xml:space="preserve"> venant attester de la cession au </w:t>
      </w:r>
      <w:r w:rsidR="00A37D87" w:rsidRPr="00935764">
        <w:rPr>
          <w:rFonts w:ascii="Helvetica Neue Light" w:hAnsi="Helvetica Neue Light"/>
          <w:rPrChange w:id="2812" w:author="Arthur de Catheu" w:date="2014-06-20T17:08:00Z">
            <w:rPr/>
          </w:rPrChange>
        </w:rPr>
        <w:t>FCT 2014</w:t>
      </w:r>
      <w:r w:rsidR="005C51A2" w:rsidRPr="00935764">
        <w:rPr>
          <w:rFonts w:ascii="Helvetica Neue Light" w:hAnsi="Helvetica Neue Light"/>
          <w:rPrChange w:id="2813" w:author="Arthur de Catheu" w:date="2014-06-20T17:08:00Z">
            <w:rPr/>
          </w:rPrChange>
        </w:rPr>
        <w:t xml:space="preserve"> de la </w:t>
      </w:r>
      <w:r w:rsidR="008B6D19" w:rsidRPr="00935764">
        <w:rPr>
          <w:rFonts w:ascii="Helvetica Neue Light" w:hAnsi="Helvetica Neue Light"/>
          <w:rPrChange w:id="2814" w:author="Arthur de Catheu" w:date="2014-06-20T17:08:00Z">
            <w:rPr/>
          </w:rPrChange>
        </w:rPr>
        <w:t xml:space="preserve">ou des Créance(s) considérée(s) et de l’obligation d’adresser le règlement des Créances directement au </w:t>
      </w:r>
      <w:r w:rsidR="00A37D87" w:rsidRPr="00935764">
        <w:rPr>
          <w:rFonts w:ascii="Helvetica Neue Light" w:hAnsi="Helvetica Neue Light"/>
          <w:rPrChange w:id="2815" w:author="Arthur de Catheu" w:date="2014-06-20T17:08:00Z">
            <w:rPr/>
          </w:rPrChange>
        </w:rPr>
        <w:t>FCT 2014</w:t>
      </w:r>
      <w:r w:rsidR="008B6D19" w:rsidRPr="00935764">
        <w:rPr>
          <w:rFonts w:ascii="Helvetica Neue Light" w:hAnsi="Helvetica Neue Light"/>
          <w:rPrChange w:id="2816" w:author="Arthur de Catheu" w:date="2014-06-20T17:08:00Z">
            <w:rPr/>
          </w:rPrChange>
        </w:rPr>
        <w:t>.</w:t>
      </w:r>
    </w:p>
    <w:p w14:paraId="7AA52203" w14:textId="523AEA96" w:rsidR="00C32648" w:rsidRPr="00935764" w:rsidRDefault="005C51A2" w:rsidP="00212A18">
      <w:pPr>
        <w:spacing w:before="120"/>
        <w:rPr>
          <w:rFonts w:ascii="Helvetica Neue Light" w:hAnsi="Helvetica Neue Light"/>
          <w:rPrChange w:id="2817" w:author="Arthur de Catheu" w:date="2014-06-20T17:08:00Z">
            <w:rPr/>
          </w:rPrChange>
        </w:rPr>
      </w:pPr>
      <w:r w:rsidRPr="00935764">
        <w:rPr>
          <w:rFonts w:ascii="Helvetica Neue Light" w:hAnsi="Helvetica Neue Light"/>
          <w:rPrChange w:id="2818" w:author="Arthur de Catheu" w:date="2014-06-20T17:08:00Z">
            <w:rPr/>
          </w:rPrChange>
        </w:rPr>
        <w:t xml:space="preserve">Chaque Certificat de Cession (i) est préparé par </w:t>
      </w:r>
      <w:r w:rsidR="005C3C6A" w:rsidRPr="00935764">
        <w:rPr>
          <w:rFonts w:ascii="Helvetica Neue Light" w:hAnsi="Helvetica Neue Light"/>
          <w:rPrChange w:id="2819" w:author="Arthur de Catheu" w:date="2014-06-20T17:08:00Z">
            <w:rPr/>
          </w:rPrChange>
        </w:rPr>
        <w:t>l’analyste crédit en charge de la gestion de la Créance concernée</w:t>
      </w:r>
      <w:r w:rsidR="00577DD2" w:rsidRPr="00935764">
        <w:rPr>
          <w:rFonts w:ascii="Helvetica Neue Light" w:hAnsi="Helvetica Neue Light"/>
          <w:rPrChange w:id="2820" w:author="Arthur de Catheu" w:date="2014-06-20T17:08:00Z">
            <w:rPr/>
          </w:rPrChange>
        </w:rPr>
        <w:t xml:space="preserve"> </w:t>
      </w:r>
      <w:r w:rsidRPr="00935764">
        <w:rPr>
          <w:rFonts w:ascii="Helvetica Neue Light" w:hAnsi="Helvetica Neue Light"/>
          <w:rPrChange w:id="2821" w:author="Arthur de Catheu" w:date="2014-06-20T17:08:00Z">
            <w:rPr/>
          </w:rPrChange>
        </w:rPr>
        <w:t xml:space="preserve">et mis à la disposition du Cédant sur la plate-forme électronique de </w:t>
      </w:r>
      <w:r w:rsidR="002119A8" w:rsidRPr="00935764">
        <w:rPr>
          <w:rFonts w:ascii="Helvetica Neue Light" w:hAnsi="Helvetica Neue Light"/>
          <w:rPrChange w:id="2822" w:author="Arthur de Catheu" w:date="2014-06-20T17:08:00Z">
            <w:rPr/>
          </w:rPrChange>
        </w:rPr>
        <w:t>Finexkap AM</w:t>
      </w:r>
      <w:r w:rsidR="00F24AE7" w:rsidRPr="00935764">
        <w:rPr>
          <w:rFonts w:ascii="Helvetica Neue Light" w:hAnsi="Helvetica Neue Light"/>
          <w:rPrChange w:id="2823" w:author="Arthur de Catheu" w:date="2014-06-20T17:08:00Z">
            <w:rPr/>
          </w:rPrChange>
        </w:rPr>
        <w:t xml:space="preserve"> </w:t>
      </w:r>
      <w:r w:rsidRPr="00935764">
        <w:rPr>
          <w:rFonts w:ascii="Helvetica Neue Light" w:hAnsi="Helvetica Neue Light"/>
          <w:rPrChange w:id="2824" w:author="Arthur de Catheu" w:date="2014-06-20T17:08:00Z">
            <w:rPr/>
          </w:rPrChange>
        </w:rPr>
        <w:t xml:space="preserve">conformément </w:t>
      </w:r>
      <w:r w:rsidR="001734B2" w:rsidRPr="00935764">
        <w:rPr>
          <w:rFonts w:ascii="Helvetica Neue Light" w:hAnsi="Helvetica Neue Light"/>
          <w:rPrChange w:id="2825" w:author="Arthur de Catheu" w:date="2014-06-20T17:08:00Z">
            <w:rPr/>
          </w:rPrChange>
        </w:rPr>
        <w:t xml:space="preserve">à la section </w:t>
      </w:r>
      <w:r w:rsidR="00F34ADE" w:rsidRPr="00935764">
        <w:rPr>
          <w:rFonts w:ascii="Helvetica Neue Light" w:hAnsi="Helvetica Neue Light"/>
          <w:rPrChange w:id="2826" w:author="Arthur de Catheu" w:date="2014-06-20T17:08:00Z">
            <w:rPr/>
          </w:rPrChange>
        </w:rPr>
        <w:fldChar w:fldCharType="begin"/>
      </w:r>
      <w:r w:rsidR="0040238C" w:rsidRPr="00935764">
        <w:rPr>
          <w:rFonts w:ascii="Helvetica Neue Light" w:hAnsi="Helvetica Neue Light"/>
          <w:rPrChange w:id="2827" w:author="Arthur de Catheu" w:date="2014-06-20T17:08:00Z">
            <w:rPr/>
          </w:rPrChange>
        </w:rPr>
        <w:instrText xml:space="preserve"> </w:instrText>
      </w:r>
      <w:r w:rsidR="00BF2856" w:rsidRPr="00935764">
        <w:rPr>
          <w:rFonts w:ascii="Helvetica Neue Light" w:hAnsi="Helvetica Neue Light"/>
          <w:rPrChange w:id="2828" w:author="Arthur de Catheu" w:date="2014-06-20T17:08:00Z">
            <w:rPr/>
          </w:rPrChange>
        </w:rPr>
        <w:instrText>REF</w:instrText>
      </w:r>
      <w:r w:rsidR="0040238C" w:rsidRPr="00935764">
        <w:rPr>
          <w:rFonts w:ascii="Helvetica Neue Light" w:hAnsi="Helvetica Neue Light"/>
          <w:rPrChange w:id="2829" w:author="Arthur de Catheu" w:date="2014-06-20T17:08:00Z">
            <w:rPr/>
          </w:rPrChange>
        </w:rPr>
        <w:instrText xml:space="preserve"> _Ref248796144 \h </w:instrText>
      </w:r>
      <w:r w:rsidR="00C21EBC" w:rsidRPr="00935764">
        <w:rPr>
          <w:rFonts w:ascii="Helvetica Neue Light" w:hAnsi="Helvetica Neue Light"/>
          <w:rPrChange w:id="2830" w:author="Arthur de Catheu" w:date="2014-06-20T17:08:00Z">
            <w:rPr/>
          </w:rPrChange>
        </w:rPr>
        <w:instrText xml:space="preserve"> \* MERGEFORMAT </w:instrText>
      </w:r>
      <w:r w:rsidR="00F34ADE" w:rsidRPr="00935764">
        <w:rPr>
          <w:rFonts w:ascii="Helvetica Neue Light" w:hAnsi="Helvetica Neue Light"/>
          <w:rPrChange w:id="2831" w:author="Arthur de Catheu" w:date="2014-06-20T17:08:00Z">
            <w:rPr>
              <w:rFonts w:ascii="Helvetica Neue Light" w:hAnsi="Helvetica Neue Light"/>
            </w:rPr>
          </w:rPrChange>
        </w:rPr>
      </w:r>
      <w:r w:rsidR="00F34ADE" w:rsidRPr="00935764">
        <w:rPr>
          <w:rFonts w:ascii="Helvetica Neue Light" w:hAnsi="Helvetica Neue Light"/>
          <w:rPrChange w:id="2832" w:author="Arthur de Catheu" w:date="2014-06-20T17:08:00Z">
            <w:rPr/>
          </w:rPrChange>
        </w:rPr>
        <w:fldChar w:fldCharType="separate"/>
      </w:r>
      <w:ins w:id="2833" w:author="Arthur de Catheu" w:date="2014-06-25T11:35:00Z">
        <w:r w:rsidR="005B0BF1" w:rsidRPr="005B0BF1">
          <w:rPr>
            <w:rFonts w:ascii="Helvetica Neue Light" w:hAnsi="Helvetica Neue Light"/>
            <w:rPrChange w:id="2834" w:author="Arthur de Catheu" w:date="2014-06-25T11:35:00Z">
              <w:rPr>
                <w:b/>
                <w:bCs/>
              </w:rPr>
            </w:rPrChange>
          </w:rPr>
          <w:t>Informations sur les Créances cédées</w:t>
        </w:r>
      </w:ins>
      <w:r w:rsidR="00F34ADE" w:rsidRPr="00935764">
        <w:rPr>
          <w:rFonts w:ascii="Helvetica Neue Light" w:hAnsi="Helvetica Neue Light"/>
          <w:rPrChange w:id="2835" w:author="Arthur de Catheu" w:date="2014-06-20T17:08:00Z">
            <w:rPr/>
          </w:rPrChange>
        </w:rPr>
        <w:fldChar w:fldCharType="end"/>
      </w:r>
      <w:r w:rsidR="001734B2" w:rsidRPr="00935764">
        <w:rPr>
          <w:rFonts w:ascii="Helvetica Neue Light" w:hAnsi="Helvetica Neue Light"/>
          <w:rPrChange w:id="2836" w:author="Arthur de Catheu" w:date="2014-06-20T17:08:00Z">
            <w:rPr/>
          </w:rPrChange>
        </w:rPr>
        <w:t xml:space="preserve"> ci-dessus</w:t>
      </w:r>
      <w:r w:rsidRPr="00935764">
        <w:rPr>
          <w:rFonts w:ascii="Helvetica Neue Light" w:hAnsi="Helvetica Neue Light"/>
          <w:rPrChange w:id="2837" w:author="Arthur de Catheu" w:date="2014-06-20T17:08:00Z">
            <w:rPr/>
          </w:rPrChange>
        </w:rPr>
        <w:t>, et (ii) </w:t>
      </w:r>
      <w:r w:rsidR="00831B39" w:rsidRPr="00935764">
        <w:rPr>
          <w:rFonts w:ascii="Helvetica Neue Light" w:hAnsi="Helvetica Neue Light"/>
          <w:rPrChange w:id="2838" w:author="Arthur de Catheu" w:date="2014-06-20T17:08:00Z">
            <w:rPr/>
          </w:rPrChange>
        </w:rPr>
        <w:t>doit</w:t>
      </w:r>
      <w:r w:rsidRPr="00935764">
        <w:rPr>
          <w:rFonts w:ascii="Helvetica Neue Light" w:hAnsi="Helvetica Neue Light"/>
          <w:rPrChange w:id="2839" w:author="Arthur de Catheu" w:date="2014-06-20T17:08:00Z">
            <w:rPr/>
          </w:rPrChange>
        </w:rPr>
        <w:t xml:space="preserve"> être adressé par le Cédant au Débiteur considéré dans les </w:t>
      </w:r>
      <w:r w:rsidR="001734B2" w:rsidRPr="00935764">
        <w:rPr>
          <w:rFonts w:ascii="Helvetica Neue Light" w:hAnsi="Helvetica Neue Light"/>
          <w:rPrChange w:id="2840" w:author="Arthur de Catheu" w:date="2014-06-20T17:08:00Z">
            <w:rPr/>
          </w:rPrChange>
        </w:rPr>
        <w:t>cinq (5)</w:t>
      </w:r>
      <w:r w:rsidRPr="00935764">
        <w:rPr>
          <w:rFonts w:ascii="Helvetica Neue Light" w:hAnsi="Helvetica Neue Light"/>
          <w:rPrChange w:id="2841" w:author="Arthur de Catheu" w:date="2014-06-20T17:08:00Z">
            <w:rPr/>
          </w:rPrChange>
        </w:rPr>
        <w:t xml:space="preserve"> Jours Ouvrés suivant sa mise à disposition sur la plate</w:t>
      </w:r>
      <w:r w:rsidR="00831B39" w:rsidRPr="00935764">
        <w:rPr>
          <w:rFonts w:ascii="Helvetica Neue Light" w:hAnsi="Helvetica Neue Light"/>
          <w:rPrChange w:id="2842" w:author="Arthur de Catheu" w:date="2014-06-20T17:08:00Z">
            <w:rPr/>
          </w:rPrChange>
        </w:rPr>
        <w:t>-</w:t>
      </w:r>
      <w:r w:rsidRPr="00935764">
        <w:rPr>
          <w:rFonts w:ascii="Helvetica Neue Light" w:hAnsi="Helvetica Neue Light"/>
          <w:rPrChange w:id="2843" w:author="Arthur de Catheu" w:date="2014-06-20T17:08:00Z">
            <w:rPr/>
          </w:rPrChange>
        </w:rPr>
        <w:t xml:space="preserve">forme </w:t>
      </w:r>
      <w:r w:rsidR="00831B39" w:rsidRPr="00935764">
        <w:rPr>
          <w:rFonts w:ascii="Helvetica Neue Light" w:hAnsi="Helvetica Neue Light"/>
          <w:rPrChange w:id="2844" w:author="Arthur de Catheu" w:date="2014-06-20T17:08:00Z">
            <w:rPr/>
          </w:rPrChange>
        </w:rPr>
        <w:t xml:space="preserve">électronique de </w:t>
      </w:r>
      <w:r w:rsidR="002119A8" w:rsidRPr="00935764">
        <w:rPr>
          <w:rFonts w:ascii="Helvetica Neue Light" w:hAnsi="Helvetica Neue Light"/>
          <w:rPrChange w:id="2845" w:author="Arthur de Catheu" w:date="2014-06-20T17:08:00Z">
            <w:rPr/>
          </w:rPrChange>
        </w:rPr>
        <w:t>Finexkap AM</w:t>
      </w:r>
      <w:r w:rsidR="00831B39" w:rsidRPr="00935764">
        <w:rPr>
          <w:rFonts w:ascii="Helvetica Neue Light" w:hAnsi="Helvetica Neue Light"/>
          <w:rPrChange w:id="2846" w:author="Arthur de Catheu" w:date="2014-06-20T17:08:00Z">
            <w:rPr/>
          </w:rPrChange>
        </w:rPr>
        <w:t>.</w:t>
      </w:r>
      <w:r w:rsidR="008925FF" w:rsidRPr="00935764">
        <w:rPr>
          <w:rFonts w:ascii="Helvetica Neue Light" w:hAnsi="Helvetica Neue Light"/>
          <w:rPrChange w:id="2847" w:author="Arthur de Catheu" w:date="2014-06-20T17:08:00Z">
            <w:rPr/>
          </w:rPrChange>
        </w:rPr>
        <w:t xml:space="preserve"> Le Cédant</w:t>
      </w:r>
      <w:r w:rsidR="005C3C6A" w:rsidRPr="00935764">
        <w:rPr>
          <w:rFonts w:ascii="Helvetica Neue Light" w:hAnsi="Helvetica Neue Light"/>
          <w:rPrChange w:id="2848" w:author="Arthur de Catheu" w:date="2014-06-20T17:08:00Z">
            <w:rPr/>
          </w:rPrChange>
        </w:rPr>
        <w:t xml:space="preserve"> est invité à</w:t>
      </w:r>
      <w:r w:rsidR="008925FF" w:rsidRPr="00935764">
        <w:rPr>
          <w:rFonts w:ascii="Helvetica Neue Light" w:hAnsi="Helvetica Neue Light"/>
          <w:rPrChange w:id="2849" w:author="Arthur de Catheu" w:date="2014-06-20T17:08:00Z">
            <w:rPr/>
          </w:rPrChange>
        </w:rPr>
        <w:t xml:space="preserve"> </w:t>
      </w:r>
      <w:r w:rsidR="005C3C6A" w:rsidRPr="00935764">
        <w:rPr>
          <w:rFonts w:ascii="Helvetica Neue Light" w:hAnsi="Helvetica Neue Light"/>
          <w:rPrChange w:id="2850" w:author="Arthur de Catheu" w:date="2014-06-20T17:08:00Z">
            <w:rPr/>
          </w:rPrChange>
        </w:rPr>
        <w:t xml:space="preserve">envoyer </w:t>
      </w:r>
      <w:r w:rsidR="008925FF" w:rsidRPr="00935764">
        <w:rPr>
          <w:rFonts w:ascii="Helvetica Neue Light" w:hAnsi="Helvetica Neue Light"/>
          <w:rPrChange w:id="2851" w:author="Arthur de Catheu" w:date="2014-06-20T17:08:00Z">
            <w:rPr/>
          </w:rPrChange>
        </w:rPr>
        <w:t xml:space="preserve">cette notification par mail avec </w:t>
      </w:r>
      <w:r w:rsidR="002119A8" w:rsidRPr="00935764">
        <w:rPr>
          <w:rFonts w:ascii="Helvetica Neue Light" w:hAnsi="Helvetica Neue Light"/>
          <w:rPrChange w:id="2852" w:author="Arthur de Catheu" w:date="2014-06-20T17:08:00Z">
            <w:rPr/>
          </w:rPrChange>
        </w:rPr>
        <w:t>Finexkap AM</w:t>
      </w:r>
      <w:r w:rsidR="008925FF" w:rsidRPr="00935764">
        <w:rPr>
          <w:rFonts w:ascii="Helvetica Neue Light" w:hAnsi="Helvetica Neue Light"/>
          <w:rPrChange w:id="2853" w:author="Arthur de Catheu" w:date="2014-06-20T17:08:00Z">
            <w:rPr/>
          </w:rPrChange>
        </w:rPr>
        <w:t xml:space="preserve"> en copie.</w:t>
      </w:r>
    </w:p>
    <w:p w14:paraId="01922ACA" w14:textId="60227803" w:rsidR="00156B5B" w:rsidRPr="00935764" w:rsidRDefault="001734B2" w:rsidP="00AC59DC">
      <w:pPr>
        <w:spacing w:before="120"/>
        <w:rPr>
          <w:rFonts w:ascii="Helvetica Neue Light" w:hAnsi="Helvetica Neue Light"/>
          <w:rPrChange w:id="2854" w:author="Arthur de Catheu" w:date="2014-06-20T17:08:00Z">
            <w:rPr/>
          </w:rPrChange>
        </w:rPr>
      </w:pPr>
      <w:r w:rsidRPr="00935764">
        <w:rPr>
          <w:rFonts w:ascii="Helvetica Neue Light" w:hAnsi="Helvetica Neue Light"/>
          <w:rPrChange w:id="2855" w:author="Arthur de Catheu" w:date="2014-06-20T17:08:00Z">
            <w:rPr/>
          </w:rPrChange>
        </w:rPr>
        <w:t xml:space="preserve">Le modèle du Certificat de Cession est joint en Annexe </w:t>
      </w:r>
      <w:r w:rsidR="00FF42AD" w:rsidRPr="00935764">
        <w:rPr>
          <w:rFonts w:ascii="Helvetica Neue Light" w:hAnsi="Helvetica Neue Light"/>
          <w:rPrChange w:id="2856" w:author="Arthur de Catheu" w:date="2014-06-20T17:08:00Z">
            <w:rPr/>
          </w:rPrChange>
        </w:rPr>
        <w:t>F</w:t>
      </w:r>
      <w:r w:rsidRPr="00935764">
        <w:rPr>
          <w:rFonts w:ascii="Helvetica Neue Light" w:hAnsi="Helvetica Neue Light"/>
          <w:rPrChange w:id="2857" w:author="Arthur de Catheu" w:date="2014-06-20T17:08:00Z">
            <w:rPr/>
          </w:rPrChange>
        </w:rPr>
        <w:t>.</w:t>
      </w:r>
    </w:p>
    <w:p w14:paraId="5F802BCC" w14:textId="3A63BE6C" w:rsidR="00156B5B" w:rsidRPr="00935764" w:rsidRDefault="00AA0024">
      <w:pPr>
        <w:pStyle w:val="Titre3"/>
        <w:rPr>
          <w:rFonts w:ascii="Helvetica Neue Light" w:hAnsi="Helvetica Neue Light"/>
          <w:rPrChange w:id="2858" w:author="Arthur de Catheu" w:date="2014-06-20T17:08:00Z">
            <w:rPr/>
          </w:rPrChange>
        </w:rPr>
      </w:pPr>
      <w:bookmarkStart w:id="2859" w:name="_Toc265315337"/>
      <w:r w:rsidRPr="00935764">
        <w:rPr>
          <w:rFonts w:ascii="Helvetica Neue Light" w:hAnsi="Helvetica Neue Light"/>
          <w:rPrChange w:id="2860" w:author="Arthur de Catheu" w:date="2014-06-20T17:08:00Z">
            <w:rPr>
              <w:rFonts w:eastAsiaTheme="minorEastAsia" w:cstheme="minorBidi"/>
              <w:b w:val="0"/>
              <w:bCs w:val="0"/>
              <w:sz w:val="20"/>
            </w:rPr>
          </w:rPrChange>
        </w:rPr>
        <w:t>Notification au Débiteur à J-15</w:t>
      </w:r>
      <w:r w:rsidR="00B4375E" w:rsidRPr="00935764">
        <w:rPr>
          <w:rFonts w:ascii="Helvetica Neue Light" w:hAnsi="Helvetica Neue Light"/>
          <w:rPrChange w:id="2861" w:author="Arthur de Catheu" w:date="2014-06-20T17:08:00Z">
            <w:rPr>
              <w:rFonts w:eastAsiaTheme="minorEastAsia" w:cstheme="minorBidi"/>
              <w:b w:val="0"/>
              <w:bCs w:val="0"/>
              <w:sz w:val="20"/>
            </w:rPr>
          </w:rPrChange>
        </w:rPr>
        <w:t xml:space="preserve"> avant </w:t>
      </w:r>
      <w:r w:rsidR="003F3D73" w:rsidRPr="00935764">
        <w:rPr>
          <w:rFonts w:ascii="Helvetica Neue Light" w:hAnsi="Helvetica Neue Light"/>
          <w:rPrChange w:id="2862" w:author="Arthur de Catheu" w:date="2014-06-20T17:08:00Z">
            <w:rPr>
              <w:rFonts w:eastAsiaTheme="minorEastAsia" w:cstheme="minorBidi"/>
              <w:b w:val="0"/>
              <w:bCs w:val="0"/>
              <w:sz w:val="20"/>
            </w:rPr>
          </w:rPrChange>
        </w:rPr>
        <w:t>Date d'E</w:t>
      </w:r>
      <w:r w:rsidR="00B4375E" w:rsidRPr="00935764">
        <w:rPr>
          <w:rFonts w:ascii="Helvetica Neue Light" w:hAnsi="Helvetica Neue Light"/>
          <w:rPrChange w:id="2863" w:author="Arthur de Catheu" w:date="2014-06-20T17:08:00Z">
            <w:rPr>
              <w:rFonts w:eastAsiaTheme="minorEastAsia" w:cstheme="minorBidi"/>
              <w:b w:val="0"/>
              <w:bCs w:val="0"/>
              <w:sz w:val="20"/>
            </w:rPr>
          </w:rPrChange>
        </w:rPr>
        <w:t>chéance</w:t>
      </w:r>
      <w:r w:rsidR="001723F0" w:rsidRPr="00935764">
        <w:rPr>
          <w:rFonts w:ascii="Helvetica Neue Light" w:hAnsi="Helvetica Neue Light"/>
          <w:rPrChange w:id="2864" w:author="Arthur de Catheu" w:date="2014-06-20T17:08:00Z">
            <w:rPr>
              <w:rFonts w:eastAsiaTheme="minorEastAsia" w:cstheme="minorBidi"/>
              <w:b w:val="0"/>
              <w:bCs w:val="0"/>
              <w:sz w:val="20"/>
            </w:rPr>
          </w:rPrChange>
        </w:rPr>
        <w:t xml:space="preserve"> [</w:t>
      </w:r>
      <w:r w:rsidR="002119A8" w:rsidRPr="00935764">
        <w:rPr>
          <w:rFonts w:ascii="Helvetica Neue Light" w:hAnsi="Helvetica Neue Light"/>
          <w:rPrChange w:id="2865" w:author="Arthur de Catheu" w:date="2014-06-20T17:08:00Z">
            <w:rPr>
              <w:rFonts w:eastAsiaTheme="minorEastAsia" w:cstheme="minorBidi"/>
              <w:b w:val="0"/>
              <w:bCs w:val="0"/>
              <w:sz w:val="20"/>
            </w:rPr>
          </w:rPrChange>
        </w:rPr>
        <w:t>Finexkap AM</w:t>
      </w:r>
      <w:r w:rsidR="001723F0" w:rsidRPr="00935764">
        <w:rPr>
          <w:rFonts w:ascii="Helvetica Neue Light" w:hAnsi="Helvetica Neue Light"/>
          <w:rPrChange w:id="2866" w:author="Arthur de Catheu" w:date="2014-06-20T17:08:00Z">
            <w:rPr>
              <w:rFonts w:eastAsiaTheme="minorEastAsia" w:cstheme="minorBidi"/>
              <w:b w:val="0"/>
              <w:bCs w:val="0"/>
              <w:sz w:val="20"/>
            </w:rPr>
          </w:rPrChange>
        </w:rPr>
        <w:t>]</w:t>
      </w:r>
      <w:bookmarkEnd w:id="2859"/>
    </w:p>
    <w:p w14:paraId="531D1597" w14:textId="5E749B61" w:rsidR="00AA0024" w:rsidRPr="00935764" w:rsidRDefault="002119A8" w:rsidP="00BB4D36">
      <w:pPr>
        <w:rPr>
          <w:rFonts w:ascii="Helvetica Neue Light" w:hAnsi="Helvetica Neue Light"/>
          <w:rPrChange w:id="2867" w:author="Arthur de Catheu" w:date="2014-06-20T17:08:00Z">
            <w:rPr/>
          </w:rPrChange>
        </w:rPr>
      </w:pPr>
      <w:r w:rsidRPr="00935764">
        <w:rPr>
          <w:rFonts w:ascii="Helvetica Neue Light" w:hAnsi="Helvetica Neue Light"/>
          <w:rPrChange w:id="2868" w:author="Arthur de Catheu" w:date="2014-06-20T17:08:00Z">
            <w:rPr/>
          </w:rPrChange>
        </w:rPr>
        <w:t>Finexkap AM</w:t>
      </w:r>
      <w:r w:rsidR="00577DD2" w:rsidRPr="00935764">
        <w:rPr>
          <w:rFonts w:ascii="Helvetica Neue Light" w:hAnsi="Helvetica Neue Light"/>
          <w:rPrChange w:id="2869" w:author="Arthur de Catheu" w:date="2014-06-20T17:08:00Z">
            <w:rPr/>
          </w:rPrChange>
        </w:rPr>
        <w:t xml:space="preserve"> </w:t>
      </w:r>
      <w:r w:rsidR="001723F0" w:rsidRPr="00935764">
        <w:rPr>
          <w:rFonts w:ascii="Helvetica Neue Light" w:hAnsi="Helvetica Neue Light"/>
          <w:rPrChange w:id="2870" w:author="Arthur de Catheu" w:date="2014-06-20T17:08:00Z">
            <w:rPr/>
          </w:rPrChange>
        </w:rPr>
        <w:t>envoie u</w:t>
      </w:r>
      <w:r w:rsidR="00AA0024" w:rsidRPr="00935764">
        <w:rPr>
          <w:rFonts w:ascii="Helvetica Neue Light" w:hAnsi="Helvetica Neue Light"/>
          <w:rPrChange w:id="2871" w:author="Arthur de Catheu" w:date="2014-06-20T17:08:00Z">
            <w:rPr/>
          </w:rPrChange>
        </w:rPr>
        <w:t xml:space="preserve">ne notification </w:t>
      </w:r>
      <w:r w:rsidR="005C3C6A" w:rsidRPr="00935764">
        <w:rPr>
          <w:rFonts w:ascii="Helvetica Neue Light" w:hAnsi="Helvetica Neue Light"/>
          <w:rPrChange w:id="2872" w:author="Arthur de Catheu" w:date="2014-06-20T17:08:00Z">
            <w:rPr/>
          </w:rPrChange>
        </w:rPr>
        <w:t xml:space="preserve">automatique </w:t>
      </w:r>
      <w:r w:rsidR="00AA0024" w:rsidRPr="00935764">
        <w:rPr>
          <w:rFonts w:ascii="Helvetica Neue Light" w:hAnsi="Helvetica Neue Light"/>
          <w:rPrChange w:id="2873" w:author="Arthur de Catheu" w:date="2014-06-20T17:08:00Z">
            <w:rPr/>
          </w:rPrChange>
        </w:rPr>
        <w:t xml:space="preserve">par </w:t>
      </w:r>
      <w:r w:rsidR="001723F0" w:rsidRPr="00935764">
        <w:rPr>
          <w:rFonts w:ascii="Helvetica Neue Light" w:hAnsi="Helvetica Neue Light"/>
          <w:rPrChange w:id="2874" w:author="Arthur de Catheu" w:date="2014-06-20T17:08:00Z">
            <w:rPr/>
          </w:rPrChange>
        </w:rPr>
        <w:t>e</w:t>
      </w:r>
      <w:r w:rsidR="00AF67CA" w:rsidRPr="00935764">
        <w:rPr>
          <w:rFonts w:ascii="Helvetica Neue Light" w:hAnsi="Helvetica Neue Light"/>
          <w:rPrChange w:id="2875" w:author="Arthur de Catheu" w:date="2014-06-20T17:08:00Z">
            <w:rPr/>
          </w:rPrChange>
        </w:rPr>
        <w:t>mail</w:t>
      </w:r>
      <w:r w:rsidR="00AA0024" w:rsidRPr="00935764">
        <w:rPr>
          <w:rFonts w:ascii="Helvetica Neue Light" w:hAnsi="Helvetica Neue Light"/>
          <w:rPrChange w:id="2876" w:author="Arthur de Catheu" w:date="2014-06-20T17:08:00Z">
            <w:rPr/>
          </w:rPrChange>
        </w:rPr>
        <w:t xml:space="preserve"> au </w:t>
      </w:r>
      <w:r w:rsidR="003B7A14" w:rsidRPr="00935764">
        <w:rPr>
          <w:rFonts w:ascii="Helvetica Neue Light" w:hAnsi="Helvetica Neue Light"/>
          <w:rPrChange w:id="2877" w:author="Arthur de Catheu" w:date="2014-06-20T17:08:00Z">
            <w:rPr/>
          </w:rPrChange>
        </w:rPr>
        <w:t>Débiteur</w:t>
      </w:r>
      <w:r w:rsidR="00AA0024" w:rsidRPr="00935764">
        <w:rPr>
          <w:rFonts w:ascii="Helvetica Neue Light" w:hAnsi="Helvetica Neue Light"/>
          <w:rPrChange w:id="2878" w:author="Arthur de Catheu" w:date="2014-06-20T17:08:00Z">
            <w:rPr/>
          </w:rPrChange>
        </w:rPr>
        <w:t xml:space="preserve"> afin de lui rappeler l</w:t>
      </w:r>
      <w:r w:rsidR="001723F0" w:rsidRPr="00935764">
        <w:rPr>
          <w:rFonts w:ascii="Helvetica Neue Light" w:hAnsi="Helvetica Neue Light"/>
          <w:rPrChange w:id="2879" w:author="Arthur de Catheu" w:date="2014-06-20T17:08:00Z">
            <w:rPr/>
          </w:rPrChange>
        </w:rPr>
        <w:t>a Date d</w:t>
      </w:r>
      <w:r w:rsidR="00AA0024" w:rsidRPr="00935764">
        <w:rPr>
          <w:rFonts w:ascii="Helvetica Neue Light" w:hAnsi="Helvetica Neue Light"/>
          <w:rPrChange w:id="2880" w:author="Arthur de Catheu" w:date="2014-06-20T17:08:00Z">
            <w:rPr/>
          </w:rPrChange>
        </w:rPr>
        <w:t>’</w:t>
      </w:r>
      <w:r w:rsidR="00B4375E" w:rsidRPr="00935764">
        <w:rPr>
          <w:rFonts w:ascii="Helvetica Neue Light" w:hAnsi="Helvetica Neue Light"/>
          <w:rPrChange w:id="2881" w:author="Arthur de Catheu" w:date="2014-06-20T17:08:00Z">
            <w:rPr/>
          </w:rPrChange>
        </w:rPr>
        <w:t>E</w:t>
      </w:r>
      <w:r w:rsidR="00AA0024" w:rsidRPr="00935764">
        <w:rPr>
          <w:rFonts w:ascii="Helvetica Neue Light" w:hAnsi="Helvetica Neue Light"/>
          <w:rPrChange w:id="2882" w:author="Arthur de Catheu" w:date="2014-06-20T17:08:00Z">
            <w:rPr/>
          </w:rPrChange>
        </w:rPr>
        <w:t xml:space="preserve">chéance à venir de la </w:t>
      </w:r>
      <w:r w:rsidR="0025478E" w:rsidRPr="00935764">
        <w:rPr>
          <w:rFonts w:ascii="Helvetica Neue Light" w:hAnsi="Helvetica Neue Light"/>
          <w:rPrChange w:id="2883" w:author="Arthur de Catheu" w:date="2014-06-20T17:08:00Z">
            <w:rPr/>
          </w:rPrChange>
        </w:rPr>
        <w:t>Créance</w:t>
      </w:r>
      <w:r w:rsidR="001723F0" w:rsidRPr="00935764">
        <w:rPr>
          <w:rFonts w:ascii="Helvetica Neue Light" w:hAnsi="Helvetica Neue Light"/>
          <w:rPrChange w:id="2884" w:author="Arthur de Catheu" w:date="2014-06-20T17:08:00Z">
            <w:rPr/>
          </w:rPrChange>
        </w:rPr>
        <w:t xml:space="preserve"> </w:t>
      </w:r>
      <w:r w:rsidR="00AA0024" w:rsidRPr="00935764">
        <w:rPr>
          <w:rFonts w:ascii="Helvetica Neue Light" w:hAnsi="Helvetica Neue Light"/>
          <w:rPrChange w:id="2885" w:author="Arthur de Catheu" w:date="2014-06-20T17:08:00Z">
            <w:rPr/>
          </w:rPrChange>
        </w:rPr>
        <w:t>et lui précise</w:t>
      </w:r>
      <w:r w:rsidR="00856FAD" w:rsidRPr="00935764">
        <w:rPr>
          <w:rFonts w:ascii="Helvetica Neue Light" w:hAnsi="Helvetica Neue Light"/>
          <w:rPrChange w:id="2886" w:author="Arthur de Catheu" w:date="2014-06-20T17:08:00Z">
            <w:rPr/>
          </w:rPrChange>
        </w:rPr>
        <w:t>r</w:t>
      </w:r>
      <w:r w:rsidR="00AA0024" w:rsidRPr="00935764">
        <w:rPr>
          <w:rFonts w:ascii="Helvetica Neue Light" w:hAnsi="Helvetica Neue Light"/>
          <w:rPrChange w:id="2887" w:author="Arthur de Catheu" w:date="2014-06-20T17:08:00Z">
            <w:rPr/>
          </w:rPrChange>
        </w:rPr>
        <w:t xml:space="preserve"> à nouveau les coordonnées du </w:t>
      </w:r>
      <w:r w:rsidR="005C3C6A" w:rsidRPr="00935764">
        <w:rPr>
          <w:rFonts w:ascii="Helvetica Neue Light" w:hAnsi="Helvetica Neue Light"/>
          <w:rPrChange w:id="2888" w:author="Arthur de Catheu" w:date="2014-06-20T17:08:00Z">
            <w:rPr/>
          </w:rPrChange>
        </w:rPr>
        <w:t>Compte de Collecte</w:t>
      </w:r>
      <w:r w:rsidR="00B4375E" w:rsidRPr="00935764">
        <w:rPr>
          <w:rFonts w:ascii="Helvetica Neue Light" w:hAnsi="Helvetica Neue Light"/>
          <w:rPrChange w:id="2889" w:author="Arthur de Catheu" w:date="2014-06-20T17:08:00Z">
            <w:rPr/>
          </w:rPrChange>
        </w:rPr>
        <w:t xml:space="preserve"> ainsi que la référence interne à mentionner.</w:t>
      </w:r>
    </w:p>
    <w:p w14:paraId="1DD2170D" w14:textId="189ED74E" w:rsidR="004C382E" w:rsidRPr="00935764" w:rsidRDefault="004C382E" w:rsidP="004C382E">
      <w:pPr>
        <w:spacing w:before="120"/>
        <w:rPr>
          <w:rFonts w:ascii="Helvetica Neue Light" w:hAnsi="Helvetica Neue Light"/>
          <w:u w:val="single"/>
          <w:rPrChange w:id="2890" w:author="Arthur de Catheu" w:date="2014-06-20T17:08:00Z">
            <w:rPr>
              <w:u w:val="single"/>
            </w:rPr>
          </w:rPrChange>
        </w:rPr>
      </w:pPr>
      <w:r w:rsidRPr="00935764">
        <w:rPr>
          <w:rFonts w:ascii="Helvetica Neue Light" w:hAnsi="Helvetica Neue Light"/>
          <w:rPrChange w:id="2891" w:author="Arthur de Catheu" w:date="2014-06-20T17:08:00Z">
            <w:rPr/>
          </w:rPrChange>
        </w:rPr>
        <w:t>Le modèle de la notification est joint en Annexe</w:t>
      </w:r>
      <w:r w:rsidR="00FF42AD" w:rsidRPr="00935764">
        <w:rPr>
          <w:rFonts w:ascii="Helvetica Neue Light" w:hAnsi="Helvetica Neue Light"/>
          <w:rPrChange w:id="2892" w:author="Arthur de Catheu" w:date="2014-06-20T17:08:00Z">
            <w:rPr/>
          </w:rPrChange>
        </w:rPr>
        <w:t xml:space="preserve"> G</w:t>
      </w:r>
      <w:r w:rsidRPr="00935764">
        <w:rPr>
          <w:rFonts w:ascii="Helvetica Neue Light" w:hAnsi="Helvetica Neue Light"/>
          <w:rPrChange w:id="2893" w:author="Arthur de Catheu" w:date="2014-06-20T17:08:00Z">
            <w:rPr/>
          </w:rPrChange>
        </w:rPr>
        <w:t>.</w:t>
      </w:r>
    </w:p>
    <w:p w14:paraId="1FCB155B" w14:textId="02515487" w:rsidR="00156B5B" w:rsidRPr="00935764" w:rsidRDefault="00AA0024">
      <w:pPr>
        <w:pStyle w:val="Titre3"/>
        <w:rPr>
          <w:rFonts w:ascii="Helvetica Neue Light" w:hAnsi="Helvetica Neue Light"/>
          <w:rPrChange w:id="2894" w:author="Arthur de Catheu" w:date="2014-06-20T17:08:00Z">
            <w:rPr/>
          </w:rPrChange>
        </w:rPr>
      </w:pPr>
      <w:bookmarkStart w:id="2895" w:name="_Toc265315338"/>
      <w:r w:rsidRPr="00935764">
        <w:rPr>
          <w:rFonts w:ascii="Helvetica Neue Light" w:hAnsi="Helvetica Neue Light"/>
          <w:rPrChange w:id="2896" w:author="Arthur de Catheu" w:date="2014-06-20T17:08:00Z">
            <w:rPr>
              <w:rFonts w:eastAsiaTheme="minorEastAsia" w:cstheme="minorBidi"/>
              <w:b w:val="0"/>
              <w:bCs w:val="0"/>
              <w:sz w:val="20"/>
            </w:rPr>
          </w:rPrChange>
        </w:rPr>
        <w:t xml:space="preserve">Notification au Débiteur à </w:t>
      </w:r>
      <w:r w:rsidR="001723F0" w:rsidRPr="00935764">
        <w:rPr>
          <w:rFonts w:ascii="Helvetica Neue Light" w:hAnsi="Helvetica Neue Light"/>
          <w:rPrChange w:id="2897" w:author="Arthur de Catheu" w:date="2014-06-20T17:08:00Z">
            <w:rPr>
              <w:rFonts w:eastAsiaTheme="minorEastAsia" w:cstheme="minorBidi"/>
              <w:b w:val="0"/>
              <w:bCs w:val="0"/>
              <w:sz w:val="20"/>
            </w:rPr>
          </w:rPrChange>
        </w:rPr>
        <w:t>la Date d'</w:t>
      </w:r>
      <w:r w:rsidR="00B4375E" w:rsidRPr="00935764">
        <w:rPr>
          <w:rFonts w:ascii="Helvetica Neue Light" w:hAnsi="Helvetica Neue Light"/>
          <w:rPrChange w:id="2898" w:author="Arthur de Catheu" w:date="2014-06-20T17:08:00Z">
            <w:rPr>
              <w:rFonts w:eastAsiaTheme="minorEastAsia" w:cstheme="minorBidi"/>
              <w:b w:val="0"/>
              <w:bCs w:val="0"/>
              <w:sz w:val="20"/>
            </w:rPr>
          </w:rPrChange>
        </w:rPr>
        <w:t>E</w:t>
      </w:r>
      <w:r w:rsidRPr="00935764">
        <w:rPr>
          <w:rFonts w:ascii="Helvetica Neue Light" w:hAnsi="Helvetica Neue Light"/>
          <w:rPrChange w:id="2899" w:author="Arthur de Catheu" w:date="2014-06-20T17:08:00Z">
            <w:rPr>
              <w:rFonts w:eastAsiaTheme="minorEastAsia" w:cstheme="minorBidi"/>
              <w:b w:val="0"/>
              <w:bCs w:val="0"/>
              <w:sz w:val="20"/>
            </w:rPr>
          </w:rPrChange>
        </w:rPr>
        <w:t>chéance</w:t>
      </w:r>
      <w:r w:rsidR="001723F0" w:rsidRPr="00935764">
        <w:rPr>
          <w:rFonts w:ascii="Helvetica Neue Light" w:hAnsi="Helvetica Neue Light"/>
          <w:rPrChange w:id="2900" w:author="Arthur de Catheu" w:date="2014-06-20T17:08:00Z">
            <w:rPr>
              <w:rFonts w:eastAsiaTheme="minorEastAsia" w:cstheme="minorBidi"/>
              <w:b w:val="0"/>
              <w:bCs w:val="0"/>
              <w:sz w:val="20"/>
            </w:rPr>
          </w:rPrChange>
        </w:rPr>
        <w:t xml:space="preserve"> [</w:t>
      </w:r>
      <w:r w:rsidR="002119A8" w:rsidRPr="00935764">
        <w:rPr>
          <w:rFonts w:ascii="Helvetica Neue Light" w:hAnsi="Helvetica Neue Light"/>
          <w:rPrChange w:id="2901" w:author="Arthur de Catheu" w:date="2014-06-20T17:08:00Z">
            <w:rPr>
              <w:rFonts w:eastAsiaTheme="minorEastAsia" w:cstheme="minorBidi"/>
              <w:b w:val="0"/>
              <w:bCs w:val="0"/>
              <w:sz w:val="20"/>
            </w:rPr>
          </w:rPrChange>
        </w:rPr>
        <w:t>Finexkap AM</w:t>
      </w:r>
      <w:r w:rsidR="001723F0" w:rsidRPr="00935764">
        <w:rPr>
          <w:rFonts w:ascii="Helvetica Neue Light" w:hAnsi="Helvetica Neue Light"/>
          <w:rPrChange w:id="2902" w:author="Arthur de Catheu" w:date="2014-06-20T17:08:00Z">
            <w:rPr>
              <w:rFonts w:eastAsiaTheme="minorEastAsia" w:cstheme="minorBidi"/>
              <w:b w:val="0"/>
              <w:bCs w:val="0"/>
              <w:sz w:val="20"/>
            </w:rPr>
          </w:rPrChange>
        </w:rPr>
        <w:t>]</w:t>
      </w:r>
      <w:bookmarkEnd w:id="2895"/>
    </w:p>
    <w:p w14:paraId="4CFF1069" w14:textId="2396B05B" w:rsidR="00156B5B" w:rsidRPr="00935764" w:rsidRDefault="002119A8" w:rsidP="00AC59DC">
      <w:pPr>
        <w:spacing w:before="120"/>
        <w:rPr>
          <w:rFonts w:ascii="Helvetica Neue Light" w:hAnsi="Helvetica Neue Light"/>
          <w:rPrChange w:id="2903" w:author="Arthur de Catheu" w:date="2014-06-20T17:08:00Z">
            <w:rPr/>
          </w:rPrChange>
        </w:rPr>
      </w:pPr>
      <w:r w:rsidRPr="00935764">
        <w:rPr>
          <w:rFonts w:ascii="Helvetica Neue Light" w:hAnsi="Helvetica Neue Light"/>
          <w:rPrChange w:id="2904" w:author="Arthur de Catheu" w:date="2014-06-20T17:08:00Z">
            <w:rPr/>
          </w:rPrChange>
        </w:rPr>
        <w:t>Finexkap AM</w:t>
      </w:r>
      <w:r w:rsidR="002E3BE2" w:rsidRPr="00935764">
        <w:rPr>
          <w:rFonts w:ascii="Helvetica Neue Light" w:hAnsi="Helvetica Neue Light"/>
          <w:rPrChange w:id="2905" w:author="Arthur de Catheu" w:date="2014-06-20T17:08:00Z">
            <w:rPr/>
          </w:rPrChange>
        </w:rPr>
        <w:t xml:space="preserve"> </w:t>
      </w:r>
      <w:r w:rsidR="00BB4D36" w:rsidRPr="00935764">
        <w:rPr>
          <w:rFonts w:ascii="Helvetica Neue Light" w:hAnsi="Helvetica Neue Light"/>
          <w:rPrChange w:id="2906" w:author="Arthur de Catheu" w:date="2014-06-20T17:08:00Z">
            <w:rPr/>
          </w:rPrChange>
        </w:rPr>
        <w:t>envoie u</w:t>
      </w:r>
      <w:r w:rsidR="00B4375E" w:rsidRPr="00935764">
        <w:rPr>
          <w:rFonts w:ascii="Helvetica Neue Light" w:hAnsi="Helvetica Neue Light"/>
          <w:rPrChange w:id="2907" w:author="Arthur de Catheu" w:date="2014-06-20T17:08:00Z">
            <w:rPr/>
          </w:rPrChange>
        </w:rPr>
        <w:t xml:space="preserve">ne notification </w:t>
      </w:r>
      <w:r w:rsidR="005C3C6A" w:rsidRPr="00935764">
        <w:rPr>
          <w:rFonts w:ascii="Helvetica Neue Light" w:hAnsi="Helvetica Neue Light"/>
          <w:rPrChange w:id="2908" w:author="Arthur de Catheu" w:date="2014-06-20T17:08:00Z">
            <w:rPr/>
          </w:rPrChange>
        </w:rPr>
        <w:t xml:space="preserve">automatique </w:t>
      </w:r>
      <w:r w:rsidR="00B4375E" w:rsidRPr="00935764">
        <w:rPr>
          <w:rFonts w:ascii="Helvetica Neue Light" w:hAnsi="Helvetica Neue Light"/>
          <w:rPrChange w:id="2909" w:author="Arthur de Catheu" w:date="2014-06-20T17:08:00Z">
            <w:rPr/>
          </w:rPrChange>
        </w:rPr>
        <w:t xml:space="preserve">par </w:t>
      </w:r>
      <w:r w:rsidR="00BB4D36" w:rsidRPr="00935764">
        <w:rPr>
          <w:rFonts w:ascii="Helvetica Neue Light" w:hAnsi="Helvetica Neue Light"/>
          <w:rPrChange w:id="2910" w:author="Arthur de Catheu" w:date="2014-06-20T17:08:00Z">
            <w:rPr/>
          </w:rPrChange>
        </w:rPr>
        <w:t>e</w:t>
      </w:r>
      <w:r w:rsidR="00B4375E" w:rsidRPr="00935764">
        <w:rPr>
          <w:rFonts w:ascii="Helvetica Neue Light" w:hAnsi="Helvetica Neue Light"/>
          <w:rPrChange w:id="2911" w:author="Arthur de Catheu" w:date="2014-06-20T17:08:00Z">
            <w:rPr/>
          </w:rPrChange>
        </w:rPr>
        <w:t xml:space="preserve">mail au </w:t>
      </w:r>
      <w:r w:rsidR="003B7A14" w:rsidRPr="00935764">
        <w:rPr>
          <w:rFonts w:ascii="Helvetica Neue Light" w:hAnsi="Helvetica Neue Light"/>
          <w:rPrChange w:id="2912" w:author="Arthur de Catheu" w:date="2014-06-20T17:08:00Z">
            <w:rPr/>
          </w:rPrChange>
        </w:rPr>
        <w:t>Débiteur</w:t>
      </w:r>
      <w:r w:rsidR="00B4375E" w:rsidRPr="00935764">
        <w:rPr>
          <w:rFonts w:ascii="Helvetica Neue Light" w:hAnsi="Helvetica Neue Light"/>
          <w:rPrChange w:id="2913" w:author="Arthur de Catheu" w:date="2014-06-20T17:08:00Z">
            <w:rPr/>
          </w:rPrChange>
        </w:rPr>
        <w:t xml:space="preserve"> afin de lui rappeler </w:t>
      </w:r>
      <w:r w:rsidR="00BB4D36" w:rsidRPr="00935764">
        <w:rPr>
          <w:rFonts w:ascii="Helvetica Neue Light" w:hAnsi="Helvetica Neue Light"/>
          <w:rPrChange w:id="2914" w:author="Arthur de Catheu" w:date="2014-06-20T17:08:00Z">
            <w:rPr/>
          </w:rPrChange>
        </w:rPr>
        <w:t>la Date d</w:t>
      </w:r>
      <w:r w:rsidR="00B4375E" w:rsidRPr="00935764">
        <w:rPr>
          <w:rFonts w:ascii="Helvetica Neue Light" w:hAnsi="Helvetica Neue Light"/>
          <w:rPrChange w:id="2915" w:author="Arthur de Catheu" w:date="2014-06-20T17:08:00Z">
            <w:rPr/>
          </w:rPrChange>
        </w:rPr>
        <w:t xml:space="preserve">’Echéance de la </w:t>
      </w:r>
      <w:r w:rsidR="0025478E" w:rsidRPr="00935764">
        <w:rPr>
          <w:rFonts w:ascii="Helvetica Neue Light" w:hAnsi="Helvetica Neue Light"/>
          <w:rPrChange w:id="2916" w:author="Arthur de Catheu" w:date="2014-06-20T17:08:00Z">
            <w:rPr/>
          </w:rPrChange>
        </w:rPr>
        <w:t xml:space="preserve">Créance </w:t>
      </w:r>
      <w:r w:rsidR="00B4375E" w:rsidRPr="00935764">
        <w:rPr>
          <w:rFonts w:ascii="Helvetica Neue Light" w:hAnsi="Helvetica Neue Light"/>
          <w:rPrChange w:id="2917" w:author="Arthur de Catheu" w:date="2014-06-20T17:08:00Z">
            <w:rPr/>
          </w:rPrChange>
        </w:rPr>
        <w:t xml:space="preserve">et lui préciser à nouveau les coordonnées du </w:t>
      </w:r>
      <w:r w:rsidR="005C3C6A" w:rsidRPr="00935764">
        <w:rPr>
          <w:rFonts w:ascii="Helvetica Neue Light" w:hAnsi="Helvetica Neue Light"/>
          <w:rPrChange w:id="2918" w:author="Arthur de Catheu" w:date="2014-06-20T17:08:00Z">
            <w:rPr/>
          </w:rPrChange>
        </w:rPr>
        <w:t xml:space="preserve">Compte de Collecte </w:t>
      </w:r>
      <w:r w:rsidR="00B4375E" w:rsidRPr="00935764">
        <w:rPr>
          <w:rFonts w:ascii="Helvetica Neue Light" w:hAnsi="Helvetica Neue Light"/>
          <w:rPrChange w:id="2919" w:author="Arthur de Catheu" w:date="2014-06-20T17:08:00Z">
            <w:rPr/>
          </w:rPrChange>
        </w:rPr>
        <w:t>ainsi que la référence interne à mentionner.</w:t>
      </w:r>
      <w:r w:rsidR="00D2291F" w:rsidRPr="00935764">
        <w:rPr>
          <w:rFonts w:ascii="Helvetica Neue Light" w:hAnsi="Helvetica Neue Light"/>
          <w:rPrChange w:id="2920" w:author="Arthur de Catheu" w:date="2014-06-20T17:08:00Z">
            <w:rPr/>
          </w:rPrChange>
        </w:rPr>
        <w:t xml:space="preserve"> </w:t>
      </w:r>
    </w:p>
    <w:p w14:paraId="70256981" w14:textId="423957B5" w:rsidR="004C382E" w:rsidRPr="00935764" w:rsidRDefault="004C382E" w:rsidP="004C382E">
      <w:pPr>
        <w:spacing w:before="120"/>
        <w:rPr>
          <w:rFonts w:ascii="Helvetica Neue Light" w:hAnsi="Helvetica Neue Light"/>
          <w:rPrChange w:id="2921" w:author="Arthur de Catheu" w:date="2014-06-20T17:08:00Z">
            <w:rPr/>
          </w:rPrChange>
        </w:rPr>
      </w:pPr>
      <w:r w:rsidRPr="00935764">
        <w:rPr>
          <w:rFonts w:ascii="Helvetica Neue Light" w:hAnsi="Helvetica Neue Light"/>
          <w:rPrChange w:id="2922" w:author="Arthur de Catheu" w:date="2014-06-20T17:08:00Z">
            <w:rPr/>
          </w:rPrChange>
        </w:rPr>
        <w:t xml:space="preserve">Le modèle de la notification est joint en Annexe </w:t>
      </w:r>
      <w:r w:rsidR="00FF42AD" w:rsidRPr="00935764">
        <w:rPr>
          <w:rFonts w:ascii="Helvetica Neue Light" w:hAnsi="Helvetica Neue Light"/>
          <w:rPrChange w:id="2923" w:author="Arthur de Catheu" w:date="2014-06-20T17:08:00Z">
            <w:rPr/>
          </w:rPrChange>
        </w:rPr>
        <w:t>H</w:t>
      </w:r>
      <w:r w:rsidRPr="00935764">
        <w:rPr>
          <w:rFonts w:ascii="Helvetica Neue Light" w:hAnsi="Helvetica Neue Light"/>
          <w:rPrChange w:id="2924" w:author="Arthur de Catheu" w:date="2014-06-20T17:08:00Z">
            <w:rPr/>
          </w:rPrChange>
        </w:rPr>
        <w:t>.</w:t>
      </w:r>
    </w:p>
    <w:p w14:paraId="664D6023" w14:textId="5FBC3029" w:rsidR="00156B5B" w:rsidRPr="00935764" w:rsidRDefault="00AA0024">
      <w:pPr>
        <w:pStyle w:val="Titre3"/>
        <w:rPr>
          <w:rFonts w:ascii="Helvetica Neue Light" w:hAnsi="Helvetica Neue Light"/>
          <w:rPrChange w:id="2925" w:author="Arthur de Catheu" w:date="2014-06-20T17:08:00Z">
            <w:rPr/>
          </w:rPrChange>
        </w:rPr>
      </w:pPr>
      <w:bookmarkStart w:id="2926" w:name="_Ref379883282"/>
      <w:bookmarkStart w:id="2927" w:name="_Toc265315339"/>
      <w:r w:rsidRPr="00935764">
        <w:rPr>
          <w:rFonts w:ascii="Helvetica Neue Light" w:hAnsi="Helvetica Neue Light"/>
          <w:rPrChange w:id="2928" w:author="Arthur de Catheu" w:date="2014-06-20T17:08:00Z">
            <w:rPr>
              <w:rFonts w:eastAsiaTheme="minorEastAsia" w:cstheme="minorBidi"/>
              <w:b w:val="0"/>
              <w:bCs w:val="0"/>
              <w:sz w:val="20"/>
            </w:rPr>
          </w:rPrChange>
        </w:rPr>
        <w:lastRenderedPageBreak/>
        <w:t xml:space="preserve">Demande de Relance </w:t>
      </w:r>
      <w:r w:rsidR="004F662B" w:rsidRPr="00935764">
        <w:rPr>
          <w:rFonts w:ascii="Helvetica Neue Light" w:hAnsi="Helvetica Neue Light"/>
          <w:rPrChange w:id="2929" w:author="Arthur de Catheu" w:date="2014-06-20T17:08:00Z">
            <w:rPr>
              <w:rFonts w:eastAsiaTheme="minorEastAsia" w:cstheme="minorBidi"/>
              <w:b w:val="0"/>
              <w:bCs w:val="0"/>
              <w:sz w:val="20"/>
            </w:rPr>
          </w:rPrChange>
        </w:rPr>
        <w:t>Client</w:t>
      </w:r>
      <w:r w:rsidRPr="00935764">
        <w:rPr>
          <w:rFonts w:ascii="Helvetica Neue Light" w:hAnsi="Helvetica Neue Light"/>
          <w:rPrChange w:id="2930" w:author="Arthur de Catheu" w:date="2014-06-20T17:08:00Z">
            <w:rPr>
              <w:rFonts w:eastAsiaTheme="minorEastAsia" w:cstheme="minorBidi"/>
              <w:b w:val="0"/>
              <w:bCs w:val="0"/>
              <w:sz w:val="20"/>
            </w:rPr>
          </w:rPrChange>
        </w:rPr>
        <w:t xml:space="preserve"> (DRC) à </w:t>
      </w:r>
      <w:r w:rsidR="00BB4D36" w:rsidRPr="00935764">
        <w:rPr>
          <w:rFonts w:ascii="Helvetica Neue Light" w:hAnsi="Helvetica Neue Light"/>
          <w:rPrChange w:id="2931" w:author="Arthur de Catheu" w:date="2014-06-20T17:08:00Z">
            <w:rPr>
              <w:rFonts w:eastAsiaTheme="minorEastAsia" w:cstheme="minorBidi"/>
              <w:b w:val="0"/>
              <w:bCs w:val="0"/>
              <w:sz w:val="20"/>
            </w:rPr>
          </w:rPrChange>
        </w:rPr>
        <w:t xml:space="preserve">Date d'Echéance </w:t>
      </w:r>
      <w:r w:rsidR="00200095" w:rsidRPr="00935764">
        <w:rPr>
          <w:rFonts w:ascii="Helvetica Neue Light" w:hAnsi="Helvetica Neue Light"/>
          <w:rPrChange w:id="2932" w:author="Arthur de Catheu" w:date="2014-06-20T17:08:00Z">
            <w:rPr>
              <w:rFonts w:eastAsiaTheme="minorEastAsia" w:cstheme="minorBidi"/>
              <w:b w:val="0"/>
              <w:bCs w:val="0"/>
              <w:sz w:val="20"/>
            </w:rPr>
          </w:rPrChange>
        </w:rPr>
        <w:t>+</w:t>
      </w:r>
      <w:r w:rsidR="00BB4D36" w:rsidRPr="00935764">
        <w:rPr>
          <w:rFonts w:ascii="Helvetica Neue Light" w:hAnsi="Helvetica Neue Light"/>
          <w:rPrChange w:id="2933" w:author="Arthur de Catheu" w:date="2014-06-20T17:08:00Z">
            <w:rPr>
              <w:rFonts w:eastAsiaTheme="minorEastAsia" w:cstheme="minorBidi"/>
              <w:b w:val="0"/>
              <w:bCs w:val="0"/>
              <w:sz w:val="20"/>
            </w:rPr>
          </w:rPrChange>
        </w:rPr>
        <w:t xml:space="preserve"> </w:t>
      </w:r>
      <w:r w:rsidR="004B1814" w:rsidRPr="00935764">
        <w:rPr>
          <w:rFonts w:ascii="Helvetica Neue Light" w:hAnsi="Helvetica Neue Light"/>
          <w:rPrChange w:id="2934" w:author="Arthur de Catheu" w:date="2014-06-20T17:08:00Z">
            <w:rPr>
              <w:rFonts w:eastAsiaTheme="minorEastAsia" w:cstheme="minorBidi"/>
              <w:b w:val="0"/>
              <w:bCs w:val="0"/>
              <w:sz w:val="20"/>
            </w:rPr>
          </w:rPrChange>
        </w:rPr>
        <w:t>20</w:t>
      </w:r>
      <w:r w:rsidR="00BB4D36" w:rsidRPr="00935764">
        <w:rPr>
          <w:rFonts w:ascii="Helvetica Neue Light" w:hAnsi="Helvetica Neue Light"/>
          <w:rPrChange w:id="2935" w:author="Arthur de Catheu" w:date="2014-06-20T17:08:00Z">
            <w:rPr>
              <w:rFonts w:eastAsiaTheme="minorEastAsia" w:cstheme="minorBidi"/>
              <w:b w:val="0"/>
              <w:bCs w:val="0"/>
              <w:sz w:val="20"/>
            </w:rPr>
          </w:rPrChange>
        </w:rPr>
        <w:t xml:space="preserve"> jours [</w:t>
      </w:r>
      <w:r w:rsidR="00C53BBE" w:rsidRPr="00935764">
        <w:rPr>
          <w:rFonts w:ascii="Helvetica Neue Light" w:hAnsi="Helvetica Neue Light"/>
          <w:rPrChange w:id="2936" w:author="Arthur de Catheu" w:date="2014-06-20T17:08:00Z">
            <w:rPr>
              <w:rFonts w:eastAsiaTheme="minorEastAsia" w:cstheme="minorBidi"/>
              <w:b w:val="0"/>
              <w:bCs w:val="0"/>
              <w:sz w:val="20"/>
            </w:rPr>
          </w:rPrChange>
        </w:rPr>
        <w:t>Recouvreur</w:t>
      </w:r>
      <w:r w:rsidR="00BB4D36" w:rsidRPr="00935764">
        <w:rPr>
          <w:rFonts w:ascii="Helvetica Neue Light" w:hAnsi="Helvetica Neue Light"/>
          <w:rPrChange w:id="2937" w:author="Arthur de Catheu" w:date="2014-06-20T17:08:00Z">
            <w:rPr>
              <w:rFonts w:eastAsiaTheme="minorEastAsia" w:cstheme="minorBidi"/>
              <w:b w:val="0"/>
              <w:bCs w:val="0"/>
              <w:sz w:val="20"/>
            </w:rPr>
          </w:rPrChange>
        </w:rPr>
        <w:t>]</w:t>
      </w:r>
      <w:bookmarkEnd w:id="2926"/>
      <w:bookmarkEnd w:id="2927"/>
    </w:p>
    <w:p w14:paraId="416E1CAB" w14:textId="69A54C31" w:rsidR="00156B5B" w:rsidRPr="00935764" w:rsidRDefault="005C3C6A" w:rsidP="00AC59DC">
      <w:pPr>
        <w:spacing w:before="120"/>
        <w:rPr>
          <w:rFonts w:ascii="Helvetica Neue Light" w:hAnsi="Helvetica Neue Light"/>
          <w:rPrChange w:id="2938" w:author="Arthur de Catheu" w:date="2014-06-20T17:08:00Z">
            <w:rPr/>
          </w:rPrChange>
        </w:rPr>
      </w:pPr>
      <w:r w:rsidRPr="00935764">
        <w:rPr>
          <w:rFonts w:ascii="Helvetica Neue Light" w:hAnsi="Helvetica Neue Light"/>
          <w:rPrChange w:id="2939" w:author="Arthur de Catheu" w:date="2014-06-20T17:08:00Z">
            <w:rPr/>
          </w:rPrChange>
        </w:rPr>
        <w:t>L’analyste crédit en charge de la gestion de la Créance concernée</w:t>
      </w:r>
      <w:r w:rsidR="002E3BE2" w:rsidRPr="00935764">
        <w:rPr>
          <w:rFonts w:ascii="Helvetica Neue Light" w:hAnsi="Helvetica Neue Light"/>
          <w:rPrChange w:id="2940" w:author="Arthur de Catheu" w:date="2014-06-20T17:08:00Z">
            <w:rPr/>
          </w:rPrChange>
        </w:rPr>
        <w:t xml:space="preserve"> </w:t>
      </w:r>
      <w:r w:rsidR="00B4375E" w:rsidRPr="00935764">
        <w:rPr>
          <w:rFonts w:ascii="Helvetica Neue Light" w:hAnsi="Helvetica Neue Light"/>
          <w:rPrChange w:id="2941" w:author="Arthur de Catheu" w:date="2014-06-20T17:08:00Z">
            <w:rPr/>
          </w:rPrChange>
        </w:rPr>
        <w:t xml:space="preserve">communique </w:t>
      </w:r>
      <w:r w:rsidR="00BB4D36" w:rsidRPr="00935764">
        <w:rPr>
          <w:rFonts w:ascii="Helvetica Neue Light" w:hAnsi="Helvetica Neue Light"/>
          <w:rPrChange w:id="2942" w:author="Arthur de Catheu" w:date="2014-06-20T17:08:00Z">
            <w:rPr/>
          </w:rPrChange>
        </w:rPr>
        <w:t xml:space="preserve">au </w:t>
      </w:r>
      <w:r w:rsidR="00C53BBE" w:rsidRPr="00935764">
        <w:rPr>
          <w:rFonts w:ascii="Helvetica Neue Light" w:hAnsi="Helvetica Neue Light"/>
          <w:rPrChange w:id="2943" w:author="Arthur de Catheu" w:date="2014-06-20T17:08:00Z">
            <w:rPr/>
          </w:rPrChange>
        </w:rPr>
        <w:t>Recouvreur</w:t>
      </w:r>
      <w:r w:rsidR="00AA0024" w:rsidRPr="00935764">
        <w:rPr>
          <w:rFonts w:ascii="Helvetica Neue Light" w:hAnsi="Helvetica Neue Light"/>
          <w:rPrChange w:id="2944" w:author="Arthur de Catheu" w:date="2014-06-20T17:08:00Z">
            <w:rPr/>
          </w:rPrChange>
        </w:rPr>
        <w:t xml:space="preserve"> via </w:t>
      </w:r>
      <w:r w:rsidR="00BB4D36" w:rsidRPr="00935764">
        <w:rPr>
          <w:rFonts w:ascii="Helvetica Neue Light" w:hAnsi="Helvetica Neue Light"/>
          <w:rPrChange w:id="2945" w:author="Arthur de Catheu" w:date="2014-06-20T17:08:00Z">
            <w:rPr/>
          </w:rPrChange>
        </w:rPr>
        <w:t>son web-service</w:t>
      </w:r>
      <w:r w:rsidR="00AA0024" w:rsidRPr="00935764">
        <w:rPr>
          <w:rFonts w:ascii="Helvetica Neue Light" w:hAnsi="Helvetica Neue Light"/>
          <w:rPrChange w:id="2946" w:author="Arthur de Catheu" w:date="2014-06-20T17:08:00Z">
            <w:rPr/>
          </w:rPrChange>
        </w:rPr>
        <w:t xml:space="preserve"> tous les éléments relatifs à la </w:t>
      </w:r>
      <w:r w:rsidR="00557914" w:rsidRPr="00935764">
        <w:rPr>
          <w:rFonts w:ascii="Helvetica Neue Light" w:hAnsi="Helvetica Neue Light"/>
          <w:rPrChange w:id="2947" w:author="Arthur de Catheu" w:date="2014-06-20T17:08:00Z">
            <w:rPr/>
          </w:rPrChange>
        </w:rPr>
        <w:t>Créance</w:t>
      </w:r>
      <w:r w:rsidR="00AA0024" w:rsidRPr="00935764">
        <w:rPr>
          <w:rFonts w:ascii="Helvetica Neue Light" w:hAnsi="Helvetica Neue Light"/>
          <w:rPrChange w:id="2948" w:author="Arthur de Catheu" w:date="2014-06-20T17:08:00Z">
            <w:rPr/>
          </w:rPrChange>
        </w:rPr>
        <w:t xml:space="preserve"> (n</w:t>
      </w:r>
      <w:r w:rsidRPr="00935764">
        <w:rPr>
          <w:rFonts w:ascii="Helvetica Neue Light" w:hAnsi="Helvetica Neue Light"/>
          <w:rPrChange w:id="2949" w:author="Arthur de Catheu" w:date="2014-06-20T17:08:00Z">
            <w:rPr/>
          </w:rPrChange>
        </w:rPr>
        <w:t>uméro</w:t>
      </w:r>
      <w:r w:rsidR="00AA0024" w:rsidRPr="00935764">
        <w:rPr>
          <w:rFonts w:ascii="Helvetica Neue Light" w:hAnsi="Helvetica Neue Light"/>
          <w:rPrChange w:id="2950" w:author="Arthur de Catheu" w:date="2014-06-20T17:08:00Z">
            <w:rPr/>
          </w:rPrChange>
        </w:rPr>
        <w:t xml:space="preserve"> de </w:t>
      </w:r>
      <w:r w:rsidR="00BB4D36" w:rsidRPr="00935764">
        <w:rPr>
          <w:rFonts w:ascii="Helvetica Neue Light" w:hAnsi="Helvetica Neue Light"/>
          <w:rPrChange w:id="2951" w:author="Arthur de Catheu" w:date="2014-06-20T17:08:00Z">
            <w:rPr/>
          </w:rPrChange>
        </w:rPr>
        <w:t>Facture</w:t>
      </w:r>
      <w:r w:rsidR="00AA0024" w:rsidRPr="00935764">
        <w:rPr>
          <w:rFonts w:ascii="Helvetica Neue Light" w:hAnsi="Helvetica Neue Light"/>
          <w:rPrChange w:id="2952" w:author="Arthur de Catheu" w:date="2014-06-20T17:08:00Z">
            <w:rPr/>
          </w:rPrChange>
        </w:rPr>
        <w:t xml:space="preserve">, date d’émission, </w:t>
      </w:r>
      <w:r w:rsidR="00BB4D36" w:rsidRPr="00935764">
        <w:rPr>
          <w:rFonts w:ascii="Helvetica Neue Light" w:hAnsi="Helvetica Neue Light"/>
          <w:rPrChange w:id="2953" w:author="Arthur de Catheu" w:date="2014-06-20T17:08:00Z">
            <w:rPr/>
          </w:rPrChange>
        </w:rPr>
        <w:t xml:space="preserve">Date </w:t>
      </w:r>
      <w:r w:rsidR="00AA0024" w:rsidRPr="00935764">
        <w:rPr>
          <w:rFonts w:ascii="Helvetica Neue Light" w:hAnsi="Helvetica Neue Light"/>
          <w:rPrChange w:id="2954" w:author="Arthur de Catheu" w:date="2014-06-20T17:08:00Z">
            <w:rPr/>
          </w:rPrChange>
        </w:rPr>
        <w:t>d’</w:t>
      </w:r>
      <w:r w:rsidR="00B4375E" w:rsidRPr="00935764">
        <w:rPr>
          <w:rFonts w:ascii="Helvetica Neue Light" w:hAnsi="Helvetica Neue Light"/>
          <w:rPrChange w:id="2955" w:author="Arthur de Catheu" w:date="2014-06-20T17:08:00Z">
            <w:rPr/>
          </w:rPrChange>
        </w:rPr>
        <w:t>E</w:t>
      </w:r>
      <w:r w:rsidR="00AA0024" w:rsidRPr="00935764">
        <w:rPr>
          <w:rFonts w:ascii="Helvetica Neue Light" w:hAnsi="Helvetica Neue Light"/>
          <w:rPrChange w:id="2956" w:author="Arthur de Catheu" w:date="2014-06-20T17:08:00Z">
            <w:rPr/>
          </w:rPrChange>
        </w:rPr>
        <w:t xml:space="preserve">chéance, </w:t>
      </w:r>
      <w:r w:rsidR="00BB4D36" w:rsidRPr="00935764">
        <w:rPr>
          <w:rFonts w:ascii="Helvetica Neue Light" w:hAnsi="Helvetica Neue Light"/>
          <w:rPrChange w:id="2957" w:author="Arthur de Catheu" w:date="2014-06-20T17:08:00Z">
            <w:rPr/>
          </w:rPrChange>
        </w:rPr>
        <w:t>M</w:t>
      </w:r>
      <w:r w:rsidR="00AA0024" w:rsidRPr="00935764">
        <w:rPr>
          <w:rFonts w:ascii="Helvetica Neue Light" w:hAnsi="Helvetica Neue Light"/>
          <w:rPrChange w:id="2958" w:author="Arthur de Catheu" w:date="2014-06-20T17:08:00Z">
            <w:rPr/>
          </w:rPrChange>
        </w:rPr>
        <w:t>ontant</w:t>
      </w:r>
      <w:r w:rsidR="00B4375E" w:rsidRPr="00935764">
        <w:rPr>
          <w:rFonts w:ascii="Helvetica Neue Light" w:hAnsi="Helvetica Neue Light"/>
          <w:rPrChange w:id="2959" w:author="Arthur de Catheu" w:date="2014-06-20T17:08:00Z">
            <w:rPr/>
          </w:rPrChange>
        </w:rPr>
        <w:t xml:space="preserve"> </w:t>
      </w:r>
      <w:r w:rsidR="00BB4D36" w:rsidRPr="00935764">
        <w:rPr>
          <w:rFonts w:ascii="Helvetica Neue Light" w:hAnsi="Helvetica Neue Light"/>
          <w:rPrChange w:id="2960" w:author="Arthur de Catheu" w:date="2014-06-20T17:08:00Z">
            <w:rPr/>
          </w:rPrChange>
        </w:rPr>
        <w:t>Nominal</w:t>
      </w:r>
      <w:r w:rsidR="00AA0024" w:rsidRPr="00935764">
        <w:rPr>
          <w:rFonts w:ascii="Helvetica Neue Light" w:hAnsi="Helvetica Neue Light"/>
          <w:rPrChange w:id="2961" w:author="Arthur de Catheu" w:date="2014-06-20T17:08:00Z">
            <w:rPr/>
          </w:rPrChange>
        </w:rPr>
        <w:t xml:space="preserve">, </w:t>
      </w:r>
      <w:r w:rsidR="00BB4D36" w:rsidRPr="00935764">
        <w:rPr>
          <w:rFonts w:ascii="Helvetica Neue Light" w:hAnsi="Helvetica Neue Light"/>
          <w:rPrChange w:id="2962" w:author="Arthur de Catheu" w:date="2014-06-20T17:08:00Z">
            <w:rPr/>
          </w:rPrChange>
        </w:rPr>
        <w:t xml:space="preserve">Date </w:t>
      </w:r>
      <w:r w:rsidR="00AA0024" w:rsidRPr="00935764">
        <w:rPr>
          <w:rFonts w:ascii="Helvetica Neue Light" w:hAnsi="Helvetica Neue Light"/>
          <w:rPrChange w:id="2963" w:author="Arthur de Catheu" w:date="2014-06-20T17:08:00Z">
            <w:rPr/>
          </w:rPrChange>
        </w:rPr>
        <w:t xml:space="preserve">de </w:t>
      </w:r>
      <w:r w:rsidR="00BB4D36" w:rsidRPr="00935764">
        <w:rPr>
          <w:rFonts w:ascii="Helvetica Neue Light" w:hAnsi="Helvetica Neue Light"/>
          <w:rPrChange w:id="2964" w:author="Arthur de Catheu" w:date="2014-06-20T17:08:00Z">
            <w:rPr/>
          </w:rPrChange>
        </w:rPr>
        <w:t>Cession</w:t>
      </w:r>
      <w:r w:rsidR="00AA0024" w:rsidRPr="00935764">
        <w:rPr>
          <w:rFonts w:ascii="Helvetica Neue Light" w:hAnsi="Helvetica Neue Light"/>
          <w:rPrChange w:id="2965" w:author="Arthur de Catheu" w:date="2014-06-20T17:08:00Z">
            <w:rPr/>
          </w:rPrChange>
        </w:rPr>
        <w:t xml:space="preserve">, copie </w:t>
      </w:r>
      <w:r w:rsidR="00BB4D36" w:rsidRPr="00935764">
        <w:rPr>
          <w:rFonts w:ascii="Helvetica Neue Light" w:hAnsi="Helvetica Neue Light"/>
          <w:rPrChange w:id="2966" w:author="Arthur de Catheu" w:date="2014-06-20T17:08:00Z">
            <w:rPr/>
          </w:rPrChange>
        </w:rPr>
        <w:t>de l'Acte de Cession</w:t>
      </w:r>
      <w:r w:rsidR="00AA0024" w:rsidRPr="00935764">
        <w:rPr>
          <w:rFonts w:ascii="Helvetica Neue Light" w:hAnsi="Helvetica Neue Light"/>
          <w:rPrChange w:id="2967" w:author="Arthur de Catheu" w:date="2014-06-20T17:08:00Z">
            <w:rPr/>
          </w:rPrChange>
        </w:rPr>
        <w:t>) ainsi que les coordonnées du Débiteur</w:t>
      </w:r>
      <w:r w:rsidR="00B4375E" w:rsidRPr="00935764">
        <w:rPr>
          <w:rFonts w:ascii="Helvetica Neue Light" w:hAnsi="Helvetica Neue Light"/>
          <w:rPrChange w:id="2968" w:author="Arthur de Catheu" w:date="2014-06-20T17:08:00Z">
            <w:rPr/>
          </w:rPrChange>
        </w:rPr>
        <w:t>.</w:t>
      </w:r>
      <w:r w:rsidR="00BB4D36" w:rsidRPr="00935764">
        <w:rPr>
          <w:rFonts w:ascii="Helvetica Neue Light" w:hAnsi="Helvetica Neue Light"/>
          <w:rPrChange w:id="2969" w:author="Arthur de Catheu" w:date="2014-06-20T17:08:00Z">
            <w:rPr/>
          </w:rPrChange>
        </w:rPr>
        <w:t xml:space="preserve"> Sur cette base, le </w:t>
      </w:r>
      <w:r w:rsidR="00C53BBE" w:rsidRPr="00935764">
        <w:rPr>
          <w:rFonts w:ascii="Helvetica Neue Light" w:hAnsi="Helvetica Neue Light"/>
          <w:rPrChange w:id="2970" w:author="Arthur de Catheu" w:date="2014-06-20T17:08:00Z">
            <w:rPr/>
          </w:rPrChange>
        </w:rPr>
        <w:t>Recouvreur</w:t>
      </w:r>
      <w:r w:rsidR="00BB4D36" w:rsidRPr="00935764">
        <w:rPr>
          <w:rFonts w:ascii="Helvetica Neue Light" w:hAnsi="Helvetica Neue Light"/>
          <w:rPrChange w:id="2971" w:author="Arthur de Catheu" w:date="2014-06-20T17:08:00Z">
            <w:rPr/>
          </w:rPrChange>
        </w:rPr>
        <w:t xml:space="preserve"> envoie une première mise en demeure sur papier en-tête au Débiteur.</w:t>
      </w:r>
    </w:p>
    <w:p w14:paraId="384EB2EC" w14:textId="5F9184CA" w:rsidR="00BB4D36" w:rsidRPr="00935764" w:rsidRDefault="00987238" w:rsidP="00212A18">
      <w:pPr>
        <w:spacing w:before="120"/>
        <w:rPr>
          <w:rFonts w:ascii="Helvetica Neue Light" w:hAnsi="Helvetica Neue Light"/>
          <w:rPrChange w:id="2972" w:author="Arthur de Catheu" w:date="2014-06-20T17:08:00Z">
            <w:rPr/>
          </w:rPrChange>
        </w:rPr>
      </w:pPr>
      <w:r w:rsidRPr="00935764">
        <w:rPr>
          <w:rFonts w:ascii="Helvetica Neue Light" w:hAnsi="Helvetica Neue Light"/>
          <w:rPrChange w:id="2973" w:author="Arthur de Catheu" w:date="2014-06-20T17:08:00Z">
            <w:rPr/>
          </w:rPrChange>
        </w:rPr>
        <w:t xml:space="preserve">En l'absence de confirmation par </w:t>
      </w:r>
      <w:r w:rsidR="005C3C6A" w:rsidRPr="00935764">
        <w:rPr>
          <w:rFonts w:ascii="Helvetica Neue Light" w:hAnsi="Helvetica Neue Light"/>
          <w:rPrChange w:id="2974" w:author="Arthur de Catheu" w:date="2014-06-20T17:08:00Z">
            <w:rPr/>
          </w:rPrChange>
        </w:rPr>
        <w:t xml:space="preserve">l’analyste crédit en charge de la gestion de la Créance concernée </w:t>
      </w:r>
      <w:r w:rsidRPr="00935764">
        <w:rPr>
          <w:rFonts w:ascii="Helvetica Neue Light" w:hAnsi="Helvetica Neue Light"/>
          <w:rPrChange w:id="2975" w:author="Arthur de Catheu" w:date="2014-06-20T17:08:00Z">
            <w:rPr/>
          </w:rPrChange>
        </w:rPr>
        <w:t xml:space="preserve">au </w:t>
      </w:r>
      <w:r w:rsidR="00C53BBE" w:rsidRPr="00935764">
        <w:rPr>
          <w:rFonts w:ascii="Helvetica Neue Light" w:hAnsi="Helvetica Neue Light"/>
          <w:rPrChange w:id="2976" w:author="Arthur de Catheu" w:date="2014-06-20T17:08:00Z">
            <w:rPr/>
          </w:rPrChange>
        </w:rPr>
        <w:t>Recouvreur</w:t>
      </w:r>
      <w:r w:rsidRPr="00935764">
        <w:rPr>
          <w:rFonts w:ascii="Helvetica Neue Light" w:hAnsi="Helvetica Neue Light"/>
          <w:rPrChange w:id="2977" w:author="Arthur de Catheu" w:date="2014-06-20T17:08:00Z">
            <w:rPr/>
          </w:rPrChange>
        </w:rPr>
        <w:t xml:space="preserve"> de la réception du paiement de la Créance ayant fait l'objet d'un lettrage par le </w:t>
      </w:r>
      <w:r w:rsidR="00A37D87" w:rsidRPr="00935764">
        <w:rPr>
          <w:rFonts w:ascii="Helvetica Neue Light" w:hAnsi="Helvetica Neue Light"/>
          <w:rPrChange w:id="2978" w:author="Arthur de Catheu" w:date="2014-06-20T17:08:00Z">
            <w:rPr/>
          </w:rPrChange>
        </w:rPr>
        <w:t>FCT 2014</w:t>
      </w:r>
      <w:r w:rsidRPr="00935764">
        <w:rPr>
          <w:rFonts w:ascii="Helvetica Neue Light" w:hAnsi="Helvetica Neue Light"/>
          <w:rPrChange w:id="2979" w:author="Arthur de Catheu" w:date="2014-06-20T17:08:00Z">
            <w:rPr/>
          </w:rPrChange>
        </w:rPr>
        <w:t xml:space="preserve"> au plus tard à la Date d'Echéance + </w:t>
      </w:r>
      <w:r w:rsidR="002A78F1" w:rsidRPr="00935764">
        <w:rPr>
          <w:rFonts w:ascii="Helvetica Neue Light" w:hAnsi="Helvetica Neue Light"/>
          <w:rPrChange w:id="2980" w:author="Arthur de Catheu" w:date="2014-06-20T17:08:00Z">
            <w:rPr/>
          </w:rPrChange>
        </w:rPr>
        <w:t>trente-cinq (</w:t>
      </w:r>
      <w:r w:rsidR="009212C5" w:rsidRPr="00935764">
        <w:rPr>
          <w:rFonts w:ascii="Helvetica Neue Light" w:hAnsi="Helvetica Neue Light"/>
          <w:rPrChange w:id="2981" w:author="Arthur de Catheu" w:date="2014-06-20T17:08:00Z">
            <w:rPr/>
          </w:rPrChange>
        </w:rPr>
        <w:t>3</w:t>
      </w:r>
      <w:r w:rsidRPr="00935764">
        <w:rPr>
          <w:rFonts w:ascii="Helvetica Neue Light" w:hAnsi="Helvetica Neue Light"/>
          <w:rPrChange w:id="2982" w:author="Arthur de Catheu" w:date="2014-06-20T17:08:00Z">
            <w:rPr/>
          </w:rPrChange>
        </w:rPr>
        <w:t>5</w:t>
      </w:r>
      <w:r w:rsidR="002A78F1" w:rsidRPr="00935764">
        <w:rPr>
          <w:rFonts w:ascii="Helvetica Neue Light" w:hAnsi="Helvetica Neue Light"/>
          <w:rPrChange w:id="2983" w:author="Arthur de Catheu" w:date="2014-06-20T17:08:00Z">
            <w:rPr/>
          </w:rPrChange>
        </w:rPr>
        <w:t>)</w:t>
      </w:r>
      <w:r w:rsidRPr="00935764">
        <w:rPr>
          <w:rFonts w:ascii="Helvetica Neue Light" w:hAnsi="Helvetica Neue Light"/>
          <w:rPrChange w:id="2984" w:author="Arthur de Catheu" w:date="2014-06-20T17:08:00Z">
            <w:rPr/>
          </w:rPrChange>
        </w:rPr>
        <w:t xml:space="preserve"> jours, le </w:t>
      </w:r>
      <w:r w:rsidR="00C53BBE" w:rsidRPr="00935764">
        <w:rPr>
          <w:rFonts w:ascii="Helvetica Neue Light" w:hAnsi="Helvetica Neue Light"/>
          <w:rPrChange w:id="2985" w:author="Arthur de Catheu" w:date="2014-06-20T17:08:00Z">
            <w:rPr/>
          </w:rPrChange>
        </w:rPr>
        <w:t>Recouvreur</w:t>
      </w:r>
      <w:r w:rsidRPr="00935764">
        <w:rPr>
          <w:rFonts w:ascii="Helvetica Neue Light" w:hAnsi="Helvetica Neue Light"/>
          <w:rPrChange w:id="2986" w:author="Arthur de Catheu" w:date="2014-06-20T17:08:00Z">
            <w:rPr/>
          </w:rPrChange>
        </w:rPr>
        <w:t xml:space="preserve"> adresse automatiquement une deuxième mise en demeure. Il s'agit à nouveau d'un courrier de relance adressé sur papier en-tête du </w:t>
      </w:r>
      <w:r w:rsidR="00C53BBE" w:rsidRPr="00935764">
        <w:rPr>
          <w:rFonts w:ascii="Helvetica Neue Light" w:hAnsi="Helvetica Neue Light"/>
          <w:rPrChange w:id="2987" w:author="Arthur de Catheu" w:date="2014-06-20T17:08:00Z">
            <w:rPr/>
          </w:rPrChange>
        </w:rPr>
        <w:t>Recouvreur</w:t>
      </w:r>
      <w:r w:rsidRPr="00935764">
        <w:rPr>
          <w:rFonts w:ascii="Helvetica Neue Light" w:hAnsi="Helvetica Neue Light"/>
          <w:rPrChange w:id="2988" w:author="Arthur de Catheu" w:date="2014-06-20T17:08:00Z">
            <w:rPr/>
          </w:rPrChange>
        </w:rPr>
        <w:t>.</w:t>
      </w:r>
    </w:p>
    <w:p w14:paraId="3E32E9AB" w14:textId="54DA5A32" w:rsidR="00875D37" w:rsidRPr="00935764" w:rsidRDefault="005E7B17">
      <w:pPr>
        <w:pStyle w:val="Titre3"/>
        <w:rPr>
          <w:rFonts w:ascii="Helvetica Neue Light" w:hAnsi="Helvetica Neue Light"/>
          <w:rPrChange w:id="2989" w:author="Arthur de Catheu" w:date="2014-06-20T17:08:00Z">
            <w:rPr/>
          </w:rPrChange>
        </w:rPr>
      </w:pPr>
      <w:bookmarkStart w:id="2990" w:name="_Ref248818079"/>
      <w:bookmarkStart w:id="2991" w:name="_Toc265315340"/>
      <w:r w:rsidRPr="00935764">
        <w:rPr>
          <w:rFonts w:ascii="Helvetica Neue Light" w:hAnsi="Helvetica Neue Light"/>
          <w:rPrChange w:id="2992" w:author="Arthur de Catheu" w:date="2014-06-20T17:08:00Z">
            <w:rPr>
              <w:rFonts w:eastAsiaTheme="minorEastAsia" w:cstheme="minorBidi"/>
              <w:b w:val="0"/>
              <w:bCs w:val="0"/>
              <w:sz w:val="20"/>
            </w:rPr>
          </w:rPrChange>
        </w:rPr>
        <w:t>Demande d’Intervention Contentieuse (DIC)</w:t>
      </w:r>
      <w:r w:rsidR="00607C25" w:rsidRPr="00935764">
        <w:rPr>
          <w:rFonts w:ascii="Helvetica Neue Light" w:hAnsi="Helvetica Neue Light"/>
          <w:rPrChange w:id="2993" w:author="Arthur de Catheu" w:date="2014-06-20T17:08:00Z">
            <w:rPr>
              <w:rFonts w:eastAsiaTheme="minorEastAsia" w:cstheme="minorBidi"/>
              <w:b w:val="0"/>
              <w:bCs w:val="0"/>
              <w:sz w:val="20"/>
            </w:rPr>
          </w:rPrChange>
        </w:rPr>
        <w:t xml:space="preserve"> à </w:t>
      </w:r>
      <w:r w:rsidR="00987238" w:rsidRPr="00935764">
        <w:rPr>
          <w:rFonts w:ascii="Helvetica Neue Light" w:hAnsi="Helvetica Neue Light"/>
          <w:rPrChange w:id="2994" w:author="Arthur de Catheu" w:date="2014-06-20T17:08:00Z">
            <w:rPr>
              <w:rFonts w:eastAsiaTheme="minorEastAsia" w:cstheme="minorBidi"/>
              <w:b w:val="0"/>
              <w:bCs w:val="0"/>
              <w:sz w:val="20"/>
            </w:rPr>
          </w:rPrChange>
        </w:rPr>
        <w:t xml:space="preserve">Date d'Echéance </w:t>
      </w:r>
      <w:r w:rsidR="00607C25" w:rsidRPr="00935764">
        <w:rPr>
          <w:rFonts w:ascii="Helvetica Neue Light" w:hAnsi="Helvetica Neue Light"/>
          <w:rPrChange w:id="2995" w:author="Arthur de Catheu" w:date="2014-06-20T17:08:00Z">
            <w:rPr>
              <w:rFonts w:eastAsiaTheme="minorEastAsia" w:cstheme="minorBidi"/>
              <w:b w:val="0"/>
              <w:bCs w:val="0"/>
              <w:sz w:val="20"/>
            </w:rPr>
          </w:rPrChange>
        </w:rPr>
        <w:t>+</w:t>
      </w:r>
      <w:r w:rsidR="00987238" w:rsidRPr="00935764">
        <w:rPr>
          <w:rFonts w:ascii="Helvetica Neue Light" w:hAnsi="Helvetica Neue Light"/>
          <w:rPrChange w:id="2996" w:author="Arthur de Catheu" w:date="2014-06-20T17:08:00Z">
            <w:rPr>
              <w:rFonts w:eastAsiaTheme="minorEastAsia" w:cstheme="minorBidi"/>
              <w:b w:val="0"/>
              <w:bCs w:val="0"/>
              <w:sz w:val="20"/>
            </w:rPr>
          </w:rPrChange>
        </w:rPr>
        <w:t xml:space="preserve"> </w:t>
      </w:r>
      <w:r w:rsidR="00607C25" w:rsidRPr="00935764">
        <w:rPr>
          <w:rFonts w:ascii="Helvetica Neue Light" w:hAnsi="Helvetica Neue Light"/>
          <w:rPrChange w:id="2997" w:author="Arthur de Catheu" w:date="2014-06-20T17:08:00Z">
            <w:rPr>
              <w:rFonts w:eastAsiaTheme="minorEastAsia" w:cstheme="minorBidi"/>
              <w:b w:val="0"/>
              <w:bCs w:val="0"/>
              <w:sz w:val="20"/>
            </w:rPr>
          </w:rPrChange>
        </w:rPr>
        <w:t>45</w:t>
      </w:r>
      <w:r w:rsidR="00987238" w:rsidRPr="00935764">
        <w:rPr>
          <w:rFonts w:ascii="Helvetica Neue Light" w:hAnsi="Helvetica Neue Light"/>
          <w:rPrChange w:id="2998" w:author="Arthur de Catheu" w:date="2014-06-20T17:08:00Z">
            <w:rPr>
              <w:rFonts w:eastAsiaTheme="minorEastAsia" w:cstheme="minorBidi"/>
              <w:b w:val="0"/>
              <w:bCs w:val="0"/>
              <w:sz w:val="20"/>
            </w:rPr>
          </w:rPrChange>
        </w:rPr>
        <w:t xml:space="preserve"> jours [</w:t>
      </w:r>
      <w:r w:rsidR="00C53BBE" w:rsidRPr="00935764">
        <w:rPr>
          <w:rFonts w:ascii="Helvetica Neue Light" w:hAnsi="Helvetica Neue Light"/>
          <w:rPrChange w:id="2999" w:author="Arthur de Catheu" w:date="2014-06-20T17:08:00Z">
            <w:rPr>
              <w:rFonts w:eastAsiaTheme="minorEastAsia" w:cstheme="minorBidi"/>
              <w:b w:val="0"/>
              <w:bCs w:val="0"/>
              <w:sz w:val="20"/>
            </w:rPr>
          </w:rPrChange>
        </w:rPr>
        <w:t>Recouvreur</w:t>
      </w:r>
      <w:r w:rsidR="00987238" w:rsidRPr="00935764">
        <w:rPr>
          <w:rFonts w:ascii="Helvetica Neue Light" w:hAnsi="Helvetica Neue Light"/>
          <w:rPrChange w:id="3000" w:author="Arthur de Catheu" w:date="2014-06-20T17:08:00Z">
            <w:rPr>
              <w:rFonts w:eastAsiaTheme="minorEastAsia" w:cstheme="minorBidi"/>
              <w:b w:val="0"/>
              <w:bCs w:val="0"/>
              <w:sz w:val="20"/>
            </w:rPr>
          </w:rPrChange>
        </w:rPr>
        <w:t>]</w:t>
      </w:r>
      <w:bookmarkEnd w:id="2990"/>
      <w:bookmarkEnd w:id="2991"/>
    </w:p>
    <w:p w14:paraId="423B081B" w14:textId="768AC98D" w:rsidR="00806162" w:rsidRPr="00935764" w:rsidRDefault="00987238" w:rsidP="00212A18">
      <w:pPr>
        <w:spacing w:before="120"/>
        <w:rPr>
          <w:rFonts w:ascii="Helvetica Neue Light" w:hAnsi="Helvetica Neue Light"/>
          <w:rPrChange w:id="3001" w:author="Arthur de Catheu" w:date="2014-06-20T17:08:00Z">
            <w:rPr/>
          </w:rPrChange>
        </w:rPr>
      </w:pPr>
      <w:r w:rsidRPr="00935764">
        <w:rPr>
          <w:rFonts w:ascii="Helvetica Neue Light" w:hAnsi="Helvetica Neue Light"/>
          <w:rPrChange w:id="3002" w:author="Arthur de Catheu" w:date="2014-06-20T17:08:00Z">
            <w:rPr/>
          </w:rPrChange>
        </w:rPr>
        <w:t>A défaut de</w:t>
      </w:r>
      <w:r w:rsidR="005E7B17" w:rsidRPr="00935764">
        <w:rPr>
          <w:rFonts w:ascii="Helvetica Neue Light" w:hAnsi="Helvetica Neue Light"/>
          <w:rPrChange w:id="3003" w:author="Arthur de Catheu" w:date="2014-06-20T17:08:00Z">
            <w:rPr/>
          </w:rPrChange>
        </w:rPr>
        <w:t xml:space="preserve"> rachat </w:t>
      </w:r>
      <w:r w:rsidRPr="00935764">
        <w:rPr>
          <w:rFonts w:ascii="Helvetica Neue Light" w:hAnsi="Helvetica Neue Light"/>
          <w:rPrChange w:id="3004" w:author="Arthur de Catheu" w:date="2014-06-20T17:08:00Z">
            <w:rPr/>
          </w:rPrChange>
        </w:rPr>
        <w:t xml:space="preserve">préalable </w:t>
      </w:r>
      <w:r w:rsidR="005E7B17" w:rsidRPr="00935764">
        <w:rPr>
          <w:rFonts w:ascii="Helvetica Neue Light" w:hAnsi="Helvetica Neue Light"/>
          <w:rPrChange w:id="3005" w:author="Arthur de Catheu" w:date="2014-06-20T17:08:00Z">
            <w:rPr/>
          </w:rPrChange>
        </w:rPr>
        <w:t xml:space="preserve">par le Cédant de la </w:t>
      </w:r>
      <w:r w:rsidR="00557914" w:rsidRPr="00935764">
        <w:rPr>
          <w:rFonts w:ascii="Helvetica Neue Light" w:hAnsi="Helvetica Neue Light"/>
          <w:rPrChange w:id="3006" w:author="Arthur de Catheu" w:date="2014-06-20T17:08:00Z">
            <w:rPr/>
          </w:rPrChange>
        </w:rPr>
        <w:t>Créance</w:t>
      </w:r>
      <w:r w:rsidR="005E7B17" w:rsidRPr="00935764">
        <w:rPr>
          <w:rFonts w:ascii="Helvetica Neue Light" w:hAnsi="Helvetica Neue Light"/>
          <w:rPrChange w:id="3007" w:author="Arthur de Catheu" w:date="2014-06-20T17:08:00Z">
            <w:rPr/>
          </w:rPrChange>
        </w:rPr>
        <w:t xml:space="preserve"> impayée</w:t>
      </w:r>
      <w:r w:rsidR="00891F59" w:rsidRPr="00935764">
        <w:rPr>
          <w:rFonts w:ascii="Helvetica Neue Light" w:hAnsi="Helvetica Neue Light"/>
          <w:rPrChange w:id="3008" w:author="Arthur de Catheu" w:date="2014-06-20T17:08:00Z">
            <w:rPr/>
          </w:rPrChange>
        </w:rPr>
        <w:t xml:space="preserve"> (</w:t>
      </w:r>
      <w:r w:rsidR="004C382E" w:rsidRPr="00935764">
        <w:rPr>
          <w:rFonts w:ascii="Helvetica Neue Light" w:hAnsi="Helvetica Neue Light"/>
          <w:rPrChange w:id="3009" w:author="Arthur de Catheu" w:date="2014-06-20T17:08:00Z">
            <w:rPr/>
          </w:rPrChange>
        </w:rPr>
        <w:t xml:space="preserve">voir </w:t>
      </w:r>
      <w:r w:rsidR="00641CB3" w:rsidRPr="00935764">
        <w:rPr>
          <w:rFonts w:ascii="Helvetica Neue Light" w:hAnsi="Helvetica Neue Light"/>
          <w:rPrChange w:id="3010" w:author="Arthur de Catheu" w:date="2014-06-20T17:08:00Z">
            <w:rPr/>
          </w:rPrChange>
        </w:rPr>
        <w:t xml:space="preserve">paragraphe </w:t>
      </w:r>
      <w:r w:rsidR="009D6C4A" w:rsidRPr="00935764">
        <w:rPr>
          <w:rFonts w:ascii="Helvetica Neue Light" w:hAnsi="Helvetica Neue Light"/>
          <w:rPrChange w:id="3011" w:author="Arthur de Catheu" w:date="2014-06-20T17:08:00Z">
            <w:rPr/>
          </w:rPrChange>
        </w:rPr>
        <w:fldChar w:fldCharType="begin"/>
      </w:r>
      <w:r w:rsidR="009D6C4A" w:rsidRPr="00935764">
        <w:rPr>
          <w:rFonts w:ascii="Helvetica Neue Light" w:hAnsi="Helvetica Neue Light"/>
          <w:rPrChange w:id="3012" w:author="Arthur de Catheu" w:date="2014-06-20T17:08:00Z">
            <w:rPr/>
          </w:rPrChange>
        </w:rPr>
        <w:instrText xml:space="preserve"> REF _Ref261687520 \h </w:instrText>
      </w:r>
      <w:r w:rsidR="009D6C4A" w:rsidRPr="00935764">
        <w:rPr>
          <w:rFonts w:ascii="Helvetica Neue Light" w:hAnsi="Helvetica Neue Light"/>
          <w:rPrChange w:id="3013" w:author="Arthur de Catheu" w:date="2014-06-20T17:08:00Z">
            <w:rPr>
              <w:rFonts w:ascii="Helvetica Neue Light" w:hAnsi="Helvetica Neue Light"/>
            </w:rPr>
          </w:rPrChange>
        </w:rPr>
      </w:r>
      <w:r w:rsidR="009D6C4A" w:rsidRPr="00935764">
        <w:rPr>
          <w:rFonts w:ascii="Helvetica Neue Light" w:hAnsi="Helvetica Neue Light"/>
          <w:rPrChange w:id="3014" w:author="Arthur de Catheu" w:date="2014-06-20T17:08:00Z">
            <w:rPr/>
          </w:rPrChange>
        </w:rPr>
        <w:fldChar w:fldCharType="separate"/>
      </w:r>
      <w:ins w:id="3015" w:author="Arthur de Catheu" w:date="2014-06-25T11:35:00Z">
        <w:r w:rsidR="005B0BF1" w:rsidRPr="00935764">
          <w:rPr>
            <w:rFonts w:ascii="Helvetica Neue Light" w:hAnsi="Helvetica Neue Light"/>
            <w:rPrChange w:id="3016" w:author="Arthur de Catheu" w:date="2014-06-20T17:08:00Z">
              <w:rPr/>
            </w:rPrChange>
          </w:rPr>
          <w:t>Rachat de Créance avant DIC</w:t>
        </w:r>
      </w:ins>
      <w:r w:rsidR="009D6C4A" w:rsidRPr="00935764">
        <w:rPr>
          <w:rFonts w:ascii="Helvetica Neue Light" w:hAnsi="Helvetica Neue Light"/>
          <w:rPrChange w:id="3017" w:author="Arthur de Catheu" w:date="2014-06-20T17:08:00Z">
            <w:rPr/>
          </w:rPrChange>
        </w:rPr>
        <w:fldChar w:fldCharType="end"/>
      </w:r>
      <w:r w:rsidR="009D6C4A" w:rsidRPr="00935764">
        <w:rPr>
          <w:rFonts w:ascii="Helvetica Neue Light" w:hAnsi="Helvetica Neue Light"/>
          <w:rPrChange w:id="3018" w:author="Arthur de Catheu" w:date="2014-06-20T17:08:00Z">
            <w:rPr/>
          </w:rPrChange>
        </w:rPr>
        <w:t xml:space="preserve"> </w:t>
      </w:r>
      <w:r w:rsidR="002E078C" w:rsidRPr="00935764">
        <w:rPr>
          <w:rFonts w:ascii="Helvetica Neue Light" w:hAnsi="Helvetica Neue Light"/>
          <w:rPrChange w:id="3019" w:author="Arthur de Catheu" w:date="2014-06-20T17:08:00Z">
            <w:rPr/>
          </w:rPrChange>
        </w:rPr>
        <w:t xml:space="preserve">– </w:t>
      </w:r>
      <w:r w:rsidR="00641CB3" w:rsidRPr="00935764">
        <w:rPr>
          <w:rFonts w:ascii="Helvetica Neue Light" w:hAnsi="Helvetica Neue Light"/>
          <w:rPrChange w:id="3020" w:author="Arthur de Catheu" w:date="2014-06-20T17:08:00Z">
            <w:rPr/>
          </w:rPrChange>
        </w:rPr>
        <w:fldChar w:fldCharType="begin"/>
      </w:r>
      <w:r w:rsidR="00641CB3" w:rsidRPr="00935764">
        <w:rPr>
          <w:rFonts w:ascii="Helvetica Neue Light" w:hAnsi="Helvetica Neue Light"/>
          <w:rPrChange w:id="3021" w:author="Arthur de Catheu" w:date="2014-06-20T17:08:00Z">
            <w:rPr/>
          </w:rPrChange>
        </w:rPr>
        <w:instrText xml:space="preserve"> REF _Ref248795536 \w \h </w:instrText>
      </w:r>
      <w:r w:rsidR="00641CB3" w:rsidRPr="00935764">
        <w:rPr>
          <w:rFonts w:ascii="Helvetica Neue Light" w:hAnsi="Helvetica Neue Light"/>
          <w:rPrChange w:id="3022" w:author="Arthur de Catheu" w:date="2014-06-20T17:08:00Z">
            <w:rPr>
              <w:rFonts w:ascii="Helvetica Neue Light" w:hAnsi="Helvetica Neue Light"/>
            </w:rPr>
          </w:rPrChange>
        </w:rPr>
      </w:r>
      <w:r w:rsidR="00641CB3" w:rsidRPr="00935764">
        <w:rPr>
          <w:rFonts w:ascii="Helvetica Neue Light" w:hAnsi="Helvetica Neue Light"/>
          <w:rPrChange w:id="3023" w:author="Arthur de Catheu" w:date="2014-06-20T17:08:00Z">
            <w:rPr/>
          </w:rPrChange>
        </w:rPr>
        <w:fldChar w:fldCharType="separate"/>
      </w:r>
      <w:r w:rsidR="005B0BF1">
        <w:rPr>
          <w:rFonts w:ascii="Helvetica Neue Light" w:hAnsi="Helvetica Neue Light"/>
        </w:rPr>
        <w:t>VIII.H.2</w:t>
      </w:r>
      <w:r w:rsidR="00641CB3" w:rsidRPr="00935764">
        <w:rPr>
          <w:rFonts w:ascii="Helvetica Neue Light" w:hAnsi="Helvetica Neue Light"/>
          <w:rPrChange w:id="3024" w:author="Arthur de Catheu" w:date="2014-06-20T17:08:00Z">
            <w:rPr/>
          </w:rPrChange>
        </w:rPr>
        <w:fldChar w:fldCharType="end"/>
      </w:r>
      <w:r w:rsidR="00891F59" w:rsidRPr="00935764">
        <w:rPr>
          <w:rFonts w:ascii="Helvetica Neue Light" w:hAnsi="Helvetica Neue Light"/>
          <w:rPrChange w:id="3025" w:author="Arthur de Catheu" w:date="2014-06-20T17:08:00Z">
            <w:rPr/>
          </w:rPrChange>
        </w:rPr>
        <w:t>)</w:t>
      </w:r>
      <w:r w:rsidR="005E7B17" w:rsidRPr="00935764">
        <w:rPr>
          <w:rFonts w:ascii="Helvetica Neue Light" w:hAnsi="Helvetica Neue Light"/>
          <w:rPrChange w:id="3026" w:author="Arthur de Catheu" w:date="2014-06-20T17:08:00Z">
            <w:rPr/>
          </w:rPrChange>
        </w:rPr>
        <w:t xml:space="preserve">, </w:t>
      </w:r>
      <w:r w:rsidR="00902D1D" w:rsidRPr="00935764">
        <w:rPr>
          <w:rFonts w:ascii="Helvetica Neue Light" w:hAnsi="Helvetica Neue Light"/>
          <w:rPrChange w:id="3027" w:author="Arthur de Catheu" w:date="2014-06-20T17:08:00Z">
            <w:rPr/>
          </w:rPrChange>
        </w:rPr>
        <w:t xml:space="preserve">et sur </w:t>
      </w:r>
      <w:r w:rsidR="00F036A2" w:rsidRPr="00935764">
        <w:rPr>
          <w:rFonts w:ascii="Helvetica Neue Light" w:hAnsi="Helvetica Neue Light"/>
          <w:rPrChange w:id="3028" w:author="Arthur de Catheu" w:date="2014-06-20T17:08:00Z">
            <w:rPr/>
          </w:rPrChange>
        </w:rPr>
        <w:t xml:space="preserve">décision </w:t>
      </w:r>
      <w:r w:rsidR="00902D1D" w:rsidRPr="00935764">
        <w:rPr>
          <w:rFonts w:ascii="Helvetica Neue Light" w:hAnsi="Helvetica Neue Light"/>
          <w:rPrChange w:id="3029" w:author="Arthur de Catheu" w:date="2014-06-20T17:08:00Z">
            <w:rPr/>
          </w:rPrChange>
        </w:rPr>
        <w:t xml:space="preserve">du Comité de Crédit, </w:t>
      </w:r>
      <w:r w:rsidR="009D6C4A" w:rsidRPr="00935764">
        <w:rPr>
          <w:rFonts w:ascii="Helvetica Neue Light" w:hAnsi="Helvetica Neue Light"/>
          <w:rPrChange w:id="3030" w:author="Arthur de Catheu" w:date="2014-06-20T17:08:00Z">
            <w:rPr/>
          </w:rPrChange>
        </w:rPr>
        <w:t>l’analyste crédit en charge de la gestion de la Créance concernée</w:t>
      </w:r>
      <w:r w:rsidR="009D6C4A" w:rsidRPr="00935764" w:rsidDel="009D6C4A">
        <w:rPr>
          <w:rFonts w:ascii="Helvetica Neue Light" w:hAnsi="Helvetica Neue Light"/>
          <w:rPrChange w:id="3031" w:author="Arthur de Catheu" w:date="2014-06-20T17:08:00Z">
            <w:rPr/>
          </w:rPrChange>
        </w:rPr>
        <w:t xml:space="preserve"> </w:t>
      </w:r>
      <w:r w:rsidR="00806162" w:rsidRPr="00935764">
        <w:rPr>
          <w:rFonts w:ascii="Helvetica Neue Light" w:hAnsi="Helvetica Neue Light"/>
          <w:rPrChange w:id="3032" w:author="Arthur de Catheu" w:date="2014-06-20T17:08:00Z">
            <w:rPr/>
          </w:rPrChange>
        </w:rPr>
        <w:t xml:space="preserve">mandate le </w:t>
      </w:r>
      <w:r w:rsidR="00C53BBE" w:rsidRPr="00935764">
        <w:rPr>
          <w:rFonts w:ascii="Helvetica Neue Light" w:hAnsi="Helvetica Neue Light"/>
          <w:rPrChange w:id="3033" w:author="Arthur de Catheu" w:date="2014-06-20T17:08:00Z">
            <w:rPr/>
          </w:rPrChange>
        </w:rPr>
        <w:t>Recouvreur</w:t>
      </w:r>
      <w:r w:rsidR="00806162" w:rsidRPr="00935764">
        <w:rPr>
          <w:rFonts w:ascii="Helvetica Neue Light" w:hAnsi="Helvetica Neue Light"/>
          <w:rPrChange w:id="3034" w:author="Arthur de Catheu" w:date="2014-06-20T17:08:00Z">
            <w:rPr/>
          </w:rPrChange>
        </w:rPr>
        <w:t xml:space="preserve"> aux fins d'initier le recouvrement précontentieux</w:t>
      </w:r>
      <w:r w:rsidR="00752B96" w:rsidRPr="00935764">
        <w:rPr>
          <w:rFonts w:ascii="Helvetica Neue Light" w:hAnsi="Helvetica Neue Light"/>
          <w:rPrChange w:id="3035" w:author="Arthur de Catheu" w:date="2014-06-20T17:08:00Z">
            <w:rPr/>
          </w:rPrChange>
        </w:rPr>
        <w:t xml:space="preserve"> (</w:t>
      </w:r>
      <w:r w:rsidR="00ED2F9B" w:rsidRPr="00935764">
        <w:rPr>
          <w:rFonts w:ascii="Helvetica Neue Light" w:hAnsi="Helvetica Neue Light"/>
          <w:rPrChange w:id="3036" w:author="Arthur de Catheu" w:date="2014-06-20T17:08:00Z">
            <w:rPr/>
          </w:rPrChange>
        </w:rPr>
        <w:t>ci-après « </w:t>
      </w:r>
      <w:r w:rsidR="00752B96" w:rsidRPr="00935764">
        <w:rPr>
          <w:rFonts w:ascii="Helvetica Neue Light" w:hAnsi="Helvetica Neue Light"/>
          <w:rPrChange w:id="3037" w:author="Arthur de Catheu" w:date="2014-06-20T17:08:00Z">
            <w:rPr/>
          </w:rPrChange>
        </w:rPr>
        <w:t>DIC</w:t>
      </w:r>
      <w:r w:rsidR="00ED2F9B" w:rsidRPr="00935764">
        <w:rPr>
          <w:rFonts w:ascii="Helvetica Neue Light" w:hAnsi="Helvetica Neue Light"/>
          <w:rPrChange w:id="3038" w:author="Arthur de Catheu" w:date="2014-06-20T17:08:00Z">
            <w:rPr/>
          </w:rPrChange>
        </w:rPr>
        <w:t> »</w:t>
      </w:r>
      <w:r w:rsidR="00752B96" w:rsidRPr="00935764">
        <w:rPr>
          <w:rFonts w:ascii="Helvetica Neue Light" w:hAnsi="Helvetica Neue Light"/>
          <w:rPrChange w:id="3039" w:author="Arthur de Catheu" w:date="2014-06-20T17:08:00Z">
            <w:rPr/>
          </w:rPrChange>
        </w:rPr>
        <w:t>)</w:t>
      </w:r>
      <w:r w:rsidR="00806162" w:rsidRPr="00935764">
        <w:rPr>
          <w:rFonts w:ascii="Helvetica Neue Light" w:hAnsi="Helvetica Neue Light"/>
          <w:rPrChange w:id="3040" w:author="Arthur de Catheu" w:date="2014-06-20T17:08:00Z">
            <w:rPr/>
          </w:rPrChange>
        </w:rPr>
        <w:t>.</w:t>
      </w:r>
    </w:p>
    <w:p w14:paraId="01C15160" w14:textId="7C98CF7B" w:rsidR="005E7B17" w:rsidRPr="00935764" w:rsidRDefault="00806162" w:rsidP="00902D1D">
      <w:pPr>
        <w:spacing w:before="120"/>
        <w:rPr>
          <w:rFonts w:ascii="Helvetica Neue Light" w:hAnsi="Helvetica Neue Light" w:cs="Arial"/>
          <w:rPrChange w:id="3041" w:author="Arthur de Catheu" w:date="2014-06-20T17:08:00Z">
            <w:rPr>
              <w:rFonts w:cs="Arial"/>
            </w:rPr>
          </w:rPrChange>
        </w:rPr>
      </w:pPr>
      <w:r w:rsidRPr="00935764">
        <w:rPr>
          <w:rFonts w:ascii="Helvetica Neue Light" w:hAnsi="Helvetica Neue Light"/>
          <w:rPrChange w:id="3042" w:author="Arthur de Catheu" w:date="2014-06-20T17:08:00Z">
            <w:rPr/>
          </w:rPrChange>
        </w:rPr>
        <w:t>Ce mandat est confié</w:t>
      </w:r>
      <w:r w:rsidR="005E7B17" w:rsidRPr="00935764">
        <w:rPr>
          <w:rFonts w:ascii="Helvetica Neue Light" w:hAnsi="Helvetica Neue Light"/>
          <w:rPrChange w:id="3043" w:author="Arthur de Catheu" w:date="2014-06-20T17:08:00Z">
            <w:rPr/>
          </w:rPrChange>
        </w:rPr>
        <w:t xml:space="preserve"> par </w:t>
      </w:r>
      <w:r w:rsidR="002119A8" w:rsidRPr="00935764">
        <w:rPr>
          <w:rFonts w:ascii="Helvetica Neue Light" w:hAnsi="Helvetica Neue Light"/>
          <w:rPrChange w:id="3044" w:author="Arthur de Catheu" w:date="2014-06-20T17:08:00Z">
            <w:rPr/>
          </w:rPrChange>
        </w:rPr>
        <w:t>Finexkap AM</w:t>
      </w:r>
      <w:r w:rsidR="009D6C4A" w:rsidRPr="00935764">
        <w:rPr>
          <w:rFonts w:ascii="Helvetica Neue Light" w:hAnsi="Helvetica Neue Light"/>
          <w:rPrChange w:id="3045" w:author="Arthur de Catheu" w:date="2014-06-20T17:08:00Z">
            <w:rPr/>
          </w:rPrChange>
        </w:rPr>
        <w:t>, agissant au nom et pour le compte du FCT 2014,</w:t>
      </w:r>
      <w:r w:rsidR="00AA7D65" w:rsidRPr="00935764">
        <w:rPr>
          <w:rFonts w:ascii="Helvetica Neue Light" w:hAnsi="Helvetica Neue Light"/>
          <w:rPrChange w:id="3046" w:author="Arthur de Catheu" w:date="2014-06-20T17:08:00Z">
            <w:rPr/>
          </w:rPrChange>
        </w:rPr>
        <w:t xml:space="preserve"> </w:t>
      </w:r>
      <w:r w:rsidRPr="00935764">
        <w:rPr>
          <w:rFonts w:ascii="Helvetica Neue Light" w:hAnsi="Helvetica Neue Light"/>
          <w:rPrChange w:id="3047" w:author="Arthur de Catheu" w:date="2014-06-20T17:08:00Z">
            <w:rPr/>
          </w:rPrChange>
        </w:rPr>
        <w:t xml:space="preserve">au </w:t>
      </w:r>
      <w:r w:rsidR="00C53BBE" w:rsidRPr="00935764">
        <w:rPr>
          <w:rFonts w:ascii="Helvetica Neue Light" w:hAnsi="Helvetica Neue Light"/>
          <w:rPrChange w:id="3048" w:author="Arthur de Catheu" w:date="2014-06-20T17:08:00Z">
            <w:rPr/>
          </w:rPrChange>
        </w:rPr>
        <w:t>Recouvreur</w:t>
      </w:r>
      <w:r w:rsidR="009D6C4A" w:rsidRPr="00935764">
        <w:rPr>
          <w:rFonts w:ascii="Helvetica Neue Light" w:hAnsi="Helvetica Neue Light"/>
          <w:rPrChange w:id="3049" w:author="Arthur de Catheu" w:date="2014-06-20T17:08:00Z">
            <w:rPr/>
          </w:rPrChange>
        </w:rPr>
        <w:t>,</w:t>
      </w:r>
      <w:r w:rsidR="00A330CC" w:rsidRPr="00935764">
        <w:rPr>
          <w:rFonts w:ascii="Helvetica Neue Light" w:hAnsi="Helvetica Neue Light"/>
          <w:rPrChange w:id="3050" w:author="Arthur de Catheu" w:date="2014-06-20T17:08:00Z">
            <w:rPr/>
          </w:rPrChange>
        </w:rPr>
        <w:t xml:space="preserve"> </w:t>
      </w:r>
      <w:r w:rsidR="005E7B17" w:rsidRPr="00935764">
        <w:rPr>
          <w:rFonts w:ascii="Helvetica Neue Light" w:hAnsi="Helvetica Neue Light"/>
          <w:rPrChange w:id="3051" w:author="Arthur de Catheu" w:date="2014-06-20T17:08:00Z">
            <w:rPr/>
          </w:rPrChange>
        </w:rPr>
        <w:t xml:space="preserve">via le </w:t>
      </w:r>
      <w:r w:rsidRPr="00935764">
        <w:rPr>
          <w:rFonts w:ascii="Helvetica Neue Light" w:hAnsi="Helvetica Neue Light"/>
          <w:rPrChange w:id="3052" w:author="Arthur de Catheu" w:date="2014-06-20T17:08:00Z">
            <w:rPr/>
          </w:rPrChange>
        </w:rPr>
        <w:t>web-service de ce dernier</w:t>
      </w:r>
      <w:r w:rsidR="005E7B17" w:rsidRPr="00935764">
        <w:rPr>
          <w:rFonts w:ascii="Helvetica Neue Light" w:hAnsi="Helvetica Neue Light"/>
          <w:rPrChange w:id="3053" w:author="Arthur de Catheu" w:date="2014-06-20T17:08:00Z">
            <w:rPr/>
          </w:rPrChange>
        </w:rPr>
        <w:t xml:space="preserve">. Une DIC </w:t>
      </w:r>
      <w:r w:rsidR="00752B96" w:rsidRPr="00935764">
        <w:rPr>
          <w:rFonts w:ascii="Helvetica Neue Light" w:hAnsi="Helvetica Neue Light"/>
          <w:rPrChange w:id="3054" w:author="Arthur de Catheu" w:date="2014-06-20T17:08:00Z">
            <w:rPr/>
          </w:rPrChange>
        </w:rPr>
        <w:t xml:space="preserve">peut </w:t>
      </w:r>
      <w:r w:rsidR="005E7B17" w:rsidRPr="00935764">
        <w:rPr>
          <w:rFonts w:ascii="Helvetica Neue Light" w:hAnsi="Helvetica Neue Light"/>
          <w:rPrChange w:id="3055" w:author="Arthur de Catheu" w:date="2014-06-20T17:08:00Z">
            <w:rPr/>
          </w:rPrChange>
        </w:rPr>
        <w:t>concerne</w:t>
      </w:r>
      <w:r w:rsidR="00752B96" w:rsidRPr="00935764">
        <w:rPr>
          <w:rFonts w:ascii="Helvetica Neue Light" w:hAnsi="Helvetica Neue Light"/>
          <w:rPrChange w:id="3056" w:author="Arthur de Catheu" w:date="2014-06-20T17:08:00Z">
            <w:rPr/>
          </w:rPrChange>
        </w:rPr>
        <w:t>r</w:t>
      </w:r>
      <w:r w:rsidR="005E7B17" w:rsidRPr="00935764">
        <w:rPr>
          <w:rFonts w:ascii="Helvetica Neue Light" w:hAnsi="Helvetica Neue Light"/>
          <w:rPrChange w:id="3057" w:author="Arthur de Catheu" w:date="2014-06-20T17:08:00Z">
            <w:rPr/>
          </w:rPrChange>
        </w:rPr>
        <w:t xml:space="preserve"> un </w:t>
      </w:r>
      <w:r w:rsidR="00AA0024" w:rsidRPr="00935764">
        <w:rPr>
          <w:rFonts w:ascii="Helvetica Neue Light" w:hAnsi="Helvetica Neue Light"/>
          <w:rPrChange w:id="3058" w:author="Arthur de Catheu" w:date="2014-06-20T17:08:00Z">
            <w:rPr/>
          </w:rPrChange>
        </w:rPr>
        <w:t>Débiteur</w:t>
      </w:r>
      <w:r w:rsidR="005E7B17" w:rsidRPr="00935764">
        <w:rPr>
          <w:rFonts w:ascii="Helvetica Neue Light" w:hAnsi="Helvetica Neue Light"/>
          <w:rPrChange w:id="3059" w:author="Arthur de Catheu" w:date="2014-06-20T17:08:00Z">
            <w:rPr/>
          </w:rPrChange>
        </w:rPr>
        <w:t xml:space="preserve"> in </w:t>
      </w:r>
      <w:proofErr w:type="gramStart"/>
      <w:r w:rsidR="005E7B17" w:rsidRPr="00935764">
        <w:rPr>
          <w:rFonts w:ascii="Helvetica Neue Light" w:hAnsi="Helvetica Neue Light"/>
          <w:rPrChange w:id="3060" w:author="Arthur de Catheu" w:date="2014-06-20T17:08:00Z">
            <w:rPr/>
          </w:rPrChange>
        </w:rPr>
        <w:t>bonis</w:t>
      </w:r>
      <w:proofErr w:type="gramEnd"/>
      <w:r w:rsidR="005E7B17" w:rsidRPr="00935764">
        <w:rPr>
          <w:rFonts w:ascii="Helvetica Neue Light" w:hAnsi="Helvetica Neue Light"/>
          <w:rPrChange w:id="3061" w:author="Arthur de Catheu" w:date="2014-06-20T17:08:00Z">
            <w:rPr/>
          </w:rPrChange>
        </w:rPr>
        <w:t xml:space="preserve"> ou en </w:t>
      </w:r>
      <w:r w:rsidR="00752B96" w:rsidRPr="00935764">
        <w:rPr>
          <w:rFonts w:ascii="Helvetica Neue Light" w:hAnsi="Helvetica Neue Light"/>
          <w:rPrChange w:id="3062" w:author="Arthur de Catheu" w:date="2014-06-20T17:08:00Z">
            <w:rPr/>
          </w:rPrChange>
        </w:rPr>
        <w:t>Procédure C</w:t>
      </w:r>
      <w:r w:rsidR="005E7B17" w:rsidRPr="00935764">
        <w:rPr>
          <w:rFonts w:ascii="Helvetica Neue Light" w:hAnsi="Helvetica Neue Light"/>
          <w:rPrChange w:id="3063" w:author="Arthur de Catheu" w:date="2014-06-20T17:08:00Z">
            <w:rPr/>
          </w:rPrChange>
        </w:rPr>
        <w:t xml:space="preserve">ollective, des </w:t>
      </w:r>
      <w:r w:rsidR="00557914" w:rsidRPr="00935764">
        <w:rPr>
          <w:rFonts w:ascii="Helvetica Neue Light" w:hAnsi="Helvetica Neue Light"/>
          <w:rPrChange w:id="3064" w:author="Arthur de Catheu" w:date="2014-06-20T17:08:00Z">
            <w:rPr/>
          </w:rPrChange>
        </w:rPr>
        <w:t>Créance</w:t>
      </w:r>
      <w:r w:rsidR="005E7B17" w:rsidRPr="00935764">
        <w:rPr>
          <w:rFonts w:ascii="Helvetica Neue Light" w:hAnsi="Helvetica Neue Light"/>
          <w:rPrChange w:id="3065" w:author="Arthur de Catheu" w:date="2014-06-20T17:08:00Z">
            <w:rPr/>
          </w:rPrChange>
        </w:rPr>
        <w:t>s garanties en totalité ou partiellement</w:t>
      </w:r>
      <w:r w:rsidR="00752B96" w:rsidRPr="00935764">
        <w:rPr>
          <w:rFonts w:ascii="Helvetica Neue Light" w:hAnsi="Helvetica Neue Light"/>
          <w:rPrChange w:id="3066" w:author="Arthur de Catheu" w:date="2014-06-20T17:08:00Z">
            <w:rPr/>
          </w:rPrChange>
        </w:rPr>
        <w:t xml:space="preserve"> par l'Assureur-Crédit</w:t>
      </w:r>
      <w:r w:rsidR="005E7B17" w:rsidRPr="00935764">
        <w:rPr>
          <w:rFonts w:ascii="Helvetica Neue Light" w:hAnsi="Helvetica Neue Light"/>
          <w:rPrChange w:id="3067" w:author="Arthur de Catheu" w:date="2014-06-20T17:08:00Z">
            <w:rPr/>
          </w:rPrChange>
        </w:rPr>
        <w:t xml:space="preserve">, </w:t>
      </w:r>
      <w:r w:rsidR="00891F59" w:rsidRPr="00935764">
        <w:rPr>
          <w:rFonts w:ascii="Helvetica Neue Light" w:hAnsi="Helvetica Neue Light"/>
          <w:rPrChange w:id="3068" w:author="Arthur de Catheu" w:date="2014-06-20T17:08:00Z">
            <w:rPr/>
          </w:rPrChange>
        </w:rPr>
        <w:t xml:space="preserve">ainsi que </w:t>
      </w:r>
      <w:r w:rsidR="005E7B17" w:rsidRPr="00935764">
        <w:rPr>
          <w:rFonts w:ascii="Helvetica Neue Light" w:hAnsi="Helvetica Neue Light"/>
          <w:rPrChange w:id="3069" w:author="Arthur de Catheu" w:date="2014-06-20T17:08:00Z">
            <w:rPr/>
          </w:rPrChange>
        </w:rPr>
        <w:t xml:space="preserve">des </w:t>
      </w:r>
      <w:r w:rsidR="00557914" w:rsidRPr="00935764">
        <w:rPr>
          <w:rFonts w:ascii="Helvetica Neue Light" w:hAnsi="Helvetica Neue Light"/>
          <w:rPrChange w:id="3070" w:author="Arthur de Catheu" w:date="2014-06-20T17:08:00Z">
            <w:rPr/>
          </w:rPrChange>
        </w:rPr>
        <w:t>Créance</w:t>
      </w:r>
      <w:r w:rsidR="005E7B17" w:rsidRPr="00935764">
        <w:rPr>
          <w:rFonts w:ascii="Helvetica Neue Light" w:hAnsi="Helvetica Neue Light"/>
          <w:rPrChange w:id="3071" w:author="Arthur de Catheu" w:date="2014-06-20T17:08:00Z">
            <w:rPr/>
          </w:rPrChange>
        </w:rPr>
        <w:t>s non garanties</w:t>
      </w:r>
      <w:r w:rsidR="00752B96" w:rsidRPr="00935764">
        <w:rPr>
          <w:rFonts w:ascii="Helvetica Neue Light" w:hAnsi="Helvetica Neue Light"/>
          <w:rPrChange w:id="3072" w:author="Arthur de Catheu" w:date="2014-06-20T17:08:00Z">
            <w:rPr/>
          </w:rPrChange>
        </w:rPr>
        <w:t xml:space="preserve"> par l'Assureur-Crédit</w:t>
      </w:r>
      <w:r w:rsidR="005E7B17" w:rsidRPr="00935764">
        <w:rPr>
          <w:rFonts w:ascii="Helvetica Neue Light" w:hAnsi="Helvetica Neue Light"/>
          <w:rPrChange w:id="3073" w:author="Arthur de Catheu" w:date="2014-06-20T17:08:00Z">
            <w:rPr/>
          </w:rPrChange>
        </w:rPr>
        <w:t>.</w:t>
      </w:r>
      <w:r w:rsidR="00902D1D" w:rsidRPr="00935764">
        <w:rPr>
          <w:rFonts w:ascii="Helvetica Neue Light" w:hAnsi="Helvetica Neue Light"/>
          <w:rPrChange w:id="3074" w:author="Arthur de Catheu" w:date="2014-06-20T17:08:00Z">
            <w:rPr/>
          </w:rPrChange>
        </w:rPr>
        <w:t xml:space="preserve"> </w:t>
      </w:r>
      <w:r w:rsidR="005E7B17" w:rsidRPr="00935764">
        <w:rPr>
          <w:rFonts w:ascii="Helvetica Neue Light" w:hAnsi="Helvetica Neue Light" w:cs="Arial"/>
          <w:rPrChange w:id="3075" w:author="Arthur de Catheu" w:date="2014-06-20T17:08:00Z">
            <w:rPr>
              <w:rFonts w:cs="Arial"/>
            </w:rPr>
          </w:rPrChange>
        </w:rPr>
        <w:t xml:space="preserve">Dans le cadre de la DIC, </w:t>
      </w:r>
      <w:r w:rsidR="008B6D19" w:rsidRPr="00935764">
        <w:rPr>
          <w:rFonts w:ascii="Helvetica Neue Light" w:hAnsi="Helvetica Neue Light" w:cs="Arial"/>
          <w:rPrChange w:id="3076" w:author="Arthur de Catheu" w:date="2014-06-20T17:08:00Z">
            <w:rPr>
              <w:rFonts w:cs="Arial"/>
            </w:rPr>
          </w:rPrChange>
        </w:rPr>
        <w:t>un mandat irré</w:t>
      </w:r>
      <w:r w:rsidR="007F0DA4" w:rsidRPr="00935764">
        <w:rPr>
          <w:rFonts w:ascii="Helvetica Neue Light" w:hAnsi="Helvetica Neue Light" w:cs="Arial"/>
          <w:rPrChange w:id="3077" w:author="Arthur de Catheu" w:date="2014-06-20T17:08:00Z">
            <w:rPr>
              <w:rFonts w:cs="Arial"/>
            </w:rPr>
          </w:rPrChange>
        </w:rPr>
        <w:t>vocable</w:t>
      </w:r>
      <w:r w:rsidR="008B6D19" w:rsidRPr="00935764">
        <w:rPr>
          <w:rFonts w:ascii="Helvetica Neue Light" w:hAnsi="Helvetica Neue Light" w:cs="Arial"/>
          <w:rPrChange w:id="3078" w:author="Arthur de Catheu" w:date="2014-06-20T17:08:00Z">
            <w:rPr>
              <w:rFonts w:cs="Arial"/>
            </w:rPr>
          </w:rPrChange>
        </w:rPr>
        <w:t xml:space="preserve"> est </w:t>
      </w:r>
      <w:r w:rsidR="00AA7D65" w:rsidRPr="00935764">
        <w:rPr>
          <w:rFonts w:ascii="Helvetica Neue Light" w:hAnsi="Helvetica Neue Light" w:cs="Arial"/>
          <w:rPrChange w:id="3079" w:author="Arthur de Catheu" w:date="2014-06-20T17:08:00Z">
            <w:rPr>
              <w:rFonts w:cs="Arial"/>
            </w:rPr>
          </w:rPrChange>
        </w:rPr>
        <w:t xml:space="preserve">conféré </w:t>
      </w:r>
      <w:r w:rsidR="008B6D19" w:rsidRPr="00935764">
        <w:rPr>
          <w:rFonts w:ascii="Helvetica Neue Light" w:hAnsi="Helvetica Neue Light" w:cs="Arial"/>
          <w:rPrChange w:id="3080" w:author="Arthur de Catheu" w:date="2014-06-20T17:08:00Z">
            <w:rPr>
              <w:rFonts w:cs="Arial"/>
            </w:rPr>
          </w:rPrChange>
        </w:rPr>
        <w:t xml:space="preserve">au </w:t>
      </w:r>
      <w:r w:rsidR="00C53BBE" w:rsidRPr="00935764">
        <w:rPr>
          <w:rFonts w:ascii="Helvetica Neue Light" w:hAnsi="Helvetica Neue Light" w:cs="Arial"/>
          <w:rPrChange w:id="3081" w:author="Arthur de Catheu" w:date="2014-06-20T17:08:00Z">
            <w:rPr>
              <w:rFonts w:cs="Arial"/>
            </w:rPr>
          </w:rPrChange>
        </w:rPr>
        <w:t>Recouvreur</w:t>
      </w:r>
      <w:r w:rsidR="00752B96" w:rsidRPr="00935764">
        <w:rPr>
          <w:rFonts w:ascii="Helvetica Neue Light" w:hAnsi="Helvetica Neue Light" w:cs="Arial"/>
          <w:rPrChange w:id="3082" w:author="Arthur de Catheu" w:date="2014-06-20T17:08:00Z">
            <w:rPr>
              <w:rFonts w:cs="Arial"/>
            </w:rPr>
          </w:rPrChange>
        </w:rPr>
        <w:t xml:space="preserve"> </w:t>
      </w:r>
      <w:r w:rsidR="005E7B17" w:rsidRPr="00935764">
        <w:rPr>
          <w:rFonts w:ascii="Helvetica Neue Light" w:hAnsi="Helvetica Neue Light" w:cs="Arial"/>
          <w:rPrChange w:id="3083" w:author="Arthur de Catheu" w:date="2014-06-20T17:08:00Z">
            <w:rPr>
              <w:rFonts w:cs="Arial"/>
            </w:rPr>
          </w:rPrChange>
        </w:rPr>
        <w:t xml:space="preserve">de recouvrer </w:t>
      </w:r>
      <w:r w:rsidR="00902D1D" w:rsidRPr="00935764">
        <w:rPr>
          <w:rFonts w:ascii="Helvetica Neue Light" w:hAnsi="Helvetica Neue Light" w:cs="Arial"/>
          <w:rPrChange w:id="3084" w:author="Arthur de Catheu" w:date="2014-06-20T17:08:00Z">
            <w:rPr>
              <w:rFonts w:cs="Arial"/>
            </w:rPr>
          </w:rPrChange>
        </w:rPr>
        <w:t>toutes les</w:t>
      </w:r>
      <w:r w:rsidR="005E7B17" w:rsidRPr="00935764">
        <w:rPr>
          <w:rFonts w:ascii="Helvetica Neue Light" w:hAnsi="Helvetica Neue Light" w:cs="Arial"/>
          <w:rPrChange w:id="3085" w:author="Arthur de Catheu" w:date="2014-06-20T17:08:00Z">
            <w:rPr>
              <w:rFonts w:cs="Arial"/>
            </w:rPr>
          </w:rPrChange>
        </w:rPr>
        <w:t xml:space="preserve"> </w:t>
      </w:r>
      <w:r w:rsidR="00557914" w:rsidRPr="00935764">
        <w:rPr>
          <w:rFonts w:ascii="Helvetica Neue Light" w:hAnsi="Helvetica Neue Light" w:cs="Arial"/>
          <w:rPrChange w:id="3086" w:author="Arthur de Catheu" w:date="2014-06-20T17:08:00Z">
            <w:rPr>
              <w:rFonts w:cs="Arial"/>
            </w:rPr>
          </w:rPrChange>
        </w:rPr>
        <w:t>Créance</w:t>
      </w:r>
      <w:r w:rsidR="00902D1D" w:rsidRPr="00935764">
        <w:rPr>
          <w:rFonts w:ascii="Helvetica Neue Light" w:hAnsi="Helvetica Neue Light" w:cs="Arial"/>
          <w:rPrChange w:id="3087" w:author="Arthur de Catheu" w:date="2014-06-20T17:08:00Z">
            <w:rPr>
              <w:rFonts w:cs="Arial"/>
            </w:rPr>
          </w:rPrChange>
        </w:rPr>
        <w:t>s associées au Débiteur</w:t>
      </w:r>
      <w:r w:rsidR="005E7B17" w:rsidRPr="00935764">
        <w:rPr>
          <w:rFonts w:ascii="Helvetica Neue Light" w:hAnsi="Helvetica Neue Light" w:cs="Arial"/>
          <w:rPrChange w:id="3088" w:author="Arthur de Catheu" w:date="2014-06-20T17:08:00Z">
            <w:rPr>
              <w:rFonts w:cs="Arial"/>
            </w:rPr>
          </w:rPrChange>
        </w:rPr>
        <w:t xml:space="preserve"> en son nom, avec faculté de substitution au profit de tout tiers désigné par </w:t>
      </w:r>
      <w:r w:rsidR="00752B96" w:rsidRPr="00935764">
        <w:rPr>
          <w:rFonts w:ascii="Helvetica Neue Light" w:hAnsi="Helvetica Neue Light" w:cs="Arial"/>
          <w:rPrChange w:id="3089" w:author="Arthur de Catheu" w:date="2014-06-20T17:08:00Z">
            <w:rPr>
              <w:rFonts w:cs="Arial"/>
            </w:rPr>
          </w:rPrChange>
        </w:rPr>
        <w:t xml:space="preserve">le </w:t>
      </w:r>
      <w:r w:rsidR="00C53BBE" w:rsidRPr="00935764">
        <w:rPr>
          <w:rFonts w:ascii="Helvetica Neue Light" w:hAnsi="Helvetica Neue Light" w:cs="Arial"/>
          <w:rPrChange w:id="3090" w:author="Arthur de Catheu" w:date="2014-06-20T17:08:00Z">
            <w:rPr>
              <w:rFonts w:cs="Arial"/>
            </w:rPr>
          </w:rPrChange>
        </w:rPr>
        <w:t>Recouvreur</w:t>
      </w:r>
      <w:r w:rsidR="005E7B17" w:rsidRPr="00935764">
        <w:rPr>
          <w:rFonts w:ascii="Helvetica Neue Light" w:hAnsi="Helvetica Neue Light" w:cs="Arial"/>
          <w:rPrChange w:id="3091" w:author="Arthur de Catheu" w:date="2014-06-20T17:08:00Z">
            <w:rPr>
              <w:rFonts w:cs="Arial"/>
            </w:rPr>
          </w:rPrChange>
        </w:rPr>
        <w:t xml:space="preserve"> qui</w:t>
      </w:r>
      <w:r w:rsidR="00AA7D65" w:rsidRPr="00935764">
        <w:rPr>
          <w:rFonts w:ascii="Helvetica Neue Light" w:hAnsi="Helvetica Neue Light" w:cs="Arial"/>
          <w:rPrChange w:id="3092" w:author="Arthur de Catheu" w:date="2014-06-20T17:08:00Z">
            <w:rPr>
              <w:rFonts w:cs="Arial"/>
            </w:rPr>
          </w:rPrChange>
        </w:rPr>
        <w:t>,</w:t>
      </w:r>
      <w:r w:rsidR="005E7B17" w:rsidRPr="00935764">
        <w:rPr>
          <w:rFonts w:ascii="Helvetica Neue Light" w:hAnsi="Helvetica Neue Light" w:cs="Arial"/>
          <w:rPrChange w:id="3093" w:author="Arthur de Catheu" w:date="2014-06-20T17:08:00Z">
            <w:rPr>
              <w:rFonts w:cs="Arial"/>
            </w:rPr>
          </w:rPrChange>
        </w:rPr>
        <w:t xml:space="preserve"> en </w:t>
      </w:r>
      <w:r w:rsidR="00AA7D65" w:rsidRPr="00935764">
        <w:rPr>
          <w:rFonts w:ascii="Helvetica Neue Light" w:hAnsi="Helvetica Neue Light" w:cs="Arial"/>
          <w:rPrChange w:id="3094" w:author="Arthur de Catheu" w:date="2014-06-20T17:08:00Z">
            <w:rPr>
              <w:rFonts w:cs="Arial"/>
            </w:rPr>
          </w:rPrChange>
        </w:rPr>
        <w:t>France,</w:t>
      </w:r>
      <w:r w:rsidR="005E7B17" w:rsidRPr="00935764">
        <w:rPr>
          <w:rFonts w:ascii="Helvetica Neue Light" w:hAnsi="Helvetica Neue Light" w:cs="Arial"/>
          <w:rPrChange w:id="3095" w:author="Arthur de Catheu" w:date="2014-06-20T17:08:00Z">
            <w:rPr>
              <w:rFonts w:cs="Arial"/>
            </w:rPr>
          </w:rPrChange>
        </w:rPr>
        <w:t xml:space="preserve"> f</w:t>
      </w:r>
      <w:r w:rsidR="00160808" w:rsidRPr="00935764">
        <w:rPr>
          <w:rFonts w:ascii="Helvetica Neue Light" w:hAnsi="Helvetica Neue Light" w:cs="Arial"/>
          <w:rPrChange w:id="3096" w:author="Arthur de Catheu" w:date="2014-06-20T17:08:00Z">
            <w:rPr>
              <w:rFonts w:cs="Arial"/>
            </w:rPr>
          </w:rPrChange>
        </w:rPr>
        <w:t>ait</w:t>
      </w:r>
      <w:r w:rsidR="005E7B17" w:rsidRPr="00935764">
        <w:rPr>
          <w:rFonts w:ascii="Helvetica Neue Light" w:hAnsi="Helvetica Neue Light" w:cs="Arial"/>
          <w:rPrChange w:id="3097" w:author="Arthur de Catheu" w:date="2014-06-20T17:08:00Z">
            <w:rPr>
              <w:rFonts w:cs="Arial"/>
            </w:rPr>
          </w:rPrChange>
        </w:rPr>
        <w:t xml:space="preserve"> partie du groupe </w:t>
      </w:r>
      <w:r w:rsidR="0051359F" w:rsidRPr="00935764">
        <w:rPr>
          <w:rFonts w:ascii="Helvetica Neue Light" w:hAnsi="Helvetica Neue Light" w:cs="Arial"/>
          <w:rPrChange w:id="3098" w:author="Arthur de Catheu" w:date="2014-06-20T17:08:00Z">
            <w:rPr>
              <w:rFonts w:cs="Arial"/>
            </w:rPr>
          </w:rPrChange>
        </w:rPr>
        <w:t>Euler Hermes</w:t>
      </w:r>
      <w:r w:rsidR="00752B96" w:rsidRPr="00935764">
        <w:rPr>
          <w:rFonts w:ascii="Helvetica Neue Light" w:hAnsi="Helvetica Neue Light" w:cs="Arial"/>
          <w:rPrChange w:id="3099" w:author="Arthur de Catheu" w:date="2014-06-20T17:08:00Z">
            <w:rPr>
              <w:rFonts w:cs="Arial"/>
            </w:rPr>
          </w:rPrChange>
        </w:rPr>
        <w:t>,</w:t>
      </w:r>
      <w:r w:rsidR="005E7B17" w:rsidRPr="00935764">
        <w:rPr>
          <w:rFonts w:ascii="Helvetica Neue Light" w:hAnsi="Helvetica Neue Light" w:cs="Arial"/>
          <w:rPrChange w:id="3100" w:author="Arthur de Catheu" w:date="2014-06-20T17:08:00Z">
            <w:rPr>
              <w:rFonts w:cs="Arial"/>
            </w:rPr>
          </w:rPrChange>
        </w:rPr>
        <w:t xml:space="preserve"> pour exercer tous les droits que </w:t>
      </w:r>
      <w:r w:rsidR="004C382E" w:rsidRPr="00935764">
        <w:rPr>
          <w:rFonts w:ascii="Helvetica Neue Light" w:hAnsi="Helvetica Neue Light" w:cs="Arial"/>
          <w:rPrChange w:id="3101" w:author="Arthur de Catheu" w:date="2014-06-20T17:08:00Z">
            <w:rPr>
              <w:rFonts w:cs="Arial"/>
            </w:rPr>
          </w:rPrChange>
        </w:rPr>
        <w:t xml:space="preserve">le </w:t>
      </w:r>
      <w:r w:rsidR="00A37D87" w:rsidRPr="00935764">
        <w:rPr>
          <w:rFonts w:ascii="Helvetica Neue Light" w:hAnsi="Helvetica Neue Light" w:cs="Arial"/>
          <w:rPrChange w:id="3102" w:author="Arthur de Catheu" w:date="2014-06-20T17:08:00Z">
            <w:rPr>
              <w:rFonts w:cs="Arial"/>
            </w:rPr>
          </w:rPrChange>
        </w:rPr>
        <w:t>FCT 2014</w:t>
      </w:r>
      <w:r w:rsidR="00891F59" w:rsidRPr="00935764">
        <w:rPr>
          <w:rFonts w:ascii="Helvetica Neue Light" w:hAnsi="Helvetica Neue Light" w:cs="Arial"/>
          <w:rPrChange w:id="3103" w:author="Arthur de Catheu" w:date="2014-06-20T17:08:00Z">
            <w:rPr>
              <w:rFonts w:cs="Arial"/>
            </w:rPr>
          </w:rPrChange>
        </w:rPr>
        <w:t xml:space="preserve"> tient </w:t>
      </w:r>
      <w:r w:rsidR="00752B96" w:rsidRPr="00935764">
        <w:rPr>
          <w:rFonts w:ascii="Helvetica Neue Light" w:hAnsi="Helvetica Neue Light" w:cs="Arial"/>
          <w:rPrChange w:id="3104" w:author="Arthur de Catheu" w:date="2014-06-20T17:08:00Z">
            <w:rPr>
              <w:rFonts w:cs="Arial"/>
            </w:rPr>
          </w:rPrChange>
        </w:rPr>
        <w:t>de</w:t>
      </w:r>
      <w:r w:rsidR="00ED7260" w:rsidRPr="00935764">
        <w:rPr>
          <w:rFonts w:ascii="Helvetica Neue Light" w:hAnsi="Helvetica Neue Light" w:cs="Arial"/>
          <w:rPrChange w:id="3105" w:author="Arthur de Catheu" w:date="2014-06-20T17:08:00Z">
            <w:rPr>
              <w:rFonts w:cs="Arial"/>
            </w:rPr>
          </w:rPrChange>
        </w:rPr>
        <w:t>s</w:t>
      </w:r>
      <w:r w:rsidR="00752B96" w:rsidRPr="00935764">
        <w:rPr>
          <w:rFonts w:ascii="Helvetica Neue Light" w:hAnsi="Helvetica Neue Light" w:cs="Arial"/>
          <w:rPrChange w:id="3106" w:author="Arthur de Catheu" w:date="2014-06-20T17:08:00Z">
            <w:rPr>
              <w:rFonts w:cs="Arial"/>
            </w:rPr>
          </w:rPrChange>
        </w:rPr>
        <w:t xml:space="preserve"> </w:t>
      </w:r>
      <w:r w:rsidR="00557914" w:rsidRPr="00935764">
        <w:rPr>
          <w:rFonts w:ascii="Helvetica Neue Light" w:hAnsi="Helvetica Neue Light" w:cs="Arial"/>
          <w:rPrChange w:id="3107" w:author="Arthur de Catheu" w:date="2014-06-20T17:08:00Z">
            <w:rPr>
              <w:rFonts w:cs="Arial"/>
            </w:rPr>
          </w:rPrChange>
        </w:rPr>
        <w:t>Créance</w:t>
      </w:r>
      <w:r w:rsidR="00ED7260" w:rsidRPr="00935764">
        <w:rPr>
          <w:rFonts w:ascii="Helvetica Neue Light" w:hAnsi="Helvetica Neue Light" w:cs="Arial"/>
          <w:rPrChange w:id="3108" w:author="Arthur de Catheu" w:date="2014-06-20T17:08:00Z">
            <w:rPr>
              <w:rFonts w:cs="Arial"/>
            </w:rPr>
          </w:rPrChange>
        </w:rPr>
        <w:t>s concernées</w:t>
      </w:r>
      <w:r w:rsidR="005E7B17" w:rsidRPr="00935764">
        <w:rPr>
          <w:rFonts w:ascii="Helvetica Neue Light" w:hAnsi="Helvetica Neue Light" w:cs="Arial"/>
          <w:rPrChange w:id="3109" w:author="Arthur de Catheu" w:date="2014-06-20T17:08:00Z">
            <w:rPr>
              <w:rFonts w:cs="Arial"/>
            </w:rPr>
          </w:rPrChange>
        </w:rPr>
        <w:t>.</w:t>
      </w:r>
    </w:p>
    <w:p w14:paraId="705B788F" w14:textId="5B360562" w:rsidR="00156B5B" w:rsidRPr="00935764" w:rsidRDefault="005E7B17" w:rsidP="00AC59DC">
      <w:pPr>
        <w:spacing w:before="120"/>
        <w:rPr>
          <w:rFonts w:ascii="Helvetica Neue Light" w:hAnsi="Helvetica Neue Light"/>
          <w:rPrChange w:id="3110" w:author="Arthur de Catheu" w:date="2014-06-20T17:08:00Z">
            <w:rPr/>
          </w:rPrChange>
        </w:rPr>
      </w:pPr>
      <w:r w:rsidRPr="00935764">
        <w:rPr>
          <w:rFonts w:ascii="Helvetica Neue Light" w:hAnsi="Helvetica Neue Light"/>
          <w:rPrChange w:id="3111" w:author="Arthur de Catheu" w:date="2014-06-20T17:08:00Z">
            <w:rPr/>
          </w:rPrChange>
        </w:rPr>
        <w:t xml:space="preserve">Pour les </w:t>
      </w:r>
      <w:r w:rsidR="00AA0024" w:rsidRPr="00935764">
        <w:rPr>
          <w:rFonts w:ascii="Helvetica Neue Light" w:hAnsi="Helvetica Neue Light"/>
          <w:rPrChange w:id="3112" w:author="Arthur de Catheu" w:date="2014-06-20T17:08:00Z">
            <w:rPr/>
          </w:rPrChange>
        </w:rPr>
        <w:t>Débiteur</w:t>
      </w:r>
      <w:r w:rsidRPr="00935764">
        <w:rPr>
          <w:rFonts w:ascii="Helvetica Neue Light" w:hAnsi="Helvetica Neue Light"/>
          <w:rPrChange w:id="3113" w:author="Arthur de Catheu" w:date="2014-06-20T17:08:00Z">
            <w:rPr/>
          </w:rPrChange>
        </w:rPr>
        <w:t xml:space="preserve">s in bonis, </w:t>
      </w:r>
      <w:r w:rsidR="002119A8" w:rsidRPr="00935764">
        <w:rPr>
          <w:rFonts w:ascii="Helvetica Neue Light" w:hAnsi="Helvetica Neue Light"/>
          <w:rPrChange w:id="3114" w:author="Arthur de Catheu" w:date="2014-06-20T17:08:00Z">
            <w:rPr/>
          </w:rPrChange>
        </w:rPr>
        <w:t>Finexkap AM</w:t>
      </w:r>
      <w:r w:rsidR="00AA7D65" w:rsidRPr="00935764">
        <w:rPr>
          <w:rFonts w:ascii="Helvetica Neue Light" w:hAnsi="Helvetica Neue Light"/>
          <w:rPrChange w:id="3115" w:author="Arthur de Catheu" w:date="2014-06-20T17:08:00Z">
            <w:rPr/>
          </w:rPrChange>
        </w:rPr>
        <w:t xml:space="preserve"> </w:t>
      </w:r>
      <w:r w:rsidRPr="00935764">
        <w:rPr>
          <w:rFonts w:ascii="Helvetica Neue Light" w:hAnsi="Helvetica Neue Light"/>
          <w:rPrChange w:id="3116" w:author="Arthur de Catheu" w:date="2014-06-20T17:08:00Z">
            <w:rPr/>
          </w:rPrChange>
        </w:rPr>
        <w:t xml:space="preserve">dispose d’un délai maximum de </w:t>
      </w:r>
      <w:r w:rsidR="004C382E" w:rsidRPr="00935764">
        <w:rPr>
          <w:rFonts w:ascii="Helvetica Neue Light" w:hAnsi="Helvetica Neue Light"/>
          <w:rPrChange w:id="3117" w:author="Arthur de Catheu" w:date="2014-06-20T17:08:00Z">
            <w:rPr/>
          </w:rPrChange>
        </w:rPr>
        <w:t>quatre-vingt-dix (</w:t>
      </w:r>
      <w:r w:rsidRPr="00935764">
        <w:rPr>
          <w:rFonts w:ascii="Helvetica Neue Light" w:hAnsi="Helvetica Neue Light"/>
          <w:rPrChange w:id="3118" w:author="Arthur de Catheu" w:date="2014-06-20T17:08:00Z">
            <w:rPr/>
          </w:rPrChange>
        </w:rPr>
        <w:t>90</w:t>
      </w:r>
      <w:r w:rsidR="004C382E" w:rsidRPr="00935764">
        <w:rPr>
          <w:rFonts w:ascii="Helvetica Neue Light" w:hAnsi="Helvetica Neue Light"/>
          <w:rPrChange w:id="3119" w:author="Arthur de Catheu" w:date="2014-06-20T17:08:00Z">
            <w:rPr/>
          </w:rPrChange>
        </w:rPr>
        <w:t>)</w:t>
      </w:r>
      <w:r w:rsidRPr="00935764">
        <w:rPr>
          <w:rFonts w:ascii="Helvetica Neue Light" w:hAnsi="Helvetica Neue Light"/>
          <w:rPrChange w:id="3120" w:author="Arthur de Catheu" w:date="2014-06-20T17:08:00Z">
            <w:rPr/>
          </w:rPrChange>
        </w:rPr>
        <w:t xml:space="preserve"> jours à compter de la première échéance impayée de</w:t>
      </w:r>
      <w:r w:rsidR="00752B96" w:rsidRPr="00935764">
        <w:rPr>
          <w:rFonts w:ascii="Helvetica Neue Light" w:hAnsi="Helvetica Neue Light"/>
          <w:rPrChange w:id="3121" w:author="Arthur de Catheu" w:date="2014-06-20T17:08:00Z">
            <w:rPr/>
          </w:rPrChange>
        </w:rPr>
        <w:t xml:space="preserve"> la</w:t>
      </w:r>
      <w:r w:rsidRPr="00935764">
        <w:rPr>
          <w:rFonts w:ascii="Helvetica Neue Light" w:hAnsi="Helvetica Neue Light"/>
          <w:rPrChange w:id="3122" w:author="Arthur de Catheu" w:date="2014-06-20T17:08:00Z">
            <w:rPr/>
          </w:rPrChange>
        </w:rPr>
        <w:t xml:space="preserve"> </w:t>
      </w:r>
      <w:r w:rsidR="00557914" w:rsidRPr="00935764">
        <w:rPr>
          <w:rFonts w:ascii="Helvetica Neue Light" w:hAnsi="Helvetica Neue Light"/>
          <w:rPrChange w:id="3123" w:author="Arthur de Catheu" w:date="2014-06-20T17:08:00Z">
            <w:rPr/>
          </w:rPrChange>
        </w:rPr>
        <w:t>Créance</w:t>
      </w:r>
      <w:r w:rsidRPr="00935764">
        <w:rPr>
          <w:rFonts w:ascii="Helvetica Neue Light" w:hAnsi="Helvetica Neue Light"/>
          <w:rPrChange w:id="3124" w:author="Arthur de Catheu" w:date="2014-06-20T17:08:00Z">
            <w:rPr/>
          </w:rPrChange>
        </w:rPr>
        <w:t xml:space="preserve"> pour transmettre la DIC.</w:t>
      </w:r>
    </w:p>
    <w:p w14:paraId="1AF340AA" w14:textId="27CE9305" w:rsidR="00902D1D" w:rsidRPr="00935764" w:rsidRDefault="005E7B17" w:rsidP="00AC59DC">
      <w:pPr>
        <w:spacing w:before="120"/>
        <w:rPr>
          <w:rFonts w:ascii="Helvetica Neue Light" w:hAnsi="Helvetica Neue Light"/>
          <w:rPrChange w:id="3125" w:author="Arthur de Catheu" w:date="2014-06-20T17:08:00Z">
            <w:rPr/>
          </w:rPrChange>
        </w:rPr>
      </w:pPr>
      <w:r w:rsidRPr="00935764">
        <w:rPr>
          <w:rFonts w:ascii="Helvetica Neue Light" w:hAnsi="Helvetica Neue Light"/>
          <w:rPrChange w:id="3126" w:author="Arthur de Catheu" w:date="2014-06-20T17:08:00Z">
            <w:rPr/>
          </w:rPrChange>
        </w:rPr>
        <w:t xml:space="preserve">Pour les </w:t>
      </w:r>
      <w:r w:rsidR="00AA0024" w:rsidRPr="00935764">
        <w:rPr>
          <w:rFonts w:ascii="Helvetica Neue Light" w:hAnsi="Helvetica Neue Light"/>
          <w:rPrChange w:id="3127" w:author="Arthur de Catheu" w:date="2014-06-20T17:08:00Z">
            <w:rPr/>
          </w:rPrChange>
        </w:rPr>
        <w:t>Débiteur</w:t>
      </w:r>
      <w:r w:rsidRPr="00935764">
        <w:rPr>
          <w:rFonts w:ascii="Helvetica Neue Light" w:hAnsi="Helvetica Neue Light"/>
          <w:rPrChange w:id="3128" w:author="Arthur de Catheu" w:date="2014-06-20T17:08:00Z">
            <w:rPr/>
          </w:rPrChange>
        </w:rPr>
        <w:t xml:space="preserve">s en </w:t>
      </w:r>
      <w:r w:rsidR="00752B96" w:rsidRPr="00935764">
        <w:rPr>
          <w:rFonts w:ascii="Helvetica Neue Light" w:hAnsi="Helvetica Neue Light"/>
          <w:rPrChange w:id="3129" w:author="Arthur de Catheu" w:date="2014-06-20T17:08:00Z">
            <w:rPr/>
          </w:rPrChange>
        </w:rPr>
        <w:t>Procédure Collective</w:t>
      </w:r>
      <w:r w:rsidRPr="00935764">
        <w:rPr>
          <w:rFonts w:ascii="Helvetica Neue Light" w:hAnsi="Helvetica Neue Light"/>
          <w:rPrChange w:id="3130" w:author="Arthur de Catheu" w:date="2014-06-20T17:08:00Z">
            <w:rPr/>
          </w:rPrChange>
        </w:rPr>
        <w:t xml:space="preserve">, la DIC doit être adressée dans un délai de </w:t>
      </w:r>
      <w:r w:rsidR="004C382E" w:rsidRPr="00935764">
        <w:rPr>
          <w:rFonts w:ascii="Helvetica Neue Light" w:hAnsi="Helvetica Neue Light"/>
          <w:rPrChange w:id="3131" w:author="Arthur de Catheu" w:date="2014-06-20T17:08:00Z">
            <w:rPr/>
          </w:rPrChange>
        </w:rPr>
        <w:t>trente (</w:t>
      </w:r>
      <w:r w:rsidRPr="00935764">
        <w:rPr>
          <w:rFonts w:ascii="Helvetica Neue Light" w:hAnsi="Helvetica Neue Light"/>
          <w:rPrChange w:id="3132" w:author="Arthur de Catheu" w:date="2014-06-20T17:08:00Z">
            <w:rPr/>
          </w:rPrChange>
        </w:rPr>
        <w:t>30</w:t>
      </w:r>
      <w:r w:rsidR="004C382E" w:rsidRPr="00935764">
        <w:rPr>
          <w:rFonts w:ascii="Helvetica Neue Light" w:hAnsi="Helvetica Neue Light"/>
          <w:rPrChange w:id="3133" w:author="Arthur de Catheu" w:date="2014-06-20T17:08:00Z">
            <w:rPr/>
          </w:rPrChange>
        </w:rPr>
        <w:t>)</w:t>
      </w:r>
      <w:r w:rsidRPr="00935764">
        <w:rPr>
          <w:rFonts w:ascii="Helvetica Neue Light" w:hAnsi="Helvetica Neue Light"/>
          <w:rPrChange w:id="3134" w:author="Arthur de Catheu" w:date="2014-06-20T17:08:00Z">
            <w:rPr/>
          </w:rPrChange>
        </w:rPr>
        <w:t xml:space="preserve"> jours suivant la date de publication au BODACC, que l</w:t>
      </w:r>
      <w:r w:rsidR="00752B96" w:rsidRPr="00935764">
        <w:rPr>
          <w:rFonts w:ascii="Helvetica Neue Light" w:hAnsi="Helvetica Neue Light"/>
          <w:rPrChange w:id="3135" w:author="Arthur de Catheu" w:date="2014-06-20T17:08:00Z">
            <w:rPr/>
          </w:rPrChange>
        </w:rPr>
        <w:t>a Créance</w:t>
      </w:r>
      <w:r w:rsidRPr="00935764">
        <w:rPr>
          <w:rFonts w:ascii="Helvetica Neue Light" w:hAnsi="Helvetica Neue Light"/>
          <w:rPrChange w:id="3136" w:author="Arthur de Catheu" w:date="2014-06-20T17:08:00Z">
            <w:rPr/>
          </w:rPrChange>
        </w:rPr>
        <w:t xml:space="preserve"> soit échue ou non.</w:t>
      </w:r>
    </w:p>
    <w:p w14:paraId="5832A75C" w14:textId="24E7B531" w:rsidR="00156B5B" w:rsidRPr="00935764" w:rsidRDefault="003C5B05">
      <w:pPr>
        <w:pStyle w:val="Titre4"/>
        <w:numPr>
          <w:ilvl w:val="0"/>
          <w:numId w:val="0"/>
        </w:numPr>
        <w:ind w:left="2832"/>
        <w:rPr>
          <w:rFonts w:ascii="Helvetica Neue Light" w:hAnsi="Helvetica Neue Light"/>
          <w:rPrChange w:id="3137" w:author="Arthur de Catheu" w:date="2014-06-20T17:08:00Z">
            <w:rPr/>
          </w:rPrChange>
        </w:rPr>
        <w:pPrChange w:id="3138" w:author="Hervé Monnerie" w:date="2014-06-13T16:33:00Z">
          <w:pPr>
            <w:pStyle w:val="Titre4"/>
          </w:pPr>
        </w:pPrChange>
      </w:pPr>
      <w:ins w:id="3139" w:author="Arthur de Catheu" w:date="2014-06-20T17:28:00Z">
        <w:r>
          <w:rPr>
            <w:rFonts w:ascii="Helvetica Neue Light" w:hAnsi="Helvetica Neue Light"/>
          </w:rPr>
          <w:t xml:space="preserve">a. </w:t>
        </w:r>
        <w:r>
          <w:rPr>
            <w:rFonts w:ascii="Helvetica Neue Light" w:hAnsi="Helvetica Neue Light"/>
          </w:rPr>
          <w:tab/>
        </w:r>
      </w:ins>
      <w:r w:rsidR="005E7B17" w:rsidRPr="00935764">
        <w:rPr>
          <w:rFonts w:ascii="Helvetica Neue Light" w:hAnsi="Helvetica Neue Light"/>
          <w:rPrChange w:id="3140" w:author="Arthur de Catheu" w:date="2014-06-20T17:08:00Z">
            <w:rPr/>
          </w:rPrChange>
        </w:rPr>
        <w:t xml:space="preserve">Documents obligatoires devant être transmis </w:t>
      </w:r>
      <w:r w:rsidR="00891F59" w:rsidRPr="00935764">
        <w:rPr>
          <w:rFonts w:ascii="Helvetica Neue Light" w:hAnsi="Helvetica Neue Light"/>
          <w:rPrChange w:id="3141" w:author="Arthur de Catheu" w:date="2014-06-20T17:08:00Z">
            <w:rPr/>
          </w:rPrChange>
        </w:rPr>
        <w:t xml:space="preserve">avec </w:t>
      </w:r>
      <w:r w:rsidR="005E7B17" w:rsidRPr="00935764">
        <w:rPr>
          <w:rFonts w:ascii="Helvetica Neue Light" w:hAnsi="Helvetica Neue Light"/>
          <w:rPrChange w:id="3142" w:author="Arthur de Catheu" w:date="2014-06-20T17:08:00Z">
            <w:rPr/>
          </w:rPrChange>
        </w:rPr>
        <w:t>la DIC :</w:t>
      </w:r>
    </w:p>
    <w:p w14:paraId="288D6A52" w14:textId="0B977675" w:rsidR="00ED7260" w:rsidRPr="00935764" w:rsidRDefault="00ED7260" w:rsidP="00ED7260">
      <w:pPr>
        <w:rPr>
          <w:rFonts w:ascii="Helvetica Neue Light" w:hAnsi="Helvetica Neue Light"/>
          <w:rPrChange w:id="3143" w:author="Arthur de Catheu" w:date="2014-06-20T17:08:00Z">
            <w:rPr/>
          </w:rPrChange>
        </w:rPr>
      </w:pPr>
      <w:r w:rsidRPr="00935764">
        <w:rPr>
          <w:rFonts w:ascii="Helvetica Neue Light" w:hAnsi="Helvetica Neue Light"/>
          <w:rPrChange w:id="3144" w:author="Arthur de Catheu" w:date="2014-06-20T17:08:00Z">
            <w:rPr>
              <w:rFonts w:asciiTheme="majorHAnsi" w:eastAsiaTheme="majorEastAsia" w:hAnsiTheme="majorHAnsi" w:cstheme="majorBidi"/>
              <w:bCs/>
              <w:iCs/>
              <w:sz w:val="24"/>
            </w:rPr>
          </w:rPrChange>
        </w:rPr>
        <w:t>Les documents à transmettre obligatoirement dans le cadre de la DIC sont :</w:t>
      </w:r>
    </w:p>
    <w:p w14:paraId="10C19939" w14:textId="32B61614" w:rsidR="00ED7260" w:rsidRPr="00935764" w:rsidRDefault="00085283" w:rsidP="006E4C9B">
      <w:pPr>
        <w:pStyle w:val="Paragraphedeliste"/>
        <w:numPr>
          <w:ilvl w:val="0"/>
          <w:numId w:val="182"/>
        </w:numPr>
        <w:rPr>
          <w:rFonts w:ascii="Helvetica Neue Light" w:hAnsi="Helvetica Neue Light"/>
          <w:rPrChange w:id="3145" w:author="Arthur de Catheu" w:date="2014-06-20T17:08:00Z">
            <w:rPr/>
          </w:rPrChange>
        </w:rPr>
      </w:pPr>
      <w:r w:rsidRPr="00935764">
        <w:rPr>
          <w:rFonts w:ascii="Helvetica Neue Light" w:hAnsi="Helvetica Neue Light"/>
          <w:rPrChange w:id="3146" w:author="Arthur de Catheu" w:date="2014-06-20T17:08:00Z">
            <w:rPr>
              <w:rFonts w:asciiTheme="majorHAnsi" w:eastAsiaTheme="majorEastAsia" w:hAnsiTheme="majorHAnsi" w:cstheme="majorBidi"/>
              <w:bCs/>
              <w:iCs/>
              <w:sz w:val="24"/>
            </w:rPr>
          </w:rPrChange>
        </w:rPr>
        <w:t>l</w:t>
      </w:r>
      <w:r w:rsidR="006E4C9B" w:rsidRPr="00935764">
        <w:rPr>
          <w:rFonts w:ascii="Helvetica Neue Light" w:hAnsi="Helvetica Neue Light"/>
          <w:rPrChange w:id="3147" w:author="Arthur de Catheu" w:date="2014-06-20T17:08:00Z">
            <w:rPr>
              <w:rFonts w:asciiTheme="majorHAnsi" w:eastAsiaTheme="majorEastAsia" w:hAnsiTheme="majorHAnsi" w:cstheme="majorBidi"/>
              <w:bCs/>
              <w:iCs/>
              <w:sz w:val="24"/>
            </w:rPr>
          </w:rPrChange>
        </w:rPr>
        <w:t xml:space="preserve">e mandat qui est donné </w:t>
      </w:r>
      <w:r w:rsidR="005E7B17" w:rsidRPr="00935764">
        <w:rPr>
          <w:rFonts w:ascii="Helvetica Neue Light" w:hAnsi="Helvetica Neue Light"/>
          <w:rPrChange w:id="3148" w:author="Arthur de Catheu" w:date="2014-06-20T17:08:00Z">
            <w:rPr>
              <w:rFonts w:asciiTheme="majorHAnsi" w:eastAsiaTheme="majorEastAsia" w:hAnsiTheme="majorHAnsi" w:cstheme="majorBidi"/>
              <w:bCs/>
              <w:iCs/>
              <w:sz w:val="24"/>
            </w:rPr>
          </w:rPrChange>
        </w:rPr>
        <w:t xml:space="preserve">par </w:t>
      </w:r>
      <w:r w:rsidR="00891F59" w:rsidRPr="00935764">
        <w:rPr>
          <w:rFonts w:ascii="Helvetica Neue Light" w:hAnsi="Helvetica Neue Light"/>
          <w:rPrChange w:id="3149" w:author="Arthur de Catheu" w:date="2014-06-20T17:08:00Z">
            <w:rPr>
              <w:rFonts w:asciiTheme="majorHAnsi" w:eastAsiaTheme="majorEastAsia" w:hAnsiTheme="majorHAnsi" w:cstheme="majorBidi"/>
              <w:bCs/>
              <w:iCs/>
              <w:sz w:val="24"/>
            </w:rPr>
          </w:rPrChange>
        </w:rPr>
        <w:t xml:space="preserve">le </w:t>
      </w:r>
      <w:r w:rsidR="00A37D87" w:rsidRPr="00935764">
        <w:rPr>
          <w:rFonts w:ascii="Helvetica Neue Light" w:hAnsi="Helvetica Neue Light"/>
          <w:rPrChange w:id="3150" w:author="Arthur de Catheu" w:date="2014-06-20T17:08:00Z">
            <w:rPr>
              <w:rFonts w:asciiTheme="majorHAnsi" w:eastAsiaTheme="majorEastAsia" w:hAnsiTheme="majorHAnsi" w:cstheme="majorBidi"/>
              <w:bCs/>
              <w:iCs/>
              <w:sz w:val="24"/>
            </w:rPr>
          </w:rPrChange>
        </w:rPr>
        <w:t>FCT 2014</w:t>
      </w:r>
      <w:r w:rsidR="005E7B17" w:rsidRPr="00935764">
        <w:rPr>
          <w:rFonts w:ascii="Helvetica Neue Light" w:hAnsi="Helvetica Neue Light"/>
          <w:rPrChange w:id="3151" w:author="Arthur de Catheu" w:date="2014-06-20T17:08:00Z">
            <w:rPr>
              <w:rFonts w:asciiTheme="majorHAnsi" w:eastAsiaTheme="majorEastAsia" w:hAnsiTheme="majorHAnsi" w:cstheme="majorBidi"/>
              <w:bCs/>
              <w:iCs/>
              <w:sz w:val="24"/>
            </w:rPr>
          </w:rPrChange>
        </w:rPr>
        <w:t xml:space="preserve"> </w:t>
      </w:r>
      <w:r w:rsidR="00752B96" w:rsidRPr="00935764">
        <w:rPr>
          <w:rFonts w:ascii="Helvetica Neue Light" w:hAnsi="Helvetica Neue Light"/>
          <w:rPrChange w:id="3152" w:author="Arthur de Catheu" w:date="2014-06-20T17:08:00Z">
            <w:rPr>
              <w:rFonts w:asciiTheme="majorHAnsi" w:eastAsiaTheme="majorEastAsia" w:hAnsiTheme="majorHAnsi" w:cstheme="majorBidi"/>
              <w:bCs/>
              <w:iCs/>
              <w:sz w:val="24"/>
            </w:rPr>
          </w:rPrChange>
        </w:rPr>
        <w:t xml:space="preserve">au </w:t>
      </w:r>
      <w:r w:rsidR="00C53BBE" w:rsidRPr="00935764">
        <w:rPr>
          <w:rFonts w:ascii="Helvetica Neue Light" w:hAnsi="Helvetica Neue Light"/>
          <w:rPrChange w:id="3153" w:author="Arthur de Catheu" w:date="2014-06-20T17:08:00Z">
            <w:rPr>
              <w:rFonts w:asciiTheme="majorHAnsi" w:eastAsiaTheme="majorEastAsia" w:hAnsiTheme="majorHAnsi" w:cstheme="majorBidi"/>
              <w:bCs/>
              <w:iCs/>
              <w:sz w:val="24"/>
            </w:rPr>
          </w:rPrChange>
        </w:rPr>
        <w:t>Recouvreur</w:t>
      </w:r>
      <w:r w:rsidR="00752B96" w:rsidRPr="00935764">
        <w:rPr>
          <w:rFonts w:ascii="Helvetica Neue Light" w:hAnsi="Helvetica Neue Light"/>
          <w:rPrChange w:id="3154" w:author="Arthur de Catheu" w:date="2014-06-20T17:08:00Z">
            <w:rPr>
              <w:rFonts w:asciiTheme="majorHAnsi" w:eastAsiaTheme="majorEastAsia" w:hAnsiTheme="majorHAnsi" w:cstheme="majorBidi"/>
              <w:bCs/>
              <w:iCs/>
              <w:sz w:val="24"/>
            </w:rPr>
          </w:rPrChange>
        </w:rPr>
        <w:t xml:space="preserve"> </w:t>
      </w:r>
      <w:r w:rsidR="006E4C9B" w:rsidRPr="00935764">
        <w:rPr>
          <w:rFonts w:ascii="Helvetica Neue Light" w:hAnsi="Helvetica Neue Light"/>
          <w:rPrChange w:id="3155" w:author="Arthur de Catheu" w:date="2014-06-20T17:08:00Z">
            <w:rPr>
              <w:rFonts w:asciiTheme="majorHAnsi" w:eastAsiaTheme="majorEastAsia" w:hAnsiTheme="majorHAnsi" w:cstheme="majorBidi"/>
              <w:bCs/>
              <w:iCs/>
              <w:sz w:val="24"/>
            </w:rPr>
          </w:rPrChange>
        </w:rPr>
        <w:t xml:space="preserve">pour effectuer le recouvrement de la </w:t>
      </w:r>
      <w:r w:rsidR="00ED7260" w:rsidRPr="00935764">
        <w:rPr>
          <w:rFonts w:ascii="Helvetica Neue Light" w:hAnsi="Helvetica Neue Light"/>
          <w:rPrChange w:id="3156" w:author="Arthur de Catheu" w:date="2014-06-20T17:08:00Z">
            <w:rPr>
              <w:rFonts w:asciiTheme="majorHAnsi" w:eastAsiaTheme="majorEastAsia" w:hAnsiTheme="majorHAnsi" w:cstheme="majorBidi"/>
              <w:bCs/>
              <w:iCs/>
              <w:sz w:val="24"/>
            </w:rPr>
          </w:rPrChange>
        </w:rPr>
        <w:t xml:space="preserve">(des) </w:t>
      </w:r>
      <w:r w:rsidR="006E4C9B" w:rsidRPr="00935764">
        <w:rPr>
          <w:rFonts w:ascii="Helvetica Neue Light" w:hAnsi="Helvetica Neue Light"/>
          <w:rPrChange w:id="3157" w:author="Arthur de Catheu" w:date="2014-06-20T17:08:00Z">
            <w:rPr>
              <w:rFonts w:asciiTheme="majorHAnsi" w:eastAsiaTheme="majorEastAsia" w:hAnsiTheme="majorHAnsi" w:cstheme="majorBidi"/>
              <w:bCs/>
              <w:iCs/>
              <w:sz w:val="24"/>
            </w:rPr>
          </w:rPrChange>
        </w:rPr>
        <w:t>Créance</w:t>
      </w:r>
      <w:r w:rsidR="00ED7260" w:rsidRPr="00935764">
        <w:rPr>
          <w:rFonts w:ascii="Helvetica Neue Light" w:hAnsi="Helvetica Neue Light"/>
          <w:rPrChange w:id="3158" w:author="Arthur de Catheu" w:date="2014-06-20T17:08:00Z">
            <w:rPr>
              <w:rFonts w:asciiTheme="majorHAnsi" w:eastAsiaTheme="majorEastAsia" w:hAnsiTheme="majorHAnsi" w:cstheme="majorBidi"/>
              <w:bCs/>
              <w:iCs/>
              <w:sz w:val="24"/>
            </w:rPr>
          </w:rPrChange>
        </w:rPr>
        <w:t>(s)</w:t>
      </w:r>
      <w:r w:rsidR="006E4C9B" w:rsidRPr="00935764">
        <w:rPr>
          <w:rFonts w:ascii="Helvetica Neue Light" w:hAnsi="Helvetica Neue Light"/>
          <w:rPrChange w:id="3159" w:author="Arthur de Catheu" w:date="2014-06-20T17:08:00Z">
            <w:rPr>
              <w:rFonts w:asciiTheme="majorHAnsi" w:eastAsiaTheme="majorEastAsia" w:hAnsiTheme="majorHAnsi" w:cstheme="majorBidi"/>
              <w:bCs/>
              <w:iCs/>
              <w:sz w:val="24"/>
            </w:rPr>
          </w:rPrChange>
        </w:rPr>
        <w:t xml:space="preserve"> </w:t>
      </w:r>
      <w:r w:rsidR="00752B96" w:rsidRPr="00935764">
        <w:rPr>
          <w:rFonts w:ascii="Helvetica Neue Light" w:hAnsi="Helvetica Neue Light"/>
          <w:rPrChange w:id="3160" w:author="Arthur de Catheu" w:date="2014-06-20T17:08:00Z">
            <w:rPr>
              <w:rFonts w:asciiTheme="majorHAnsi" w:eastAsiaTheme="majorEastAsia" w:hAnsiTheme="majorHAnsi" w:cstheme="majorBidi"/>
              <w:bCs/>
              <w:iCs/>
              <w:sz w:val="24"/>
            </w:rPr>
          </w:rPrChange>
        </w:rPr>
        <w:t>;</w:t>
      </w:r>
    </w:p>
    <w:p w14:paraId="726AF62A" w14:textId="11E87B48" w:rsidR="00ED7260" w:rsidRPr="00935764" w:rsidRDefault="00085283" w:rsidP="006E4C9B">
      <w:pPr>
        <w:pStyle w:val="Paragraphedeliste"/>
        <w:numPr>
          <w:ilvl w:val="0"/>
          <w:numId w:val="182"/>
        </w:numPr>
        <w:rPr>
          <w:rFonts w:ascii="Helvetica Neue Light" w:hAnsi="Helvetica Neue Light"/>
          <w:rPrChange w:id="3161" w:author="Arthur de Catheu" w:date="2014-06-20T17:08:00Z">
            <w:rPr/>
          </w:rPrChange>
        </w:rPr>
      </w:pPr>
      <w:r w:rsidRPr="00935764">
        <w:rPr>
          <w:rFonts w:ascii="Helvetica Neue Light" w:hAnsi="Helvetica Neue Light"/>
          <w:rPrChange w:id="3162" w:author="Arthur de Catheu" w:date="2014-06-20T17:08:00Z">
            <w:rPr>
              <w:rFonts w:asciiTheme="majorHAnsi" w:eastAsiaTheme="majorEastAsia" w:hAnsiTheme="majorHAnsi" w:cstheme="majorBidi"/>
              <w:bCs/>
              <w:iCs/>
              <w:sz w:val="24"/>
            </w:rPr>
          </w:rPrChange>
        </w:rPr>
        <w:t>l</w:t>
      </w:r>
      <w:r w:rsidR="00253995" w:rsidRPr="00935764">
        <w:rPr>
          <w:rFonts w:ascii="Helvetica Neue Light" w:hAnsi="Helvetica Neue Light"/>
          <w:rPrChange w:id="3163" w:author="Arthur de Catheu" w:date="2014-06-20T17:08:00Z">
            <w:rPr>
              <w:rFonts w:asciiTheme="majorHAnsi" w:eastAsiaTheme="majorEastAsia" w:hAnsiTheme="majorHAnsi" w:cstheme="majorBidi"/>
              <w:bCs/>
              <w:iCs/>
              <w:sz w:val="24"/>
            </w:rPr>
          </w:rPrChange>
        </w:rPr>
        <w:t>e r</w:t>
      </w:r>
      <w:r w:rsidR="006E4C9B" w:rsidRPr="00935764">
        <w:rPr>
          <w:rFonts w:ascii="Helvetica Neue Light" w:hAnsi="Helvetica Neue Light"/>
          <w:rPrChange w:id="3164" w:author="Arthur de Catheu" w:date="2014-06-20T17:08:00Z">
            <w:rPr>
              <w:rFonts w:asciiTheme="majorHAnsi" w:eastAsiaTheme="majorEastAsia" w:hAnsiTheme="majorHAnsi" w:cstheme="majorBidi"/>
              <w:bCs/>
              <w:iCs/>
              <w:sz w:val="24"/>
            </w:rPr>
          </w:rPrChange>
        </w:rPr>
        <w:t>elevé du c</w:t>
      </w:r>
      <w:r w:rsidR="005E7B17" w:rsidRPr="00935764">
        <w:rPr>
          <w:rFonts w:ascii="Helvetica Neue Light" w:hAnsi="Helvetica Neue Light"/>
          <w:rPrChange w:id="3165" w:author="Arthur de Catheu" w:date="2014-06-20T17:08:00Z">
            <w:rPr>
              <w:rFonts w:asciiTheme="majorHAnsi" w:eastAsiaTheme="majorEastAsia" w:hAnsiTheme="majorHAnsi" w:cstheme="majorBidi"/>
              <w:bCs/>
              <w:iCs/>
              <w:sz w:val="24"/>
            </w:rPr>
          </w:rPrChange>
        </w:rPr>
        <w:t>ompte</w:t>
      </w:r>
      <w:r w:rsidR="006E4C9B" w:rsidRPr="00935764">
        <w:rPr>
          <w:rFonts w:ascii="Helvetica Neue Light" w:hAnsi="Helvetica Neue Light"/>
          <w:rPrChange w:id="3166" w:author="Arthur de Catheu" w:date="2014-06-20T17:08:00Z">
            <w:rPr>
              <w:rFonts w:asciiTheme="majorHAnsi" w:eastAsiaTheme="majorEastAsia" w:hAnsiTheme="majorHAnsi" w:cstheme="majorBidi"/>
              <w:bCs/>
              <w:iCs/>
              <w:sz w:val="24"/>
            </w:rPr>
          </w:rPrChange>
        </w:rPr>
        <w:t xml:space="preserve"> </w:t>
      </w:r>
      <w:r w:rsidR="00691467" w:rsidRPr="00935764">
        <w:rPr>
          <w:rFonts w:ascii="Helvetica Neue Light" w:hAnsi="Helvetica Neue Light"/>
          <w:rPrChange w:id="3167" w:author="Arthur de Catheu" w:date="2014-06-20T17:08:00Z">
            <w:rPr>
              <w:rFonts w:asciiTheme="majorHAnsi" w:eastAsiaTheme="majorEastAsia" w:hAnsiTheme="majorHAnsi" w:cstheme="majorBidi"/>
              <w:bCs/>
              <w:iCs/>
              <w:sz w:val="24"/>
            </w:rPr>
          </w:rPrChange>
        </w:rPr>
        <w:t xml:space="preserve">du </w:t>
      </w:r>
      <w:r w:rsidR="006E4C9B" w:rsidRPr="00935764">
        <w:rPr>
          <w:rFonts w:ascii="Helvetica Neue Light" w:hAnsi="Helvetica Neue Light"/>
          <w:rPrChange w:id="3168" w:author="Arthur de Catheu" w:date="2014-06-20T17:08:00Z">
            <w:rPr>
              <w:rFonts w:asciiTheme="majorHAnsi" w:eastAsiaTheme="majorEastAsia" w:hAnsiTheme="majorHAnsi" w:cstheme="majorBidi"/>
              <w:bCs/>
              <w:iCs/>
              <w:sz w:val="24"/>
            </w:rPr>
          </w:rPrChange>
        </w:rPr>
        <w:t>Débiteur</w:t>
      </w:r>
      <w:r w:rsidR="00B712AD" w:rsidRPr="00935764">
        <w:rPr>
          <w:rFonts w:ascii="Helvetica Neue Light" w:hAnsi="Helvetica Neue Light"/>
          <w:rPrChange w:id="3169" w:author="Arthur de Catheu" w:date="2014-06-20T17:08:00Z">
            <w:rPr>
              <w:rFonts w:asciiTheme="majorHAnsi" w:eastAsiaTheme="majorEastAsia" w:hAnsiTheme="majorHAnsi" w:cstheme="majorBidi"/>
              <w:bCs/>
              <w:iCs/>
              <w:sz w:val="24"/>
            </w:rPr>
          </w:rPrChange>
        </w:rPr>
        <w:t xml:space="preserve"> </w:t>
      </w:r>
      <w:r w:rsidR="00691467" w:rsidRPr="00935764">
        <w:rPr>
          <w:rFonts w:ascii="Helvetica Neue Light" w:hAnsi="Helvetica Neue Light"/>
          <w:rPrChange w:id="3170" w:author="Arthur de Catheu" w:date="2014-06-20T17:08:00Z">
            <w:rPr>
              <w:rFonts w:asciiTheme="majorHAnsi" w:eastAsiaTheme="majorEastAsia" w:hAnsiTheme="majorHAnsi" w:cstheme="majorBidi"/>
              <w:bCs/>
              <w:iCs/>
              <w:sz w:val="24"/>
            </w:rPr>
          </w:rPrChange>
        </w:rPr>
        <w:t xml:space="preserve">dans les livres de Finexkap AM </w:t>
      </w:r>
      <w:r w:rsidR="00B712AD" w:rsidRPr="00935764">
        <w:rPr>
          <w:rFonts w:ascii="Helvetica Neue Light" w:hAnsi="Helvetica Neue Light"/>
          <w:rPrChange w:id="3171" w:author="Arthur de Catheu" w:date="2014-06-20T17:08:00Z">
            <w:rPr>
              <w:rFonts w:asciiTheme="majorHAnsi" w:eastAsiaTheme="majorEastAsia" w:hAnsiTheme="majorHAnsi" w:cstheme="majorBidi"/>
              <w:bCs/>
              <w:iCs/>
              <w:sz w:val="24"/>
            </w:rPr>
          </w:rPrChange>
        </w:rPr>
        <w:t xml:space="preserve">comprenant les mentions suivantes : </w:t>
      </w:r>
      <w:r w:rsidR="00752B96" w:rsidRPr="00935764">
        <w:rPr>
          <w:rFonts w:ascii="Helvetica Neue Light" w:hAnsi="Helvetica Neue Light"/>
          <w:rPrChange w:id="3172" w:author="Arthur de Catheu" w:date="2014-06-20T17:08:00Z">
            <w:rPr>
              <w:rFonts w:asciiTheme="majorHAnsi" w:eastAsiaTheme="majorEastAsia" w:hAnsiTheme="majorHAnsi" w:cstheme="majorBidi"/>
              <w:bCs/>
              <w:iCs/>
              <w:sz w:val="24"/>
            </w:rPr>
          </w:rPrChange>
        </w:rPr>
        <w:t>M</w:t>
      </w:r>
      <w:r w:rsidR="005E7B17" w:rsidRPr="00935764">
        <w:rPr>
          <w:rFonts w:ascii="Helvetica Neue Light" w:hAnsi="Helvetica Neue Light"/>
          <w:rPrChange w:id="3173" w:author="Arthur de Catheu" w:date="2014-06-20T17:08:00Z">
            <w:rPr>
              <w:rFonts w:asciiTheme="majorHAnsi" w:eastAsiaTheme="majorEastAsia" w:hAnsiTheme="majorHAnsi" w:cstheme="majorBidi"/>
              <w:bCs/>
              <w:iCs/>
              <w:sz w:val="24"/>
            </w:rPr>
          </w:rPrChange>
        </w:rPr>
        <w:t xml:space="preserve">ontant </w:t>
      </w:r>
      <w:r w:rsidR="00752B96" w:rsidRPr="00935764">
        <w:rPr>
          <w:rFonts w:ascii="Helvetica Neue Light" w:hAnsi="Helvetica Neue Light"/>
          <w:rPrChange w:id="3174" w:author="Arthur de Catheu" w:date="2014-06-20T17:08:00Z">
            <w:rPr>
              <w:rFonts w:asciiTheme="majorHAnsi" w:eastAsiaTheme="majorEastAsia" w:hAnsiTheme="majorHAnsi" w:cstheme="majorBidi"/>
              <w:bCs/>
              <w:iCs/>
              <w:sz w:val="24"/>
            </w:rPr>
          </w:rPrChange>
        </w:rPr>
        <w:t xml:space="preserve">Nominal </w:t>
      </w:r>
      <w:r w:rsidR="005E7B17" w:rsidRPr="00935764">
        <w:rPr>
          <w:rFonts w:ascii="Helvetica Neue Light" w:hAnsi="Helvetica Neue Light"/>
          <w:rPrChange w:id="3175" w:author="Arthur de Catheu" w:date="2014-06-20T17:08:00Z">
            <w:rPr>
              <w:rFonts w:asciiTheme="majorHAnsi" w:eastAsiaTheme="majorEastAsia" w:hAnsiTheme="majorHAnsi" w:cstheme="majorBidi"/>
              <w:bCs/>
              <w:iCs/>
              <w:sz w:val="24"/>
            </w:rPr>
          </w:rPrChange>
        </w:rPr>
        <w:t xml:space="preserve">de chaque </w:t>
      </w:r>
      <w:r w:rsidR="00752B96" w:rsidRPr="00935764">
        <w:rPr>
          <w:rFonts w:ascii="Helvetica Neue Light" w:hAnsi="Helvetica Neue Light"/>
          <w:rPrChange w:id="3176" w:author="Arthur de Catheu" w:date="2014-06-20T17:08:00Z">
            <w:rPr>
              <w:rFonts w:asciiTheme="majorHAnsi" w:eastAsiaTheme="majorEastAsia" w:hAnsiTheme="majorHAnsi" w:cstheme="majorBidi"/>
              <w:bCs/>
              <w:iCs/>
              <w:sz w:val="24"/>
            </w:rPr>
          </w:rPrChange>
        </w:rPr>
        <w:t xml:space="preserve">Facture </w:t>
      </w:r>
      <w:r w:rsidR="005E7B17" w:rsidRPr="00935764">
        <w:rPr>
          <w:rFonts w:ascii="Helvetica Neue Light" w:hAnsi="Helvetica Neue Light"/>
          <w:rPrChange w:id="3177" w:author="Arthur de Catheu" w:date="2014-06-20T17:08:00Z">
            <w:rPr>
              <w:rFonts w:asciiTheme="majorHAnsi" w:eastAsiaTheme="majorEastAsia" w:hAnsiTheme="majorHAnsi" w:cstheme="majorBidi"/>
              <w:bCs/>
              <w:iCs/>
              <w:sz w:val="24"/>
            </w:rPr>
          </w:rPrChange>
        </w:rPr>
        <w:t xml:space="preserve">et le </w:t>
      </w:r>
      <w:r w:rsidR="00752B96" w:rsidRPr="00935764">
        <w:rPr>
          <w:rFonts w:ascii="Helvetica Neue Light" w:hAnsi="Helvetica Neue Light"/>
          <w:rPrChange w:id="3178" w:author="Arthur de Catheu" w:date="2014-06-20T17:08:00Z">
            <w:rPr>
              <w:rFonts w:asciiTheme="majorHAnsi" w:eastAsiaTheme="majorEastAsia" w:hAnsiTheme="majorHAnsi" w:cstheme="majorBidi"/>
              <w:bCs/>
              <w:iCs/>
              <w:sz w:val="24"/>
            </w:rPr>
          </w:rPrChange>
        </w:rPr>
        <w:t xml:space="preserve">Montant Nominal </w:t>
      </w:r>
      <w:r w:rsidR="005E7B17" w:rsidRPr="00935764">
        <w:rPr>
          <w:rFonts w:ascii="Helvetica Neue Light" w:hAnsi="Helvetica Neue Light"/>
          <w:rPrChange w:id="3179" w:author="Arthur de Catheu" w:date="2014-06-20T17:08:00Z">
            <w:rPr>
              <w:rFonts w:asciiTheme="majorHAnsi" w:eastAsiaTheme="majorEastAsia" w:hAnsiTheme="majorHAnsi" w:cstheme="majorBidi"/>
              <w:bCs/>
              <w:iCs/>
              <w:sz w:val="24"/>
            </w:rPr>
          </w:rPrChange>
        </w:rPr>
        <w:t xml:space="preserve">total de l’ensemble des </w:t>
      </w:r>
      <w:r w:rsidR="00557914" w:rsidRPr="00935764">
        <w:rPr>
          <w:rFonts w:ascii="Helvetica Neue Light" w:hAnsi="Helvetica Neue Light"/>
          <w:rPrChange w:id="3180" w:author="Arthur de Catheu" w:date="2014-06-20T17:08:00Z">
            <w:rPr>
              <w:rFonts w:asciiTheme="majorHAnsi" w:eastAsiaTheme="majorEastAsia" w:hAnsiTheme="majorHAnsi" w:cstheme="majorBidi"/>
              <w:bCs/>
              <w:iCs/>
              <w:sz w:val="24"/>
            </w:rPr>
          </w:rPrChange>
        </w:rPr>
        <w:t>Créance</w:t>
      </w:r>
      <w:r w:rsidR="00B712AD" w:rsidRPr="00935764">
        <w:rPr>
          <w:rFonts w:ascii="Helvetica Neue Light" w:hAnsi="Helvetica Neue Light"/>
          <w:rPrChange w:id="3181" w:author="Arthur de Catheu" w:date="2014-06-20T17:08:00Z">
            <w:rPr>
              <w:rFonts w:asciiTheme="majorHAnsi" w:eastAsiaTheme="majorEastAsia" w:hAnsiTheme="majorHAnsi" w:cstheme="majorBidi"/>
              <w:bCs/>
              <w:iCs/>
              <w:sz w:val="24"/>
            </w:rPr>
          </w:rPrChange>
        </w:rPr>
        <w:t>s</w:t>
      </w:r>
      <w:r w:rsidR="005E7B17" w:rsidRPr="00935764">
        <w:rPr>
          <w:rFonts w:ascii="Helvetica Neue Light" w:hAnsi="Helvetica Neue Light"/>
          <w:rPrChange w:id="3182" w:author="Arthur de Catheu" w:date="2014-06-20T17:08:00Z">
            <w:rPr>
              <w:rFonts w:asciiTheme="majorHAnsi" w:eastAsiaTheme="majorEastAsia" w:hAnsiTheme="majorHAnsi" w:cstheme="majorBidi"/>
              <w:bCs/>
              <w:iCs/>
              <w:sz w:val="24"/>
            </w:rPr>
          </w:rPrChange>
        </w:rPr>
        <w:t xml:space="preserve"> achetée</w:t>
      </w:r>
      <w:r w:rsidR="00B712AD" w:rsidRPr="00935764">
        <w:rPr>
          <w:rFonts w:ascii="Helvetica Neue Light" w:hAnsi="Helvetica Neue Light"/>
          <w:rPrChange w:id="3183" w:author="Arthur de Catheu" w:date="2014-06-20T17:08:00Z">
            <w:rPr>
              <w:rFonts w:asciiTheme="majorHAnsi" w:eastAsiaTheme="majorEastAsia" w:hAnsiTheme="majorHAnsi" w:cstheme="majorBidi"/>
              <w:bCs/>
              <w:iCs/>
              <w:sz w:val="24"/>
            </w:rPr>
          </w:rPrChange>
        </w:rPr>
        <w:t>s</w:t>
      </w:r>
      <w:r w:rsidR="005E7B17" w:rsidRPr="00935764">
        <w:rPr>
          <w:rFonts w:ascii="Helvetica Neue Light" w:hAnsi="Helvetica Neue Light"/>
          <w:rPrChange w:id="3184" w:author="Arthur de Catheu" w:date="2014-06-20T17:08:00Z">
            <w:rPr>
              <w:rFonts w:asciiTheme="majorHAnsi" w:eastAsiaTheme="majorEastAsia" w:hAnsiTheme="majorHAnsi" w:cstheme="majorBidi"/>
              <w:bCs/>
              <w:iCs/>
              <w:sz w:val="24"/>
            </w:rPr>
          </w:rPrChange>
        </w:rPr>
        <w:t xml:space="preserve"> sur un même </w:t>
      </w:r>
      <w:r w:rsidR="00AA0024" w:rsidRPr="00935764">
        <w:rPr>
          <w:rFonts w:ascii="Helvetica Neue Light" w:hAnsi="Helvetica Neue Light"/>
          <w:rPrChange w:id="3185" w:author="Arthur de Catheu" w:date="2014-06-20T17:08:00Z">
            <w:rPr>
              <w:rFonts w:asciiTheme="majorHAnsi" w:eastAsiaTheme="majorEastAsia" w:hAnsiTheme="majorHAnsi" w:cstheme="majorBidi"/>
              <w:bCs/>
              <w:iCs/>
              <w:sz w:val="24"/>
            </w:rPr>
          </w:rPrChange>
        </w:rPr>
        <w:t>Débiteur</w:t>
      </w:r>
      <w:r w:rsidR="00752B96" w:rsidRPr="00935764">
        <w:rPr>
          <w:rFonts w:ascii="Helvetica Neue Light" w:hAnsi="Helvetica Neue Light"/>
          <w:rPrChange w:id="3186" w:author="Arthur de Catheu" w:date="2014-06-20T17:08:00Z">
            <w:rPr>
              <w:rFonts w:asciiTheme="majorHAnsi" w:eastAsiaTheme="majorEastAsia" w:hAnsiTheme="majorHAnsi" w:cstheme="majorBidi"/>
              <w:bCs/>
              <w:iCs/>
              <w:sz w:val="24"/>
            </w:rPr>
          </w:rPrChange>
        </w:rPr>
        <w:t> ;</w:t>
      </w:r>
    </w:p>
    <w:p w14:paraId="78296A6A" w14:textId="2BF7C426" w:rsidR="00156B5B" w:rsidRPr="00935764" w:rsidRDefault="00253995" w:rsidP="006E4C9B">
      <w:pPr>
        <w:pStyle w:val="Paragraphedeliste"/>
        <w:numPr>
          <w:ilvl w:val="0"/>
          <w:numId w:val="182"/>
        </w:numPr>
        <w:rPr>
          <w:rFonts w:ascii="Helvetica Neue Light" w:hAnsi="Helvetica Neue Light"/>
          <w:rPrChange w:id="3187" w:author="Arthur de Catheu" w:date="2014-06-20T17:08:00Z">
            <w:rPr/>
          </w:rPrChange>
        </w:rPr>
      </w:pPr>
      <w:r w:rsidRPr="00935764">
        <w:rPr>
          <w:rFonts w:ascii="Helvetica Neue Light" w:hAnsi="Helvetica Neue Light"/>
          <w:rPrChange w:id="3188" w:author="Arthur de Catheu" w:date="2014-06-20T17:08:00Z">
            <w:rPr>
              <w:rFonts w:asciiTheme="majorHAnsi" w:eastAsiaTheme="majorEastAsia" w:hAnsiTheme="majorHAnsi" w:cstheme="majorBidi"/>
              <w:bCs/>
              <w:iCs/>
              <w:sz w:val="24"/>
            </w:rPr>
          </w:rPrChange>
        </w:rPr>
        <w:lastRenderedPageBreak/>
        <w:t>les o</w:t>
      </w:r>
      <w:r w:rsidR="005E7B17" w:rsidRPr="00935764">
        <w:rPr>
          <w:rFonts w:ascii="Helvetica Neue Light" w:hAnsi="Helvetica Neue Light"/>
          <w:rPrChange w:id="3189" w:author="Arthur de Catheu" w:date="2014-06-20T17:08:00Z">
            <w:rPr>
              <w:rFonts w:asciiTheme="majorHAnsi" w:eastAsiaTheme="majorEastAsia" w:hAnsiTheme="majorHAnsi" w:cstheme="majorBidi"/>
              <w:bCs/>
              <w:iCs/>
              <w:sz w:val="24"/>
            </w:rPr>
          </w:rPrChange>
        </w:rPr>
        <w:t xml:space="preserve">riginaux </w:t>
      </w:r>
      <w:r w:rsidR="00B712AD" w:rsidRPr="00935764">
        <w:rPr>
          <w:rFonts w:ascii="Helvetica Neue Light" w:hAnsi="Helvetica Neue Light"/>
          <w:rPrChange w:id="3190" w:author="Arthur de Catheu" w:date="2014-06-20T17:08:00Z">
            <w:rPr>
              <w:rFonts w:asciiTheme="majorHAnsi" w:eastAsiaTheme="majorEastAsia" w:hAnsiTheme="majorHAnsi" w:cstheme="majorBidi"/>
              <w:bCs/>
              <w:iCs/>
              <w:sz w:val="24"/>
            </w:rPr>
          </w:rPrChange>
        </w:rPr>
        <w:t xml:space="preserve">ou copies </w:t>
      </w:r>
      <w:r w:rsidR="005E7B17" w:rsidRPr="00935764">
        <w:rPr>
          <w:rFonts w:ascii="Helvetica Neue Light" w:hAnsi="Helvetica Neue Light"/>
          <w:rPrChange w:id="3191" w:author="Arthur de Catheu" w:date="2014-06-20T17:08:00Z">
            <w:rPr>
              <w:rFonts w:asciiTheme="majorHAnsi" w:eastAsiaTheme="majorEastAsia" w:hAnsiTheme="majorHAnsi" w:cstheme="majorBidi"/>
              <w:bCs/>
              <w:iCs/>
              <w:sz w:val="24"/>
            </w:rPr>
          </w:rPrChange>
        </w:rPr>
        <w:t xml:space="preserve">des </w:t>
      </w:r>
      <w:r w:rsidR="00752B96" w:rsidRPr="00935764">
        <w:rPr>
          <w:rFonts w:ascii="Helvetica Neue Light" w:hAnsi="Helvetica Neue Light"/>
          <w:rPrChange w:id="3192" w:author="Arthur de Catheu" w:date="2014-06-20T17:08:00Z">
            <w:rPr>
              <w:rFonts w:asciiTheme="majorHAnsi" w:eastAsiaTheme="majorEastAsia" w:hAnsiTheme="majorHAnsi" w:cstheme="majorBidi"/>
              <w:bCs/>
              <w:iCs/>
              <w:sz w:val="24"/>
            </w:rPr>
          </w:rPrChange>
        </w:rPr>
        <w:t xml:space="preserve">Factures </w:t>
      </w:r>
      <w:r w:rsidR="005E7B17" w:rsidRPr="00935764">
        <w:rPr>
          <w:rFonts w:ascii="Helvetica Neue Light" w:hAnsi="Helvetica Neue Light"/>
          <w:rPrChange w:id="3193" w:author="Arthur de Catheu" w:date="2014-06-20T17:08:00Z">
            <w:rPr>
              <w:rFonts w:asciiTheme="majorHAnsi" w:eastAsiaTheme="majorEastAsia" w:hAnsiTheme="majorHAnsi" w:cstheme="majorBidi"/>
              <w:bCs/>
              <w:iCs/>
              <w:sz w:val="24"/>
            </w:rPr>
          </w:rPrChange>
        </w:rPr>
        <w:t>matérialisant la</w:t>
      </w:r>
      <w:r w:rsidR="00ED7260" w:rsidRPr="00935764">
        <w:rPr>
          <w:rFonts w:ascii="Helvetica Neue Light" w:hAnsi="Helvetica Neue Light"/>
          <w:rPrChange w:id="3194" w:author="Arthur de Catheu" w:date="2014-06-20T17:08:00Z">
            <w:rPr>
              <w:rFonts w:asciiTheme="majorHAnsi" w:eastAsiaTheme="majorEastAsia" w:hAnsiTheme="majorHAnsi" w:cstheme="majorBidi"/>
              <w:bCs/>
              <w:iCs/>
              <w:sz w:val="24"/>
            </w:rPr>
          </w:rPrChange>
        </w:rPr>
        <w:t xml:space="preserve"> (les)</w:t>
      </w:r>
      <w:r w:rsidR="005E7B17" w:rsidRPr="00935764">
        <w:rPr>
          <w:rFonts w:ascii="Helvetica Neue Light" w:hAnsi="Helvetica Neue Light"/>
          <w:rPrChange w:id="3195" w:author="Arthur de Catheu" w:date="2014-06-20T17:08:00Z">
            <w:rPr>
              <w:rFonts w:asciiTheme="majorHAnsi" w:eastAsiaTheme="majorEastAsia" w:hAnsiTheme="majorHAnsi" w:cstheme="majorBidi"/>
              <w:bCs/>
              <w:iCs/>
              <w:sz w:val="24"/>
            </w:rPr>
          </w:rPrChange>
        </w:rPr>
        <w:t xml:space="preserve"> </w:t>
      </w:r>
      <w:r w:rsidR="00557914" w:rsidRPr="00935764">
        <w:rPr>
          <w:rFonts w:ascii="Helvetica Neue Light" w:hAnsi="Helvetica Neue Light"/>
          <w:rPrChange w:id="3196" w:author="Arthur de Catheu" w:date="2014-06-20T17:08:00Z">
            <w:rPr>
              <w:rFonts w:asciiTheme="majorHAnsi" w:eastAsiaTheme="majorEastAsia" w:hAnsiTheme="majorHAnsi" w:cstheme="majorBidi"/>
              <w:bCs/>
              <w:iCs/>
              <w:sz w:val="24"/>
            </w:rPr>
          </w:rPrChange>
        </w:rPr>
        <w:t>Créance</w:t>
      </w:r>
      <w:r w:rsidR="00ED7260" w:rsidRPr="00935764">
        <w:rPr>
          <w:rFonts w:ascii="Helvetica Neue Light" w:hAnsi="Helvetica Neue Light"/>
          <w:rPrChange w:id="3197" w:author="Arthur de Catheu" w:date="2014-06-20T17:08:00Z">
            <w:rPr>
              <w:rFonts w:asciiTheme="majorHAnsi" w:eastAsiaTheme="majorEastAsia" w:hAnsiTheme="majorHAnsi" w:cstheme="majorBidi"/>
              <w:bCs/>
              <w:iCs/>
              <w:sz w:val="24"/>
            </w:rPr>
          </w:rPrChange>
        </w:rPr>
        <w:t>(s)</w:t>
      </w:r>
      <w:r w:rsidR="005E7B17" w:rsidRPr="00935764">
        <w:rPr>
          <w:rFonts w:ascii="Helvetica Neue Light" w:hAnsi="Helvetica Neue Light"/>
          <w:rPrChange w:id="3198" w:author="Arthur de Catheu" w:date="2014-06-20T17:08:00Z">
            <w:rPr>
              <w:rFonts w:asciiTheme="majorHAnsi" w:eastAsiaTheme="majorEastAsia" w:hAnsiTheme="majorHAnsi" w:cstheme="majorBidi"/>
              <w:bCs/>
              <w:iCs/>
              <w:sz w:val="24"/>
            </w:rPr>
          </w:rPrChange>
        </w:rPr>
        <w:t xml:space="preserve"> concernée</w:t>
      </w:r>
      <w:r w:rsidR="00ED7260" w:rsidRPr="00935764">
        <w:rPr>
          <w:rFonts w:ascii="Helvetica Neue Light" w:hAnsi="Helvetica Neue Light"/>
          <w:rPrChange w:id="3199" w:author="Arthur de Catheu" w:date="2014-06-20T17:08:00Z">
            <w:rPr>
              <w:rFonts w:asciiTheme="majorHAnsi" w:eastAsiaTheme="majorEastAsia" w:hAnsiTheme="majorHAnsi" w:cstheme="majorBidi"/>
              <w:bCs/>
              <w:iCs/>
              <w:sz w:val="24"/>
            </w:rPr>
          </w:rPrChange>
        </w:rPr>
        <w:t>(s)s</w:t>
      </w:r>
      <w:r w:rsidR="00752B96" w:rsidRPr="00935764">
        <w:rPr>
          <w:rFonts w:ascii="Helvetica Neue Light" w:hAnsi="Helvetica Neue Light"/>
          <w:rPrChange w:id="3200" w:author="Arthur de Catheu" w:date="2014-06-20T17:08:00Z">
            <w:rPr>
              <w:rFonts w:asciiTheme="majorHAnsi" w:eastAsiaTheme="majorEastAsia" w:hAnsiTheme="majorHAnsi" w:cstheme="majorBidi"/>
              <w:bCs/>
              <w:iCs/>
              <w:sz w:val="24"/>
            </w:rPr>
          </w:rPrChange>
        </w:rPr>
        <w:t xml:space="preserve"> ;</w:t>
      </w:r>
      <w:r w:rsidR="009143BD" w:rsidRPr="00935764">
        <w:rPr>
          <w:rFonts w:ascii="Helvetica Neue Light" w:hAnsi="Helvetica Neue Light"/>
          <w:rPrChange w:id="3201" w:author="Arthur de Catheu" w:date="2014-06-20T17:08:00Z">
            <w:rPr>
              <w:rFonts w:asciiTheme="majorHAnsi" w:eastAsiaTheme="majorEastAsia" w:hAnsiTheme="majorHAnsi" w:cstheme="majorBidi"/>
              <w:bCs/>
              <w:iCs/>
              <w:sz w:val="24"/>
            </w:rPr>
          </w:rPrChange>
        </w:rPr>
        <w:t xml:space="preserve"> et</w:t>
      </w:r>
    </w:p>
    <w:p w14:paraId="67E46E73" w14:textId="603DBF9A" w:rsidR="00156B5B" w:rsidRPr="00935764" w:rsidRDefault="00085283" w:rsidP="006E4C9B">
      <w:pPr>
        <w:pStyle w:val="Paragraphedeliste"/>
        <w:numPr>
          <w:ilvl w:val="0"/>
          <w:numId w:val="182"/>
        </w:numPr>
        <w:rPr>
          <w:rFonts w:ascii="Helvetica Neue Light" w:hAnsi="Helvetica Neue Light"/>
          <w:rPrChange w:id="3202" w:author="Arthur de Catheu" w:date="2014-06-20T17:08:00Z">
            <w:rPr/>
          </w:rPrChange>
        </w:rPr>
      </w:pPr>
      <w:r w:rsidRPr="00935764">
        <w:rPr>
          <w:rFonts w:ascii="Helvetica Neue Light" w:hAnsi="Helvetica Neue Light"/>
          <w:rPrChange w:id="3203" w:author="Arthur de Catheu" w:date="2014-06-20T17:08:00Z">
            <w:rPr>
              <w:rFonts w:asciiTheme="majorHAnsi" w:eastAsiaTheme="majorEastAsia" w:hAnsiTheme="majorHAnsi" w:cstheme="majorBidi"/>
              <w:bCs/>
              <w:iCs/>
              <w:sz w:val="24"/>
            </w:rPr>
          </w:rPrChange>
        </w:rPr>
        <w:t>attestation</w:t>
      </w:r>
      <w:r w:rsidR="005E7B17" w:rsidRPr="00935764">
        <w:rPr>
          <w:rFonts w:ascii="Helvetica Neue Light" w:hAnsi="Helvetica Neue Light"/>
          <w:rPrChange w:id="3204" w:author="Arthur de Catheu" w:date="2014-06-20T17:08:00Z">
            <w:rPr>
              <w:rFonts w:asciiTheme="majorHAnsi" w:eastAsiaTheme="majorEastAsia" w:hAnsiTheme="majorHAnsi" w:cstheme="majorBidi"/>
              <w:bCs/>
              <w:iCs/>
              <w:sz w:val="24"/>
            </w:rPr>
          </w:rPrChange>
        </w:rPr>
        <w:t xml:space="preserve"> de cession</w:t>
      </w:r>
      <w:r w:rsidR="00DC05F8" w:rsidRPr="00935764">
        <w:rPr>
          <w:rFonts w:ascii="Helvetica Neue Light" w:hAnsi="Helvetica Neue Light"/>
          <w:rPrChange w:id="3205" w:author="Arthur de Catheu" w:date="2014-06-20T17:08:00Z">
            <w:rPr>
              <w:rFonts w:asciiTheme="majorHAnsi" w:eastAsiaTheme="majorEastAsia" w:hAnsiTheme="majorHAnsi" w:cstheme="majorBidi"/>
              <w:bCs/>
              <w:iCs/>
              <w:sz w:val="24"/>
            </w:rPr>
          </w:rPrChange>
        </w:rPr>
        <w:t xml:space="preserve"> </w:t>
      </w:r>
      <w:r w:rsidR="005E7B17" w:rsidRPr="00935764">
        <w:rPr>
          <w:rFonts w:ascii="Helvetica Neue Light" w:hAnsi="Helvetica Neue Light"/>
          <w:rPrChange w:id="3206" w:author="Arthur de Catheu" w:date="2014-06-20T17:08:00Z">
            <w:rPr>
              <w:rFonts w:asciiTheme="majorHAnsi" w:eastAsiaTheme="majorEastAsia" w:hAnsiTheme="majorHAnsi" w:cstheme="majorBidi"/>
              <w:bCs/>
              <w:iCs/>
              <w:sz w:val="24"/>
            </w:rPr>
          </w:rPrChange>
        </w:rPr>
        <w:t>de</w:t>
      </w:r>
      <w:r w:rsidR="00752B96" w:rsidRPr="00935764">
        <w:rPr>
          <w:rFonts w:ascii="Helvetica Neue Light" w:hAnsi="Helvetica Neue Light"/>
          <w:rPrChange w:id="3207" w:author="Arthur de Catheu" w:date="2014-06-20T17:08:00Z">
            <w:rPr>
              <w:rFonts w:asciiTheme="majorHAnsi" w:eastAsiaTheme="majorEastAsia" w:hAnsiTheme="majorHAnsi" w:cstheme="majorBidi"/>
              <w:bCs/>
              <w:iCs/>
              <w:sz w:val="24"/>
            </w:rPr>
          </w:rPrChange>
        </w:rPr>
        <w:t xml:space="preserve"> la</w:t>
      </w:r>
      <w:r w:rsidR="00ED7260" w:rsidRPr="00935764">
        <w:rPr>
          <w:rFonts w:ascii="Helvetica Neue Light" w:hAnsi="Helvetica Neue Light"/>
          <w:rPrChange w:id="3208" w:author="Arthur de Catheu" w:date="2014-06-20T17:08:00Z">
            <w:rPr>
              <w:rFonts w:asciiTheme="majorHAnsi" w:eastAsiaTheme="majorEastAsia" w:hAnsiTheme="majorHAnsi" w:cstheme="majorBidi"/>
              <w:bCs/>
              <w:iCs/>
              <w:sz w:val="24"/>
            </w:rPr>
          </w:rPrChange>
        </w:rPr>
        <w:t xml:space="preserve"> (des)</w:t>
      </w:r>
      <w:r w:rsidR="005E7B17" w:rsidRPr="00935764">
        <w:rPr>
          <w:rFonts w:ascii="Helvetica Neue Light" w:hAnsi="Helvetica Neue Light"/>
          <w:rPrChange w:id="3209" w:author="Arthur de Catheu" w:date="2014-06-20T17:08:00Z">
            <w:rPr>
              <w:rFonts w:asciiTheme="majorHAnsi" w:eastAsiaTheme="majorEastAsia" w:hAnsiTheme="majorHAnsi" w:cstheme="majorBidi"/>
              <w:bCs/>
              <w:iCs/>
              <w:sz w:val="24"/>
            </w:rPr>
          </w:rPrChange>
        </w:rPr>
        <w:t xml:space="preserve"> </w:t>
      </w:r>
      <w:r w:rsidR="00557914" w:rsidRPr="00935764">
        <w:rPr>
          <w:rFonts w:ascii="Helvetica Neue Light" w:hAnsi="Helvetica Neue Light"/>
          <w:rPrChange w:id="3210" w:author="Arthur de Catheu" w:date="2014-06-20T17:08:00Z">
            <w:rPr>
              <w:rFonts w:asciiTheme="majorHAnsi" w:eastAsiaTheme="majorEastAsia" w:hAnsiTheme="majorHAnsi" w:cstheme="majorBidi"/>
              <w:bCs/>
              <w:iCs/>
              <w:sz w:val="24"/>
            </w:rPr>
          </w:rPrChange>
        </w:rPr>
        <w:t>Créance</w:t>
      </w:r>
      <w:r w:rsidR="00ED7260" w:rsidRPr="00935764">
        <w:rPr>
          <w:rFonts w:ascii="Helvetica Neue Light" w:hAnsi="Helvetica Neue Light"/>
          <w:rPrChange w:id="3211" w:author="Arthur de Catheu" w:date="2014-06-20T17:08:00Z">
            <w:rPr>
              <w:rFonts w:asciiTheme="majorHAnsi" w:eastAsiaTheme="majorEastAsia" w:hAnsiTheme="majorHAnsi" w:cstheme="majorBidi"/>
              <w:bCs/>
              <w:iCs/>
              <w:sz w:val="24"/>
            </w:rPr>
          </w:rPrChange>
        </w:rPr>
        <w:t>(s)</w:t>
      </w:r>
      <w:r w:rsidR="00DC05F8" w:rsidRPr="00935764">
        <w:rPr>
          <w:rFonts w:ascii="Helvetica Neue Light" w:hAnsi="Helvetica Neue Light"/>
          <w:rPrChange w:id="3212" w:author="Arthur de Catheu" w:date="2014-06-20T17:08:00Z">
            <w:rPr>
              <w:rFonts w:asciiTheme="majorHAnsi" w:eastAsiaTheme="majorEastAsia" w:hAnsiTheme="majorHAnsi" w:cstheme="majorBidi"/>
              <w:bCs/>
              <w:iCs/>
              <w:sz w:val="24"/>
            </w:rPr>
          </w:rPrChange>
        </w:rPr>
        <w:t xml:space="preserve"> </w:t>
      </w:r>
      <w:r w:rsidR="005E7B17" w:rsidRPr="00935764">
        <w:rPr>
          <w:rFonts w:ascii="Helvetica Neue Light" w:hAnsi="Helvetica Neue Light"/>
          <w:rPrChange w:id="3213" w:author="Arthur de Catheu" w:date="2014-06-20T17:08:00Z">
            <w:rPr>
              <w:rFonts w:asciiTheme="majorHAnsi" w:eastAsiaTheme="majorEastAsia" w:hAnsiTheme="majorHAnsi" w:cstheme="majorBidi"/>
              <w:bCs/>
              <w:iCs/>
              <w:sz w:val="24"/>
            </w:rPr>
          </w:rPrChange>
        </w:rPr>
        <w:t>signée</w:t>
      </w:r>
      <w:r w:rsidR="00ED7260" w:rsidRPr="00935764">
        <w:rPr>
          <w:rFonts w:ascii="Helvetica Neue Light" w:hAnsi="Helvetica Neue Light"/>
          <w:rPrChange w:id="3214" w:author="Arthur de Catheu" w:date="2014-06-20T17:08:00Z">
            <w:rPr>
              <w:rFonts w:asciiTheme="majorHAnsi" w:eastAsiaTheme="majorEastAsia" w:hAnsiTheme="majorHAnsi" w:cstheme="majorBidi"/>
              <w:bCs/>
              <w:iCs/>
              <w:sz w:val="24"/>
            </w:rPr>
          </w:rPrChange>
        </w:rPr>
        <w:t>(s)</w:t>
      </w:r>
      <w:r w:rsidR="005E7B17" w:rsidRPr="00935764">
        <w:rPr>
          <w:rFonts w:ascii="Helvetica Neue Light" w:hAnsi="Helvetica Neue Light"/>
          <w:rPrChange w:id="3215" w:author="Arthur de Catheu" w:date="2014-06-20T17:08:00Z">
            <w:rPr>
              <w:rFonts w:asciiTheme="majorHAnsi" w:eastAsiaTheme="majorEastAsia" w:hAnsiTheme="majorHAnsi" w:cstheme="majorBidi"/>
              <w:bCs/>
              <w:iCs/>
              <w:sz w:val="24"/>
            </w:rPr>
          </w:rPrChange>
        </w:rPr>
        <w:t xml:space="preserve"> par </w:t>
      </w:r>
      <w:r w:rsidR="002119A8" w:rsidRPr="00935764">
        <w:rPr>
          <w:rFonts w:ascii="Helvetica Neue Light" w:hAnsi="Helvetica Neue Light"/>
          <w:rPrChange w:id="3216" w:author="Arthur de Catheu" w:date="2014-06-20T17:08:00Z">
            <w:rPr>
              <w:rFonts w:asciiTheme="majorHAnsi" w:eastAsiaTheme="majorEastAsia" w:hAnsiTheme="majorHAnsi" w:cstheme="majorBidi"/>
              <w:bCs/>
              <w:iCs/>
              <w:sz w:val="24"/>
            </w:rPr>
          </w:rPrChange>
        </w:rPr>
        <w:t>Finexkap AM</w:t>
      </w:r>
      <w:r w:rsidR="00594C28" w:rsidRPr="00935764">
        <w:rPr>
          <w:rFonts w:ascii="Helvetica Neue Light" w:hAnsi="Helvetica Neue Light"/>
          <w:rPrChange w:id="3217" w:author="Arthur de Catheu" w:date="2014-06-20T17:08:00Z">
            <w:rPr>
              <w:rFonts w:asciiTheme="majorHAnsi" w:eastAsiaTheme="majorEastAsia" w:hAnsiTheme="majorHAnsi" w:cstheme="majorBidi"/>
              <w:bCs/>
              <w:iCs/>
              <w:sz w:val="24"/>
            </w:rPr>
          </w:rPrChange>
        </w:rPr>
        <w:t xml:space="preserve"> </w:t>
      </w:r>
      <w:r w:rsidR="005E7B17" w:rsidRPr="00935764">
        <w:rPr>
          <w:rFonts w:ascii="Helvetica Neue Light" w:hAnsi="Helvetica Neue Light"/>
          <w:rPrChange w:id="3218" w:author="Arthur de Catheu" w:date="2014-06-20T17:08:00Z">
            <w:rPr>
              <w:rFonts w:asciiTheme="majorHAnsi" w:eastAsiaTheme="majorEastAsia" w:hAnsiTheme="majorHAnsi" w:cstheme="majorBidi"/>
              <w:bCs/>
              <w:iCs/>
              <w:sz w:val="24"/>
            </w:rPr>
          </w:rPrChange>
        </w:rPr>
        <w:t>et le</w:t>
      </w:r>
      <w:r w:rsidR="00F036A2" w:rsidRPr="00935764">
        <w:rPr>
          <w:rFonts w:ascii="Helvetica Neue Light" w:hAnsi="Helvetica Neue Light"/>
          <w:rPrChange w:id="3219" w:author="Arthur de Catheu" w:date="2014-06-20T17:08:00Z">
            <w:rPr>
              <w:rFonts w:asciiTheme="majorHAnsi" w:eastAsiaTheme="majorEastAsia" w:hAnsiTheme="majorHAnsi" w:cstheme="majorBidi"/>
              <w:bCs/>
              <w:iCs/>
              <w:sz w:val="24"/>
            </w:rPr>
          </w:rPrChange>
        </w:rPr>
        <w:t>(s)</w:t>
      </w:r>
      <w:r w:rsidR="005E7B17" w:rsidRPr="00935764">
        <w:rPr>
          <w:rFonts w:ascii="Helvetica Neue Light" w:hAnsi="Helvetica Neue Light"/>
          <w:rPrChange w:id="3220" w:author="Arthur de Catheu" w:date="2014-06-20T17:08:00Z">
            <w:rPr>
              <w:rFonts w:asciiTheme="majorHAnsi" w:eastAsiaTheme="majorEastAsia" w:hAnsiTheme="majorHAnsi" w:cstheme="majorBidi"/>
              <w:bCs/>
              <w:iCs/>
              <w:sz w:val="24"/>
            </w:rPr>
          </w:rPrChange>
        </w:rPr>
        <w:t xml:space="preserve"> </w:t>
      </w:r>
      <w:r w:rsidR="00AA0024" w:rsidRPr="00935764">
        <w:rPr>
          <w:rFonts w:ascii="Helvetica Neue Light" w:hAnsi="Helvetica Neue Light"/>
          <w:rPrChange w:id="3221" w:author="Arthur de Catheu" w:date="2014-06-20T17:08:00Z">
            <w:rPr>
              <w:rFonts w:asciiTheme="majorHAnsi" w:eastAsiaTheme="majorEastAsia" w:hAnsiTheme="majorHAnsi" w:cstheme="majorBidi"/>
              <w:bCs/>
              <w:iCs/>
              <w:sz w:val="24"/>
            </w:rPr>
          </w:rPrChange>
        </w:rPr>
        <w:t>Cédant</w:t>
      </w:r>
      <w:r w:rsidR="00F036A2" w:rsidRPr="00935764">
        <w:rPr>
          <w:rFonts w:ascii="Helvetica Neue Light" w:hAnsi="Helvetica Neue Light"/>
          <w:rPrChange w:id="3222" w:author="Arthur de Catheu" w:date="2014-06-20T17:08:00Z">
            <w:rPr>
              <w:rFonts w:asciiTheme="majorHAnsi" w:eastAsiaTheme="majorEastAsia" w:hAnsiTheme="majorHAnsi" w:cstheme="majorBidi"/>
              <w:bCs/>
              <w:iCs/>
              <w:sz w:val="24"/>
            </w:rPr>
          </w:rPrChange>
        </w:rPr>
        <w:t>(s)</w:t>
      </w:r>
      <w:r w:rsidR="005E7B17" w:rsidRPr="00935764">
        <w:rPr>
          <w:rFonts w:ascii="Helvetica Neue Light" w:hAnsi="Helvetica Neue Light"/>
          <w:rPrChange w:id="3223" w:author="Arthur de Catheu" w:date="2014-06-20T17:08:00Z">
            <w:rPr>
              <w:rFonts w:asciiTheme="majorHAnsi" w:eastAsiaTheme="majorEastAsia" w:hAnsiTheme="majorHAnsi" w:cstheme="majorBidi"/>
              <w:bCs/>
              <w:iCs/>
              <w:sz w:val="24"/>
            </w:rPr>
          </w:rPrChange>
        </w:rPr>
        <w:t xml:space="preserve"> concerné</w:t>
      </w:r>
      <w:r w:rsidR="00F036A2" w:rsidRPr="00935764">
        <w:rPr>
          <w:rFonts w:ascii="Helvetica Neue Light" w:hAnsi="Helvetica Neue Light"/>
          <w:rPrChange w:id="3224" w:author="Arthur de Catheu" w:date="2014-06-20T17:08:00Z">
            <w:rPr>
              <w:rFonts w:asciiTheme="majorHAnsi" w:eastAsiaTheme="majorEastAsia" w:hAnsiTheme="majorHAnsi" w:cstheme="majorBidi"/>
              <w:bCs/>
              <w:iCs/>
              <w:sz w:val="24"/>
            </w:rPr>
          </w:rPrChange>
        </w:rPr>
        <w:t>(s)</w:t>
      </w:r>
      <w:r w:rsidR="005E7B17" w:rsidRPr="00935764">
        <w:rPr>
          <w:rFonts w:ascii="Helvetica Neue Light" w:hAnsi="Helvetica Neue Light"/>
          <w:rPrChange w:id="3225" w:author="Arthur de Catheu" w:date="2014-06-20T17:08:00Z">
            <w:rPr>
              <w:rFonts w:asciiTheme="majorHAnsi" w:eastAsiaTheme="majorEastAsia" w:hAnsiTheme="majorHAnsi" w:cstheme="majorBidi"/>
              <w:bCs/>
              <w:iCs/>
              <w:sz w:val="24"/>
            </w:rPr>
          </w:rPrChange>
        </w:rPr>
        <w:t xml:space="preserve"> ou</w:t>
      </w:r>
      <w:r w:rsidR="005E7B17" w:rsidRPr="00935764">
        <w:rPr>
          <w:rFonts w:ascii="Helvetica Neue Light" w:hAnsi="Helvetica Neue Light"/>
          <w:b/>
          <w:rPrChange w:id="3226" w:author="Arthur de Catheu" w:date="2014-06-20T17:08:00Z">
            <w:rPr>
              <w:rFonts w:asciiTheme="majorHAnsi" w:eastAsiaTheme="majorEastAsia" w:hAnsiTheme="majorHAnsi" w:cstheme="majorBidi"/>
              <w:b/>
              <w:bCs/>
              <w:iCs/>
              <w:sz w:val="24"/>
            </w:rPr>
          </w:rPrChange>
        </w:rPr>
        <w:t xml:space="preserve"> </w:t>
      </w:r>
      <w:r w:rsidR="005E7B17" w:rsidRPr="00935764">
        <w:rPr>
          <w:rFonts w:ascii="Helvetica Neue Light" w:hAnsi="Helvetica Neue Light"/>
          <w:rPrChange w:id="3227" w:author="Arthur de Catheu" w:date="2014-06-20T17:08:00Z">
            <w:rPr>
              <w:rFonts w:asciiTheme="majorHAnsi" w:eastAsiaTheme="majorEastAsia" w:hAnsiTheme="majorHAnsi" w:cstheme="majorBidi"/>
              <w:bCs/>
              <w:iCs/>
              <w:sz w:val="24"/>
            </w:rPr>
          </w:rPrChange>
        </w:rPr>
        <w:t xml:space="preserve">copie certifiée conforme par </w:t>
      </w:r>
      <w:r w:rsidR="002119A8" w:rsidRPr="00935764">
        <w:rPr>
          <w:rFonts w:ascii="Helvetica Neue Light" w:hAnsi="Helvetica Neue Light"/>
          <w:rPrChange w:id="3228" w:author="Arthur de Catheu" w:date="2014-06-20T17:08:00Z">
            <w:rPr>
              <w:rFonts w:asciiTheme="majorHAnsi" w:eastAsiaTheme="majorEastAsia" w:hAnsiTheme="majorHAnsi" w:cstheme="majorBidi"/>
              <w:bCs/>
              <w:iCs/>
              <w:sz w:val="24"/>
            </w:rPr>
          </w:rPrChange>
        </w:rPr>
        <w:t>Finexkap AM</w:t>
      </w:r>
      <w:r w:rsidR="00594C28" w:rsidRPr="00935764">
        <w:rPr>
          <w:rFonts w:ascii="Helvetica Neue Light" w:hAnsi="Helvetica Neue Light"/>
          <w:rPrChange w:id="3229" w:author="Arthur de Catheu" w:date="2014-06-20T17:08:00Z">
            <w:rPr>
              <w:rFonts w:asciiTheme="majorHAnsi" w:eastAsiaTheme="majorEastAsia" w:hAnsiTheme="majorHAnsi" w:cstheme="majorBidi"/>
              <w:bCs/>
              <w:iCs/>
              <w:sz w:val="24"/>
            </w:rPr>
          </w:rPrChange>
        </w:rPr>
        <w:t xml:space="preserve"> </w:t>
      </w:r>
      <w:r w:rsidR="005E7B17" w:rsidRPr="00935764">
        <w:rPr>
          <w:rFonts w:ascii="Helvetica Neue Light" w:hAnsi="Helvetica Neue Light"/>
          <w:rPrChange w:id="3230" w:author="Arthur de Catheu" w:date="2014-06-20T17:08:00Z">
            <w:rPr>
              <w:rFonts w:asciiTheme="majorHAnsi" w:eastAsiaTheme="majorEastAsia" w:hAnsiTheme="majorHAnsi" w:cstheme="majorBidi"/>
              <w:bCs/>
              <w:iCs/>
              <w:sz w:val="24"/>
            </w:rPr>
          </w:rPrChange>
        </w:rPr>
        <w:t>ou une personne dûment habilitée</w:t>
      </w:r>
      <w:r w:rsidR="009143BD" w:rsidRPr="00935764">
        <w:rPr>
          <w:rFonts w:ascii="Helvetica Neue Light" w:hAnsi="Helvetica Neue Light"/>
          <w:rPrChange w:id="3231" w:author="Arthur de Catheu" w:date="2014-06-20T17:08:00Z">
            <w:rPr>
              <w:rFonts w:asciiTheme="majorHAnsi" w:eastAsiaTheme="majorEastAsia" w:hAnsiTheme="majorHAnsi" w:cstheme="majorBidi"/>
              <w:bCs/>
              <w:iCs/>
              <w:sz w:val="24"/>
            </w:rPr>
          </w:rPrChange>
        </w:rPr>
        <w:t xml:space="preserve"> </w:t>
      </w:r>
      <w:r w:rsidR="005E7B17" w:rsidRPr="00935764">
        <w:rPr>
          <w:rFonts w:ascii="Helvetica Neue Light" w:hAnsi="Helvetica Neue Light"/>
          <w:rPrChange w:id="3232" w:author="Arthur de Catheu" w:date="2014-06-20T17:08:00Z">
            <w:rPr>
              <w:rFonts w:asciiTheme="majorHAnsi" w:eastAsiaTheme="majorEastAsia" w:hAnsiTheme="majorHAnsi" w:cstheme="majorBidi"/>
              <w:bCs/>
              <w:iCs/>
              <w:sz w:val="24"/>
            </w:rPr>
          </w:rPrChange>
        </w:rPr>
        <w:t>de</w:t>
      </w:r>
      <w:r w:rsidR="00752B96" w:rsidRPr="00935764">
        <w:rPr>
          <w:rFonts w:ascii="Helvetica Neue Light" w:hAnsi="Helvetica Neue Light"/>
          <w:rPrChange w:id="3233" w:author="Arthur de Catheu" w:date="2014-06-20T17:08:00Z">
            <w:rPr>
              <w:rFonts w:asciiTheme="majorHAnsi" w:eastAsiaTheme="majorEastAsia" w:hAnsiTheme="majorHAnsi" w:cstheme="majorBidi"/>
              <w:bCs/>
              <w:iCs/>
              <w:sz w:val="24"/>
            </w:rPr>
          </w:rPrChange>
        </w:rPr>
        <w:t xml:space="preserve"> l'Acte de Cession </w:t>
      </w:r>
      <w:r w:rsidR="005E7B17" w:rsidRPr="00935764">
        <w:rPr>
          <w:rFonts w:ascii="Helvetica Neue Light" w:hAnsi="Helvetica Neue Light"/>
          <w:rPrChange w:id="3234" w:author="Arthur de Catheu" w:date="2014-06-20T17:08:00Z">
            <w:rPr>
              <w:rFonts w:asciiTheme="majorHAnsi" w:eastAsiaTheme="majorEastAsia" w:hAnsiTheme="majorHAnsi" w:cstheme="majorBidi"/>
              <w:bCs/>
              <w:iCs/>
              <w:sz w:val="24"/>
            </w:rPr>
          </w:rPrChange>
        </w:rPr>
        <w:t>de</w:t>
      </w:r>
      <w:r w:rsidR="00752B96" w:rsidRPr="00935764">
        <w:rPr>
          <w:rFonts w:ascii="Helvetica Neue Light" w:hAnsi="Helvetica Neue Light"/>
          <w:rPrChange w:id="3235" w:author="Arthur de Catheu" w:date="2014-06-20T17:08:00Z">
            <w:rPr>
              <w:rFonts w:asciiTheme="majorHAnsi" w:eastAsiaTheme="majorEastAsia" w:hAnsiTheme="majorHAnsi" w:cstheme="majorBidi"/>
              <w:bCs/>
              <w:iCs/>
              <w:sz w:val="24"/>
            </w:rPr>
          </w:rPrChange>
        </w:rPr>
        <w:t xml:space="preserve"> la</w:t>
      </w:r>
      <w:r w:rsidR="005E7B17" w:rsidRPr="00935764">
        <w:rPr>
          <w:rFonts w:ascii="Helvetica Neue Light" w:hAnsi="Helvetica Neue Light"/>
          <w:rPrChange w:id="3236" w:author="Arthur de Catheu" w:date="2014-06-20T17:08:00Z">
            <w:rPr>
              <w:rFonts w:asciiTheme="majorHAnsi" w:eastAsiaTheme="majorEastAsia" w:hAnsiTheme="majorHAnsi" w:cstheme="majorBidi"/>
              <w:bCs/>
              <w:iCs/>
              <w:sz w:val="24"/>
            </w:rPr>
          </w:rPrChange>
        </w:rPr>
        <w:t> </w:t>
      </w:r>
      <w:r w:rsidR="00ED7260" w:rsidRPr="00935764">
        <w:rPr>
          <w:rFonts w:ascii="Helvetica Neue Light" w:hAnsi="Helvetica Neue Light"/>
          <w:rPrChange w:id="3237" w:author="Arthur de Catheu" w:date="2014-06-20T17:08:00Z">
            <w:rPr>
              <w:rFonts w:asciiTheme="majorHAnsi" w:eastAsiaTheme="majorEastAsia" w:hAnsiTheme="majorHAnsi" w:cstheme="majorBidi"/>
              <w:bCs/>
              <w:iCs/>
              <w:sz w:val="24"/>
            </w:rPr>
          </w:rPrChange>
        </w:rPr>
        <w:t xml:space="preserve">(des) </w:t>
      </w:r>
      <w:r w:rsidR="00557914" w:rsidRPr="00935764">
        <w:rPr>
          <w:rFonts w:ascii="Helvetica Neue Light" w:hAnsi="Helvetica Neue Light"/>
          <w:rPrChange w:id="3238" w:author="Arthur de Catheu" w:date="2014-06-20T17:08:00Z">
            <w:rPr>
              <w:rFonts w:asciiTheme="majorHAnsi" w:eastAsiaTheme="majorEastAsia" w:hAnsiTheme="majorHAnsi" w:cstheme="majorBidi"/>
              <w:bCs/>
              <w:iCs/>
              <w:sz w:val="24"/>
            </w:rPr>
          </w:rPrChange>
        </w:rPr>
        <w:t>Créance</w:t>
      </w:r>
      <w:r w:rsidR="00ED7260" w:rsidRPr="00935764">
        <w:rPr>
          <w:rFonts w:ascii="Helvetica Neue Light" w:hAnsi="Helvetica Neue Light"/>
          <w:rPrChange w:id="3239" w:author="Arthur de Catheu" w:date="2014-06-20T17:08:00Z">
            <w:rPr>
              <w:rFonts w:asciiTheme="majorHAnsi" w:eastAsiaTheme="majorEastAsia" w:hAnsiTheme="majorHAnsi" w:cstheme="majorBidi"/>
              <w:bCs/>
              <w:iCs/>
              <w:sz w:val="24"/>
            </w:rPr>
          </w:rPrChange>
        </w:rPr>
        <w:t>(s)</w:t>
      </w:r>
      <w:r w:rsidR="005E7B17" w:rsidRPr="00935764">
        <w:rPr>
          <w:rFonts w:ascii="Helvetica Neue Light" w:hAnsi="Helvetica Neue Light"/>
          <w:rPrChange w:id="3240" w:author="Arthur de Catheu" w:date="2014-06-20T17:08:00Z">
            <w:rPr>
              <w:rFonts w:asciiTheme="majorHAnsi" w:eastAsiaTheme="majorEastAsia" w:hAnsiTheme="majorHAnsi" w:cstheme="majorBidi"/>
              <w:bCs/>
              <w:iCs/>
              <w:sz w:val="24"/>
            </w:rPr>
          </w:rPrChange>
        </w:rPr>
        <w:t>.</w:t>
      </w:r>
    </w:p>
    <w:p w14:paraId="0104866A" w14:textId="77777777" w:rsidR="00902D1D" w:rsidRPr="00935764" w:rsidRDefault="00902D1D" w:rsidP="00902D1D">
      <w:pPr>
        <w:pStyle w:val="Paragraphedeliste"/>
        <w:rPr>
          <w:rFonts w:ascii="Helvetica Neue Light" w:hAnsi="Helvetica Neue Light"/>
          <w:rPrChange w:id="3241" w:author="Arthur de Catheu" w:date="2014-06-20T17:08:00Z">
            <w:rPr/>
          </w:rPrChange>
        </w:rPr>
      </w:pPr>
    </w:p>
    <w:p w14:paraId="416E1B0D" w14:textId="599435DB" w:rsidR="00156B5B" w:rsidRPr="00935764" w:rsidRDefault="00060870">
      <w:pPr>
        <w:pStyle w:val="Titre4"/>
        <w:numPr>
          <w:ilvl w:val="0"/>
          <w:numId w:val="0"/>
        </w:numPr>
        <w:ind w:left="2832"/>
        <w:rPr>
          <w:rFonts w:ascii="Helvetica Neue Light" w:hAnsi="Helvetica Neue Light"/>
          <w:rPrChange w:id="3242" w:author="Arthur de Catheu" w:date="2014-06-20T17:08:00Z">
            <w:rPr/>
          </w:rPrChange>
        </w:rPr>
        <w:pPrChange w:id="3243" w:author="Arthur de Catheu" w:date="2014-06-20T18:03:00Z">
          <w:pPr>
            <w:pStyle w:val="Titre4"/>
          </w:pPr>
        </w:pPrChange>
      </w:pPr>
      <w:ins w:id="3244" w:author="Arthur de Catheu" w:date="2014-06-20T18:04:00Z">
        <w:r>
          <w:rPr>
            <w:rFonts w:ascii="Helvetica Neue Light" w:hAnsi="Helvetica Neue Light"/>
          </w:rPr>
          <w:t xml:space="preserve">b. </w:t>
        </w:r>
        <w:r>
          <w:rPr>
            <w:rFonts w:ascii="Helvetica Neue Light" w:hAnsi="Helvetica Neue Light"/>
          </w:rPr>
          <w:tab/>
        </w:r>
      </w:ins>
      <w:r w:rsidR="005E7B17" w:rsidRPr="00935764">
        <w:rPr>
          <w:rFonts w:ascii="Helvetica Neue Light" w:hAnsi="Helvetica Neue Light"/>
          <w:rPrChange w:id="3245" w:author="Arthur de Catheu" w:date="2014-06-20T17:08:00Z">
            <w:rPr/>
          </w:rPrChange>
        </w:rPr>
        <w:t>Documents complémentaires </w:t>
      </w:r>
      <w:r w:rsidR="009143BD" w:rsidRPr="00935764">
        <w:rPr>
          <w:rFonts w:ascii="Helvetica Neue Light" w:hAnsi="Helvetica Neue Light"/>
          <w:rPrChange w:id="3246" w:author="Arthur de Catheu" w:date="2014-06-20T17:08:00Z">
            <w:rPr/>
          </w:rPrChange>
        </w:rPr>
        <w:t xml:space="preserve">pouvant être transmis avec la DIC </w:t>
      </w:r>
      <w:r w:rsidR="005E7B17" w:rsidRPr="00935764">
        <w:rPr>
          <w:rFonts w:ascii="Helvetica Neue Light" w:hAnsi="Helvetica Neue Light"/>
          <w:rPrChange w:id="3247" w:author="Arthur de Catheu" w:date="2014-06-20T17:08:00Z">
            <w:rPr/>
          </w:rPrChange>
        </w:rPr>
        <w:t>:</w:t>
      </w:r>
    </w:p>
    <w:p w14:paraId="3810A36E" w14:textId="4881089E" w:rsidR="00156B5B" w:rsidRPr="00935764" w:rsidRDefault="006E4C9B" w:rsidP="006E4C9B">
      <w:pPr>
        <w:pStyle w:val="Paragraphedeliste"/>
        <w:numPr>
          <w:ilvl w:val="0"/>
          <w:numId w:val="183"/>
        </w:numPr>
        <w:rPr>
          <w:rFonts w:ascii="Helvetica Neue Light" w:hAnsi="Helvetica Neue Light"/>
          <w:rPrChange w:id="3248" w:author="Arthur de Catheu" w:date="2014-06-20T17:08:00Z">
            <w:rPr/>
          </w:rPrChange>
        </w:rPr>
      </w:pPr>
      <w:r w:rsidRPr="00935764">
        <w:rPr>
          <w:rFonts w:ascii="Helvetica Neue Light" w:hAnsi="Helvetica Neue Light"/>
          <w:rPrChange w:id="3249" w:author="Arthur de Catheu" w:date="2014-06-20T17:08:00Z">
            <w:rPr>
              <w:rFonts w:asciiTheme="majorHAnsi" w:eastAsiaTheme="majorEastAsia" w:hAnsiTheme="majorHAnsi" w:cstheme="majorBidi"/>
              <w:bCs/>
              <w:iCs/>
              <w:sz w:val="24"/>
            </w:rPr>
          </w:rPrChange>
        </w:rPr>
        <w:t>T</w:t>
      </w:r>
      <w:r w:rsidR="005E7B17" w:rsidRPr="00935764">
        <w:rPr>
          <w:rFonts w:ascii="Helvetica Neue Light" w:hAnsi="Helvetica Neue Light"/>
          <w:rPrChange w:id="3250" w:author="Arthur de Catheu" w:date="2014-06-20T17:08:00Z">
            <w:rPr>
              <w:rFonts w:asciiTheme="majorHAnsi" w:eastAsiaTheme="majorEastAsia" w:hAnsiTheme="majorHAnsi" w:cstheme="majorBidi"/>
              <w:bCs/>
              <w:iCs/>
              <w:sz w:val="24"/>
            </w:rPr>
          </w:rPrChange>
        </w:rPr>
        <w:t xml:space="preserve">oute pièce justifiant de l’existence de la </w:t>
      </w:r>
      <w:r w:rsidR="00ED7260" w:rsidRPr="00935764">
        <w:rPr>
          <w:rFonts w:ascii="Helvetica Neue Light" w:hAnsi="Helvetica Neue Light"/>
          <w:rPrChange w:id="3251" w:author="Arthur de Catheu" w:date="2014-06-20T17:08:00Z">
            <w:rPr>
              <w:rFonts w:asciiTheme="majorHAnsi" w:eastAsiaTheme="majorEastAsia" w:hAnsiTheme="majorHAnsi" w:cstheme="majorBidi"/>
              <w:bCs/>
              <w:iCs/>
              <w:sz w:val="24"/>
            </w:rPr>
          </w:rPrChange>
        </w:rPr>
        <w:t xml:space="preserve">(des) </w:t>
      </w:r>
      <w:r w:rsidR="00557914" w:rsidRPr="00935764">
        <w:rPr>
          <w:rFonts w:ascii="Helvetica Neue Light" w:hAnsi="Helvetica Neue Light"/>
          <w:rPrChange w:id="3252" w:author="Arthur de Catheu" w:date="2014-06-20T17:08:00Z">
            <w:rPr>
              <w:rFonts w:asciiTheme="majorHAnsi" w:eastAsiaTheme="majorEastAsia" w:hAnsiTheme="majorHAnsi" w:cstheme="majorBidi"/>
              <w:bCs/>
              <w:iCs/>
              <w:sz w:val="24"/>
            </w:rPr>
          </w:rPrChange>
        </w:rPr>
        <w:t>Créance</w:t>
      </w:r>
      <w:r w:rsidR="00ED7260" w:rsidRPr="00935764">
        <w:rPr>
          <w:rFonts w:ascii="Helvetica Neue Light" w:hAnsi="Helvetica Neue Light"/>
          <w:rPrChange w:id="3253" w:author="Arthur de Catheu" w:date="2014-06-20T17:08:00Z">
            <w:rPr>
              <w:rFonts w:asciiTheme="majorHAnsi" w:eastAsiaTheme="majorEastAsia" w:hAnsiTheme="majorHAnsi" w:cstheme="majorBidi"/>
              <w:bCs/>
              <w:iCs/>
              <w:sz w:val="24"/>
            </w:rPr>
          </w:rPrChange>
        </w:rPr>
        <w:t>(s)</w:t>
      </w:r>
      <w:r w:rsidR="005E7B17" w:rsidRPr="00935764">
        <w:rPr>
          <w:rFonts w:ascii="Helvetica Neue Light" w:hAnsi="Helvetica Neue Light"/>
          <w:rPrChange w:id="3254" w:author="Arthur de Catheu" w:date="2014-06-20T17:08:00Z">
            <w:rPr>
              <w:rFonts w:asciiTheme="majorHAnsi" w:eastAsiaTheme="majorEastAsia" w:hAnsiTheme="majorHAnsi" w:cstheme="majorBidi"/>
              <w:bCs/>
              <w:iCs/>
              <w:sz w:val="24"/>
            </w:rPr>
          </w:rPrChange>
        </w:rPr>
        <w:t>, tels que bons de commande</w:t>
      </w:r>
      <w:r w:rsidR="009143BD" w:rsidRPr="00935764">
        <w:rPr>
          <w:rFonts w:ascii="Helvetica Neue Light" w:hAnsi="Helvetica Neue Light"/>
          <w:rPrChange w:id="3255" w:author="Arthur de Catheu" w:date="2014-06-20T17:08:00Z">
            <w:rPr>
              <w:rFonts w:asciiTheme="majorHAnsi" w:eastAsiaTheme="majorEastAsia" w:hAnsiTheme="majorHAnsi" w:cstheme="majorBidi"/>
              <w:bCs/>
              <w:iCs/>
              <w:sz w:val="24"/>
            </w:rPr>
          </w:rPrChange>
        </w:rPr>
        <w:t>,</w:t>
      </w:r>
      <w:r w:rsidR="005E7B17" w:rsidRPr="00935764">
        <w:rPr>
          <w:rFonts w:ascii="Helvetica Neue Light" w:hAnsi="Helvetica Neue Light"/>
          <w:rPrChange w:id="3256" w:author="Arthur de Catheu" w:date="2014-06-20T17:08:00Z">
            <w:rPr>
              <w:rFonts w:asciiTheme="majorHAnsi" w:eastAsiaTheme="majorEastAsia" w:hAnsiTheme="majorHAnsi" w:cstheme="majorBidi"/>
              <w:bCs/>
              <w:iCs/>
              <w:sz w:val="24"/>
            </w:rPr>
          </w:rPrChange>
        </w:rPr>
        <w:t xml:space="preserve"> bons de livraison, chèques ou traites impayés</w:t>
      </w:r>
      <w:r w:rsidR="009143BD" w:rsidRPr="00935764">
        <w:rPr>
          <w:rFonts w:ascii="Helvetica Neue Light" w:hAnsi="Helvetica Neue Light"/>
          <w:rPrChange w:id="3257" w:author="Arthur de Catheu" w:date="2014-06-20T17:08:00Z">
            <w:rPr>
              <w:rFonts w:asciiTheme="majorHAnsi" w:eastAsiaTheme="majorEastAsia" w:hAnsiTheme="majorHAnsi" w:cstheme="majorBidi"/>
              <w:bCs/>
              <w:iCs/>
              <w:sz w:val="24"/>
            </w:rPr>
          </w:rPrChange>
        </w:rPr>
        <w:t xml:space="preserve"> ; et</w:t>
      </w:r>
    </w:p>
    <w:p w14:paraId="715A8767" w14:textId="0C0C63CB" w:rsidR="00156B5B" w:rsidRPr="00935764" w:rsidRDefault="00253995" w:rsidP="006E4C9B">
      <w:pPr>
        <w:pStyle w:val="Paragraphedeliste"/>
        <w:numPr>
          <w:ilvl w:val="0"/>
          <w:numId w:val="183"/>
        </w:numPr>
        <w:rPr>
          <w:rFonts w:ascii="Helvetica Neue Light" w:hAnsi="Helvetica Neue Light"/>
          <w:rPrChange w:id="3258" w:author="Arthur de Catheu" w:date="2014-06-20T17:08:00Z">
            <w:rPr/>
          </w:rPrChange>
        </w:rPr>
      </w:pPr>
      <w:r w:rsidRPr="00935764">
        <w:rPr>
          <w:rFonts w:ascii="Helvetica Neue Light" w:hAnsi="Helvetica Neue Light"/>
          <w:rPrChange w:id="3259" w:author="Arthur de Catheu" w:date="2014-06-20T17:08:00Z">
            <w:rPr>
              <w:rFonts w:asciiTheme="majorHAnsi" w:eastAsiaTheme="majorEastAsia" w:hAnsiTheme="majorHAnsi" w:cstheme="majorBidi"/>
              <w:bCs/>
              <w:iCs/>
              <w:sz w:val="24"/>
            </w:rPr>
          </w:rPrChange>
        </w:rPr>
        <w:t>t</w:t>
      </w:r>
      <w:r w:rsidR="005E7B17" w:rsidRPr="00935764">
        <w:rPr>
          <w:rFonts w:ascii="Helvetica Neue Light" w:hAnsi="Helvetica Neue Light"/>
          <w:rPrChange w:id="3260" w:author="Arthur de Catheu" w:date="2014-06-20T17:08:00Z">
            <w:rPr>
              <w:rFonts w:asciiTheme="majorHAnsi" w:eastAsiaTheme="majorEastAsia" w:hAnsiTheme="majorHAnsi" w:cstheme="majorBidi"/>
              <w:bCs/>
              <w:iCs/>
              <w:sz w:val="24"/>
            </w:rPr>
          </w:rPrChange>
        </w:rPr>
        <w:t xml:space="preserve">oute pièce justificative d’une éventuelle contestation de la </w:t>
      </w:r>
      <w:r w:rsidR="00ED7260" w:rsidRPr="00935764">
        <w:rPr>
          <w:rFonts w:ascii="Helvetica Neue Light" w:hAnsi="Helvetica Neue Light"/>
          <w:rPrChange w:id="3261" w:author="Arthur de Catheu" w:date="2014-06-20T17:08:00Z">
            <w:rPr>
              <w:rFonts w:asciiTheme="majorHAnsi" w:eastAsiaTheme="majorEastAsia" w:hAnsiTheme="majorHAnsi" w:cstheme="majorBidi"/>
              <w:bCs/>
              <w:iCs/>
              <w:sz w:val="24"/>
            </w:rPr>
          </w:rPrChange>
        </w:rPr>
        <w:t xml:space="preserve">(des) </w:t>
      </w:r>
      <w:r w:rsidR="00557914" w:rsidRPr="00935764">
        <w:rPr>
          <w:rFonts w:ascii="Helvetica Neue Light" w:hAnsi="Helvetica Neue Light"/>
          <w:rPrChange w:id="3262" w:author="Arthur de Catheu" w:date="2014-06-20T17:08:00Z">
            <w:rPr>
              <w:rFonts w:asciiTheme="majorHAnsi" w:eastAsiaTheme="majorEastAsia" w:hAnsiTheme="majorHAnsi" w:cstheme="majorBidi"/>
              <w:bCs/>
              <w:iCs/>
              <w:sz w:val="24"/>
            </w:rPr>
          </w:rPrChange>
        </w:rPr>
        <w:t>Créance</w:t>
      </w:r>
      <w:r w:rsidR="00ED7260" w:rsidRPr="00935764">
        <w:rPr>
          <w:rFonts w:ascii="Helvetica Neue Light" w:hAnsi="Helvetica Neue Light"/>
          <w:rPrChange w:id="3263" w:author="Arthur de Catheu" w:date="2014-06-20T17:08:00Z">
            <w:rPr>
              <w:rFonts w:asciiTheme="majorHAnsi" w:eastAsiaTheme="majorEastAsia" w:hAnsiTheme="majorHAnsi" w:cstheme="majorBidi"/>
              <w:bCs/>
              <w:iCs/>
              <w:sz w:val="24"/>
            </w:rPr>
          </w:rPrChange>
        </w:rPr>
        <w:t>(s)</w:t>
      </w:r>
      <w:r w:rsidR="009143BD" w:rsidRPr="00935764">
        <w:rPr>
          <w:rFonts w:ascii="Helvetica Neue Light" w:hAnsi="Helvetica Neue Light"/>
          <w:rPrChange w:id="3264" w:author="Arthur de Catheu" w:date="2014-06-20T17:08:00Z">
            <w:rPr>
              <w:rFonts w:asciiTheme="majorHAnsi" w:eastAsiaTheme="majorEastAsia" w:hAnsiTheme="majorHAnsi" w:cstheme="majorBidi"/>
              <w:bCs/>
              <w:iCs/>
              <w:sz w:val="24"/>
            </w:rPr>
          </w:rPrChange>
        </w:rPr>
        <w:t>,</w:t>
      </w:r>
      <w:r w:rsidR="00635825" w:rsidRPr="00935764">
        <w:rPr>
          <w:rFonts w:ascii="Helvetica Neue Light" w:hAnsi="Helvetica Neue Light"/>
          <w:rPrChange w:id="3265" w:author="Arthur de Catheu" w:date="2014-06-20T17:08:00Z">
            <w:rPr>
              <w:rFonts w:asciiTheme="majorHAnsi" w:eastAsiaTheme="majorEastAsia" w:hAnsiTheme="majorHAnsi" w:cstheme="majorBidi"/>
              <w:bCs/>
              <w:iCs/>
              <w:sz w:val="24"/>
            </w:rPr>
          </w:rPrChange>
        </w:rPr>
        <w:t xml:space="preserve"> tels que </w:t>
      </w:r>
      <w:r w:rsidR="005E7B17" w:rsidRPr="00935764">
        <w:rPr>
          <w:rFonts w:ascii="Helvetica Neue Light" w:hAnsi="Helvetica Neue Light"/>
          <w:rPrChange w:id="3266" w:author="Arthur de Catheu" w:date="2014-06-20T17:08:00Z">
            <w:rPr>
              <w:rFonts w:asciiTheme="majorHAnsi" w:eastAsiaTheme="majorEastAsia" w:hAnsiTheme="majorHAnsi" w:cstheme="majorBidi"/>
              <w:bCs/>
              <w:iCs/>
              <w:sz w:val="24"/>
            </w:rPr>
          </w:rPrChange>
        </w:rPr>
        <w:t>courrier</w:t>
      </w:r>
      <w:r w:rsidR="004C382E" w:rsidRPr="00935764">
        <w:rPr>
          <w:rFonts w:ascii="Helvetica Neue Light" w:hAnsi="Helvetica Neue Light"/>
          <w:rPrChange w:id="3267" w:author="Arthur de Catheu" w:date="2014-06-20T17:08:00Z">
            <w:rPr>
              <w:rFonts w:asciiTheme="majorHAnsi" w:eastAsiaTheme="majorEastAsia" w:hAnsiTheme="majorHAnsi" w:cstheme="majorBidi"/>
              <w:bCs/>
              <w:iCs/>
              <w:sz w:val="24"/>
            </w:rPr>
          </w:rPrChange>
        </w:rPr>
        <w:t>s</w:t>
      </w:r>
      <w:r w:rsidR="005E7B17" w:rsidRPr="00935764">
        <w:rPr>
          <w:rFonts w:ascii="Helvetica Neue Light" w:hAnsi="Helvetica Neue Light"/>
          <w:rPrChange w:id="3268" w:author="Arthur de Catheu" w:date="2014-06-20T17:08:00Z">
            <w:rPr>
              <w:rFonts w:asciiTheme="majorHAnsi" w:eastAsiaTheme="majorEastAsia" w:hAnsiTheme="majorHAnsi" w:cstheme="majorBidi"/>
              <w:bCs/>
              <w:iCs/>
              <w:sz w:val="24"/>
            </w:rPr>
          </w:rPrChange>
        </w:rPr>
        <w:t xml:space="preserve"> du </w:t>
      </w:r>
      <w:r w:rsidR="00AA0024" w:rsidRPr="00935764">
        <w:rPr>
          <w:rFonts w:ascii="Helvetica Neue Light" w:hAnsi="Helvetica Neue Light"/>
          <w:rPrChange w:id="3269" w:author="Arthur de Catheu" w:date="2014-06-20T17:08:00Z">
            <w:rPr>
              <w:rFonts w:asciiTheme="majorHAnsi" w:eastAsiaTheme="majorEastAsia" w:hAnsiTheme="majorHAnsi" w:cstheme="majorBidi"/>
              <w:bCs/>
              <w:iCs/>
              <w:sz w:val="24"/>
            </w:rPr>
          </w:rPrChange>
        </w:rPr>
        <w:t>Débiteur</w:t>
      </w:r>
      <w:r w:rsidR="005E7B17" w:rsidRPr="00935764">
        <w:rPr>
          <w:rFonts w:ascii="Helvetica Neue Light" w:hAnsi="Helvetica Neue Light"/>
          <w:rPrChange w:id="3270" w:author="Arthur de Catheu" w:date="2014-06-20T17:08:00Z">
            <w:rPr>
              <w:rFonts w:asciiTheme="majorHAnsi" w:eastAsiaTheme="majorEastAsia" w:hAnsiTheme="majorHAnsi" w:cstheme="majorBidi"/>
              <w:bCs/>
              <w:iCs/>
              <w:sz w:val="24"/>
            </w:rPr>
          </w:rPrChange>
        </w:rPr>
        <w:t xml:space="preserve">. </w:t>
      </w:r>
    </w:p>
    <w:p w14:paraId="25A53D04" w14:textId="77777777" w:rsidR="00902D1D" w:rsidRPr="00935764" w:rsidRDefault="00902D1D" w:rsidP="00902D1D">
      <w:pPr>
        <w:pStyle w:val="Paragraphedeliste"/>
        <w:rPr>
          <w:rFonts w:ascii="Helvetica Neue Light" w:hAnsi="Helvetica Neue Light"/>
          <w:rPrChange w:id="3271" w:author="Arthur de Catheu" w:date="2014-06-20T17:08:00Z">
            <w:rPr/>
          </w:rPrChange>
        </w:rPr>
      </w:pPr>
    </w:p>
    <w:p w14:paraId="39096F75" w14:textId="3ECB1184" w:rsidR="00C50F88" w:rsidRPr="00060870" w:rsidRDefault="00C50F88">
      <w:pPr>
        <w:pStyle w:val="Titre4"/>
        <w:numPr>
          <w:ilvl w:val="4"/>
          <w:numId w:val="382"/>
        </w:numPr>
        <w:rPr>
          <w:rFonts w:ascii="Helvetica Neue Light" w:hAnsi="Helvetica Neue Light"/>
          <w:rPrChange w:id="3272" w:author="Arthur de Catheu" w:date="2014-06-20T18:04:00Z">
            <w:rPr/>
          </w:rPrChange>
        </w:rPr>
        <w:pPrChange w:id="3273" w:author="Arthur de Catheu" w:date="2014-06-20T18:04:00Z">
          <w:pPr>
            <w:pStyle w:val="Titre4"/>
          </w:pPr>
        </w:pPrChange>
      </w:pPr>
      <w:bookmarkStart w:id="3274" w:name="_Toc248579974"/>
      <w:r w:rsidRPr="00060870">
        <w:rPr>
          <w:rFonts w:ascii="Helvetica Neue Light" w:hAnsi="Helvetica Neue Light"/>
          <w:rPrChange w:id="3275" w:author="Arthur de Catheu" w:date="2014-06-20T18:04:00Z">
            <w:rPr/>
          </w:rPrChange>
        </w:rPr>
        <w:t xml:space="preserve">Affectation des sommes recouvrées par le </w:t>
      </w:r>
      <w:r w:rsidR="00C53BBE" w:rsidRPr="00060870">
        <w:rPr>
          <w:rFonts w:ascii="Helvetica Neue Light" w:hAnsi="Helvetica Neue Light"/>
          <w:rPrChange w:id="3276" w:author="Arthur de Catheu" w:date="2014-06-20T18:04:00Z">
            <w:rPr/>
          </w:rPrChange>
        </w:rPr>
        <w:t>Recouvreur</w:t>
      </w:r>
      <w:r w:rsidRPr="00060870">
        <w:rPr>
          <w:rFonts w:ascii="Helvetica Neue Light" w:hAnsi="Helvetica Neue Light"/>
          <w:rPrChange w:id="3277" w:author="Arthur de Catheu" w:date="2014-06-20T18:04:00Z">
            <w:rPr/>
          </w:rPrChange>
        </w:rPr>
        <w:t xml:space="preserve"> :</w:t>
      </w:r>
    </w:p>
    <w:p w14:paraId="3A05AADB" w14:textId="556291CB" w:rsidR="00E10281" w:rsidRPr="00935764" w:rsidRDefault="00E10281" w:rsidP="00212A18">
      <w:pPr>
        <w:spacing w:before="120"/>
        <w:rPr>
          <w:rFonts w:ascii="Helvetica Neue Light" w:hAnsi="Helvetica Neue Light"/>
          <w:rPrChange w:id="3278" w:author="Arthur de Catheu" w:date="2014-06-20T17:08:00Z">
            <w:rPr/>
          </w:rPrChange>
        </w:rPr>
      </w:pPr>
      <w:r w:rsidRPr="00935764">
        <w:rPr>
          <w:rFonts w:ascii="Helvetica Neue Light" w:hAnsi="Helvetica Neue Light"/>
          <w:rPrChange w:id="3279" w:author="Arthur de Catheu" w:date="2014-06-20T17:08:00Z">
            <w:rPr>
              <w:rFonts w:asciiTheme="majorHAnsi" w:eastAsiaTheme="majorEastAsia" w:hAnsiTheme="majorHAnsi" w:cstheme="majorBidi"/>
              <w:bCs/>
              <w:iCs/>
              <w:sz w:val="24"/>
            </w:rPr>
          </w:rPrChange>
        </w:rPr>
        <w:t>Toutes les sommes reçues de la part du Débiteur ou d’un tiers sont réparties de la manière suivante :</w:t>
      </w:r>
    </w:p>
    <w:p w14:paraId="067854C0" w14:textId="77777777" w:rsidR="00E10281" w:rsidRPr="00935764" w:rsidRDefault="00E10281" w:rsidP="00F335C8">
      <w:pPr>
        <w:pStyle w:val="Paragraphedeliste"/>
        <w:numPr>
          <w:ilvl w:val="0"/>
          <w:numId w:val="211"/>
        </w:numPr>
        <w:rPr>
          <w:rFonts w:ascii="Helvetica Neue Light" w:hAnsi="Helvetica Neue Light"/>
          <w:rPrChange w:id="3280" w:author="Arthur de Catheu" w:date="2014-06-20T17:08:00Z">
            <w:rPr/>
          </w:rPrChange>
        </w:rPr>
      </w:pPr>
      <w:r w:rsidRPr="00935764">
        <w:rPr>
          <w:rFonts w:ascii="Helvetica Neue Light" w:hAnsi="Helvetica Neue Light"/>
          <w:rPrChange w:id="3281" w:author="Arthur de Catheu" w:date="2014-06-20T17:08:00Z">
            <w:rPr>
              <w:rFonts w:asciiTheme="majorHAnsi" w:eastAsiaTheme="majorEastAsia" w:hAnsiTheme="majorHAnsi" w:cstheme="majorBidi"/>
              <w:bCs/>
              <w:iCs/>
              <w:sz w:val="24"/>
            </w:rPr>
          </w:rPrChange>
        </w:rPr>
        <w:t>Créances totalement garanties</w:t>
      </w:r>
    </w:p>
    <w:p w14:paraId="5157FE46" w14:textId="753EC914" w:rsidR="00E10281" w:rsidRPr="00935764" w:rsidRDefault="00E10281" w:rsidP="00212A18">
      <w:pPr>
        <w:spacing w:before="120"/>
        <w:rPr>
          <w:rFonts w:ascii="Helvetica Neue Light" w:hAnsi="Helvetica Neue Light"/>
          <w:rPrChange w:id="3282" w:author="Arthur de Catheu" w:date="2014-06-20T17:08:00Z">
            <w:rPr/>
          </w:rPrChange>
        </w:rPr>
      </w:pPr>
      <w:r w:rsidRPr="00935764">
        <w:rPr>
          <w:rFonts w:ascii="Helvetica Neue Light" w:hAnsi="Helvetica Neue Light"/>
          <w:rPrChange w:id="3283" w:author="Arthur de Catheu" w:date="2014-06-20T17:08:00Z">
            <w:rPr>
              <w:rFonts w:asciiTheme="majorHAnsi" w:eastAsiaTheme="majorEastAsia" w:hAnsiTheme="majorHAnsi" w:cstheme="majorBidi"/>
              <w:bCs/>
              <w:iCs/>
              <w:sz w:val="24"/>
            </w:rPr>
          </w:rPrChange>
        </w:rPr>
        <w:t xml:space="preserve">Avant indemnisation par l’Assureur-Crédit, le </w:t>
      </w:r>
      <w:r w:rsidR="00A37D87" w:rsidRPr="00935764">
        <w:rPr>
          <w:rFonts w:ascii="Helvetica Neue Light" w:hAnsi="Helvetica Neue Light"/>
          <w:rPrChange w:id="3284" w:author="Arthur de Catheu" w:date="2014-06-20T17:08:00Z">
            <w:rPr>
              <w:rFonts w:asciiTheme="majorHAnsi" w:eastAsiaTheme="majorEastAsia" w:hAnsiTheme="majorHAnsi" w:cstheme="majorBidi"/>
              <w:bCs/>
              <w:iCs/>
              <w:sz w:val="24"/>
            </w:rPr>
          </w:rPrChange>
        </w:rPr>
        <w:t>FCT 2014</w:t>
      </w:r>
      <w:r w:rsidRPr="00935764">
        <w:rPr>
          <w:rFonts w:ascii="Helvetica Neue Light" w:hAnsi="Helvetica Neue Light"/>
          <w:rPrChange w:id="3285" w:author="Arthur de Catheu" w:date="2014-06-20T17:08:00Z">
            <w:rPr>
              <w:rFonts w:asciiTheme="majorHAnsi" w:eastAsiaTheme="majorEastAsia" w:hAnsiTheme="majorHAnsi" w:cstheme="majorBidi"/>
              <w:bCs/>
              <w:iCs/>
              <w:sz w:val="24"/>
            </w:rPr>
          </w:rPrChange>
        </w:rPr>
        <w:t xml:space="preserve"> conserve toutes les sommes qu'il a recouvrées et les sommes récupéré</w:t>
      </w:r>
      <w:r w:rsidR="004C382E" w:rsidRPr="00935764">
        <w:rPr>
          <w:rFonts w:ascii="Helvetica Neue Light" w:hAnsi="Helvetica Neue Light"/>
          <w:rPrChange w:id="3286" w:author="Arthur de Catheu" w:date="2014-06-20T17:08:00Z">
            <w:rPr>
              <w:rFonts w:asciiTheme="majorHAnsi" w:eastAsiaTheme="majorEastAsia" w:hAnsiTheme="majorHAnsi" w:cstheme="majorBidi"/>
              <w:bCs/>
              <w:iCs/>
              <w:sz w:val="24"/>
            </w:rPr>
          </w:rPrChange>
        </w:rPr>
        <w:t xml:space="preserve">es par le </w:t>
      </w:r>
      <w:r w:rsidR="00C53BBE" w:rsidRPr="00935764">
        <w:rPr>
          <w:rFonts w:ascii="Helvetica Neue Light" w:hAnsi="Helvetica Neue Light"/>
          <w:rPrChange w:id="3287" w:author="Arthur de Catheu" w:date="2014-06-20T17:08:00Z">
            <w:rPr>
              <w:rFonts w:asciiTheme="majorHAnsi" w:eastAsiaTheme="majorEastAsia" w:hAnsiTheme="majorHAnsi" w:cstheme="majorBidi"/>
              <w:bCs/>
              <w:iCs/>
              <w:sz w:val="24"/>
            </w:rPr>
          </w:rPrChange>
        </w:rPr>
        <w:t>Recouvreur</w:t>
      </w:r>
      <w:r w:rsidR="004C382E" w:rsidRPr="00935764">
        <w:rPr>
          <w:rFonts w:ascii="Helvetica Neue Light" w:hAnsi="Helvetica Neue Light"/>
          <w:rPrChange w:id="3288" w:author="Arthur de Catheu" w:date="2014-06-20T17:08:00Z">
            <w:rPr>
              <w:rFonts w:asciiTheme="majorHAnsi" w:eastAsiaTheme="majorEastAsia" w:hAnsiTheme="majorHAnsi" w:cstheme="majorBidi"/>
              <w:bCs/>
              <w:iCs/>
              <w:sz w:val="24"/>
            </w:rPr>
          </w:rPrChange>
        </w:rPr>
        <w:t xml:space="preserve"> lui s</w:t>
      </w:r>
      <w:r w:rsidRPr="00935764">
        <w:rPr>
          <w:rFonts w:ascii="Helvetica Neue Light" w:hAnsi="Helvetica Neue Light"/>
          <w:rPrChange w:id="3289" w:author="Arthur de Catheu" w:date="2014-06-20T17:08:00Z">
            <w:rPr>
              <w:rFonts w:asciiTheme="majorHAnsi" w:eastAsiaTheme="majorEastAsia" w:hAnsiTheme="majorHAnsi" w:cstheme="majorBidi"/>
              <w:bCs/>
              <w:iCs/>
              <w:sz w:val="24"/>
            </w:rPr>
          </w:rPrChange>
        </w:rPr>
        <w:t>ont versées intégralement.</w:t>
      </w:r>
    </w:p>
    <w:p w14:paraId="3D363BB3" w14:textId="2DEC9330" w:rsidR="00F335C8" w:rsidRPr="00935764" w:rsidRDefault="00E10281" w:rsidP="00212A18">
      <w:pPr>
        <w:spacing w:before="120"/>
        <w:rPr>
          <w:rFonts w:ascii="Helvetica Neue Light" w:hAnsi="Helvetica Neue Light"/>
          <w:rPrChange w:id="3290" w:author="Arthur de Catheu" w:date="2014-06-20T17:08:00Z">
            <w:rPr/>
          </w:rPrChange>
        </w:rPr>
      </w:pPr>
      <w:r w:rsidRPr="00935764">
        <w:rPr>
          <w:rFonts w:ascii="Helvetica Neue Light" w:hAnsi="Helvetica Neue Light"/>
          <w:rPrChange w:id="3291" w:author="Arthur de Catheu" w:date="2014-06-20T17:08:00Z">
            <w:rPr>
              <w:rFonts w:asciiTheme="majorHAnsi" w:eastAsiaTheme="majorEastAsia" w:hAnsiTheme="majorHAnsi" w:cstheme="majorBidi"/>
              <w:bCs/>
              <w:iCs/>
              <w:sz w:val="24"/>
            </w:rPr>
          </w:rPrChange>
        </w:rPr>
        <w:t xml:space="preserve">Après indemnisation par l’Assureur-Crédit, toutes les récupérations sont acquises par le </w:t>
      </w:r>
      <w:r w:rsidR="00C53BBE" w:rsidRPr="00935764">
        <w:rPr>
          <w:rFonts w:ascii="Helvetica Neue Light" w:hAnsi="Helvetica Neue Light"/>
          <w:rPrChange w:id="3292" w:author="Arthur de Catheu" w:date="2014-06-20T17:08:00Z">
            <w:rPr>
              <w:rFonts w:asciiTheme="majorHAnsi" w:eastAsiaTheme="majorEastAsia" w:hAnsiTheme="majorHAnsi" w:cstheme="majorBidi"/>
              <w:bCs/>
              <w:iCs/>
              <w:sz w:val="24"/>
            </w:rPr>
          </w:rPrChange>
        </w:rPr>
        <w:t>Recouvreur</w:t>
      </w:r>
      <w:r w:rsidRPr="00935764">
        <w:rPr>
          <w:rFonts w:ascii="Helvetica Neue Light" w:hAnsi="Helvetica Neue Light"/>
          <w:rPrChange w:id="3293" w:author="Arthur de Catheu" w:date="2014-06-20T17:08:00Z">
            <w:rPr>
              <w:rFonts w:asciiTheme="majorHAnsi" w:eastAsiaTheme="majorEastAsia" w:hAnsiTheme="majorHAnsi" w:cstheme="majorBidi"/>
              <w:bCs/>
              <w:iCs/>
              <w:sz w:val="24"/>
            </w:rPr>
          </w:rPrChange>
        </w:rPr>
        <w:t xml:space="preserve"> à hauteur</w:t>
      </w:r>
      <w:r w:rsidR="00DC05F8" w:rsidRPr="00935764">
        <w:rPr>
          <w:rFonts w:ascii="Helvetica Neue Light" w:hAnsi="Helvetica Neue Light"/>
          <w:rPrChange w:id="3294"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3295" w:author="Arthur de Catheu" w:date="2014-06-20T17:08:00Z">
            <w:rPr>
              <w:rFonts w:asciiTheme="majorHAnsi" w:eastAsiaTheme="majorEastAsia" w:hAnsiTheme="majorHAnsi" w:cstheme="majorBidi"/>
              <w:bCs/>
              <w:iCs/>
              <w:sz w:val="24"/>
            </w:rPr>
          </w:rPrChange>
        </w:rPr>
        <w:t xml:space="preserve">du montant </w:t>
      </w:r>
      <w:r w:rsidR="00DF2D27" w:rsidRPr="00935764">
        <w:rPr>
          <w:rFonts w:ascii="Helvetica Neue Light" w:hAnsi="Helvetica Neue Light"/>
          <w:rPrChange w:id="3296" w:author="Arthur de Catheu" w:date="2014-06-20T17:08:00Z">
            <w:rPr>
              <w:rFonts w:asciiTheme="majorHAnsi" w:eastAsiaTheme="majorEastAsia" w:hAnsiTheme="majorHAnsi" w:cstheme="majorBidi"/>
              <w:bCs/>
              <w:iCs/>
              <w:sz w:val="24"/>
            </w:rPr>
          </w:rPrChange>
        </w:rPr>
        <w:t xml:space="preserve">garanti par </w:t>
      </w:r>
      <w:r w:rsidRPr="00935764">
        <w:rPr>
          <w:rFonts w:ascii="Helvetica Neue Light" w:hAnsi="Helvetica Neue Light"/>
          <w:rPrChange w:id="3297" w:author="Arthur de Catheu" w:date="2014-06-20T17:08:00Z">
            <w:rPr>
              <w:rFonts w:asciiTheme="majorHAnsi" w:eastAsiaTheme="majorEastAsia" w:hAnsiTheme="majorHAnsi" w:cstheme="majorBidi"/>
              <w:bCs/>
              <w:iCs/>
              <w:sz w:val="24"/>
            </w:rPr>
          </w:rPrChange>
        </w:rPr>
        <w:t>l’Assureur-Crédit. Au-delà</w:t>
      </w:r>
      <w:r w:rsidR="004C382E" w:rsidRPr="00935764">
        <w:rPr>
          <w:rFonts w:ascii="Helvetica Neue Light" w:hAnsi="Helvetica Neue Light"/>
          <w:rPrChange w:id="3298" w:author="Arthur de Catheu" w:date="2014-06-20T17:08:00Z">
            <w:rPr>
              <w:rFonts w:asciiTheme="majorHAnsi" w:eastAsiaTheme="majorEastAsia" w:hAnsiTheme="majorHAnsi" w:cstheme="majorBidi"/>
              <w:bCs/>
              <w:iCs/>
              <w:sz w:val="24"/>
            </w:rPr>
          </w:rPrChange>
        </w:rPr>
        <w:t>, les sommes recouvrées s</w:t>
      </w:r>
      <w:r w:rsidRPr="00935764">
        <w:rPr>
          <w:rFonts w:ascii="Helvetica Neue Light" w:hAnsi="Helvetica Neue Light"/>
          <w:rPrChange w:id="3299" w:author="Arthur de Catheu" w:date="2014-06-20T17:08:00Z">
            <w:rPr>
              <w:rFonts w:asciiTheme="majorHAnsi" w:eastAsiaTheme="majorEastAsia" w:hAnsiTheme="majorHAnsi" w:cstheme="majorBidi"/>
              <w:bCs/>
              <w:iCs/>
              <w:sz w:val="24"/>
            </w:rPr>
          </w:rPrChange>
        </w:rPr>
        <w:t xml:space="preserve">ont reversées au </w:t>
      </w:r>
      <w:r w:rsidR="00A37D87" w:rsidRPr="00935764">
        <w:rPr>
          <w:rFonts w:ascii="Helvetica Neue Light" w:hAnsi="Helvetica Neue Light"/>
          <w:rPrChange w:id="3300" w:author="Arthur de Catheu" w:date="2014-06-20T17:08:00Z">
            <w:rPr>
              <w:rFonts w:asciiTheme="majorHAnsi" w:eastAsiaTheme="majorEastAsia" w:hAnsiTheme="majorHAnsi" w:cstheme="majorBidi"/>
              <w:bCs/>
              <w:iCs/>
              <w:sz w:val="24"/>
            </w:rPr>
          </w:rPrChange>
        </w:rPr>
        <w:t>FCT 2014</w:t>
      </w:r>
      <w:r w:rsidRPr="00935764">
        <w:rPr>
          <w:rFonts w:ascii="Helvetica Neue Light" w:hAnsi="Helvetica Neue Light"/>
          <w:rPrChange w:id="3301" w:author="Arthur de Catheu" w:date="2014-06-20T17:08:00Z">
            <w:rPr>
              <w:rFonts w:asciiTheme="majorHAnsi" w:eastAsiaTheme="majorEastAsia" w:hAnsiTheme="majorHAnsi" w:cstheme="majorBidi"/>
              <w:bCs/>
              <w:iCs/>
              <w:sz w:val="24"/>
            </w:rPr>
          </w:rPrChange>
        </w:rPr>
        <w:t>.</w:t>
      </w:r>
    </w:p>
    <w:p w14:paraId="41FDFBE2" w14:textId="77777777" w:rsidR="00E10281" w:rsidRPr="00935764" w:rsidRDefault="00E10281" w:rsidP="00F335C8">
      <w:pPr>
        <w:pStyle w:val="Paragraphedeliste"/>
        <w:numPr>
          <w:ilvl w:val="0"/>
          <w:numId w:val="211"/>
        </w:numPr>
        <w:rPr>
          <w:rFonts w:ascii="Helvetica Neue Light" w:hAnsi="Helvetica Neue Light"/>
          <w:rPrChange w:id="3302" w:author="Arthur de Catheu" w:date="2014-06-20T17:08:00Z">
            <w:rPr/>
          </w:rPrChange>
        </w:rPr>
      </w:pPr>
      <w:r w:rsidRPr="00935764">
        <w:rPr>
          <w:rFonts w:ascii="Helvetica Neue Light" w:hAnsi="Helvetica Neue Light"/>
          <w:rPrChange w:id="3303" w:author="Arthur de Catheu" w:date="2014-06-20T17:08:00Z">
            <w:rPr>
              <w:rFonts w:asciiTheme="majorHAnsi" w:eastAsiaTheme="majorEastAsia" w:hAnsiTheme="majorHAnsi" w:cstheme="majorBidi"/>
              <w:bCs/>
              <w:iCs/>
              <w:sz w:val="24"/>
            </w:rPr>
          </w:rPrChange>
        </w:rPr>
        <w:t>Créances partiellement garanties</w:t>
      </w:r>
      <w:r w:rsidR="00DC05F8" w:rsidRPr="00935764">
        <w:rPr>
          <w:rFonts w:ascii="Helvetica Neue Light" w:hAnsi="Helvetica Neue Light"/>
          <w:rPrChange w:id="3304" w:author="Arthur de Catheu" w:date="2014-06-20T17:08:00Z">
            <w:rPr>
              <w:rFonts w:asciiTheme="majorHAnsi" w:eastAsiaTheme="majorEastAsia" w:hAnsiTheme="majorHAnsi" w:cstheme="majorBidi"/>
              <w:bCs/>
              <w:iCs/>
              <w:sz w:val="24"/>
            </w:rPr>
          </w:rPrChange>
        </w:rPr>
        <w:t xml:space="preserve"> </w:t>
      </w:r>
    </w:p>
    <w:p w14:paraId="47B4E092" w14:textId="42FEB046" w:rsidR="00156B5B" w:rsidRPr="00935764" w:rsidRDefault="00E10281" w:rsidP="00AC59DC">
      <w:pPr>
        <w:spacing w:before="120"/>
        <w:rPr>
          <w:rFonts w:ascii="Helvetica Neue Light" w:hAnsi="Helvetica Neue Light"/>
          <w:rPrChange w:id="3305" w:author="Arthur de Catheu" w:date="2014-06-20T17:08:00Z">
            <w:rPr/>
          </w:rPrChange>
        </w:rPr>
      </w:pPr>
      <w:r w:rsidRPr="00935764">
        <w:rPr>
          <w:rFonts w:ascii="Helvetica Neue Light" w:hAnsi="Helvetica Neue Light"/>
          <w:rPrChange w:id="3306" w:author="Arthur de Catheu" w:date="2014-06-20T17:08:00Z">
            <w:rPr>
              <w:rFonts w:asciiTheme="majorHAnsi" w:eastAsiaTheme="majorEastAsia" w:hAnsiTheme="majorHAnsi" w:cstheme="majorBidi"/>
              <w:bCs/>
              <w:iCs/>
              <w:sz w:val="24"/>
            </w:rPr>
          </w:rPrChange>
        </w:rPr>
        <w:t xml:space="preserve">Avant indemnisation par l’Assureur-Crédit, les </w:t>
      </w:r>
      <w:r w:rsidR="004C382E" w:rsidRPr="00935764">
        <w:rPr>
          <w:rFonts w:ascii="Helvetica Neue Light" w:hAnsi="Helvetica Neue Light"/>
          <w:rPrChange w:id="3307" w:author="Arthur de Catheu" w:date="2014-06-20T17:08:00Z">
            <w:rPr>
              <w:rFonts w:asciiTheme="majorHAnsi" w:eastAsiaTheme="majorEastAsia" w:hAnsiTheme="majorHAnsi" w:cstheme="majorBidi"/>
              <w:bCs/>
              <w:iCs/>
              <w:sz w:val="24"/>
            </w:rPr>
          </w:rPrChange>
        </w:rPr>
        <w:t>récupérations s</w:t>
      </w:r>
      <w:r w:rsidRPr="00935764">
        <w:rPr>
          <w:rFonts w:ascii="Helvetica Neue Light" w:hAnsi="Helvetica Neue Light"/>
          <w:rPrChange w:id="3308" w:author="Arthur de Catheu" w:date="2014-06-20T17:08:00Z">
            <w:rPr>
              <w:rFonts w:asciiTheme="majorHAnsi" w:eastAsiaTheme="majorEastAsia" w:hAnsiTheme="majorHAnsi" w:cstheme="majorBidi"/>
              <w:bCs/>
              <w:iCs/>
              <w:sz w:val="24"/>
            </w:rPr>
          </w:rPrChange>
        </w:rPr>
        <w:t>ont affectées en priorité sur la part de Créance en dépassement de garantie</w:t>
      </w:r>
      <w:bookmarkEnd w:id="3274"/>
      <w:r w:rsidRPr="00935764">
        <w:rPr>
          <w:rFonts w:ascii="Helvetica Neue Light" w:hAnsi="Helvetica Neue Light"/>
          <w:rPrChange w:id="3309" w:author="Arthur de Catheu" w:date="2014-06-20T17:08:00Z">
            <w:rPr>
              <w:rFonts w:asciiTheme="majorHAnsi" w:eastAsiaTheme="majorEastAsia" w:hAnsiTheme="majorHAnsi" w:cstheme="majorBidi"/>
              <w:bCs/>
              <w:iCs/>
              <w:sz w:val="24"/>
            </w:rPr>
          </w:rPrChange>
        </w:rPr>
        <w:t xml:space="preserve"> et sont versées intégralement au </w:t>
      </w:r>
      <w:r w:rsidR="00A37D87" w:rsidRPr="00935764">
        <w:rPr>
          <w:rFonts w:ascii="Helvetica Neue Light" w:hAnsi="Helvetica Neue Light"/>
          <w:rPrChange w:id="3310" w:author="Arthur de Catheu" w:date="2014-06-20T17:08:00Z">
            <w:rPr>
              <w:rFonts w:asciiTheme="majorHAnsi" w:eastAsiaTheme="majorEastAsia" w:hAnsiTheme="majorHAnsi" w:cstheme="majorBidi"/>
              <w:bCs/>
              <w:iCs/>
              <w:sz w:val="24"/>
            </w:rPr>
          </w:rPrChange>
        </w:rPr>
        <w:t>FCT 2014</w:t>
      </w:r>
      <w:r w:rsidRPr="00935764">
        <w:rPr>
          <w:rFonts w:ascii="Helvetica Neue Light" w:hAnsi="Helvetica Neue Light"/>
          <w:rPrChange w:id="3311" w:author="Arthur de Catheu" w:date="2014-06-20T17:08:00Z">
            <w:rPr>
              <w:rFonts w:asciiTheme="majorHAnsi" w:eastAsiaTheme="majorEastAsia" w:hAnsiTheme="majorHAnsi" w:cstheme="majorBidi"/>
              <w:bCs/>
              <w:iCs/>
              <w:sz w:val="24"/>
            </w:rPr>
          </w:rPrChange>
        </w:rPr>
        <w:t xml:space="preserve">. </w:t>
      </w:r>
    </w:p>
    <w:p w14:paraId="4F22983F" w14:textId="3AEAEC80" w:rsidR="00902D1D" w:rsidRPr="00935764" w:rsidRDefault="00E10281" w:rsidP="00212A18">
      <w:pPr>
        <w:spacing w:before="120"/>
        <w:rPr>
          <w:rFonts w:ascii="Helvetica Neue Light" w:hAnsi="Helvetica Neue Light"/>
          <w:rPrChange w:id="3312" w:author="Arthur de Catheu" w:date="2014-06-20T17:08:00Z">
            <w:rPr/>
          </w:rPrChange>
        </w:rPr>
      </w:pPr>
      <w:r w:rsidRPr="00935764">
        <w:rPr>
          <w:rFonts w:ascii="Helvetica Neue Light" w:hAnsi="Helvetica Neue Light"/>
          <w:rPrChange w:id="3313" w:author="Arthur de Catheu" w:date="2014-06-20T17:08:00Z">
            <w:rPr>
              <w:rFonts w:asciiTheme="majorHAnsi" w:eastAsiaTheme="majorEastAsia" w:hAnsiTheme="majorHAnsi" w:cstheme="majorBidi"/>
              <w:bCs/>
              <w:iCs/>
              <w:sz w:val="24"/>
            </w:rPr>
          </w:rPrChange>
        </w:rPr>
        <w:t>Après indemnisation par l’Assur</w:t>
      </w:r>
      <w:r w:rsidR="004C382E" w:rsidRPr="00935764">
        <w:rPr>
          <w:rFonts w:ascii="Helvetica Neue Light" w:hAnsi="Helvetica Neue Light"/>
          <w:rPrChange w:id="3314" w:author="Arthur de Catheu" w:date="2014-06-20T17:08:00Z">
            <w:rPr>
              <w:rFonts w:asciiTheme="majorHAnsi" w:eastAsiaTheme="majorEastAsia" w:hAnsiTheme="majorHAnsi" w:cstheme="majorBidi"/>
              <w:bCs/>
              <w:iCs/>
              <w:sz w:val="24"/>
            </w:rPr>
          </w:rPrChange>
        </w:rPr>
        <w:t>eur-Crédit, les récupérations s</w:t>
      </w:r>
      <w:r w:rsidRPr="00935764">
        <w:rPr>
          <w:rFonts w:ascii="Helvetica Neue Light" w:hAnsi="Helvetica Neue Light"/>
          <w:rPrChange w:id="3315" w:author="Arthur de Catheu" w:date="2014-06-20T17:08:00Z">
            <w:rPr>
              <w:rFonts w:asciiTheme="majorHAnsi" w:eastAsiaTheme="majorEastAsia" w:hAnsiTheme="majorHAnsi" w:cstheme="majorBidi"/>
              <w:bCs/>
              <w:iCs/>
              <w:sz w:val="24"/>
            </w:rPr>
          </w:rPrChange>
        </w:rPr>
        <w:t>ont affectées en priorité à la partie garantie.</w:t>
      </w:r>
    </w:p>
    <w:p w14:paraId="16CBA465" w14:textId="115C8B26" w:rsidR="00183CA8" w:rsidRPr="00060870" w:rsidRDefault="00183CA8">
      <w:pPr>
        <w:pStyle w:val="Titre4"/>
        <w:numPr>
          <w:ilvl w:val="4"/>
          <w:numId w:val="382"/>
        </w:numPr>
        <w:rPr>
          <w:rFonts w:ascii="Helvetica Neue Light" w:hAnsi="Helvetica Neue Light"/>
          <w:rPrChange w:id="3316" w:author="Arthur de Catheu" w:date="2014-06-20T18:04:00Z">
            <w:rPr/>
          </w:rPrChange>
        </w:rPr>
        <w:pPrChange w:id="3317" w:author="Arthur de Catheu" w:date="2014-06-20T18:04:00Z">
          <w:pPr>
            <w:pStyle w:val="Titre4"/>
          </w:pPr>
        </w:pPrChange>
      </w:pPr>
      <w:r w:rsidRPr="00060870">
        <w:rPr>
          <w:rFonts w:ascii="Helvetica Neue Light" w:hAnsi="Helvetica Neue Light"/>
          <w:rPrChange w:id="3318" w:author="Arthur de Catheu" w:date="2014-06-20T18:04:00Z">
            <w:rPr/>
          </w:rPrChange>
        </w:rPr>
        <w:t xml:space="preserve">Versement des sommes recouvrées par le </w:t>
      </w:r>
      <w:r w:rsidR="00C53BBE" w:rsidRPr="00060870">
        <w:rPr>
          <w:rFonts w:ascii="Helvetica Neue Light" w:hAnsi="Helvetica Neue Light"/>
          <w:rPrChange w:id="3319" w:author="Arthur de Catheu" w:date="2014-06-20T18:04:00Z">
            <w:rPr/>
          </w:rPrChange>
        </w:rPr>
        <w:t>Recouvreur</w:t>
      </w:r>
      <w:r w:rsidRPr="00060870">
        <w:rPr>
          <w:rFonts w:ascii="Helvetica Neue Light" w:hAnsi="Helvetica Neue Light"/>
          <w:rPrChange w:id="3320" w:author="Arthur de Catheu" w:date="2014-06-20T18:04:00Z">
            <w:rPr/>
          </w:rPrChange>
        </w:rPr>
        <w:t xml:space="preserve"> :</w:t>
      </w:r>
    </w:p>
    <w:p w14:paraId="1D6E6513" w14:textId="4FE4E3EB" w:rsidR="00183CA8" w:rsidRPr="00935764" w:rsidRDefault="00183CA8" w:rsidP="00183CA8">
      <w:pPr>
        <w:spacing w:before="120"/>
        <w:rPr>
          <w:rFonts w:ascii="Helvetica Neue Light" w:hAnsi="Helvetica Neue Light"/>
          <w:rPrChange w:id="3321" w:author="Arthur de Catheu" w:date="2014-06-20T17:08:00Z">
            <w:rPr/>
          </w:rPrChange>
        </w:rPr>
      </w:pPr>
      <w:r w:rsidRPr="00935764">
        <w:rPr>
          <w:rFonts w:ascii="Helvetica Neue Light" w:hAnsi="Helvetica Neue Light"/>
          <w:rPrChange w:id="3322" w:author="Arthur de Catheu" w:date="2014-06-20T17:08:00Z">
            <w:rPr>
              <w:rFonts w:asciiTheme="majorHAnsi" w:eastAsiaTheme="majorEastAsia" w:hAnsiTheme="majorHAnsi" w:cstheme="majorBidi"/>
              <w:bCs/>
              <w:iCs/>
              <w:sz w:val="24"/>
            </w:rPr>
          </w:rPrChange>
        </w:rPr>
        <w:t xml:space="preserve">Toutes les sommes reçues par le </w:t>
      </w:r>
      <w:r w:rsidR="00C53BBE" w:rsidRPr="00935764">
        <w:rPr>
          <w:rFonts w:ascii="Helvetica Neue Light" w:hAnsi="Helvetica Neue Light"/>
          <w:rPrChange w:id="3323" w:author="Arthur de Catheu" w:date="2014-06-20T17:08:00Z">
            <w:rPr>
              <w:rFonts w:asciiTheme="majorHAnsi" w:eastAsiaTheme="majorEastAsia" w:hAnsiTheme="majorHAnsi" w:cstheme="majorBidi"/>
              <w:bCs/>
              <w:iCs/>
              <w:sz w:val="24"/>
            </w:rPr>
          </w:rPrChange>
        </w:rPr>
        <w:t>Recouvreur</w:t>
      </w:r>
      <w:r w:rsidRPr="00935764">
        <w:rPr>
          <w:rFonts w:ascii="Helvetica Neue Light" w:hAnsi="Helvetica Neue Light"/>
          <w:rPrChange w:id="3324" w:author="Arthur de Catheu" w:date="2014-06-20T17:08:00Z">
            <w:rPr>
              <w:rFonts w:asciiTheme="majorHAnsi" w:eastAsiaTheme="majorEastAsia" w:hAnsiTheme="majorHAnsi" w:cstheme="majorBidi"/>
              <w:bCs/>
              <w:iCs/>
              <w:sz w:val="24"/>
            </w:rPr>
          </w:rPrChange>
        </w:rPr>
        <w:t xml:space="preserve"> sont versées sur le Compte de Collecte dans les meilleurs délais, et au plus tard dans un délai d’un (1) mois à compter de leur encaissement par le </w:t>
      </w:r>
      <w:r w:rsidR="00C53BBE" w:rsidRPr="00935764">
        <w:rPr>
          <w:rFonts w:ascii="Helvetica Neue Light" w:hAnsi="Helvetica Neue Light"/>
          <w:rPrChange w:id="3325" w:author="Arthur de Catheu" w:date="2014-06-20T17:08:00Z">
            <w:rPr>
              <w:rFonts w:asciiTheme="majorHAnsi" w:eastAsiaTheme="majorEastAsia" w:hAnsiTheme="majorHAnsi" w:cstheme="majorBidi"/>
              <w:bCs/>
              <w:iCs/>
              <w:sz w:val="24"/>
            </w:rPr>
          </w:rPrChange>
        </w:rPr>
        <w:t>Recouvreur</w:t>
      </w:r>
      <w:r w:rsidRPr="00935764">
        <w:rPr>
          <w:rFonts w:ascii="Helvetica Neue Light" w:hAnsi="Helvetica Neue Light"/>
          <w:rPrChange w:id="3326" w:author="Arthur de Catheu" w:date="2014-06-20T17:08:00Z">
            <w:rPr>
              <w:rFonts w:asciiTheme="majorHAnsi" w:eastAsiaTheme="majorEastAsia" w:hAnsiTheme="majorHAnsi" w:cstheme="majorBidi"/>
              <w:bCs/>
              <w:iCs/>
              <w:sz w:val="24"/>
            </w:rPr>
          </w:rPrChange>
        </w:rPr>
        <w:t>.</w:t>
      </w:r>
    </w:p>
    <w:p w14:paraId="2F285997" w14:textId="543BB133" w:rsidR="008F301F" w:rsidRPr="00935764" w:rsidRDefault="008F301F">
      <w:pPr>
        <w:pStyle w:val="Titre3"/>
        <w:numPr>
          <w:ilvl w:val="2"/>
          <w:numId w:val="382"/>
        </w:numPr>
        <w:rPr>
          <w:rFonts w:ascii="Helvetica Neue Light" w:hAnsi="Helvetica Neue Light"/>
          <w:rPrChange w:id="3327" w:author="Arthur de Catheu" w:date="2014-06-20T17:08:00Z">
            <w:rPr/>
          </w:rPrChange>
        </w:rPr>
        <w:pPrChange w:id="3328" w:author="Arthur de Catheu" w:date="2014-06-20T18:04:00Z">
          <w:pPr>
            <w:pStyle w:val="Titre3"/>
          </w:pPr>
        </w:pPrChange>
      </w:pPr>
      <w:bookmarkStart w:id="3329" w:name="_Ref248901296"/>
      <w:bookmarkStart w:id="3330" w:name="_Toc265315341"/>
      <w:r w:rsidRPr="00935764">
        <w:rPr>
          <w:rFonts w:ascii="Helvetica Neue Light" w:hAnsi="Helvetica Neue Light"/>
          <w:rPrChange w:id="3331" w:author="Arthur de Catheu" w:date="2014-06-20T17:08:00Z">
            <w:rPr/>
          </w:rPrChange>
        </w:rPr>
        <w:t xml:space="preserve">Fin du mandat de recouvrement du </w:t>
      </w:r>
      <w:bookmarkEnd w:id="3329"/>
      <w:r w:rsidR="00C53BBE" w:rsidRPr="00935764">
        <w:rPr>
          <w:rFonts w:ascii="Helvetica Neue Light" w:hAnsi="Helvetica Neue Light"/>
          <w:rPrChange w:id="3332" w:author="Arthur de Catheu" w:date="2014-06-20T17:08:00Z">
            <w:rPr/>
          </w:rPrChange>
        </w:rPr>
        <w:t>Recouvreur</w:t>
      </w:r>
      <w:bookmarkEnd w:id="3330"/>
    </w:p>
    <w:p w14:paraId="3A01C338" w14:textId="200DAB48" w:rsidR="00F51B59" w:rsidRPr="00935764" w:rsidRDefault="00F51B59" w:rsidP="00E06B10">
      <w:pPr>
        <w:pStyle w:val="Paragraphedeliste"/>
        <w:numPr>
          <w:ilvl w:val="0"/>
          <w:numId w:val="349"/>
        </w:numPr>
        <w:spacing w:before="120"/>
        <w:rPr>
          <w:rFonts w:ascii="Helvetica Neue Light" w:hAnsi="Helvetica Neue Light" w:cs="Arial"/>
          <w:bCs/>
          <w:rPrChange w:id="3333" w:author="Arthur de Catheu" w:date="2014-06-20T17:08:00Z">
            <w:rPr>
              <w:rFonts w:cs="Arial"/>
              <w:bCs/>
            </w:rPr>
          </w:rPrChange>
        </w:rPr>
      </w:pPr>
      <w:r w:rsidRPr="00935764">
        <w:rPr>
          <w:rFonts w:ascii="Helvetica Neue Light" w:hAnsi="Helvetica Neue Light" w:cs="Arial"/>
          <w:bCs/>
          <w:rPrChange w:id="3334" w:author="Arthur de Catheu" w:date="2014-06-20T17:08:00Z">
            <w:rPr>
              <w:rFonts w:eastAsiaTheme="majorEastAsia" w:cs="Arial"/>
              <w:b/>
              <w:bCs/>
              <w:sz w:val="24"/>
            </w:rPr>
          </w:rPrChange>
        </w:rPr>
        <w:t xml:space="preserve">Le </w:t>
      </w:r>
      <w:r w:rsidR="00C53BBE" w:rsidRPr="00935764">
        <w:rPr>
          <w:rFonts w:ascii="Helvetica Neue Light" w:hAnsi="Helvetica Neue Light" w:cs="Arial"/>
          <w:bCs/>
          <w:rPrChange w:id="3335" w:author="Arthur de Catheu" w:date="2014-06-20T17:08:00Z">
            <w:rPr>
              <w:rFonts w:eastAsiaTheme="majorEastAsia" w:cs="Arial"/>
              <w:b/>
              <w:bCs/>
              <w:sz w:val="24"/>
            </w:rPr>
          </w:rPrChange>
        </w:rPr>
        <w:t>Recouvreur</w:t>
      </w:r>
      <w:r w:rsidRPr="00935764">
        <w:rPr>
          <w:rFonts w:ascii="Helvetica Neue Light" w:hAnsi="Helvetica Neue Light" w:cs="Arial"/>
          <w:bCs/>
          <w:rPrChange w:id="3336" w:author="Arthur de Catheu" w:date="2014-06-20T17:08:00Z">
            <w:rPr>
              <w:rFonts w:eastAsiaTheme="majorEastAsia" w:cs="Arial"/>
              <w:b/>
              <w:bCs/>
              <w:sz w:val="24"/>
            </w:rPr>
          </w:rPrChange>
        </w:rPr>
        <w:t xml:space="preserve"> peut mettre fin au mandat de recouvrement confié par l’intermédiaire de la DIC, et le </w:t>
      </w:r>
      <w:r w:rsidR="00A37D87" w:rsidRPr="00935764">
        <w:rPr>
          <w:rFonts w:ascii="Helvetica Neue Light" w:hAnsi="Helvetica Neue Light" w:cs="Arial"/>
          <w:bCs/>
          <w:rPrChange w:id="3337" w:author="Arthur de Catheu" w:date="2014-06-20T17:08:00Z">
            <w:rPr>
              <w:rFonts w:eastAsiaTheme="majorEastAsia" w:cs="Arial"/>
              <w:b/>
              <w:bCs/>
              <w:sz w:val="24"/>
            </w:rPr>
          </w:rPrChange>
        </w:rPr>
        <w:t>FCT 2014</w:t>
      </w:r>
      <w:r w:rsidRPr="00935764">
        <w:rPr>
          <w:rFonts w:ascii="Helvetica Neue Light" w:hAnsi="Helvetica Neue Light" w:cs="Arial"/>
          <w:bCs/>
          <w:rPrChange w:id="3338" w:author="Arthur de Catheu" w:date="2014-06-20T17:08:00Z">
            <w:rPr>
              <w:rFonts w:eastAsiaTheme="majorEastAsia" w:cs="Arial"/>
              <w:b/>
              <w:bCs/>
              <w:sz w:val="24"/>
            </w:rPr>
          </w:rPrChange>
        </w:rPr>
        <w:t xml:space="preserve"> conserve le droit à </w:t>
      </w:r>
      <w:r w:rsidR="00501FAF" w:rsidRPr="00935764">
        <w:rPr>
          <w:rFonts w:ascii="Helvetica Neue Light" w:hAnsi="Helvetica Neue Light" w:cs="Arial"/>
          <w:bCs/>
          <w:rPrChange w:id="3339" w:author="Arthur de Catheu" w:date="2014-06-20T17:08:00Z">
            <w:rPr>
              <w:rFonts w:eastAsiaTheme="majorEastAsia" w:cs="Arial"/>
              <w:b/>
              <w:bCs/>
              <w:sz w:val="24"/>
            </w:rPr>
          </w:rPrChange>
        </w:rPr>
        <w:t>indemnisation au titre de la Police d’Assurance-Crédit</w:t>
      </w:r>
      <w:r w:rsidRPr="00935764">
        <w:rPr>
          <w:rFonts w:ascii="Helvetica Neue Light" w:hAnsi="Helvetica Neue Light" w:cs="Arial"/>
          <w:bCs/>
          <w:rPrChange w:id="3340" w:author="Arthur de Catheu" w:date="2014-06-20T17:08:00Z">
            <w:rPr>
              <w:rFonts w:eastAsiaTheme="majorEastAsia" w:cs="Arial"/>
              <w:b/>
              <w:bCs/>
              <w:sz w:val="24"/>
            </w:rPr>
          </w:rPrChange>
        </w:rPr>
        <w:t>, lorsque ses démarches sont restées vaines notamment dans les cas suivants :</w:t>
      </w:r>
    </w:p>
    <w:p w14:paraId="70AB16DE" w14:textId="77777777" w:rsidR="00F51B59" w:rsidRPr="00935764" w:rsidRDefault="00F51B59" w:rsidP="00E06B10">
      <w:pPr>
        <w:pStyle w:val="Paragraphedeliste"/>
        <w:numPr>
          <w:ilvl w:val="1"/>
          <w:numId w:val="211"/>
        </w:numPr>
        <w:rPr>
          <w:rFonts w:ascii="Helvetica Neue Light" w:hAnsi="Helvetica Neue Light"/>
          <w:rPrChange w:id="3341" w:author="Arthur de Catheu" w:date="2014-06-20T17:08:00Z">
            <w:rPr/>
          </w:rPrChange>
        </w:rPr>
      </w:pPr>
      <w:r w:rsidRPr="00935764">
        <w:rPr>
          <w:rFonts w:ascii="Helvetica Neue Light" w:hAnsi="Helvetica Neue Light"/>
          <w:rPrChange w:id="3342" w:author="Arthur de Catheu" w:date="2014-06-20T17:08:00Z">
            <w:rPr>
              <w:rFonts w:eastAsiaTheme="majorEastAsia" w:cstheme="majorBidi"/>
              <w:b/>
              <w:bCs/>
              <w:sz w:val="24"/>
            </w:rPr>
          </w:rPrChange>
        </w:rPr>
        <w:t>le Débiteur ne peut pas être localisé ;</w:t>
      </w:r>
    </w:p>
    <w:p w14:paraId="6E992ACC" w14:textId="4AF210D4" w:rsidR="00F51B59" w:rsidRPr="00935764" w:rsidRDefault="00F51B59" w:rsidP="00E06B10">
      <w:pPr>
        <w:pStyle w:val="Paragraphedeliste"/>
        <w:numPr>
          <w:ilvl w:val="1"/>
          <w:numId w:val="211"/>
        </w:numPr>
        <w:rPr>
          <w:rFonts w:ascii="Helvetica Neue Light" w:hAnsi="Helvetica Neue Light"/>
          <w:rPrChange w:id="3343" w:author="Arthur de Catheu" w:date="2014-06-20T17:08:00Z">
            <w:rPr/>
          </w:rPrChange>
        </w:rPr>
      </w:pPr>
      <w:r w:rsidRPr="00935764">
        <w:rPr>
          <w:rFonts w:ascii="Helvetica Neue Light" w:hAnsi="Helvetica Neue Light"/>
          <w:rPrChange w:id="3344" w:author="Arthur de Catheu" w:date="2014-06-20T17:08:00Z">
            <w:rPr>
              <w:rFonts w:eastAsiaTheme="majorEastAsia" w:cstheme="majorBidi"/>
              <w:b/>
              <w:bCs/>
              <w:sz w:val="24"/>
            </w:rPr>
          </w:rPrChange>
        </w:rPr>
        <w:t>le Débiteur apparaît manifestement insolvable ;</w:t>
      </w:r>
      <w:r w:rsidR="009C16F2" w:rsidRPr="00935764">
        <w:rPr>
          <w:rFonts w:ascii="Helvetica Neue Light" w:hAnsi="Helvetica Neue Light"/>
          <w:rPrChange w:id="3345" w:author="Arthur de Catheu" w:date="2014-06-20T17:08:00Z">
            <w:rPr>
              <w:rFonts w:eastAsiaTheme="majorEastAsia" w:cstheme="majorBidi"/>
              <w:b/>
              <w:bCs/>
              <w:sz w:val="24"/>
            </w:rPr>
          </w:rPrChange>
        </w:rPr>
        <w:t xml:space="preserve"> ou</w:t>
      </w:r>
    </w:p>
    <w:p w14:paraId="050BC089" w14:textId="41800505" w:rsidR="00F51B59" w:rsidRPr="00935764" w:rsidRDefault="00F51B59" w:rsidP="00E06B10">
      <w:pPr>
        <w:pStyle w:val="Paragraphedeliste"/>
        <w:numPr>
          <w:ilvl w:val="1"/>
          <w:numId w:val="211"/>
        </w:numPr>
        <w:rPr>
          <w:rFonts w:ascii="Helvetica Neue Light" w:hAnsi="Helvetica Neue Light"/>
          <w:rPrChange w:id="3346" w:author="Arthur de Catheu" w:date="2014-06-20T17:08:00Z">
            <w:rPr/>
          </w:rPrChange>
        </w:rPr>
      </w:pPr>
      <w:r w:rsidRPr="00935764">
        <w:rPr>
          <w:rFonts w:ascii="Helvetica Neue Light" w:hAnsi="Helvetica Neue Light"/>
          <w:rPrChange w:id="3347" w:author="Arthur de Catheu" w:date="2014-06-20T17:08:00Z">
            <w:rPr>
              <w:rFonts w:eastAsiaTheme="majorEastAsia" w:cstheme="majorBidi"/>
              <w:b/>
              <w:bCs/>
              <w:sz w:val="24"/>
            </w:rPr>
          </w:rPrChange>
        </w:rPr>
        <w:lastRenderedPageBreak/>
        <w:t>une procédure judiciaire n’est pas envisageable notamment lorsque les frais contentieux s’avèrent disproportionnés par rapport au</w:t>
      </w:r>
      <w:r w:rsidR="00D2291F" w:rsidRPr="00935764">
        <w:rPr>
          <w:rFonts w:ascii="Helvetica Neue Light" w:hAnsi="Helvetica Neue Light"/>
          <w:rPrChange w:id="3348" w:author="Arthur de Catheu" w:date="2014-06-20T17:08:00Z">
            <w:rPr>
              <w:rFonts w:eastAsiaTheme="majorEastAsia" w:cstheme="majorBidi"/>
              <w:b/>
              <w:bCs/>
              <w:sz w:val="24"/>
            </w:rPr>
          </w:rPrChange>
        </w:rPr>
        <w:t xml:space="preserve">x </w:t>
      </w:r>
      <w:r w:rsidRPr="00935764">
        <w:rPr>
          <w:rFonts w:ascii="Helvetica Neue Light" w:hAnsi="Helvetica Neue Light"/>
          <w:rPrChange w:id="3349" w:author="Arthur de Catheu" w:date="2014-06-20T17:08:00Z">
            <w:rPr>
              <w:rFonts w:eastAsiaTheme="majorEastAsia" w:cstheme="majorBidi"/>
              <w:b/>
              <w:bCs/>
              <w:sz w:val="24"/>
            </w:rPr>
          </w:rPrChange>
        </w:rPr>
        <w:t>montant</w:t>
      </w:r>
      <w:r w:rsidR="00D2291F" w:rsidRPr="00935764">
        <w:rPr>
          <w:rFonts w:ascii="Helvetica Neue Light" w:hAnsi="Helvetica Neue Light"/>
          <w:rPrChange w:id="3350" w:author="Arthur de Catheu" w:date="2014-06-20T17:08:00Z">
            <w:rPr>
              <w:rFonts w:eastAsiaTheme="majorEastAsia" w:cstheme="majorBidi"/>
              <w:b/>
              <w:bCs/>
              <w:sz w:val="24"/>
            </w:rPr>
          </w:rPrChange>
        </w:rPr>
        <w:t>s</w:t>
      </w:r>
      <w:r w:rsidRPr="00935764">
        <w:rPr>
          <w:rFonts w:ascii="Helvetica Neue Light" w:hAnsi="Helvetica Neue Light"/>
          <w:rPrChange w:id="3351" w:author="Arthur de Catheu" w:date="2014-06-20T17:08:00Z">
            <w:rPr>
              <w:rFonts w:eastAsiaTheme="majorEastAsia" w:cstheme="majorBidi"/>
              <w:b/>
              <w:bCs/>
              <w:sz w:val="24"/>
            </w:rPr>
          </w:rPrChange>
        </w:rPr>
        <w:t xml:space="preserve"> des </w:t>
      </w:r>
      <w:r w:rsidR="00686DBB" w:rsidRPr="00935764">
        <w:rPr>
          <w:rFonts w:ascii="Helvetica Neue Light" w:hAnsi="Helvetica Neue Light"/>
          <w:rPrChange w:id="3352" w:author="Arthur de Catheu" w:date="2014-06-20T17:08:00Z">
            <w:rPr>
              <w:rFonts w:eastAsiaTheme="majorEastAsia" w:cstheme="majorBidi"/>
              <w:b/>
              <w:bCs/>
              <w:sz w:val="24"/>
            </w:rPr>
          </w:rPrChange>
        </w:rPr>
        <w:t>Créances concernées</w:t>
      </w:r>
      <w:r w:rsidRPr="00935764">
        <w:rPr>
          <w:rFonts w:ascii="Helvetica Neue Light" w:hAnsi="Helvetica Neue Light"/>
          <w:rPrChange w:id="3353" w:author="Arthur de Catheu" w:date="2014-06-20T17:08:00Z">
            <w:rPr>
              <w:rFonts w:eastAsiaTheme="majorEastAsia" w:cstheme="majorBidi"/>
              <w:b/>
              <w:bCs/>
              <w:sz w:val="24"/>
            </w:rPr>
          </w:rPrChange>
        </w:rPr>
        <w:t>.</w:t>
      </w:r>
    </w:p>
    <w:p w14:paraId="649D29C3" w14:textId="77777777" w:rsidR="00F335C8" w:rsidRPr="00935764" w:rsidRDefault="00F335C8" w:rsidP="00686DBB">
      <w:pPr>
        <w:pStyle w:val="Paragraphedeliste"/>
        <w:spacing w:before="120"/>
        <w:ind w:left="0"/>
        <w:rPr>
          <w:rFonts w:ascii="Helvetica Neue Light" w:hAnsi="Helvetica Neue Light" w:cs="Arial"/>
          <w:bCs/>
          <w:rPrChange w:id="3354" w:author="Arthur de Catheu" w:date="2014-06-20T17:08:00Z">
            <w:rPr>
              <w:rFonts w:cs="Arial"/>
              <w:bCs/>
            </w:rPr>
          </w:rPrChange>
        </w:rPr>
      </w:pPr>
    </w:p>
    <w:p w14:paraId="2EE5F4F4" w14:textId="0F0658A6" w:rsidR="00686DBB" w:rsidRPr="00935764" w:rsidRDefault="002119A8" w:rsidP="00E06B10">
      <w:pPr>
        <w:pStyle w:val="Paragraphedeliste"/>
        <w:numPr>
          <w:ilvl w:val="0"/>
          <w:numId w:val="349"/>
        </w:numPr>
        <w:spacing w:before="120"/>
        <w:rPr>
          <w:rFonts w:ascii="Helvetica Neue Light" w:hAnsi="Helvetica Neue Light" w:cs="Arial"/>
          <w:bCs/>
          <w:rPrChange w:id="3355" w:author="Arthur de Catheu" w:date="2014-06-20T17:08:00Z">
            <w:rPr>
              <w:rFonts w:cs="Arial"/>
              <w:bCs/>
            </w:rPr>
          </w:rPrChange>
        </w:rPr>
      </w:pPr>
      <w:r w:rsidRPr="00935764">
        <w:rPr>
          <w:rFonts w:ascii="Helvetica Neue Light" w:hAnsi="Helvetica Neue Light" w:cs="Arial"/>
          <w:bCs/>
          <w:rPrChange w:id="3356" w:author="Arthur de Catheu" w:date="2014-06-20T17:08:00Z">
            <w:rPr>
              <w:rFonts w:eastAsiaTheme="majorEastAsia" w:cs="Arial"/>
              <w:b/>
              <w:bCs/>
              <w:sz w:val="24"/>
            </w:rPr>
          </w:rPrChange>
        </w:rPr>
        <w:t>Finexkap AM</w:t>
      </w:r>
      <w:r w:rsidR="00686DBB" w:rsidRPr="00935764">
        <w:rPr>
          <w:rFonts w:ascii="Helvetica Neue Light" w:hAnsi="Helvetica Neue Light" w:cs="Arial"/>
          <w:bCs/>
          <w:rPrChange w:id="3357" w:author="Arthur de Catheu" w:date="2014-06-20T17:08:00Z">
            <w:rPr>
              <w:rFonts w:eastAsiaTheme="majorEastAsia" w:cs="Arial"/>
              <w:b/>
              <w:bCs/>
              <w:sz w:val="24"/>
            </w:rPr>
          </w:rPrChange>
        </w:rPr>
        <w:t xml:space="preserve"> </w:t>
      </w:r>
      <w:r w:rsidR="00F11FC5" w:rsidRPr="00935764">
        <w:rPr>
          <w:rFonts w:ascii="Helvetica Neue Light" w:hAnsi="Helvetica Neue Light" w:cs="Arial"/>
          <w:bCs/>
          <w:rPrChange w:id="3358" w:author="Arthur de Catheu" w:date="2014-06-20T17:08:00Z">
            <w:rPr>
              <w:rFonts w:eastAsiaTheme="majorEastAsia" w:cs="Arial"/>
              <w:b/>
              <w:bCs/>
              <w:sz w:val="24"/>
            </w:rPr>
          </w:rPrChange>
        </w:rPr>
        <w:t xml:space="preserve">et </w:t>
      </w:r>
      <w:r w:rsidR="00594C28" w:rsidRPr="00935764">
        <w:rPr>
          <w:rFonts w:ascii="Helvetica Neue Light" w:hAnsi="Helvetica Neue Light" w:cs="Arial"/>
          <w:bCs/>
          <w:rPrChange w:id="3359" w:author="Arthur de Catheu" w:date="2014-06-20T17:08:00Z">
            <w:rPr>
              <w:rFonts w:eastAsiaTheme="majorEastAsia" w:cs="Arial"/>
              <w:b/>
              <w:bCs/>
              <w:sz w:val="24"/>
            </w:rPr>
          </w:rPrChange>
        </w:rPr>
        <w:t>le</w:t>
      </w:r>
      <w:r w:rsidR="00686DBB" w:rsidRPr="00935764">
        <w:rPr>
          <w:rFonts w:ascii="Helvetica Neue Light" w:hAnsi="Helvetica Neue Light" w:cs="Arial"/>
          <w:bCs/>
          <w:rPrChange w:id="3360" w:author="Arthur de Catheu" w:date="2014-06-20T17:08:00Z">
            <w:rPr>
              <w:rFonts w:eastAsiaTheme="majorEastAsia" w:cs="Arial"/>
              <w:b/>
              <w:bCs/>
              <w:sz w:val="24"/>
            </w:rPr>
          </w:rPrChange>
        </w:rPr>
        <w:t xml:space="preserve"> </w:t>
      </w:r>
      <w:r w:rsidR="00C53BBE" w:rsidRPr="00935764">
        <w:rPr>
          <w:rFonts w:ascii="Helvetica Neue Light" w:hAnsi="Helvetica Neue Light" w:cs="Arial"/>
          <w:bCs/>
          <w:rPrChange w:id="3361" w:author="Arthur de Catheu" w:date="2014-06-20T17:08:00Z">
            <w:rPr>
              <w:rFonts w:eastAsiaTheme="majorEastAsia" w:cs="Arial"/>
              <w:b/>
              <w:bCs/>
              <w:sz w:val="24"/>
            </w:rPr>
          </w:rPrChange>
        </w:rPr>
        <w:t>Recouvreur</w:t>
      </w:r>
      <w:r w:rsidR="00686DBB" w:rsidRPr="00935764">
        <w:rPr>
          <w:rFonts w:ascii="Helvetica Neue Light" w:hAnsi="Helvetica Neue Light" w:cs="Arial"/>
          <w:bCs/>
          <w:rPrChange w:id="3362" w:author="Arthur de Catheu" w:date="2014-06-20T17:08:00Z">
            <w:rPr>
              <w:rFonts w:eastAsiaTheme="majorEastAsia" w:cs="Arial"/>
              <w:b/>
              <w:bCs/>
              <w:sz w:val="24"/>
            </w:rPr>
          </w:rPrChange>
        </w:rPr>
        <w:t xml:space="preserve"> pe</w:t>
      </w:r>
      <w:r w:rsidR="00F11FC5" w:rsidRPr="00935764">
        <w:rPr>
          <w:rFonts w:ascii="Helvetica Neue Light" w:hAnsi="Helvetica Neue Light" w:cs="Arial"/>
          <w:bCs/>
          <w:rPrChange w:id="3363" w:author="Arthur de Catheu" w:date="2014-06-20T17:08:00Z">
            <w:rPr>
              <w:rFonts w:eastAsiaTheme="majorEastAsia" w:cs="Arial"/>
              <w:b/>
              <w:bCs/>
              <w:sz w:val="24"/>
            </w:rPr>
          </w:rPrChange>
        </w:rPr>
        <w:t>uvent chacun</w:t>
      </w:r>
      <w:r w:rsidR="00686DBB" w:rsidRPr="00935764">
        <w:rPr>
          <w:rFonts w:ascii="Helvetica Neue Light" w:hAnsi="Helvetica Neue Light" w:cs="Arial"/>
          <w:bCs/>
          <w:rPrChange w:id="3364" w:author="Arthur de Catheu" w:date="2014-06-20T17:08:00Z">
            <w:rPr>
              <w:rFonts w:eastAsiaTheme="majorEastAsia" w:cs="Arial"/>
              <w:b/>
              <w:bCs/>
              <w:sz w:val="24"/>
            </w:rPr>
          </w:rPrChange>
        </w:rPr>
        <w:t xml:space="preserve"> mettre fin au mandat de recouvrement du </w:t>
      </w:r>
      <w:r w:rsidR="00C53BBE" w:rsidRPr="00935764">
        <w:rPr>
          <w:rFonts w:ascii="Helvetica Neue Light" w:hAnsi="Helvetica Neue Light" w:cs="Arial"/>
          <w:bCs/>
          <w:rPrChange w:id="3365" w:author="Arthur de Catheu" w:date="2014-06-20T17:08:00Z">
            <w:rPr>
              <w:rFonts w:eastAsiaTheme="majorEastAsia" w:cs="Arial"/>
              <w:b/>
              <w:bCs/>
              <w:sz w:val="24"/>
            </w:rPr>
          </w:rPrChange>
        </w:rPr>
        <w:t>Recouvreur</w:t>
      </w:r>
      <w:r w:rsidR="00686DBB" w:rsidRPr="00935764">
        <w:rPr>
          <w:rFonts w:ascii="Helvetica Neue Light" w:hAnsi="Helvetica Neue Light" w:cs="Arial"/>
          <w:bCs/>
          <w:rPrChange w:id="3366" w:author="Arthur de Catheu" w:date="2014-06-20T17:08:00Z">
            <w:rPr>
              <w:rFonts w:eastAsiaTheme="majorEastAsia" w:cs="Arial"/>
              <w:b/>
              <w:bCs/>
              <w:sz w:val="24"/>
            </w:rPr>
          </w:rPrChange>
        </w:rPr>
        <w:t xml:space="preserve"> si pour une Créance donnée, le </w:t>
      </w:r>
      <w:r w:rsidR="00C53BBE" w:rsidRPr="00935764">
        <w:rPr>
          <w:rFonts w:ascii="Helvetica Neue Light" w:hAnsi="Helvetica Neue Light" w:cs="Arial"/>
          <w:bCs/>
          <w:rPrChange w:id="3367" w:author="Arthur de Catheu" w:date="2014-06-20T17:08:00Z">
            <w:rPr>
              <w:rFonts w:eastAsiaTheme="majorEastAsia" w:cs="Arial"/>
              <w:b/>
              <w:bCs/>
              <w:sz w:val="24"/>
            </w:rPr>
          </w:rPrChange>
        </w:rPr>
        <w:t>Recouvreur</w:t>
      </w:r>
      <w:r w:rsidR="00686DBB" w:rsidRPr="00935764">
        <w:rPr>
          <w:rFonts w:ascii="Helvetica Neue Light" w:hAnsi="Helvetica Neue Light" w:cs="Arial"/>
          <w:bCs/>
          <w:rPrChange w:id="3368" w:author="Arthur de Catheu" w:date="2014-06-20T17:08:00Z">
            <w:rPr>
              <w:rFonts w:eastAsiaTheme="majorEastAsia" w:cs="Arial"/>
              <w:b/>
              <w:bCs/>
              <w:sz w:val="24"/>
            </w:rPr>
          </w:rPrChange>
        </w:rPr>
        <w:t xml:space="preserve"> fait part à </w:t>
      </w:r>
      <w:r w:rsidRPr="00935764">
        <w:rPr>
          <w:rFonts w:ascii="Helvetica Neue Light" w:hAnsi="Helvetica Neue Light" w:cs="Arial"/>
          <w:bCs/>
          <w:rPrChange w:id="3369" w:author="Arthur de Catheu" w:date="2014-06-20T17:08:00Z">
            <w:rPr>
              <w:rFonts w:eastAsiaTheme="majorEastAsia" w:cs="Arial"/>
              <w:b/>
              <w:bCs/>
              <w:sz w:val="24"/>
            </w:rPr>
          </w:rPrChange>
        </w:rPr>
        <w:t>Finexkap AM</w:t>
      </w:r>
      <w:r w:rsidR="00686DBB" w:rsidRPr="00935764">
        <w:rPr>
          <w:rFonts w:ascii="Helvetica Neue Light" w:hAnsi="Helvetica Neue Light" w:cs="Arial"/>
          <w:bCs/>
          <w:rPrChange w:id="3370" w:author="Arthur de Catheu" w:date="2014-06-20T17:08:00Z">
            <w:rPr>
              <w:rFonts w:eastAsiaTheme="majorEastAsia" w:cs="Arial"/>
              <w:b/>
              <w:bCs/>
              <w:sz w:val="24"/>
            </w:rPr>
          </w:rPrChange>
        </w:rPr>
        <w:t xml:space="preserve"> d’une proposition de règlement convenant au </w:t>
      </w:r>
      <w:r w:rsidR="00C53BBE" w:rsidRPr="00935764">
        <w:rPr>
          <w:rFonts w:ascii="Helvetica Neue Light" w:hAnsi="Helvetica Neue Light" w:cs="Arial"/>
          <w:bCs/>
          <w:rPrChange w:id="3371" w:author="Arthur de Catheu" w:date="2014-06-20T17:08:00Z">
            <w:rPr>
              <w:rFonts w:eastAsiaTheme="majorEastAsia" w:cs="Arial"/>
              <w:b/>
              <w:bCs/>
              <w:sz w:val="24"/>
            </w:rPr>
          </w:rPrChange>
        </w:rPr>
        <w:t>Recouvreur</w:t>
      </w:r>
      <w:r w:rsidR="00686DBB" w:rsidRPr="00935764">
        <w:rPr>
          <w:rFonts w:ascii="Helvetica Neue Light" w:hAnsi="Helvetica Neue Light" w:cs="Arial"/>
          <w:bCs/>
          <w:rPrChange w:id="3372" w:author="Arthur de Catheu" w:date="2014-06-20T17:08:00Z">
            <w:rPr>
              <w:rFonts w:eastAsiaTheme="majorEastAsia" w:cs="Arial"/>
              <w:b/>
              <w:bCs/>
              <w:sz w:val="24"/>
            </w:rPr>
          </w:rPrChange>
        </w:rPr>
        <w:t xml:space="preserve"> et comportant un abandon de </w:t>
      </w:r>
      <w:r w:rsidR="00D2291F" w:rsidRPr="00935764">
        <w:rPr>
          <w:rFonts w:ascii="Helvetica Neue Light" w:hAnsi="Helvetica Neue Light" w:cs="Arial"/>
          <w:bCs/>
          <w:rPrChange w:id="3373" w:author="Arthur de Catheu" w:date="2014-06-20T17:08:00Z">
            <w:rPr>
              <w:rFonts w:eastAsiaTheme="majorEastAsia" w:cs="Arial"/>
              <w:b/>
              <w:bCs/>
              <w:sz w:val="24"/>
            </w:rPr>
          </w:rPrChange>
        </w:rPr>
        <w:t>C</w:t>
      </w:r>
      <w:r w:rsidR="00686DBB" w:rsidRPr="00935764">
        <w:rPr>
          <w:rFonts w:ascii="Helvetica Neue Light" w:hAnsi="Helvetica Neue Light" w:cs="Arial"/>
          <w:bCs/>
          <w:rPrChange w:id="3374" w:author="Arthur de Catheu" w:date="2014-06-20T17:08:00Z">
            <w:rPr>
              <w:rFonts w:eastAsiaTheme="majorEastAsia" w:cs="Arial"/>
              <w:b/>
              <w:bCs/>
              <w:sz w:val="24"/>
            </w:rPr>
          </w:rPrChange>
        </w:rPr>
        <w:t xml:space="preserve">réance et si une telle proposition n’emporte pas l’accord de </w:t>
      </w:r>
      <w:r w:rsidRPr="00935764">
        <w:rPr>
          <w:rFonts w:ascii="Helvetica Neue Light" w:hAnsi="Helvetica Neue Light" w:cs="Arial"/>
          <w:bCs/>
          <w:rPrChange w:id="3375" w:author="Arthur de Catheu" w:date="2014-06-20T17:08:00Z">
            <w:rPr>
              <w:rFonts w:eastAsiaTheme="majorEastAsia" w:cs="Arial"/>
              <w:b/>
              <w:bCs/>
              <w:sz w:val="24"/>
            </w:rPr>
          </w:rPrChange>
        </w:rPr>
        <w:t>Finexkap AM</w:t>
      </w:r>
      <w:r w:rsidR="00C338C5" w:rsidRPr="00935764">
        <w:rPr>
          <w:rFonts w:ascii="Helvetica Neue Light" w:hAnsi="Helvetica Neue Light" w:cs="Arial"/>
          <w:bCs/>
          <w:rPrChange w:id="3376" w:author="Arthur de Catheu" w:date="2014-06-20T17:08:00Z">
            <w:rPr>
              <w:rFonts w:eastAsiaTheme="majorEastAsia" w:cs="Arial"/>
              <w:b/>
              <w:bCs/>
              <w:sz w:val="24"/>
            </w:rPr>
          </w:rPrChange>
        </w:rPr>
        <w:t>,</w:t>
      </w:r>
      <w:r w:rsidR="00686DBB" w:rsidRPr="00935764">
        <w:rPr>
          <w:rFonts w:ascii="Helvetica Neue Light" w:hAnsi="Helvetica Neue Light" w:cs="Arial"/>
          <w:bCs/>
          <w:rPrChange w:id="3377" w:author="Arthur de Catheu" w:date="2014-06-20T17:08:00Z">
            <w:rPr>
              <w:rFonts w:eastAsiaTheme="majorEastAsia" w:cs="Arial"/>
              <w:b/>
              <w:bCs/>
              <w:sz w:val="24"/>
            </w:rPr>
          </w:rPrChange>
        </w:rPr>
        <w:t xml:space="preserve"> ou si </w:t>
      </w:r>
      <w:r w:rsidRPr="00935764">
        <w:rPr>
          <w:rFonts w:ascii="Helvetica Neue Light" w:hAnsi="Helvetica Neue Light" w:cs="Arial"/>
          <w:bCs/>
          <w:rPrChange w:id="3378" w:author="Arthur de Catheu" w:date="2014-06-20T17:08:00Z">
            <w:rPr>
              <w:rFonts w:eastAsiaTheme="majorEastAsia" w:cs="Arial"/>
              <w:b/>
              <w:bCs/>
              <w:sz w:val="24"/>
            </w:rPr>
          </w:rPrChange>
        </w:rPr>
        <w:t>Finexkap AM</w:t>
      </w:r>
      <w:r w:rsidR="00594C28" w:rsidRPr="00935764">
        <w:rPr>
          <w:rFonts w:ascii="Helvetica Neue Light" w:hAnsi="Helvetica Neue Light" w:cs="Arial"/>
          <w:bCs/>
          <w:rPrChange w:id="3379" w:author="Arthur de Catheu" w:date="2014-06-20T17:08:00Z">
            <w:rPr>
              <w:rFonts w:eastAsiaTheme="majorEastAsia" w:cs="Arial"/>
              <w:b/>
              <w:bCs/>
              <w:sz w:val="24"/>
            </w:rPr>
          </w:rPrChange>
        </w:rPr>
        <w:t xml:space="preserve"> </w:t>
      </w:r>
      <w:r w:rsidR="00686DBB" w:rsidRPr="00935764">
        <w:rPr>
          <w:rFonts w:ascii="Helvetica Neue Light" w:hAnsi="Helvetica Neue Light" w:cs="Arial"/>
          <w:bCs/>
          <w:rPrChange w:id="3380" w:author="Arthur de Catheu" w:date="2014-06-20T17:08:00Z">
            <w:rPr>
              <w:rFonts w:eastAsiaTheme="majorEastAsia" w:cs="Arial"/>
              <w:b/>
              <w:bCs/>
              <w:sz w:val="24"/>
            </w:rPr>
          </w:rPrChange>
        </w:rPr>
        <w:t xml:space="preserve">soumet au </w:t>
      </w:r>
      <w:r w:rsidR="00C53BBE" w:rsidRPr="00935764">
        <w:rPr>
          <w:rFonts w:ascii="Helvetica Neue Light" w:hAnsi="Helvetica Neue Light" w:cs="Arial"/>
          <w:bCs/>
          <w:rPrChange w:id="3381" w:author="Arthur de Catheu" w:date="2014-06-20T17:08:00Z">
            <w:rPr>
              <w:rFonts w:eastAsiaTheme="majorEastAsia" w:cs="Arial"/>
              <w:b/>
              <w:bCs/>
              <w:sz w:val="24"/>
            </w:rPr>
          </w:rPrChange>
        </w:rPr>
        <w:t>Recouvreur</w:t>
      </w:r>
      <w:r w:rsidR="00686DBB" w:rsidRPr="00935764">
        <w:rPr>
          <w:rFonts w:ascii="Helvetica Neue Light" w:hAnsi="Helvetica Neue Light" w:cs="Arial"/>
          <w:bCs/>
          <w:rPrChange w:id="3382" w:author="Arthur de Catheu" w:date="2014-06-20T17:08:00Z">
            <w:rPr>
              <w:rFonts w:eastAsiaTheme="majorEastAsia" w:cs="Arial"/>
              <w:b/>
              <w:bCs/>
              <w:sz w:val="24"/>
            </w:rPr>
          </w:rPrChange>
        </w:rPr>
        <w:t xml:space="preserve"> une proposition identique et que cette proposition n’emporte pas l’accord du </w:t>
      </w:r>
      <w:r w:rsidR="00C53BBE" w:rsidRPr="00935764">
        <w:rPr>
          <w:rFonts w:ascii="Helvetica Neue Light" w:hAnsi="Helvetica Neue Light" w:cs="Arial"/>
          <w:bCs/>
          <w:rPrChange w:id="3383" w:author="Arthur de Catheu" w:date="2014-06-20T17:08:00Z">
            <w:rPr>
              <w:rFonts w:eastAsiaTheme="majorEastAsia" w:cs="Arial"/>
              <w:b/>
              <w:bCs/>
              <w:sz w:val="24"/>
            </w:rPr>
          </w:rPrChange>
        </w:rPr>
        <w:t>Recouvreur</w:t>
      </w:r>
      <w:r w:rsidR="00686DBB" w:rsidRPr="00935764">
        <w:rPr>
          <w:rFonts w:ascii="Helvetica Neue Light" w:hAnsi="Helvetica Neue Light" w:cs="Arial"/>
          <w:bCs/>
          <w:rPrChange w:id="3384" w:author="Arthur de Catheu" w:date="2014-06-20T17:08:00Z">
            <w:rPr>
              <w:rFonts w:eastAsiaTheme="majorEastAsia" w:cs="Arial"/>
              <w:b/>
              <w:bCs/>
              <w:sz w:val="24"/>
            </w:rPr>
          </w:rPrChange>
        </w:rPr>
        <w:t>.</w:t>
      </w:r>
    </w:p>
    <w:p w14:paraId="72CA9585" w14:textId="13312A63" w:rsidR="00686DBB" w:rsidRPr="00935764" w:rsidRDefault="00686DBB" w:rsidP="00501FAF">
      <w:pPr>
        <w:spacing w:before="120"/>
        <w:ind w:left="709"/>
        <w:rPr>
          <w:rFonts w:ascii="Helvetica Neue Light" w:hAnsi="Helvetica Neue Light" w:cs="Arial"/>
          <w:bCs/>
          <w:rPrChange w:id="3385" w:author="Arthur de Catheu" w:date="2014-06-20T17:08:00Z">
            <w:rPr>
              <w:rFonts w:cs="Arial"/>
              <w:bCs/>
            </w:rPr>
          </w:rPrChange>
        </w:rPr>
      </w:pPr>
      <w:r w:rsidRPr="00935764">
        <w:rPr>
          <w:rFonts w:ascii="Helvetica Neue Light" w:hAnsi="Helvetica Neue Light" w:cs="Arial"/>
          <w:bCs/>
          <w:rPrChange w:id="3386" w:author="Arthur de Catheu" w:date="2014-06-20T17:08:00Z">
            <w:rPr>
              <w:rFonts w:eastAsiaTheme="majorEastAsia" w:cs="Arial"/>
              <w:b/>
              <w:bCs/>
              <w:sz w:val="24"/>
            </w:rPr>
          </w:rPrChange>
        </w:rPr>
        <w:t xml:space="preserve">Lorsque le </w:t>
      </w:r>
      <w:r w:rsidR="00C53BBE" w:rsidRPr="00935764">
        <w:rPr>
          <w:rFonts w:ascii="Helvetica Neue Light" w:hAnsi="Helvetica Neue Light" w:cs="Arial"/>
          <w:bCs/>
          <w:rPrChange w:id="3387" w:author="Arthur de Catheu" w:date="2014-06-20T17:08:00Z">
            <w:rPr>
              <w:rFonts w:eastAsiaTheme="majorEastAsia" w:cs="Arial"/>
              <w:b/>
              <w:bCs/>
              <w:sz w:val="24"/>
            </w:rPr>
          </w:rPrChange>
        </w:rPr>
        <w:t>Recouvreur</w:t>
      </w:r>
      <w:r w:rsidRPr="00935764">
        <w:rPr>
          <w:rFonts w:ascii="Helvetica Neue Light" w:hAnsi="Helvetica Neue Light" w:cs="Arial"/>
          <w:bCs/>
          <w:rPrChange w:id="3388" w:author="Arthur de Catheu" w:date="2014-06-20T17:08:00Z">
            <w:rPr>
              <w:rFonts w:eastAsiaTheme="majorEastAsia" w:cs="Arial"/>
              <w:b/>
              <w:bCs/>
              <w:sz w:val="24"/>
            </w:rPr>
          </w:rPrChange>
        </w:rPr>
        <w:t xml:space="preserve"> et </w:t>
      </w:r>
      <w:r w:rsidR="002119A8" w:rsidRPr="00935764">
        <w:rPr>
          <w:rFonts w:ascii="Helvetica Neue Light" w:hAnsi="Helvetica Neue Light" w:cs="Arial"/>
          <w:bCs/>
          <w:rPrChange w:id="3389" w:author="Arthur de Catheu" w:date="2014-06-20T17:08:00Z">
            <w:rPr>
              <w:rFonts w:eastAsiaTheme="majorEastAsia" w:cs="Arial"/>
              <w:b/>
              <w:bCs/>
              <w:sz w:val="24"/>
            </w:rPr>
          </w:rPrChange>
        </w:rPr>
        <w:t>Finexkap AM</w:t>
      </w:r>
      <w:r w:rsidRPr="00935764">
        <w:rPr>
          <w:rFonts w:ascii="Helvetica Neue Light" w:hAnsi="Helvetica Neue Light" w:cs="Arial"/>
          <w:bCs/>
          <w:rPrChange w:id="3390" w:author="Arthur de Catheu" w:date="2014-06-20T17:08:00Z">
            <w:rPr>
              <w:rFonts w:eastAsiaTheme="majorEastAsia" w:cs="Arial"/>
              <w:b/>
              <w:bCs/>
              <w:sz w:val="24"/>
            </w:rPr>
          </w:rPrChange>
        </w:rPr>
        <w:t xml:space="preserve"> sont d’accord sur une proposition de règlement comportant un abandon de </w:t>
      </w:r>
      <w:r w:rsidR="00D2291F" w:rsidRPr="00935764">
        <w:rPr>
          <w:rFonts w:ascii="Helvetica Neue Light" w:hAnsi="Helvetica Neue Light" w:cs="Arial"/>
          <w:bCs/>
          <w:rPrChange w:id="3391" w:author="Arthur de Catheu" w:date="2014-06-20T17:08:00Z">
            <w:rPr>
              <w:rFonts w:eastAsiaTheme="majorEastAsia" w:cs="Arial"/>
              <w:b/>
              <w:bCs/>
              <w:sz w:val="24"/>
            </w:rPr>
          </w:rPrChange>
        </w:rPr>
        <w:t>C</w:t>
      </w:r>
      <w:r w:rsidRPr="00935764">
        <w:rPr>
          <w:rFonts w:ascii="Helvetica Neue Light" w:hAnsi="Helvetica Neue Light" w:cs="Arial"/>
          <w:bCs/>
          <w:rPrChange w:id="3392" w:author="Arthur de Catheu" w:date="2014-06-20T17:08:00Z">
            <w:rPr>
              <w:rFonts w:eastAsiaTheme="majorEastAsia" w:cs="Arial"/>
              <w:b/>
              <w:bCs/>
              <w:sz w:val="24"/>
            </w:rPr>
          </w:rPrChange>
        </w:rPr>
        <w:t xml:space="preserve">réance, </w:t>
      </w:r>
      <w:r w:rsidR="002119A8" w:rsidRPr="00935764">
        <w:rPr>
          <w:rFonts w:ascii="Helvetica Neue Light" w:hAnsi="Helvetica Neue Light" w:cs="Arial"/>
          <w:bCs/>
          <w:rPrChange w:id="3393" w:author="Arthur de Catheu" w:date="2014-06-20T17:08:00Z">
            <w:rPr>
              <w:rFonts w:eastAsiaTheme="majorEastAsia" w:cs="Arial"/>
              <w:b/>
              <w:bCs/>
              <w:sz w:val="24"/>
            </w:rPr>
          </w:rPrChange>
        </w:rPr>
        <w:t>Finexkap AM</w:t>
      </w:r>
      <w:r w:rsidRPr="00935764">
        <w:rPr>
          <w:rFonts w:ascii="Helvetica Neue Light" w:hAnsi="Helvetica Neue Light" w:cs="Arial"/>
          <w:bCs/>
          <w:rPrChange w:id="3394" w:author="Arthur de Catheu" w:date="2014-06-20T17:08:00Z">
            <w:rPr>
              <w:rFonts w:eastAsiaTheme="majorEastAsia" w:cs="Arial"/>
              <w:b/>
              <w:bCs/>
              <w:sz w:val="24"/>
            </w:rPr>
          </w:rPrChange>
        </w:rPr>
        <w:t xml:space="preserve"> conserve son droit à </w:t>
      </w:r>
      <w:r w:rsidR="00F11FC5" w:rsidRPr="00935764">
        <w:rPr>
          <w:rFonts w:ascii="Helvetica Neue Light" w:hAnsi="Helvetica Neue Light" w:cs="Arial"/>
          <w:bCs/>
          <w:rPrChange w:id="3395" w:author="Arthur de Catheu" w:date="2014-06-20T17:08:00Z">
            <w:rPr>
              <w:rFonts w:eastAsiaTheme="majorEastAsia" w:cs="Arial"/>
              <w:b/>
              <w:bCs/>
              <w:sz w:val="24"/>
            </w:rPr>
          </w:rPrChange>
        </w:rPr>
        <w:t>indemnisation</w:t>
      </w:r>
      <w:r w:rsidR="00501FAF" w:rsidRPr="00935764">
        <w:rPr>
          <w:rFonts w:ascii="Helvetica Neue Light" w:hAnsi="Helvetica Neue Light" w:cs="Arial"/>
          <w:bCs/>
          <w:rPrChange w:id="3396" w:author="Arthur de Catheu" w:date="2014-06-20T17:08:00Z">
            <w:rPr>
              <w:rFonts w:eastAsiaTheme="majorEastAsia" w:cs="Arial"/>
              <w:b/>
              <w:bCs/>
              <w:sz w:val="24"/>
            </w:rPr>
          </w:rPrChange>
        </w:rPr>
        <w:t xml:space="preserve"> au titre de la Police d’Assurance-Crédit</w:t>
      </w:r>
      <w:r w:rsidRPr="00935764">
        <w:rPr>
          <w:rFonts w:ascii="Helvetica Neue Light" w:hAnsi="Helvetica Neue Light" w:cs="Arial"/>
          <w:bCs/>
          <w:rPrChange w:id="3397" w:author="Arthur de Catheu" w:date="2014-06-20T17:08:00Z">
            <w:rPr>
              <w:rFonts w:eastAsiaTheme="majorEastAsia" w:cs="Arial"/>
              <w:b/>
              <w:bCs/>
              <w:sz w:val="24"/>
            </w:rPr>
          </w:rPrChange>
        </w:rPr>
        <w:t>.</w:t>
      </w:r>
      <w:r w:rsidR="00501FAF" w:rsidRPr="00935764">
        <w:rPr>
          <w:rFonts w:ascii="Helvetica Neue Light" w:hAnsi="Helvetica Neue Light" w:cs="Arial"/>
          <w:bCs/>
          <w:rPrChange w:id="3398" w:author="Arthur de Catheu" w:date="2014-06-20T17:08:00Z">
            <w:rPr>
              <w:rFonts w:eastAsiaTheme="majorEastAsia" w:cs="Arial"/>
              <w:b/>
              <w:bCs/>
              <w:sz w:val="24"/>
            </w:rPr>
          </w:rPrChange>
        </w:rPr>
        <w:t xml:space="preserve"> A l’inverse, s’il </w:t>
      </w:r>
      <w:r w:rsidRPr="00935764">
        <w:rPr>
          <w:rFonts w:ascii="Helvetica Neue Light" w:hAnsi="Helvetica Neue Light" w:cs="Arial"/>
          <w:bCs/>
          <w:rPrChange w:id="3399" w:author="Arthur de Catheu" w:date="2014-06-20T17:08:00Z">
            <w:rPr>
              <w:rFonts w:eastAsiaTheme="majorEastAsia" w:cs="Arial"/>
              <w:b/>
              <w:bCs/>
              <w:sz w:val="24"/>
            </w:rPr>
          </w:rPrChange>
        </w:rPr>
        <w:t xml:space="preserve">est mis fin au mandat de recouvrement dans les conditions prévues par ce </w:t>
      </w:r>
      <w:r w:rsidR="002B6EBF" w:rsidRPr="00935764">
        <w:rPr>
          <w:rFonts w:ascii="Helvetica Neue Light" w:hAnsi="Helvetica Neue Light" w:cs="Arial"/>
          <w:bCs/>
          <w:rPrChange w:id="3400" w:author="Arthur de Catheu" w:date="2014-06-20T17:08:00Z">
            <w:rPr>
              <w:rFonts w:eastAsiaTheme="majorEastAsia" w:cs="Arial"/>
              <w:b/>
              <w:bCs/>
              <w:sz w:val="24"/>
            </w:rPr>
          </w:rPrChange>
        </w:rPr>
        <w:t>paragraphe</w:t>
      </w:r>
      <w:r w:rsidRPr="00935764">
        <w:rPr>
          <w:rFonts w:ascii="Helvetica Neue Light" w:hAnsi="Helvetica Neue Light" w:cs="Arial"/>
          <w:bCs/>
          <w:rPrChange w:id="3401" w:author="Arthur de Catheu" w:date="2014-06-20T17:08:00Z">
            <w:rPr>
              <w:rFonts w:eastAsiaTheme="majorEastAsia" w:cs="Arial"/>
              <w:b/>
              <w:bCs/>
              <w:sz w:val="24"/>
            </w:rPr>
          </w:rPrChange>
        </w:rPr>
        <w:t xml:space="preserve">, l’indemnité </w:t>
      </w:r>
      <w:r w:rsidR="00501FAF" w:rsidRPr="00935764">
        <w:rPr>
          <w:rFonts w:ascii="Helvetica Neue Light" w:hAnsi="Helvetica Neue Light" w:cs="Arial"/>
          <w:bCs/>
          <w:rPrChange w:id="3402" w:author="Arthur de Catheu" w:date="2014-06-20T17:08:00Z">
            <w:rPr>
              <w:rFonts w:eastAsiaTheme="majorEastAsia" w:cs="Arial"/>
              <w:b/>
              <w:bCs/>
              <w:sz w:val="24"/>
            </w:rPr>
          </w:rPrChange>
        </w:rPr>
        <w:t xml:space="preserve">d’assurance-crédit </w:t>
      </w:r>
      <w:r w:rsidR="00C338C5" w:rsidRPr="00935764">
        <w:rPr>
          <w:rFonts w:ascii="Helvetica Neue Light" w:hAnsi="Helvetica Neue Light" w:cs="Arial"/>
          <w:bCs/>
          <w:rPrChange w:id="3403" w:author="Arthur de Catheu" w:date="2014-06-20T17:08:00Z">
            <w:rPr>
              <w:rFonts w:eastAsiaTheme="majorEastAsia" w:cs="Arial"/>
              <w:b/>
              <w:bCs/>
              <w:sz w:val="24"/>
            </w:rPr>
          </w:rPrChange>
        </w:rPr>
        <w:t>doit</w:t>
      </w:r>
      <w:r w:rsidRPr="00935764">
        <w:rPr>
          <w:rFonts w:ascii="Helvetica Neue Light" w:hAnsi="Helvetica Neue Light" w:cs="Arial"/>
          <w:bCs/>
          <w:rPrChange w:id="3404" w:author="Arthur de Catheu" w:date="2014-06-20T17:08:00Z">
            <w:rPr>
              <w:rFonts w:eastAsiaTheme="majorEastAsia" w:cs="Arial"/>
              <w:b/>
              <w:bCs/>
              <w:sz w:val="24"/>
            </w:rPr>
          </w:rPrChange>
        </w:rPr>
        <w:t xml:space="preserve"> être remboursée à l’Assureur-Crédit ou elle </w:t>
      </w:r>
      <w:r w:rsidR="00C338C5" w:rsidRPr="00935764">
        <w:rPr>
          <w:rFonts w:ascii="Helvetica Neue Light" w:hAnsi="Helvetica Neue Light" w:cs="Arial"/>
          <w:bCs/>
          <w:rPrChange w:id="3405" w:author="Arthur de Catheu" w:date="2014-06-20T17:08:00Z">
            <w:rPr>
              <w:rFonts w:eastAsiaTheme="majorEastAsia" w:cs="Arial"/>
              <w:b/>
              <w:bCs/>
              <w:sz w:val="24"/>
            </w:rPr>
          </w:rPrChange>
        </w:rPr>
        <w:t>n’est</w:t>
      </w:r>
      <w:r w:rsidRPr="00935764">
        <w:rPr>
          <w:rFonts w:ascii="Helvetica Neue Light" w:hAnsi="Helvetica Neue Light" w:cs="Arial"/>
          <w:bCs/>
          <w:rPrChange w:id="3406" w:author="Arthur de Catheu" w:date="2014-06-20T17:08:00Z">
            <w:rPr>
              <w:rFonts w:eastAsiaTheme="majorEastAsia" w:cs="Arial"/>
              <w:b/>
              <w:bCs/>
              <w:sz w:val="24"/>
            </w:rPr>
          </w:rPrChange>
        </w:rPr>
        <w:t xml:space="preserve"> plus due par l’Assureur-Crédit, et le dossier contentieux </w:t>
      </w:r>
      <w:r w:rsidR="00C338C5" w:rsidRPr="00935764">
        <w:rPr>
          <w:rFonts w:ascii="Helvetica Neue Light" w:hAnsi="Helvetica Neue Light" w:cs="Arial"/>
          <w:bCs/>
          <w:rPrChange w:id="3407" w:author="Arthur de Catheu" w:date="2014-06-20T17:08:00Z">
            <w:rPr>
              <w:rFonts w:eastAsiaTheme="majorEastAsia" w:cs="Arial"/>
              <w:b/>
              <w:bCs/>
              <w:sz w:val="24"/>
            </w:rPr>
          </w:rPrChange>
        </w:rPr>
        <w:t>est</w:t>
      </w:r>
      <w:r w:rsidRPr="00935764">
        <w:rPr>
          <w:rFonts w:ascii="Helvetica Neue Light" w:hAnsi="Helvetica Neue Light" w:cs="Arial"/>
          <w:bCs/>
          <w:rPrChange w:id="3408" w:author="Arthur de Catheu" w:date="2014-06-20T17:08:00Z">
            <w:rPr>
              <w:rFonts w:eastAsiaTheme="majorEastAsia" w:cs="Arial"/>
              <w:b/>
              <w:bCs/>
              <w:sz w:val="24"/>
            </w:rPr>
          </w:rPrChange>
        </w:rPr>
        <w:t xml:space="preserve"> restitué à </w:t>
      </w:r>
      <w:r w:rsidR="002119A8" w:rsidRPr="00935764">
        <w:rPr>
          <w:rFonts w:ascii="Helvetica Neue Light" w:hAnsi="Helvetica Neue Light" w:cs="Arial"/>
          <w:bCs/>
          <w:rPrChange w:id="3409" w:author="Arthur de Catheu" w:date="2014-06-20T17:08:00Z">
            <w:rPr>
              <w:rFonts w:eastAsiaTheme="majorEastAsia" w:cs="Arial"/>
              <w:b/>
              <w:bCs/>
              <w:sz w:val="24"/>
            </w:rPr>
          </w:rPrChange>
        </w:rPr>
        <w:t>Finexkap AM</w:t>
      </w:r>
      <w:r w:rsidRPr="00935764">
        <w:rPr>
          <w:rFonts w:ascii="Helvetica Neue Light" w:hAnsi="Helvetica Neue Light" w:cs="Arial"/>
          <w:bCs/>
          <w:rPrChange w:id="3410" w:author="Arthur de Catheu" w:date="2014-06-20T17:08:00Z">
            <w:rPr>
              <w:rFonts w:eastAsiaTheme="majorEastAsia" w:cs="Arial"/>
              <w:b/>
              <w:bCs/>
              <w:sz w:val="24"/>
            </w:rPr>
          </w:rPrChange>
        </w:rPr>
        <w:t>.</w:t>
      </w:r>
    </w:p>
    <w:p w14:paraId="60D70ACC" w14:textId="3E1D6F24" w:rsidR="00BD75F9" w:rsidRPr="00935764" w:rsidRDefault="00BD75F9" w:rsidP="00E06B10">
      <w:pPr>
        <w:pStyle w:val="Paragraphedeliste"/>
        <w:numPr>
          <w:ilvl w:val="0"/>
          <w:numId w:val="349"/>
        </w:numPr>
        <w:spacing w:before="120"/>
        <w:rPr>
          <w:rFonts w:ascii="Helvetica Neue Light" w:hAnsi="Helvetica Neue Light" w:cs="Arial"/>
          <w:bCs/>
          <w:rPrChange w:id="3411" w:author="Arthur de Catheu" w:date="2014-06-20T17:08:00Z">
            <w:rPr>
              <w:rFonts w:cs="Arial"/>
              <w:bCs/>
            </w:rPr>
          </w:rPrChange>
        </w:rPr>
      </w:pPr>
      <w:r w:rsidRPr="00935764">
        <w:rPr>
          <w:rFonts w:ascii="Helvetica Neue Light" w:hAnsi="Helvetica Neue Light" w:cs="Arial"/>
          <w:bCs/>
          <w:rPrChange w:id="3412" w:author="Arthur de Catheu" w:date="2014-06-20T17:08:00Z">
            <w:rPr>
              <w:rFonts w:eastAsiaTheme="majorEastAsia" w:cs="Arial"/>
              <w:b/>
              <w:bCs/>
              <w:sz w:val="24"/>
            </w:rPr>
          </w:rPrChange>
        </w:rPr>
        <w:t>A la date de fin du mandat de recouvrement, les sommes dues conformé</w:t>
      </w:r>
      <w:r w:rsidR="00C338C5" w:rsidRPr="00935764">
        <w:rPr>
          <w:rFonts w:ascii="Helvetica Neue Light" w:hAnsi="Helvetica Neue Light" w:cs="Arial"/>
          <w:bCs/>
          <w:rPrChange w:id="3413" w:author="Arthur de Catheu" w:date="2014-06-20T17:08:00Z">
            <w:rPr>
              <w:rFonts w:eastAsiaTheme="majorEastAsia" w:cs="Arial"/>
              <w:b/>
              <w:bCs/>
              <w:sz w:val="24"/>
            </w:rPr>
          </w:rPrChange>
        </w:rPr>
        <w:t>ment au barème en vigueur resten</w:t>
      </w:r>
      <w:r w:rsidRPr="00935764">
        <w:rPr>
          <w:rFonts w:ascii="Helvetica Neue Light" w:hAnsi="Helvetica Neue Light" w:cs="Arial"/>
          <w:bCs/>
          <w:rPrChange w:id="3414" w:author="Arthur de Catheu" w:date="2014-06-20T17:08:00Z">
            <w:rPr>
              <w:rFonts w:eastAsiaTheme="majorEastAsia" w:cs="Arial"/>
              <w:b/>
              <w:bCs/>
              <w:sz w:val="24"/>
            </w:rPr>
          </w:rPrChange>
        </w:rPr>
        <w:t xml:space="preserve">t acquises au </w:t>
      </w:r>
      <w:r w:rsidR="00C53BBE" w:rsidRPr="00935764">
        <w:rPr>
          <w:rFonts w:ascii="Helvetica Neue Light" w:hAnsi="Helvetica Neue Light" w:cs="Arial"/>
          <w:bCs/>
          <w:rPrChange w:id="3415" w:author="Arthur de Catheu" w:date="2014-06-20T17:08:00Z">
            <w:rPr>
              <w:rFonts w:eastAsiaTheme="majorEastAsia" w:cs="Arial"/>
              <w:b/>
              <w:bCs/>
              <w:sz w:val="24"/>
            </w:rPr>
          </w:rPrChange>
        </w:rPr>
        <w:t>Recouvreur</w:t>
      </w:r>
      <w:r w:rsidRPr="00935764">
        <w:rPr>
          <w:rFonts w:ascii="Helvetica Neue Light" w:hAnsi="Helvetica Neue Light" w:cs="Arial"/>
          <w:bCs/>
          <w:rPrChange w:id="3416" w:author="Arthur de Catheu" w:date="2014-06-20T17:08:00Z">
            <w:rPr>
              <w:rFonts w:eastAsiaTheme="majorEastAsia" w:cs="Arial"/>
              <w:b/>
              <w:bCs/>
              <w:sz w:val="24"/>
            </w:rPr>
          </w:rPrChange>
        </w:rPr>
        <w:t>.</w:t>
      </w:r>
    </w:p>
    <w:p w14:paraId="34C61B23" w14:textId="1962FFDD" w:rsidR="00BD75F9" w:rsidRPr="00935764" w:rsidRDefault="00BD75F9" w:rsidP="00E06B10">
      <w:pPr>
        <w:pStyle w:val="Paragraphedeliste"/>
        <w:numPr>
          <w:ilvl w:val="0"/>
          <w:numId w:val="349"/>
        </w:numPr>
        <w:spacing w:before="120"/>
        <w:rPr>
          <w:rFonts w:ascii="Helvetica Neue Light" w:hAnsi="Helvetica Neue Light" w:cs="Arial"/>
          <w:bCs/>
          <w:rPrChange w:id="3417" w:author="Arthur de Catheu" w:date="2014-06-20T17:08:00Z">
            <w:rPr>
              <w:rFonts w:cs="Arial"/>
              <w:bCs/>
            </w:rPr>
          </w:rPrChange>
        </w:rPr>
      </w:pPr>
      <w:r w:rsidRPr="00935764">
        <w:rPr>
          <w:rFonts w:ascii="Helvetica Neue Light" w:hAnsi="Helvetica Neue Light" w:cs="Arial"/>
          <w:bCs/>
          <w:rPrChange w:id="3418" w:author="Arthur de Catheu" w:date="2014-06-20T17:08:00Z">
            <w:rPr>
              <w:rFonts w:eastAsiaTheme="majorEastAsia" w:cs="Arial"/>
              <w:b/>
              <w:bCs/>
              <w:sz w:val="24"/>
            </w:rPr>
          </w:rPrChange>
        </w:rPr>
        <w:t xml:space="preserve">Aucune réclamation relative au recouvrement d'une Créance ne </w:t>
      </w:r>
      <w:r w:rsidR="00C338C5" w:rsidRPr="00935764">
        <w:rPr>
          <w:rFonts w:ascii="Helvetica Neue Light" w:hAnsi="Helvetica Neue Light" w:cs="Arial"/>
          <w:bCs/>
          <w:rPrChange w:id="3419" w:author="Arthur de Catheu" w:date="2014-06-20T17:08:00Z">
            <w:rPr>
              <w:rFonts w:eastAsiaTheme="majorEastAsia" w:cs="Arial"/>
              <w:b/>
              <w:bCs/>
              <w:sz w:val="24"/>
            </w:rPr>
          </w:rPrChange>
        </w:rPr>
        <w:t>peut</w:t>
      </w:r>
      <w:r w:rsidRPr="00935764">
        <w:rPr>
          <w:rFonts w:ascii="Helvetica Neue Light" w:hAnsi="Helvetica Neue Light" w:cs="Arial"/>
          <w:bCs/>
          <w:rPrChange w:id="3420" w:author="Arthur de Catheu" w:date="2014-06-20T17:08:00Z">
            <w:rPr>
              <w:rFonts w:eastAsiaTheme="majorEastAsia" w:cs="Arial"/>
              <w:b/>
              <w:bCs/>
              <w:sz w:val="24"/>
            </w:rPr>
          </w:rPrChange>
        </w:rPr>
        <w:t xml:space="preserve"> être faite passé</w:t>
      </w:r>
      <w:r w:rsidR="002A5ABD" w:rsidRPr="00935764">
        <w:rPr>
          <w:rFonts w:ascii="Helvetica Neue Light" w:hAnsi="Helvetica Neue Light" w:cs="Arial"/>
          <w:bCs/>
          <w:rPrChange w:id="3421" w:author="Arthur de Catheu" w:date="2014-06-20T17:08:00Z">
            <w:rPr>
              <w:rFonts w:eastAsiaTheme="majorEastAsia" w:cs="Arial"/>
              <w:b/>
              <w:bCs/>
              <w:sz w:val="24"/>
            </w:rPr>
          </w:rPrChange>
        </w:rPr>
        <w:t>e</w:t>
      </w:r>
      <w:r w:rsidRPr="00935764">
        <w:rPr>
          <w:rFonts w:ascii="Helvetica Neue Light" w:hAnsi="Helvetica Neue Light" w:cs="Arial"/>
          <w:bCs/>
          <w:rPrChange w:id="3422" w:author="Arthur de Catheu" w:date="2014-06-20T17:08:00Z">
            <w:rPr>
              <w:rFonts w:eastAsiaTheme="majorEastAsia" w:cs="Arial"/>
              <w:b/>
              <w:bCs/>
              <w:sz w:val="24"/>
            </w:rPr>
          </w:rPrChange>
        </w:rPr>
        <w:t xml:space="preserve"> un délai de douze (12) mois suivant la date de fin du mandat.</w:t>
      </w:r>
    </w:p>
    <w:p w14:paraId="2F0BDE30" w14:textId="22B28530" w:rsidR="00D5405B" w:rsidRPr="00935764" w:rsidRDefault="001B3FAC">
      <w:pPr>
        <w:pStyle w:val="Titre2"/>
        <w:numPr>
          <w:ilvl w:val="1"/>
          <w:numId w:val="382"/>
        </w:numPr>
        <w:rPr>
          <w:rFonts w:ascii="Helvetica Neue Light" w:hAnsi="Helvetica Neue Light"/>
          <w:rPrChange w:id="3423" w:author="Arthur de Catheu" w:date="2014-06-20T17:08:00Z">
            <w:rPr/>
          </w:rPrChange>
        </w:rPr>
        <w:pPrChange w:id="3424" w:author="Arthur de Catheu" w:date="2014-06-20T18:04:00Z">
          <w:pPr>
            <w:pStyle w:val="Titre2"/>
          </w:pPr>
        </w:pPrChange>
      </w:pPr>
      <w:bookmarkStart w:id="3425" w:name="_Ref247720943"/>
      <w:bookmarkStart w:id="3426" w:name="_Ref248472983"/>
      <w:bookmarkStart w:id="3427" w:name="_Ref248473075"/>
      <w:bookmarkStart w:id="3428" w:name="_Ref248732434"/>
      <w:bookmarkStart w:id="3429" w:name="_Ref248750160"/>
      <w:bookmarkStart w:id="3430" w:name="_Ref248905876"/>
      <w:bookmarkStart w:id="3431" w:name="_Toc379362346"/>
      <w:r w:rsidRPr="00935764">
        <w:rPr>
          <w:rFonts w:ascii="Helvetica Neue Light" w:hAnsi="Helvetica Neue Light"/>
          <w:rPrChange w:id="3432" w:author="Arthur de Catheu" w:date="2014-06-20T17:08:00Z">
            <w:rPr/>
          </w:rPrChange>
        </w:rPr>
        <w:t xml:space="preserve">  </w:t>
      </w:r>
      <w:bookmarkStart w:id="3433" w:name="_Ref381343196"/>
      <w:bookmarkStart w:id="3434" w:name="_Toc265315342"/>
      <w:r w:rsidR="008D62C1" w:rsidRPr="00935764">
        <w:rPr>
          <w:rFonts w:ascii="Helvetica Neue Light" w:hAnsi="Helvetica Neue Light"/>
          <w:rPrChange w:id="3435" w:author="Arthur de Catheu" w:date="2014-06-20T17:08:00Z">
            <w:rPr/>
          </w:rPrChange>
        </w:rPr>
        <w:t>Gestion d</w:t>
      </w:r>
      <w:r w:rsidR="00341C07" w:rsidRPr="00935764">
        <w:rPr>
          <w:rFonts w:ascii="Helvetica Neue Light" w:hAnsi="Helvetica Neue Light"/>
          <w:rPrChange w:id="3436" w:author="Arthur de Catheu" w:date="2014-06-20T17:08:00Z">
            <w:rPr/>
          </w:rPrChange>
        </w:rPr>
        <w:t>e</w:t>
      </w:r>
      <w:r w:rsidR="00270BD7" w:rsidRPr="00935764">
        <w:rPr>
          <w:rFonts w:ascii="Helvetica Neue Light" w:hAnsi="Helvetica Neue Light"/>
          <w:rPrChange w:id="3437" w:author="Arthur de Catheu" w:date="2014-06-20T17:08:00Z">
            <w:rPr/>
          </w:rPrChange>
        </w:rPr>
        <w:t>s</w:t>
      </w:r>
      <w:r w:rsidR="00341C07" w:rsidRPr="00935764">
        <w:rPr>
          <w:rFonts w:ascii="Helvetica Neue Light" w:hAnsi="Helvetica Neue Light"/>
          <w:rPrChange w:id="3438" w:author="Arthur de Catheu" w:date="2014-06-20T17:08:00Z">
            <w:rPr/>
          </w:rPrChange>
        </w:rPr>
        <w:t xml:space="preserve"> </w:t>
      </w:r>
      <w:bookmarkEnd w:id="3425"/>
      <w:bookmarkEnd w:id="3426"/>
      <w:bookmarkEnd w:id="3427"/>
      <w:r w:rsidR="00B52566" w:rsidRPr="00935764">
        <w:rPr>
          <w:rFonts w:ascii="Helvetica Neue Light" w:hAnsi="Helvetica Neue Light"/>
          <w:rPrChange w:id="3439" w:author="Arthur de Catheu" w:date="2014-06-20T17:08:00Z">
            <w:rPr/>
          </w:rPrChange>
        </w:rPr>
        <w:t>Retenues</w:t>
      </w:r>
      <w:r w:rsidR="00A9581E" w:rsidRPr="00935764">
        <w:rPr>
          <w:rFonts w:ascii="Helvetica Neue Light" w:hAnsi="Helvetica Neue Light"/>
          <w:rPrChange w:id="3440" w:author="Arthur de Catheu" w:date="2014-06-20T17:08:00Z">
            <w:rPr/>
          </w:rPrChange>
        </w:rPr>
        <w:t xml:space="preserve"> de </w:t>
      </w:r>
      <w:bookmarkEnd w:id="3428"/>
      <w:bookmarkEnd w:id="3429"/>
      <w:r w:rsidR="00270BD7" w:rsidRPr="00935764">
        <w:rPr>
          <w:rFonts w:ascii="Helvetica Neue Light" w:hAnsi="Helvetica Neue Light"/>
          <w:rPrChange w:id="3441" w:author="Arthur de Catheu" w:date="2014-06-20T17:08:00Z">
            <w:rPr/>
          </w:rPrChange>
        </w:rPr>
        <w:t>Garantie</w:t>
      </w:r>
      <w:bookmarkEnd w:id="3430"/>
      <w:bookmarkEnd w:id="3431"/>
      <w:bookmarkEnd w:id="3433"/>
      <w:bookmarkEnd w:id="3434"/>
    </w:p>
    <w:p w14:paraId="73F8B433" w14:textId="3C7F9588" w:rsidR="003516F9" w:rsidRPr="00935764" w:rsidRDefault="00E70583" w:rsidP="00E70583">
      <w:pPr>
        <w:spacing w:before="120"/>
        <w:rPr>
          <w:rFonts w:ascii="Helvetica Neue Light" w:hAnsi="Helvetica Neue Light"/>
          <w:rPrChange w:id="3442" w:author="Arthur de Catheu" w:date="2014-06-20T17:08:00Z">
            <w:rPr/>
          </w:rPrChange>
        </w:rPr>
      </w:pPr>
      <w:r w:rsidRPr="00935764">
        <w:rPr>
          <w:rFonts w:ascii="Helvetica Neue Light" w:hAnsi="Helvetica Neue Light"/>
          <w:rPrChange w:id="3443" w:author="Arthur de Catheu" w:date="2014-06-20T17:08:00Z">
            <w:rPr>
              <w:rFonts w:eastAsiaTheme="majorEastAsia" w:cstheme="majorBidi"/>
              <w:b/>
              <w:bCs/>
              <w:sz w:val="28"/>
              <w:szCs w:val="26"/>
            </w:rPr>
          </w:rPrChange>
        </w:rPr>
        <w:t xml:space="preserve">La Retenue de Garantie permet </w:t>
      </w:r>
      <w:r w:rsidR="00F11FC5" w:rsidRPr="00935764">
        <w:rPr>
          <w:rFonts w:ascii="Helvetica Neue Light" w:hAnsi="Helvetica Neue Light"/>
          <w:rPrChange w:id="3444" w:author="Arthur de Catheu" w:date="2014-06-20T17:08:00Z">
            <w:rPr>
              <w:rFonts w:eastAsiaTheme="majorEastAsia" w:cstheme="majorBidi"/>
              <w:b/>
              <w:bCs/>
              <w:sz w:val="28"/>
              <w:szCs w:val="26"/>
            </w:rPr>
          </w:rPrChange>
        </w:rPr>
        <w:t>d’imputer certains frais et c</w:t>
      </w:r>
      <w:r w:rsidR="00EB7488" w:rsidRPr="00935764">
        <w:rPr>
          <w:rFonts w:ascii="Helvetica Neue Light" w:hAnsi="Helvetica Neue Light"/>
          <w:rPrChange w:id="3445" w:author="Arthur de Catheu" w:date="2014-06-20T17:08:00Z">
            <w:rPr>
              <w:rFonts w:eastAsiaTheme="majorEastAsia" w:cstheme="majorBidi"/>
              <w:b/>
              <w:bCs/>
              <w:sz w:val="28"/>
              <w:szCs w:val="26"/>
            </w:rPr>
          </w:rPrChange>
        </w:rPr>
        <w:t>ommissions facturés au Cédant (</w:t>
      </w:r>
      <w:r w:rsidR="00501FAF" w:rsidRPr="00935764">
        <w:rPr>
          <w:rFonts w:ascii="Helvetica Neue Light" w:hAnsi="Helvetica Neue Light"/>
          <w:rPrChange w:id="3446" w:author="Arthur de Catheu" w:date="2014-06-20T17:08:00Z">
            <w:rPr>
              <w:rFonts w:eastAsiaTheme="majorEastAsia" w:cstheme="majorBidi"/>
              <w:b/>
              <w:bCs/>
              <w:sz w:val="28"/>
              <w:szCs w:val="26"/>
            </w:rPr>
          </w:rPrChange>
        </w:rPr>
        <w:t xml:space="preserve">à savoir, les </w:t>
      </w:r>
      <w:r w:rsidR="00EB7488" w:rsidRPr="00935764">
        <w:rPr>
          <w:rFonts w:ascii="Helvetica Neue Light" w:hAnsi="Helvetica Neue Light"/>
          <w:rPrChange w:id="3447" w:author="Arthur de Catheu" w:date="2014-06-20T17:08:00Z">
            <w:rPr>
              <w:rFonts w:eastAsiaTheme="majorEastAsia" w:cstheme="majorBidi"/>
              <w:b/>
              <w:bCs/>
              <w:sz w:val="28"/>
              <w:szCs w:val="26"/>
            </w:rPr>
          </w:rPrChange>
        </w:rPr>
        <w:t>Frais de R</w:t>
      </w:r>
      <w:r w:rsidR="000F23ED" w:rsidRPr="00935764">
        <w:rPr>
          <w:rFonts w:ascii="Helvetica Neue Light" w:hAnsi="Helvetica Neue Light"/>
          <w:rPrChange w:id="3448" w:author="Arthur de Catheu" w:date="2014-06-20T17:08:00Z">
            <w:rPr>
              <w:rFonts w:eastAsiaTheme="majorEastAsia" w:cstheme="majorBidi"/>
              <w:b/>
              <w:bCs/>
              <w:sz w:val="28"/>
              <w:szCs w:val="26"/>
            </w:rPr>
          </w:rPrChange>
        </w:rPr>
        <w:t>ecouvrement)</w:t>
      </w:r>
      <w:r w:rsidRPr="00935764">
        <w:rPr>
          <w:rFonts w:ascii="Helvetica Neue Light" w:hAnsi="Helvetica Neue Light"/>
          <w:rPrChange w:id="3449" w:author="Arthur de Catheu" w:date="2014-06-20T17:08:00Z">
            <w:rPr>
              <w:rFonts w:eastAsiaTheme="majorEastAsia" w:cstheme="majorBidi"/>
              <w:b/>
              <w:bCs/>
              <w:sz w:val="28"/>
              <w:szCs w:val="26"/>
            </w:rPr>
          </w:rPrChange>
        </w:rPr>
        <w:t>, et</w:t>
      </w:r>
      <w:r w:rsidR="0028026F" w:rsidRPr="00935764">
        <w:rPr>
          <w:rFonts w:ascii="Helvetica Neue Light" w:hAnsi="Helvetica Neue Light"/>
          <w:rPrChange w:id="3450" w:author="Arthur de Catheu" w:date="2014-06-20T17:08:00Z">
            <w:rPr>
              <w:rFonts w:eastAsiaTheme="majorEastAsia" w:cstheme="majorBidi"/>
              <w:b/>
              <w:bCs/>
              <w:sz w:val="28"/>
              <w:szCs w:val="26"/>
            </w:rPr>
          </w:rPrChange>
        </w:rPr>
        <w:t xml:space="preserve"> d</w:t>
      </w:r>
      <w:r w:rsidRPr="00935764">
        <w:rPr>
          <w:rFonts w:ascii="Helvetica Neue Light" w:hAnsi="Helvetica Neue Light"/>
          <w:rPrChange w:id="3451" w:author="Arthur de Catheu" w:date="2014-06-20T17:08:00Z">
            <w:rPr>
              <w:rFonts w:eastAsiaTheme="majorEastAsia" w:cstheme="majorBidi"/>
              <w:b/>
              <w:bCs/>
              <w:sz w:val="28"/>
              <w:szCs w:val="26"/>
            </w:rPr>
          </w:rPrChange>
        </w:rPr>
        <w:t xml:space="preserve">e limiter l’exposition du </w:t>
      </w:r>
      <w:r w:rsidR="00A37D87" w:rsidRPr="00935764">
        <w:rPr>
          <w:rFonts w:ascii="Helvetica Neue Light" w:hAnsi="Helvetica Neue Light"/>
          <w:rPrChange w:id="3452" w:author="Arthur de Catheu" w:date="2014-06-20T17:08:00Z">
            <w:rPr>
              <w:rFonts w:eastAsiaTheme="majorEastAsia" w:cstheme="majorBidi"/>
              <w:b/>
              <w:bCs/>
              <w:sz w:val="28"/>
              <w:szCs w:val="26"/>
            </w:rPr>
          </w:rPrChange>
        </w:rPr>
        <w:t>FCT 2014</w:t>
      </w:r>
      <w:r w:rsidRPr="00935764">
        <w:rPr>
          <w:rFonts w:ascii="Helvetica Neue Light" w:hAnsi="Helvetica Neue Light"/>
          <w:rPrChange w:id="3453" w:author="Arthur de Catheu" w:date="2014-06-20T17:08:00Z">
            <w:rPr>
              <w:rFonts w:eastAsiaTheme="majorEastAsia" w:cstheme="majorBidi"/>
              <w:b/>
              <w:bCs/>
              <w:sz w:val="28"/>
              <w:szCs w:val="26"/>
            </w:rPr>
          </w:rPrChange>
        </w:rPr>
        <w:t xml:space="preserve"> en cas de défaillance du Cédant ou du Débiteur, de fraude </w:t>
      </w:r>
      <w:r w:rsidR="00F11FC5" w:rsidRPr="00935764">
        <w:rPr>
          <w:rFonts w:ascii="Helvetica Neue Light" w:hAnsi="Helvetica Neue Light"/>
          <w:rPrChange w:id="3454" w:author="Arthur de Catheu" w:date="2014-06-20T17:08:00Z">
            <w:rPr>
              <w:rFonts w:eastAsiaTheme="majorEastAsia" w:cstheme="majorBidi"/>
              <w:b/>
              <w:bCs/>
              <w:sz w:val="28"/>
              <w:szCs w:val="26"/>
            </w:rPr>
          </w:rPrChange>
        </w:rPr>
        <w:t>du Cédant (escroquerie, fausse f</w:t>
      </w:r>
      <w:r w:rsidRPr="00935764">
        <w:rPr>
          <w:rFonts w:ascii="Helvetica Neue Light" w:hAnsi="Helvetica Neue Light"/>
          <w:rPrChange w:id="3455" w:author="Arthur de Catheu" w:date="2014-06-20T17:08:00Z">
            <w:rPr>
              <w:rFonts w:eastAsiaTheme="majorEastAsia" w:cstheme="majorBidi"/>
              <w:b/>
              <w:bCs/>
              <w:sz w:val="28"/>
              <w:szCs w:val="26"/>
            </w:rPr>
          </w:rPrChange>
        </w:rPr>
        <w:t>acture, fraude interne)</w:t>
      </w:r>
      <w:r w:rsidR="00501FAF" w:rsidRPr="00935764">
        <w:rPr>
          <w:rFonts w:ascii="Helvetica Neue Light" w:hAnsi="Helvetica Neue Light"/>
          <w:rPrChange w:id="3456" w:author="Arthur de Catheu" w:date="2014-06-20T17:08:00Z">
            <w:rPr>
              <w:rFonts w:eastAsiaTheme="majorEastAsia" w:cstheme="majorBidi"/>
              <w:b/>
              <w:bCs/>
              <w:sz w:val="28"/>
              <w:szCs w:val="26"/>
            </w:rPr>
          </w:rPrChange>
        </w:rPr>
        <w:t>,</w:t>
      </w:r>
      <w:r w:rsidRPr="00935764">
        <w:rPr>
          <w:rFonts w:ascii="Helvetica Neue Light" w:hAnsi="Helvetica Neue Light"/>
          <w:rPrChange w:id="3457" w:author="Arthur de Catheu" w:date="2014-06-20T17:08:00Z">
            <w:rPr>
              <w:rFonts w:eastAsiaTheme="majorEastAsia" w:cstheme="majorBidi"/>
              <w:b/>
              <w:bCs/>
              <w:sz w:val="28"/>
              <w:szCs w:val="26"/>
            </w:rPr>
          </w:rPrChange>
        </w:rPr>
        <w:t xml:space="preserve"> ou de contestation du Débiteur (litige, paiement partiel).</w:t>
      </w:r>
    </w:p>
    <w:p w14:paraId="7557B46C" w14:textId="77777777" w:rsidR="00156B5B" w:rsidRPr="00935764" w:rsidRDefault="00D5405B">
      <w:pPr>
        <w:pStyle w:val="Titre3"/>
        <w:numPr>
          <w:ilvl w:val="2"/>
          <w:numId w:val="382"/>
        </w:numPr>
        <w:rPr>
          <w:rFonts w:ascii="Helvetica Neue Light" w:hAnsi="Helvetica Neue Light"/>
          <w:rPrChange w:id="3458" w:author="Arthur de Catheu" w:date="2014-06-20T17:08:00Z">
            <w:rPr/>
          </w:rPrChange>
        </w:rPr>
        <w:pPrChange w:id="3459" w:author="Arthur de Catheu" w:date="2014-06-20T18:04:00Z">
          <w:pPr>
            <w:pStyle w:val="Titre3"/>
          </w:pPr>
        </w:pPrChange>
      </w:pPr>
      <w:bookmarkStart w:id="3460" w:name="_Toc265315343"/>
      <w:r w:rsidRPr="00935764">
        <w:rPr>
          <w:rFonts w:ascii="Helvetica Neue Light" w:hAnsi="Helvetica Neue Light"/>
          <w:rPrChange w:id="3461" w:author="Arthur de Catheu" w:date="2014-06-20T17:08:00Z">
            <w:rPr/>
          </w:rPrChange>
        </w:rPr>
        <w:t>Constitution</w:t>
      </w:r>
      <w:bookmarkEnd w:id="3460"/>
    </w:p>
    <w:p w14:paraId="40B17D09" w14:textId="76E33736" w:rsidR="00134DC2" w:rsidRPr="00935764" w:rsidRDefault="00134DC2" w:rsidP="00212A18">
      <w:pPr>
        <w:spacing w:before="120"/>
        <w:rPr>
          <w:rFonts w:ascii="Helvetica Neue Light" w:hAnsi="Helvetica Neue Light"/>
          <w:rPrChange w:id="3462" w:author="Arthur de Catheu" w:date="2014-06-20T17:08:00Z">
            <w:rPr/>
          </w:rPrChange>
        </w:rPr>
      </w:pPr>
      <w:r w:rsidRPr="00935764">
        <w:rPr>
          <w:rFonts w:ascii="Helvetica Neue Light" w:hAnsi="Helvetica Neue Light"/>
          <w:rPrChange w:id="3463" w:author="Arthur de Catheu" w:date="2014-06-20T17:08:00Z">
            <w:rPr>
              <w:rFonts w:eastAsiaTheme="majorEastAsia" w:cstheme="majorBidi"/>
              <w:b/>
              <w:bCs/>
              <w:sz w:val="24"/>
            </w:rPr>
          </w:rPrChange>
        </w:rPr>
        <w:t xml:space="preserve">À chaque </w:t>
      </w:r>
      <w:r w:rsidR="00F11FC5" w:rsidRPr="00935764">
        <w:rPr>
          <w:rFonts w:ascii="Helvetica Neue Light" w:hAnsi="Helvetica Neue Light"/>
          <w:rPrChange w:id="3464" w:author="Arthur de Catheu" w:date="2014-06-20T17:08:00Z">
            <w:rPr>
              <w:rFonts w:eastAsiaTheme="majorEastAsia" w:cstheme="majorBidi"/>
              <w:b/>
              <w:bCs/>
              <w:sz w:val="24"/>
            </w:rPr>
          </w:rPrChange>
        </w:rPr>
        <w:t>acquisition de Créance</w:t>
      </w:r>
      <w:r w:rsidRPr="00935764">
        <w:rPr>
          <w:rFonts w:ascii="Helvetica Neue Light" w:hAnsi="Helvetica Neue Light"/>
          <w:rPrChange w:id="3465" w:author="Arthur de Catheu" w:date="2014-06-20T17:08:00Z">
            <w:rPr>
              <w:rFonts w:eastAsiaTheme="majorEastAsia" w:cstheme="majorBidi"/>
              <w:b/>
              <w:bCs/>
              <w:sz w:val="24"/>
            </w:rPr>
          </w:rPrChange>
        </w:rPr>
        <w:t xml:space="preserve">, le </w:t>
      </w:r>
      <w:r w:rsidR="00A37D87" w:rsidRPr="00935764">
        <w:rPr>
          <w:rFonts w:ascii="Helvetica Neue Light" w:hAnsi="Helvetica Neue Light"/>
          <w:rPrChange w:id="3466" w:author="Arthur de Catheu" w:date="2014-06-20T17:08:00Z">
            <w:rPr>
              <w:rFonts w:eastAsiaTheme="majorEastAsia" w:cstheme="majorBidi"/>
              <w:b/>
              <w:bCs/>
              <w:sz w:val="24"/>
            </w:rPr>
          </w:rPrChange>
        </w:rPr>
        <w:t>FCT 2014</w:t>
      </w:r>
      <w:r w:rsidR="00E37FB8" w:rsidRPr="00935764">
        <w:rPr>
          <w:rFonts w:ascii="Helvetica Neue Light" w:hAnsi="Helvetica Neue Light"/>
          <w:rPrChange w:id="3467" w:author="Arthur de Catheu" w:date="2014-06-20T17:08:00Z">
            <w:rPr>
              <w:rFonts w:eastAsiaTheme="majorEastAsia" w:cstheme="majorBidi"/>
              <w:b/>
              <w:bCs/>
              <w:sz w:val="24"/>
            </w:rPr>
          </w:rPrChange>
        </w:rPr>
        <w:t xml:space="preserve"> </w:t>
      </w:r>
      <w:r w:rsidRPr="00935764">
        <w:rPr>
          <w:rFonts w:ascii="Helvetica Neue Light" w:hAnsi="Helvetica Neue Light"/>
          <w:rPrChange w:id="3468" w:author="Arthur de Catheu" w:date="2014-06-20T17:08:00Z">
            <w:rPr>
              <w:rFonts w:eastAsiaTheme="majorEastAsia" w:cstheme="majorBidi"/>
              <w:b/>
              <w:bCs/>
              <w:sz w:val="24"/>
            </w:rPr>
          </w:rPrChange>
        </w:rPr>
        <w:t>constitue</w:t>
      </w:r>
      <w:r w:rsidR="00E37FB8" w:rsidRPr="00935764">
        <w:rPr>
          <w:rFonts w:ascii="Helvetica Neue Light" w:hAnsi="Helvetica Neue Light"/>
          <w:rPrChange w:id="3469" w:author="Arthur de Catheu" w:date="2014-06-20T17:08:00Z">
            <w:rPr>
              <w:rFonts w:eastAsiaTheme="majorEastAsia" w:cstheme="majorBidi"/>
              <w:b/>
              <w:bCs/>
              <w:sz w:val="24"/>
            </w:rPr>
          </w:rPrChange>
        </w:rPr>
        <w:t xml:space="preserve"> pour le compte du Cédant</w:t>
      </w:r>
      <w:r w:rsidRPr="00935764">
        <w:rPr>
          <w:rFonts w:ascii="Helvetica Neue Light" w:hAnsi="Helvetica Neue Light"/>
          <w:rPrChange w:id="3470" w:author="Arthur de Catheu" w:date="2014-06-20T17:08:00Z">
            <w:rPr>
              <w:rFonts w:eastAsiaTheme="majorEastAsia" w:cstheme="majorBidi"/>
              <w:b/>
              <w:bCs/>
              <w:sz w:val="24"/>
            </w:rPr>
          </w:rPrChange>
        </w:rPr>
        <w:t xml:space="preserve"> un</w:t>
      </w:r>
      <w:r w:rsidR="00B52566" w:rsidRPr="00935764">
        <w:rPr>
          <w:rFonts w:ascii="Helvetica Neue Light" w:hAnsi="Helvetica Neue Light"/>
          <w:rPrChange w:id="3471" w:author="Arthur de Catheu" w:date="2014-06-20T17:08:00Z">
            <w:rPr>
              <w:rFonts w:eastAsiaTheme="majorEastAsia" w:cstheme="majorBidi"/>
              <w:b/>
              <w:bCs/>
              <w:sz w:val="24"/>
            </w:rPr>
          </w:rPrChange>
        </w:rPr>
        <w:t>e Retenue</w:t>
      </w:r>
      <w:r w:rsidRPr="00935764">
        <w:rPr>
          <w:rFonts w:ascii="Helvetica Neue Light" w:hAnsi="Helvetica Neue Light"/>
          <w:rPrChange w:id="3472" w:author="Arthur de Catheu" w:date="2014-06-20T17:08:00Z">
            <w:rPr>
              <w:rFonts w:eastAsiaTheme="majorEastAsia" w:cstheme="majorBidi"/>
              <w:b/>
              <w:bCs/>
              <w:sz w:val="24"/>
            </w:rPr>
          </w:rPrChange>
        </w:rPr>
        <w:t xml:space="preserve"> de Garantie exprimé</w:t>
      </w:r>
      <w:r w:rsidR="00B52566" w:rsidRPr="00935764">
        <w:rPr>
          <w:rFonts w:ascii="Helvetica Neue Light" w:hAnsi="Helvetica Neue Light"/>
          <w:rPrChange w:id="3473" w:author="Arthur de Catheu" w:date="2014-06-20T17:08:00Z">
            <w:rPr>
              <w:rFonts w:eastAsiaTheme="majorEastAsia" w:cstheme="majorBidi"/>
              <w:b/>
              <w:bCs/>
              <w:sz w:val="24"/>
            </w:rPr>
          </w:rPrChange>
        </w:rPr>
        <w:t>e</w:t>
      </w:r>
      <w:r w:rsidRPr="00935764">
        <w:rPr>
          <w:rFonts w:ascii="Helvetica Neue Light" w:hAnsi="Helvetica Neue Light"/>
          <w:rPrChange w:id="3474" w:author="Arthur de Catheu" w:date="2014-06-20T17:08:00Z">
            <w:rPr>
              <w:rFonts w:eastAsiaTheme="majorEastAsia" w:cstheme="majorBidi"/>
              <w:b/>
              <w:bCs/>
              <w:sz w:val="24"/>
            </w:rPr>
          </w:rPrChange>
        </w:rPr>
        <w:t xml:space="preserve"> en pourcentage du Montant Nominal de chacune des Créances Cédées à la Date de Cession considérée.</w:t>
      </w:r>
    </w:p>
    <w:p w14:paraId="74168806" w14:textId="60295415" w:rsidR="00FB01E2" w:rsidRPr="00935764" w:rsidRDefault="00FB01E2" w:rsidP="00FB01E2">
      <w:pPr>
        <w:spacing w:before="120"/>
        <w:rPr>
          <w:rFonts w:ascii="Helvetica Neue Light" w:hAnsi="Helvetica Neue Light"/>
          <w:rPrChange w:id="3475" w:author="Arthur de Catheu" w:date="2014-06-20T17:08:00Z">
            <w:rPr/>
          </w:rPrChange>
        </w:rPr>
      </w:pPr>
      <w:r w:rsidRPr="00935764">
        <w:rPr>
          <w:rFonts w:ascii="Helvetica Neue Light" w:hAnsi="Helvetica Neue Light"/>
          <w:rPrChange w:id="3476" w:author="Arthur de Catheu" w:date="2014-06-20T17:08:00Z">
            <w:rPr>
              <w:rFonts w:eastAsiaTheme="majorEastAsia" w:cstheme="majorBidi"/>
              <w:b/>
              <w:bCs/>
              <w:sz w:val="24"/>
            </w:rPr>
          </w:rPrChange>
        </w:rPr>
        <w:t>L</w:t>
      </w:r>
      <w:r w:rsidR="00B52566" w:rsidRPr="00935764">
        <w:rPr>
          <w:rFonts w:ascii="Helvetica Neue Light" w:hAnsi="Helvetica Neue Light"/>
          <w:rPrChange w:id="3477" w:author="Arthur de Catheu" w:date="2014-06-20T17:08:00Z">
            <w:rPr>
              <w:rFonts w:eastAsiaTheme="majorEastAsia" w:cstheme="majorBidi"/>
              <w:b/>
              <w:bCs/>
              <w:sz w:val="24"/>
            </w:rPr>
          </w:rPrChange>
        </w:rPr>
        <w:t xml:space="preserve">a Retenue </w:t>
      </w:r>
      <w:r w:rsidRPr="00935764">
        <w:rPr>
          <w:rFonts w:ascii="Helvetica Neue Light" w:hAnsi="Helvetica Neue Light"/>
          <w:rPrChange w:id="3478" w:author="Arthur de Catheu" w:date="2014-06-20T17:08:00Z">
            <w:rPr>
              <w:rFonts w:eastAsiaTheme="majorEastAsia" w:cstheme="majorBidi"/>
              <w:b/>
              <w:bCs/>
              <w:sz w:val="24"/>
            </w:rPr>
          </w:rPrChange>
        </w:rPr>
        <w:t xml:space="preserve">de Garantie devant être </w:t>
      </w:r>
      <w:r w:rsidR="00641CB3" w:rsidRPr="00935764">
        <w:rPr>
          <w:rFonts w:ascii="Helvetica Neue Light" w:hAnsi="Helvetica Neue Light"/>
          <w:rPrChange w:id="3479" w:author="Arthur de Catheu" w:date="2014-06-20T17:08:00Z">
            <w:rPr>
              <w:rFonts w:eastAsiaTheme="majorEastAsia" w:cstheme="majorBidi"/>
              <w:b/>
              <w:bCs/>
              <w:sz w:val="24"/>
            </w:rPr>
          </w:rPrChange>
        </w:rPr>
        <w:t>constituée pour le compte du</w:t>
      </w:r>
      <w:r w:rsidRPr="00935764">
        <w:rPr>
          <w:rFonts w:ascii="Helvetica Neue Light" w:hAnsi="Helvetica Neue Light"/>
          <w:rPrChange w:id="3480" w:author="Arthur de Catheu" w:date="2014-06-20T17:08:00Z">
            <w:rPr>
              <w:rFonts w:eastAsiaTheme="majorEastAsia" w:cstheme="majorBidi"/>
              <w:b/>
              <w:bCs/>
              <w:sz w:val="24"/>
            </w:rPr>
          </w:rPrChange>
        </w:rPr>
        <w:t xml:space="preserve"> Cédant au </w:t>
      </w:r>
      <w:r w:rsidR="00501FAF" w:rsidRPr="00935764">
        <w:rPr>
          <w:rFonts w:ascii="Helvetica Neue Light" w:hAnsi="Helvetica Neue Light"/>
          <w:rPrChange w:id="3481" w:author="Arthur de Catheu" w:date="2014-06-20T17:08:00Z">
            <w:rPr>
              <w:rFonts w:eastAsiaTheme="majorEastAsia" w:cstheme="majorBidi"/>
              <w:b/>
              <w:bCs/>
              <w:sz w:val="24"/>
            </w:rPr>
          </w:rPrChange>
        </w:rPr>
        <w:t xml:space="preserve">profit du </w:t>
      </w:r>
      <w:r w:rsidR="00A37D87" w:rsidRPr="00935764">
        <w:rPr>
          <w:rFonts w:ascii="Helvetica Neue Light" w:hAnsi="Helvetica Neue Light"/>
          <w:rPrChange w:id="3482" w:author="Arthur de Catheu" w:date="2014-06-20T17:08:00Z">
            <w:rPr>
              <w:rFonts w:eastAsiaTheme="majorEastAsia" w:cstheme="majorBidi"/>
              <w:b/>
              <w:bCs/>
              <w:sz w:val="24"/>
            </w:rPr>
          </w:rPrChange>
        </w:rPr>
        <w:t>FCT 2014</w:t>
      </w:r>
      <w:r w:rsidRPr="00935764">
        <w:rPr>
          <w:rFonts w:ascii="Helvetica Neue Light" w:hAnsi="Helvetica Neue Light"/>
          <w:rPrChange w:id="3483" w:author="Arthur de Catheu" w:date="2014-06-20T17:08:00Z">
            <w:rPr>
              <w:rFonts w:eastAsiaTheme="majorEastAsia" w:cstheme="majorBidi"/>
              <w:b/>
              <w:bCs/>
              <w:sz w:val="24"/>
            </w:rPr>
          </w:rPrChange>
        </w:rPr>
        <w:t xml:space="preserve"> vient en déduction du Prix de Cession </w:t>
      </w:r>
      <w:r w:rsidR="000F23ED" w:rsidRPr="00935764">
        <w:rPr>
          <w:rFonts w:ascii="Helvetica Neue Light" w:hAnsi="Helvetica Neue Light"/>
          <w:rPrChange w:id="3484" w:author="Arthur de Catheu" w:date="2014-06-20T17:08:00Z">
            <w:rPr>
              <w:rFonts w:eastAsiaTheme="majorEastAsia" w:cstheme="majorBidi"/>
              <w:b/>
              <w:bCs/>
              <w:sz w:val="24"/>
            </w:rPr>
          </w:rPrChange>
        </w:rPr>
        <w:t>dans le calcul du montant payé au Cédant au titre des Créances acquises auprès du Cédant</w:t>
      </w:r>
      <w:r w:rsidRPr="00935764">
        <w:rPr>
          <w:rFonts w:ascii="Helvetica Neue Light" w:hAnsi="Helvetica Neue Light"/>
          <w:rPrChange w:id="3485" w:author="Arthur de Catheu" w:date="2014-06-20T17:08:00Z">
            <w:rPr>
              <w:rFonts w:eastAsiaTheme="majorEastAsia" w:cstheme="majorBidi"/>
              <w:b/>
              <w:bCs/>
              <w:sz w:val="24"/>
            </w:rPr>
          </w:rPrChange>
        </w:rPr>
        <w:t xml:space="preserve">. </w:t>
      </w:r>
    </w:p>
    <w:p w14:paraId="1F6D5281" w14:textId="1A4C540D" w:rsidR="00FB01E2" w:rsidRPr="00935764" w:rsidRDefault="00FB01E2" w:rsidP="00212A18">
      <w:pPr>
        <w:spacing w:before="120"/>
        <w:rPr>
          <w:rFonts w:ascii="Helvetica Neue Light" w:hAnsi="Helvetica Neue Light"/>
          <w:rPrChange w:id="3486" w:author="Arthur de Catheu" w:date="2014-06-20T17:08:00Z">
            <w:rPr/>
          </w:rPrChange>
        </w:rPr>
      </w:pPr>
      <w:r w:rsidRPr="00935764">
        <w:rPr>
          <w:rFonts w:ascii="Helvetica Neue Light" w:hAnsi="Helvetica Neue Light"/>
          <w:rPrChange w:id="3487" w:author="Arthur de Catheu" w:date="2014-06-20T17:08:00Z">
            <w:rPr>
              <w:rFonts w:eastAsiaTheme="majorEastAsia" w:cstheme="majorBidi"/>
              <w:b/>
              <w:bCs/>
              <w:sz w:val="24"/>
            </w:rPr>
          </w:rPrChange>
        </w:rPr>
        <w:t xml:space="preserve">Le montant </w:t>
      </w:r>
      <w:r w:rsidR="00B52566" w:rsidRPr="00935764">
        <w:rPr>
          <w:rFonts w:ascii="Helvetica Neue Light" w:hAnsi="Helvetica Neue Light"/>
          <w:rPrChange w:id="3488" w:author="Arthur de Catheu" w:date="2014-06-20T17:08:00Z">
            <w:rPr>
              <w:rFonts w:eastAsiaTheme="majorEastAsia" w:cstheme="majorBidi"/>
              <w:b/>
              <w:bCs/>
              <w:sz w:val="24"/>
            </w:rPr>
          </w:rPrChange>
        </w:rPr>
        <w:t xml:space="preserve">de la Retenue </w:t>
      </w:r>
      <w:r w:rsidRPr="00935764">
        <w:rPr>
          <w:rFonts w:ascii="Helvetica Neue Light" w:hAnsi="Helvetica Neue Light"/>
          <w:rPrChange w:id="3489" w:author="Arthur de Catheu" w:date="2014-06-20T17:08:00Z">
            <w:rPr>
              <w:rFonts w:eastAsiaTheme="majorEastAsia" w:cstheme="majorBidi"/>
              <w:b/>
              <w:bCs/>
              <w:sz w:val="24"/>
            </w:rPr>
          </w:rPrChange>
        </w:rPr>
        <w:t>de Garantie constitué</w:t>
      </w:r>
      <w:r w:rsidR="00B52566" w:rsidRPr="00935764">
        <w:rPr>
          <w:rFonts w:ascii="Helvetica Neue Light" w:hAnsi="Helvetica Neue Light"/>
          <w:rPrChange w:id="3490" w:author="Arthur de Catheu" w:date="2014-06-20T17:08:00Z">
            <w:rPr>
              <w:rFonts w:eastAsiaTheme="majorEastAsia" w:cstheme="majorBidi"/>
              <w:b/>
              <w:bCs/>
              <w:sz w:val="24"/>
            </w:rPr>
          </w:rPrChange>
        </w:rPr>
        <w:t>e</w:t>
      </w:r>
      <w:r w:rsidRPr="00935764">
        <w:rPr>
          <w:rFonts w:ascii="Helvetica Neue Light" w:hAnsi="Helvetica Neue Light"/>
          <w:rPrChange w:id="3491" w:author="Arthur de Catheu" w:date="2014-06-20T17:08:00Z">
            <w:rPr>
              <w:rFonts w:eastAsiaTheme="majorEastAsia" w:cstheme="majorBidi"/>
              <w:b/>
              <w:bCs/>
              <w:sz w:val="24"/>
            </w:rPr>
          </w:rPrChange>
        </w:rPr>
        <w:t xml:space="preserve"> p</w:t>
      </w:r>
      <w:r w:rsidR="00E70583" w:rsidRPr="00935764">
        <w:rPr>
          <w:rFonts w:ascii="Helvetica Neue Light" w:hAnsi="Helvetica Neue Light"/>
          <w:rPrChange w:id="3492" w:author="Arthur de Catheu" w:date="2014-06-20T17:08:00Z">
            <w:rPr>
              <w:rFonts w:eastAsiaTheme="majorEastAsia" w:cstheme="majorBidi"/>
              <w:b/>
              <w:bCs/>
              <w:sz w:val="24"/>
            </w:rPr>
          </w:rPrChange>
        </w:rPr>
        <w:t xml:space="preserve">our le compte du </w:t>
      </w:r>
      <w:r w:rsidRPr="00935764">
        <w:rPr>
          <w:rFonts w:ascii="Helvetica Neue Light" w:hAnsi="Helvetica Neue Light"/>
          <w:rPrChange w:id="3493" w:author="Arthur de Catheu" w:date="2014-06-20T17:08:00Z">
            <w:rPr>
              <w:rFonts w:eastAsiaTheme="majorEastAsia" w:cstheme="majorBidi"/>
              <w:b/>
              <w:bCs/>
              <w:sz w:val="24"/>
            </w:rPr>
          </w:rPrChange>
        </w:rPr>
        <w:t xml:space="preserve">Cédant au profit du </w:t>
      </w:r>
      <w:r w:rsidR="00A37D87" w:rsidRPr="00935764">
        <w:rPr>
          <w:rFonts w:ascii="Helvetica Neue Light" w:hAnsi="Helvetica Neue Light"/>
          <w:rPrChange w:id="3494" w:author="Arthur de Catheu" w:date="2014-06-20T17:08:00Z">
            <w:rPr>
              <w:rFonts w:eastAsiaTheme="majorEastAsia" w:cstheme="majorBidi"/>
              <w:b/>
              <w:bCs/>
              <w:sz w:val="24"/>
            </w:rPr>
          </w:rPrChange>
        </w:rPr>
        <w:t>FCT 2014</w:t>
      </w:r>
      <w:r w:rsidRPr="00935764">
        <w:rPr>
          <w:rFonts w:ascii="Helvetica Neue Light" w:hAnsi="Helvetica Neue Light"/>
          <w:rPrChange w:id="3495" w:author="Arthur de Catheu" w:date="2014-06-20T17:08:00Z">
            <w:rPr>
              <w:rFonts w:eastAsiaTheme="majorEastAsia" w:cstheme="majorBidi"/>
              <w:b/>
              <w:bCs/>
              <w:sz w:val="24"/>
            </w:rPr>
          </w:rPrChange>
        </w:rPr>
        <w:t xml:space="preserve"> à l’occasion de chaque cession de Créances figure dans le courrier électronique </w:t>
      </w:r>
      <w:r w:rsidRPr="00935764">
        <w:rPr>
          <w:rFonts w:ascii="Helvetica Neue Light" w:eastAsia="Times New Roman" w:hAnsi="Helvetica Neue Light" w:cs="Times New Roman"/>
          <w:rPrChange w:id="3496" w:author="Arthur de Catheu" w:date="2014-06-20T17:08:00Z">
            <w:rPr>
              <w:rFonts w:eastAsia="Times New Roman" w:cs="Times New Roman"/>
              <w:b/>
              <w:bCs/>
              <w:sz w:val="24"/>
            </w:rPr>
          </w:rPrChange>
        </w:rPr>
        <w:t xml:space="preserve">adressé par </w:t>
      </w:r>
      <w:r w:rsidR="002119A8" w:rsidRPr="00935764">
        <w:rPr>
          <w:rFonts w:ascii="Helvetica Neue Light" w:eastAsia="Times New Roman" w:hAnsi="Helvetica Neue Light" w:cs="Times New Roman"/>
          <w:rPrChange w:id="3497" w:author="Arthur de Catheu" w:date="2014-06-20T17:08:00Z">
            <w:rPr>
              <w:rFonts w:eastAsia="Times New Roman" w:cs="Times New Roman"/>
              <w:b/>
              <w:bCs/>
              <w:sz w:val="24"/>
            </w:rPr>
          </w:rPrChange>
        </w:rPr>
        <w:t>Finexkap AM</w:t>
      </w:r>
      <w:r w:rsidR="007F6ADB" w:rsidRPr="00935764">
        <w:rPr>
          <w:rFonts w:ascii="Helvetica Neue Light" w:eastAsia="Times New Roman" w:hAnsi="Helvetica Neue Light" w:cs="Times New Roman"/>
          <w:rPrChange w:id="3498" w:author="Arthur de Catheu" w:date="2014-06-20T17:08:00Z">
            <w:rPr>
              <w:rFonts w:eastAsia="Times New Roman" w:cs="Times New Roman"/>
              <w:b/>
              <w:bCs/>
              <w:sz w:val="24"/>
            </w:rPr>
          </w:rPrChange>
        </w:rPr>
        <w:t xml:space="preserve"> </w:t>
      </w:r>
      <w:r w:rsidRPr="00935764">
        <w:rPr>
          <w:rFonts w:ascii="Helvetica Neue Light" w:eastAsia="Times New Roman" w:hAnsi="Helvetica Neue Light" w:cs="Times New Roman"/>
          <w:rPrChange w:id="3499" w:author="Arthur de Catheu" w:date="2014-06-20T17:08:00Z">
            <w:rPr>
              <w:rFonts w:eastAsia="Times New Roman" w:cs="Times New Roman"/>
              <w:b/>
              <w:bCs/>
              <w:sz w:val="24"/>
            </w:rPr>
          </w:rPrChange>
        </w:rPr>
        <w:t xml:space="preserve">au Cédant l'informant de </w:t>
      </w:r>
      <w:r w:rsidR="00E70583" w:rsidRPr="00935764">
        <w:rPr>
          <w:rFonts w:ascii="Helvetica Neue Light" w:eastAsia="Times New Roman" w:hAnsi="Helvetica Neue Light" w:cs="Times New Roman"/>
          <w:rPrChange w:id="3500" w:author="Arthur de Catheu" w:date="2014-06-20T17:08:00Z">
            <w:rPr>
              <w:rFonts w:eastAsia="Times New Roman" w:cs="Times New Roman"/>
              <w:b/>
              <w:bCs/>
              <w:sz w:val="24"/>
            </w:rPr>
          </w:rPrChange>
        </w:rPr>
        <w:t>l’</w:t>
      </w:r>
      <w:r w:rsidRPr="00935764">
        <w:rPr>
          <w:rFonts w:ascii="Helvetica Neue Light" w:eastAsia="Times New Roman" w:hAnsi="Helvetica Neue Light" w:cs="Times New Roman"/>
          <w:rPrChange w:id="3501" w:author="Arthur de Catheu" w:date="2014-06-20T17:08:00Z">
            <w:rPr>
              <w:rFonts w:eastAsia="Times New Roman" w:cs="Times New Roman"/>
              <w:b/>
              <w:bCs/>
              <w:sz w:val="24"/>
            </w:rPr>
          </w:rPrChange>
        </w:rPr>
        <w:t>offre de financement</w:t>
      </w:r>
      <w:r w:rsidR="00E70583" w:rsidRPr="00935764">
        <w:rPr>
          <w:rFonts w:ascii="Helvetica Neue Light" w:eastAsia="Times New Roman" w:hAnsi="Helvetica Neue Light" w:cs="Times New Roman"/>
          <w:rPrChange w:id="3502" w:author="Arthur de Catheu" w:date="2014-06-20T17:08:00Z">
            <w:rPr>
              <w:rFonts w:eastAsia="Times New Roman" w:cs="Times New Roman"/>
              <w:b/>
              <w:bCs/>
              <w:sz w:val="24"/>
            </w:rPr>
          </w:rPrChange>
        </w:rPr>
        <w:t xml:space="preserve"> qui lui est faite par </w:t>
      </w:r>
      <w:r w:rsidR="002119A8" w:rsidRPr="00935764">
        <w:rPr>
          <w:rFonts w:ascii="Helvetica Neue Light" w:eastAsia="Times New Roman" w:hAnsi="Helvetica Neue Light" w:cs="Times New Roman"/>
          <w:rPrChange w:id="3503" w:author="Arthur de Catheu" w:date="2014-06-20T17:08:00Z">
            <w:rPr>
              <w:rFonts w:eastAsia="Times New Roman" w:cs="Times New Roman"/>
              <w:b/>
              <w:bCs/>
              <w:sz w:val="24"/>
            </w:rPr>
          </w:rPrChange>
        </w:rPr>
        <w:t>Finexkap AM</w:t>
      </w:r>
      <w:r w:rsidRPr="00935764">
        <w:rPr>
          <w:rFonts w:ascii="Helvetica Neue Light" w:eastAsia="Times New Roman" w:hAnsi="Helvetica Neue Light" w:cs="Times New Roman"/>
          <w:rPrChange w:id="3504" w:author="Arthur de Catheu" w:date="2014-06-20T17:08:00Z">
            <w:rPr>
              <w:rFonts w:eastAsia="Times New Roman" w:cs="Times New Roman"/>
              <w:b/>
              <w:bCs/>
              <w:sz w:val="24"/>
            </w:rPr>
          </w:rPrChange>
        </w:rPr>
        <w:t xml:space="preserve">, et dans le Document Récapitulatif qui est mis à sa disposition par </w:t>
      </w:r>
      <w:r w:rsidR="002119A8" w:rsidRPr="00935764">
        <w:rPr>
          <w:rFonts w:ascii="Helvetica Neue Light" w:eastAsia="Times New Roman" w:hAnsi="Helvetica Neue Light" w:cs="Times New Roman"/>
          <w:rPrChange w:id="3505" w:author="Arthur de Catheu" w:date="2014-06-20T17:08:00Z">
            <w:rPr>
              <w:rFonts w:eastAsia="Times New Roman" w:cs="Times New Roman"/>
              <w:b/>
              <w:bCs/>
              <w:sz w:val="24"/>
            </w:rPr>
          </w:rPrChange>
        </w:rPr>
        <w:t>Finexkap AM</w:t>
      </w:r>
      <w:r w:rsidR="007F6ADB" w:rsidRPr="00935764">
        <w:rPr>
          <w:rFonts w:ascii="Helvetica Neue Light" w:eastAsia="Times New Roman" w:hAnsi="Helvetica Neue Light" w:cs="Times New Roman"/>
          <w:rPrChange w:id="3506" w:author="Arthur de Catheu" w:date="2014-06-20T17:08:00Z">
            <w:rPr>
              <w:rFonts w:eastAsia="Times New Roman" w:cs="Times New Roman"/>
              <w:b/>
              <w:bCs/>
              <w:sz w:val="24"/>
            </w:rPr>
          </w:rPrChange>
        </w:rPr>
        <w:t xml:space="preserve"> </w:t>
      </w:r>
      <w:r w:rsidRPr="00935764">
        <w:rPr>
          <w:rFonts w:ascii="Helvetica Neue Light" w:eastAsia="Times New Roman" w:hAnsi="Helvetica Neue Light" w:cs="Times New Roman"/>
          <w:rPrChange w:id="3507" w:author="Arthur de Catheu" w:date="2014-06-20T17:08:00Z">
            <w:rPr>
              <w:rFonts w:eastAsia="Times New Roman" w:cs="Times New Roman"/>
              <w:b/>
              <w:bCs/>
              <w:sz w:val="24"/>
            </w:rPr>
          </w:rPrChange>
        </w:rPr>
        <w:t xml:space="preserve">sur sa plate-forme </w:t>
      </w:r>
      <w:r w:rsidR="000F23ED" w:rsidRPr="00935764">
        <w:rPr>
          <w:rFonts w:ascii="Helvetica Neue Light" w:eastAsia="Times New Roman" w:hAnsi="Helvetica Neue Light" w:cs="Times New Roman"/>
          <w:rPrChange w:id="3508" w:author="Arthur de Catheu" w:date="2014-06-20T17:08:00Z">
            <w:rPr>
              <w:rFonts w:eastAsia="Times New Roman" w:cs="Times New Roman"/>
              <w:b/>
              <w:bCs/>
              <w:sz w:val="24"/>
            </w:rPr>
          </w:rPrChange>
        </w:rPr>
        <w:t>suite à l’acquisition des Créances</w:t>
      </w:r>
      <w:r w:rsidR="00DF3E48" w:rsidRPr="00935764">
        <w:rPr>
          <w:rFonts w:ascii="Helvetica Neue Light" w:eastAsia="Times New Roman" w:hAnsi="Helvetica Neue Light" w:cs="Times New Roman"/>
          <w:rPrChange w:id="3509" w:author="Arthur de Catheu" w:date="2014-06-20T17:08:00Z">
            <w:rPr>
              <w:rFonts w:eastAsia="Times New Roman" w:cs="Times New Roman"/>
              <w:b/>
              <w:bCs/>
              <w:sz w:val="24"/>
            </w:rPr>
          </w:rPrChange>
        </w:rPr>
        <w:t>.</w:t>
      </w:r>
      <w:r w:rsidR="00501FAF" w:rsidRPr="00935764">
        <w:rPr>
          <w:rFonts w:ascii="Helvetica Neue Light" w:eastAsia="Times New Roman" w:hAnsi="Helvetica Neue Light" w:cs="Times New Roman"/>
          <w:rPrChange w:id="3510" w:author="Arthur de Catheu" w:date="2014-06-20T17:08:00Z">
            <w:rPr>
              <w:rFonts w:eastAsia="Times New Roman" w:cs="Times New Roman"/>
              <w:b/>
              <w:bCs/>
              <w:sz w:val="24"/>
            </w:rPr>
          </w:rPrChange>
        </w:rPr>
        <w:t xml:space="preserve"> Enfin, le solde du Compte Courant de chaque Cédant est mentionné sur le Rapport de Gestion Hebdomadaire.</w:t>
      </w:r>
    </w:p>
    <w:p w14:paraId="7EF38C52" w14:textId="77777777" w:rsidR="00156B5B" w:rsidRPr="00935764" w:rsidRDefault="00C50729">
      <w:pPr>
        <w:pStyle w:val="Titre3"/>
        <w:numPr>
          <w:ilvl w:val="2"/>
          <w:numId w:val="382"/>
        </w:numPr>
        <w:rPr>
          <w:rFonts w:ascii="Helvetica Neue Light" w:hAnsi="Helvetica Neue Light"/>
          <w:rPrChange w:id="3511" w:author="Arthur de Catheu" w:date="2014-06-20T17:08:00Z">
            <w:rPr/>
          </w:rPrChange>
        </w:rPr>
        <w:pPrChange w:id="3512" w:author="Arthur de Catheu" w:date="2014-06-20T18:04:00Z">
          <w:pPr>
            <w:pStyle w:val="Titre3"/>
          </w:pPr>
        </w:pPrChange>
      </w:pPr>
      <w:bookmarkStart w:id="3513" w:name="_Toc265315344"/>
      <w:r w:rsidRPr="00935764">
        <w:rPr>
          <w:rFonts w:ascii="Helvetica Neue Light" w:hAnsi="Helvetica Neue Light"/>
          <w:rPrChange w:id="3514" w:author="Arthur de Catheu" w:date="2014-06-20T17:08:00Z">
            <w:rPr/>
          </w:rPrChange>
        </w:rPr>
        <w:lastRenderedPageBreak/>
        <w:t>Dimensionnement</w:t>
      </w:r>
      <w:bookmarkEnd w:id="3513"/>
    </w:p>
    <w:p w14:paraId="605B1E1F" w14:textId="02C98567" w:rsidR="00134DC2" w:rsidRPr="00935764" w:rsidRDefault="00C50729" w:rsidP="00212A18">
      <w:pPr>
        <w:spacing w:before="120"/>
        <w:rPr>
          <w:rFonts w:ascii="Helvetica Neue Light" w:hAnsi="Helvetica Neue Light"/>
          <w:rPrChange w:id="3515" w:author="Arthur de Catheu" w:date="2014-06-20T17:08:00Z">
            <w:rPr/>
          </w:rPrChange>
        </w:rPr>
      </w:pPr>
      <w:r w:rsidRPr="00935764">
        <w:rPr>
          <w:rFonts w:ascii="Helvetica Neue Light" w:eastAsia="Times New Roman" w:hAnsi="Helvetica Neue Light" w:cs="Times New Roman"/>
          <w:rPrChange w:id="3516" w:author="Arthur de Catheu" w:date="2014-06-20T17:08:00Z">
            <w:rPr>
              <w:rFonts w:eastAsia="Times New Roman" w:cs="Times New Roman"/>
              <w:b/>
              <w:bCs/>
              <w:sz w:val="24"/>
            </w:rPr>
          </w:rPrChange>
        </w:rPr>
        <w:t>L</w:t>
      </w:r>
      <w:r w:rsidR="00134DC2" w:rsidRPr="00935764">
        <w:rPr>
          <w:rFonts w:ascii="Helvetica Neue Light" w:eastAsia="Times New Roman" w:hAnsi="Helvetica Neue Light" w:cs="Times New Roman"/>
          <w:rPrChange w:id="3517" w:author="Arthur de Catheu" w:date="2014-06-20T17:08:00Z">
            <w:rPr>
              <w:rFonts w:eastAsia="Times New Roman" w:cs="Times New Roman"/>
              <w:b/>
              <w:bCs/>
              <w:sz w:val="24"/>
            </w:rPr>
          </w:rPrChange>
        </w:rPr>
        <w:t xml:space="preserve">e </w:t>
      </w:r>
      <w:r w:rsidR="00531E2F" w:rsidRPr="00935764">
        <w:rPr>
          <w:rFonts w:ascii="Helvetica Neue Light" w:eastAsia="Times New Roman" w:hAnsi="Helvetica Neue Light" w:cs="Times New Roman"/>
          <w:rPrChange w:id="3518" w:author="Arthur de Catheu" w:date="2014-06-20T17:08:00Z">
            <w:rPr>
              <w:rFonts w:eastAsia="Times New Roman" w:cs="Times New Roman"/>
              <w:b/>
              <w:bCs/>
              <w:sz w:val="24"/>
            </w:rPr>
          </w:rPrChange>
        </w:rPr>
        <w:t xml:space="preserve">taux de base </w:t>
      </w:r>
      <w:r w:rsidR="00134DC2" w:rsidRPr="00935764">
        <w:rPr>
          <w:rFonts w:ascii="Helvetica Neue Light" w:eastAsia="Times New Roman" w:hAnsi="Helvetica Neue Light" w:cs="Times New Roman"/>
          <w:rPrChange w:id="3519" w:author="Arthur de Catheu" w:date="2014-06-20T17:08:00Z">
            <w:rPr>
              <w:rFonts w:eastAsia="Times New Roman" w:cs="Times New Roman"/>
              <w:b/>
              <w:bCs/>
              <w:sz w:val="24"/>
            </w:rPr>
          </w:rPrChange>
        </w:rPr>
        <w:t xml:space="preserve">du Montant Nominal de la Créance correspondant </w:t>
      </w:r>
      <w:r w:rsidR="00B52566" w:rsidRPr="00935764">
        <w:rPr>
          <w:rFonts w:ascii="Helvetica Neue Light" w:eastAsia="Times New Roman" w:hAnsi="Helvetica Neue Light" w:cs="Times New Roman"/>
          <w:rPrChange w:id="3520" w:author="Arthur de Catheu" w:date="2014-06-20T17:08:00Z">
            <w:rPr>
              <w:rFonts w:eastAsia="Times New Roman" w:cs="Times New Roman"/>
              <w:b/>
              <w:bCs/>
              <w:sz w:val="24"/>
            </w:rPr>
          </w:rPrChange>
        </w:rPr>
        <w:t>à la</w:t>
      </w:r>
      <w:r w:rsidR="002A5769" w:rsidRPr="00935764">
        <w:rPr>
          <w:rFonts w:ascii="Helvetica Neue Light" w:eastAsia="Times New Roman" w:hAnsi="Helvetica Neue Light" w:cs="Times New Roman"/>
          <w:rPrChange w:id="3521" w:author="Arthur de Catheu" w:date="2014-06-20T17:08:00Z">
            <w:rPr>
              <w:rFonts w:eastAsia="Times New Roman" w:cs="Times New Roman"/>
              <w:b/>
              <w:bCs/>
              <w:sz w:val="24"/>
            </w:rPr>
          </w:rPrChange>
        </w:rPr>
        <w:t xml:space="preserve"> </w:t>
      </w:r>
      <w:r w:rsidR="00B52566" w:rsidRPr="00935764">
        <w:rPr>
          <w:rFonts w:ascii="Helvetica Neue Light" w:hAnsi="Helvetica Neue Light"/>
          <w:rPrChange w:id="3522" w:author="Arthur de Catheu" w:date="2014-06-20T17:08:00Z">
            <w:rPr>
              <w:rFonts w:eastAsiaTheme="majorEastAsia" w:cstheme="majorBidi"/>
              <w:b/>
              <w:bCs/>
              <w:sz w:val="24"/>
            </w:rPr>
          </w:rPrChange>
        </w:rPr>
        <w:t>Retenue</w:t>
      </w:r>
      <w:r w:rsidR="00134DC2" w:rsidRPr="00935764">
        <w:rPr>
          <w:rFonts w:ascii="Helvetica Neue Light" w:hAnsi="Helvetica Neue Light"/>
          <w:rPrChange w:id="3523" w:author="Arthur de Catheu" w:date="2014-06-20T17:08:00Z">
            <w:rPr>
              <w:rFonts w:eastAsiaTheme="majorEastAsia" w:cstheme="majorBidi"/>
              <w:b/>
              <w:bCs/>
              <w:sz w:val="24"/>
            </w:rPr>
          </w:rPrChange>
        </w:rPr>
        <w:t xml:space="preserve"> de Garantie</w:t>
      </w:r>
      <w:r w:rsidR="00134DC2" w:rsidRPr="00935764" w:rsidDel="00134DC2">
        <w:rPr>
          <w:rFonts w:ascii="Helvetica Neue Light" w:eastAsia="Times New Roman" w:hAnsi="Helvetica Neue Light" w:cs="Times New Roman"/>
          <w:rPrChange w:id="3524" w:author="Arthur de Catheu" w:date="2014-06-20T17:08:00Z">
            <w:rPr>
              <w:rFonts w:eastAsia="Times New Roman" w:cs="Times New Roman"/>
              <w:b/>
              <w:bCs/>
              <w:sz w:val="24"/>
            </w:rPr>
          </w:rPrChange>
        </w:rPr>
        <w:t xml:space="preserve"> </w:t>
      </w:r>
      <w:r w:rsidR="00134DC2" w:rsidRPr="00935764">
        <w:rPr>
          <w:rFonts w:ascii="Helvetica Neue Light" w:eastAsia="Times New Roman" w:hAnsi="Helvetica Neue Light" w:cs="Times New Roman"/>
          <w:rPrChange w:id="3525" w:author="Arthur de Catheu" w:date="2014-06-20T17:08:00Z">
            <w:rPr>
              <w:rFonts w:eastAsia="Times New Roman" w:cs="Times New Roman"/>
              <w:b/>
              <w:bCs/>
              <w:sz w:val="24"/>
            </w:rPr>
          </w:rPrChange>
        </w:rPr>
        <w:t xml:space="preserve">est </w:t>
      </w:r>
      <w:r w:rsidR="00134DC2" w:rsidRPr="00935764">
        <w:rPr>
          <w:rFonts w:ascii="Helvetica Neue Light" w:hAnsi="Helvetica Neue Light"/>
          <w:rPrChange w:id="3526" w:author="Arthur de Catheu" w:date="2014-06-20T17:08:00Z">
            <w:rPr>
              <w:rFonts w:eastAsiaTheme="majorEastAsia" w:cstheme="majorBidi"/>
              <w:b/>
              <w:bCs/>
              <w:sz w:val="24"/>
            </w:rPr>
          </w:rPrChange>
        </w:rPr>
        <w:t xml:space="preserve">arrêté par </w:t>
      </w:r>
      <w:r w:rsidR="00501FAF" w:rsidRPr="00935764">
        <w:rPr>
          <w:rFonts w:ascii="Helvetica Neue Light" w:hAnsi="Helvetica Neue Light"/>
          <w:rPrChange w:id="3527" w:author="Arthur de Catheu" w:date="2014-06-20T17:08:00Z">
            <w:rPr>
              <w:rFonts w:eastAsiaTheme="majorEastAsia" w:cstheme="majorBidi"/>
              <w:b/>
              <w:bCs/>
              <w:sz w:val="24"/>
            </w:rPr>
          </w:rPrChange>
        </w:rPr>
        <w:t>le Comité d’Investissement</w:t>
      </w:r>
      <w:r w:rsidR="007F6ADB" w:rsidRPr="00935764">
        <w:rPr>
          <w:rFonts w:ascii="Helvetica Neue Light" w:hAnsi="Helvetica Neue Light"/>
          <w:rPrChange w:id="3528" w:author="Arthur de Catheu" w:date="2014-06-20T17:08:00Z">
            <w:rPr>
              <w:rFonts w:eastAsiaTheme="majorEastAsia" w:cstheme="majorBidi"/>
              <w:b/>
              <w:bCs/>
              <w:sz w:val="24"/>
            </w:rPr>
          </w:rPrChange>
        </w:rPr>
        <w:t xml:space="preserve"> </w:t>
      </w:r>
      <w:r w:rsidR="00134DC2" w:rsidRPr="00935764">
        <w:rPr>
          <w:rFonts w:ascii="Helvetica Neue Light" w:hAnsi="Helvetica Neue Light"/>
          <w:rPrChange w:id="3529" w:author="Arthur de Catheu" w:date="2014-06-20T17:08:00Z">
            <w:rPr>
              <w:rFonts w:eastAsiaTheme="majorEastAsia" w:cstheme="majorBidi"/>
              <w:b/>
              <w:bCs/>
              <w:sz w:val="24"/>
            </w:rPr>
          </w:rPrChange>
        </w:rPr>
        <w:t>à l’occasion de chaque cession sur la base du taux de référence de 10%</w:t>
      </w:r>
      <w:r w:rsidR="00501FAF" w:rsidRPr="00935764">
        <w:rPr>
          <w:rFonts w:ascii="Helvetica Neue Light" w:hAnsi="Helvetica Neue Light"/>
          <w:rPrChange w:id="3530" w:author="Arthur de Catheu" w:date="2014-06-20T17:08:00Z">
            <w:rPr>
              <w:rFonts w:eastAsiaTheme="majorEastAsia" w:cstheme="majorBidi"/>
              <w:b/>
              <w:bCs/>
              <w:sz w:val="24"/>
            </w:rPr>
          </w:rPrChange>
        </w:rPr>
        <w:t xml:space="preserve">. Ce taux est susceptible d’évoluer </w:t>
      </w:r>
      <w:r w:rsidR="00134DC2" w:rsidRPr="00935764">
        <w:rPr>
          <w:rFonts w:ascii="Helvetica Neue Light" w:hAnsi="Helvetica Neue Light"/>
          <w:rPrChange w:id="3531" w:author="Arthur de Catheu" w:date="2014-06-20T17:08:00Z">
            <w:rPr>
              <w:rFonts w:eastAsiaTheme="majorEastAsia" w:cstheme="majorBidi"/>
              <w:b/>
              <w:bCs/>
              <w:sz w:val="24"/>
            </w:rPr>
          </w:rPrChange>
        </w:rPr>
        <w:t xml:space="preserve">en fonction </w:t>
      </w:r>
      <w:r w:rsidR="000F23ED" w:rsidRPr="00935764">
        <w:rPr>
          <w:rFonts w:ascii="Helvetica Neue Light" w:hAnsi="Helvetica Neue Light"/>
          <w:rPrChange w:id="3532" w:author="Arthur de Catheu" w:date="2014-06-20T17:08:00Z">
            <w:rPr>
              <w:rFonts w:eastAsiaTheme="majorEastAsia" w:cstheme="majorBidi"/>
              <w:b/>
              <w:bCs/>
              <w:sz w:val="24"/>
            </w:rPr>
          </w:rPrChange>
        </w:rPr>
        <w:t xml:space="preserve">notamment </w:t>
      </w:r>
      <w:r w:rsidR="00134DC2" w:rsidRPr="00935764">
        <w:rPr>
          <w:rFonts w:ascii="Helvetica Neue Light" w:hAnsi="Helvetica Neue Light"/>
          <w:rPrChange w:id="3533" w:author="Arthur de Catheu" w:date="2014-06-20T17:08:00Z">
            <w:rPr>
              <w:rFonts w:eastAsiaTheme="majorEastAsia" w:cstheme="majorBidi"/>
              <w:b/>
              <w:bCs/>
              <w:sz w:val="24"/>
            </w:rPr>
          </w:rPrChange>
        </w:rPr>
        <w:t xml:space="preserve">des éventuels incidents sur les cessions précédentes et des caractéristiques des Créances </w:t>
      </w:r>
      <w:r w:rsidR="000F23ED" w:rsidRPr="00935764">
        <w:rPr>
          <w:rFonts w:ascii="Helvetica Neue Light" w:hAnsi="Helvetica Neue Light"/>
          <w:rPrChange w:id="3534" w:author="Arthur de Catheu" w:date="2014-06-20T17:08:00Z">
            <w:rPr>
              <w:rFonts w:eastAsiaTheme="majorEastAsia" w:cstheme="majorBidi"/>
              <w:b/>
              <w:bCs/>
              <w:sz w:val="24"/>
            </w:rPr>
          </w:rPrChange>
        </w:rPr>
        <w:t xml:space="preserve"> proposées</w:t>
      </w:r>
      <w:r w:rsidR="00134DC2" w:rsidRPr="00935764">
        <w:rPr>
          <w:rFonts w:ascii="Helvetica Neue Light" w:hAnsi="Helvetica Neue Light"/>
          <w:rPrChange w:id="3535" w:author="Arthur de Catheu" w:date="2014-06-20T17:08:00Z">
            <w:rPr>
              <w:rFonts w:eastAsiaTheme="majorEastAsia" w:cstheme="majorBidi"/>
              <w:b/>
              <w:bCs/>
              <w:sz w:val="24"/>
            </w:rPr>
          </w:rPrChange>
        </w:rPr>
        <w:t xml:space="preserve">. </w:t>
      </w:r>
      <w:r w:rsidR="00531E2F" w:rsidRPr="00935764">
        <w:rPr>
          <w:rFonts w:ascii="Helvetica Neue Light" w:hAnsi="Helvetica Neue Light"/>
          <w:rPrChange w:id="3536" w:author="Arthur de Catheu" w:date="2014-06-20T17:08:00Z">
            <w:rPr>
              <w:rFonts w:eastAsiaTheme="majorEastAsia" w:cstheme="majorBidi"/>
              <w:b/>
              <w:bCs/>
              <w:sz w:val="24"/>
            </w:rPr>
          </w:rPrChange>
        </w:rPr>
        <w:t>Par ailleurs, le Comité de Crédit peut proposer au Comité d’Investissement une dérogation ponctuelle au taux de base de Retenue de Garantie.</w:t>
      </w:r>
    </w:p>
    <w:p w14:paraId="283D580E" w14:textId="7A4F7DD2" w:rsidR="002A5769" w:rsidRPr="00935764" w:rsidRDefault="002E2F1E">
      <w:pPr>
        <w:pStyle w:val="Titre3"/>
        <w:numPr>
          <w:ilvl w:val="2"/>
          <w:numId w:val="382"/>
        </w:numPr>
        <w:rPr>
          <w:rFonts w:ascii="Helvetica Neue Light" w:hAnsi="Helvetica Neue Light"/>
          <w:rPrChange w:id="3537" w:author="Arthur de Catheu" w:date="2014-06-20T17:08:00Z">
            <w:rPr/>
          </w:rPrChange>
        </w:rPr>
        <w:pPrChange w:id="3538" w:author="Arthur de Catheu" w:date="2014-06-20T18:04:00Z">
          <w:pPr>
            <w:pStyle w:val="Titre3"/>
          </w:pPr>
        </w:pPrChange>
      </w:pPr>
      <w:bookmarkStart w:id="3539" w:name="_Toc265315345"/>
      <w:r w:rsidRPr="00935764">
        <w:rPr>
          <w:rFonts w:ascii="Helvetica Neue Light" w:hAnsi="Helvetica Neue Light"/>
          <w:rPrChange w:id="3540" w:author="Arthur de Catheu" w:date="2014-06-20T17:08:00Z">
            <w:rPr/>
          </w:rPrChange>
        </w:rPr>
        <w:t>R</w:t>
      </w:r>
      <w:r w:rsidR="00FC25DF" w:rsidRPr="00935764">
        <w:rPr>
          <w:rFonts w:ascii="Helvetica Neue Light" w:hAnsi="Helvetica Neue Light"/>
          <w:rPrChange w:id="3541" w:author="Arthur de Catheu" w:date="2014-06-20T17:08:00Z">
            <w:rPr/>
          </w:rPrChange>
        </w:rPr>
        <w:t xml:space="preserve">estitution </w:t>
      </w:r>
      <w:r w:rsidR="0028026F" w:rsidRPr="00935764">
        <w:rPr>
          <w:rFonts w:ascii="Helvetica Neue Light" w:hAnsi="Helvetica Neue Light"/>
          <w:rPrChange w:id="3542" w:author="Arthur de Catheu" w:date="2014-06-20T17:08:00Z">
            <w:rPr/>
          </w:rPrChange>
        </w:rPr>
        <w:t>des Retenues de Garantie</w:t>
      </w:r>
      <w:bookmarkEnd w:id="3539"/>
    </w:p>
    <w:p w14:paraId="3CD06F38" w14:textId="75A3BC93" w:rsidR="002E2F1E" w:rsidRPr="00935764" w:rsidRDefault="002E2F1E" w:rsidP="00212A18">
      <w:pPr>
        <w:spacing w:before="120"/>
        <w:rPr>
          <w:rFonts w:ascii="Helvetica Neue Light" w:eastAsia="Times New Roman" w:hAnsi="Helvetica Neue Light" w:cs="Times New Roman"/>
          <w:rPrChange w:id="3543" w:author="Arthur de Catheu" w:date="2014-06-20T17:08:00Z">
            <w:rPr>
              <w:rFonts w:eastAsia="Times New Roman" w:cs="Times New Roman"/>
            </w:rPr>
          </w:rPrChange>
        </w:rPr>
      </w:pPr>
      <w:r w:rsidRPr="00935764">
        <w:rPr>
          <w:rFonts w:ascii="Helvetica Neue Light" w:eastAsia="Times New Roman" w:hAnsi="Helvetica Neue Light" w:cs="Times New Roman"/>
          <w:rPrChange w:id="3544" w:author="Arthur de Catheu" w:date="2014-06-20T17:08:00Z">
            <w:rPr>
              <w:rFonts w:eastAsia="Times New Roman" w:cs="Times New Roman"/>
              <w:b/>
              <w:bCs/>
              <w:sz w:val="24"/>
            </w:rPr>
          </w:rPrChange>
        </w:rPr>
        <w:t xml:space="preserve">La </w:t>
      </w:r>
      <w:r w:rsidR="00501FAF" w:rsidRPr="00935764">
        <w:rPr>
          <w:rFonts w:ascii="Helvetica Neue Light" w:eastAsia="Times New Roman" w:hAnsi="Helvetica Neue Light" w:cs="Times New Roman"/>
          <w:rPrChange w:id="3545" w:author="Arthur de Catheu" w:date="2014-06-20T17:08:00Z">
            <w:rPr>
              <w:rFonts w:eastAsia="Times New Roman" w:cs="Times New Roman"/>
              <w:b/>
              <w:bCs/>
              <w:sz w:val="24"/>
            </w:rPr>
          </w:rPrChange>
        </w:rPr>
        <w:t xml:space="preserve">Retenue </w:t>
      </w:r>
      <w:r w:rsidRPr="00935764">
        <w:rPr>
          <w:rFonts w:ascii="Helvetica Neue Light" w:eastAsia="Times New Roman" w:hAnsi="Helvetica Neue Light" w:cs="Times New Roman"/>
          <w:rPrChange w:id="3546" w:author="Arthur de Catheu" w:date="2014-06-20T17:08:00Z">
            <w:rPr>
              <w:rFonts w:eastAsia="Times New Roman" w:cs="Times New Roman"/>
              <w:b/>
              <w:bCs/>
              <w:sz w:val="24"/>
            </w:rPr>
          </w:rPrChange>
        </w:rPr>
        <w:t xml:space="preserve">de </w:t>
      </w:r>
      <w:r w:rsidR="00501FAF" w:rsidRPr="00935764">
        <w:rPr>
          <w:rFonts w:ascii="Helvetica Neue Light" w:eastAsia="Times New Roman" w:hAnsi="Helvetica Neue Light" w:cs="Times New Roman"/>
          <w:rPrChange w:id="3547" w:author="Arthur de Catheu" w:date="2014-06-20T17:08:00Z">
            <w:rPr>
              <w:rFonts w:eastAsia="Times New Roman" w:cs="Times New Roman"/>
              <w:b/>
              <w:bCs/>
              <w:sz w:val="24"/>
            </w:rPr>
          </w:rPrChange>
        </w:rPr>
        <w:t xml:space="preserve">Garantie </w:t>
      </w:r>
      <w:r w:rsidRPr="00935764">
        <w:rPr>
          <w:rFonts w:ascii="Helvetica Neue Light" w:eastAsia="Times New Roman" w:hAnsi="Helvetica Neue Light" w:cs="Times New Roman"/>
          <w:rPrChange w:id="3548" w:author="Arthur de Catheu" w:date="2014-06-20T17:08:00Z">
            <w:rPr>
              <w:rFonts w:eastAsia="Times New Roman" w:cs="Times New Roman"/>
              <w:b/>
              <w:bCs/>
              <w:sz w:val="24"/>
            </w:rPr>
          </w:rPrChange>
        </w:rPr>
        <w:t xml:space="preserve">constituée au titre de chaque Créance acquise sera restituée au Cédant </w:t>
      </w:r>
      <w:r w:rsidR="00501FAF" w:rsidRPr="00935764">
        <w:rPr>
          <w:rFonts w:ascii="Helvetica Neue Light" w:eastAsia="Times New Roman" w:hAnsi="Helvetica Neue Light" w:cs="Times New Roman"/>
          <w:rPrChange w:id="3549" w:author="Arthur de Catheu" w:date="2014-06-20T17:08:00Z">
            <w:rPr>
              <w:rFonts w:eastAsia="Times New Roman" w:cs="Times New Roman"/>
              <w:b/>
              <w:bCs/>
              <w:sz w:val="24"/>
            </w:rPr>
          </w:rPrChange>
        </w:rPr>
        <w:t xml:space="preserve">dès </w:t>
      </w:r>
      <w:r w:rsidRPr="00935764">
        <w:rPr>
          <w:rFonts w:ascii="Helvetica Neue Light" w:eastAsia="Times New Roman" w:hAnsi="Helvetica Neue Light" w:cs="Times New Roman"/>
          <w:rPrChange w:id="3550" w:author="Arthur de Catheu" w:date="2014-06-20T17:08:00Z">
            <w:rPr>
              <w:rFonts w:eastAsia="Times New Roman" w:cs="Times New Roman"/>
              <w:b/>
              <w:bCs/>
              <w:sz w:val="24"/>
            </w:rPr>
          </w:rPrChange>
        </w:rPr>
        <w:t>paiement intégral de la Créance par le Débiteur</w:t>
      </w:r>
      <w:r w:rsidR="002A78F1" w:rsidRPr="00935764">
        <w:rPr>
          <w:rFonts w:ascii="Helvetica Neue Light" w:eastAsia="Times New Roman" w:hAnsi="Helvetica Neue Light" w:cs="Times New Roman"/>
          <w:rPrChange w:id="3551" w:author="Arthur de Catheu" w:date="2014-06-20T17:08:00Z">
            <w:rPr>
              <w:rFonts w:eastAsia="Times New Roman" w:cs="Times New Roman"/>
              <w:b/>
              <w:bCs/>
              <w:sz w:val="24"/>
            </w:rPr>
          </w:rPrChange>
        </w:rPr>
        <w:t>. Dans les</w:t>
      </w:r>
      <w:r w:rsidRPr="00935764">
        <w:rPr>
          <w:rFonts w:ascii="Helvetica Neue Light" w:eastAsia="Times New Roman" w:hAnsi="Helvetica Neue Light" w:cs="Times New Roman"/>
          <w:rPrChange w:id="3552" w:author="Arthur de Catheu" w:date="2014-06-20T17:08:00Z">
            <w:rPr>
              <w:rFonts w:eastAsia="Times New Roman" w:cs="Times New Roman"/>
              <w:b/>
              <w:bCs/>
              <w:sz w:val="24"/>
            </w:rPr>
          </w:rPrChange>
        </w:rPr>
        <w:t xml:space="preserve"> cas de </w:t>
      </w:r>
      <w:r w:rsidR="00501FAF" w:rsidRPr="00935764">
        <w:rPr>
          <w:rFonts w:ascii="Helvetica Neue Light" w:eastAsia="Times New Roman" w:hAnsi="Helvetica Neue Light" w:cs="Times New Roman"/>
          <w:rPrChange w:id="3553" w:author="Arthur de Catheu" w:date="2014-06-20T17:08:00Z">
            <w:rPr>
              <w:rFonts w:eastAsia="Times New Roman" w:cs="Times New Roman"/>
              <w:b/>
              <w:bCs/>
              <w:sz w:val="24"/>
            </w:rPr>
          </w:rPrChange>
        </w:rPr>
        <w:t xml:space="preserve">rachat de Créance </w:t>
      </w:r>
      <w:r w:rsidRPr="00935764">
        <w:rPr>
          <w:rFonts w:ascii="Helvetica Neue Light" w:eastAsia="Times New Roman" w:hAnsi="Helvetica Neue Light" w:cs="Times New Roman"/>
          <w:rPrChange w:id="3554" w:author="Arthur de Catheu" w:date="2014-06-20T17:08:00Z">
            <w:rPr>
              <w:rFonts w:eastAsia="Times New Roman" w:cs="Times New Roman"/>
              <w:b/>
              <w:bCs/>
              <w:sz w:val="24"/>
            </w:rPr>
          </w:rPrChange>
        </w:rPr>
        <w:t xml:space="preserve">et de </w:t>
      </w:r>
      <w:r w:rsidR="00501FAF" w:rsidRPr="00935764">
        <w:rPr>
          <w:rFonts w:ascii="Helvetica Neue Light" w:eastAsia="Times New Roman" w:hAnsi="Helvetica Neue Light" w:cs="Times New Roman"/>
          <w:rPrChange w:id="3555" w:author="Arthur de Catheu" w:date="2014-06-20T17:08:00Z">
            <w:rPr>
              <w:rFonts w:eastAsia="Times New Roman" w:cs="Times New Roman"/>
              <w:b/>
              <w:bCs/>
              <w:sz w:val="24"/>
            </w:rPr>
          </w:rPrChange>
        </w:rPr>
        <w:t xml:space="preserve">résolution </w:t>
      </w:r>
      <w:r w:rsidRPr="00935764">
        <w:rPr>
          <w:rFonts w:ascii="Helvetica Neue Light" w:eastAsia="Times New Roman" w:hAnsi="Helvetica Neue Light" w:cs="Times New Roman"/>
          <w:rPrChange w:id="3556" w:author="Arthur de Catheu" w:date="2014-06-20T17:08:00Z">
            <w:rPr>
              <w:rFonts w:eastAsia="Times New Roman" w:cs="Times New Roman"/>
              <w:b/>
              <w:bCs/>
              <w:sz w:val="24"/>
            </w:rPr>
          </w:rPrChange>
        </w:rPr>
        <w:t xml:space="preserve">de </w:t>
      </w:r>
      <w:r w:rsidR="00501FAF" w:rsidRPr="00935764">
        <w:rPr>
          <w:rFonts w:ascii="Helvetica Neue Light" w:eastAsia="Times New Roman" w:hAnsi="Helvetica Neue Light" w:cs="Times New Roman"/>
          <w:rPrChange w:id="3557" w:author="Arthur de Catheu" w:date="2014-06-20T17:08:00Z">
            <w:rPr>
              <w:rFonts w:eastAsia="Times New Roman" w:cs="Times New Roman"/>
              <w:b/>
              <w:bCs/>
              <w:sz w:val="24"/>
            </w:rPr>
          </w:rPrChange>
        </w:rPr>
        <w:t>cession</w:t>
      </w:r>
      <w:r w:rsidR="002A78F1" w:rsidRPr="00935764">
        <w:rPr>
          <w:rFonts w:ascii="Helvetica Neue Light" w:eastAsia="Times New Roman" w:hAnsi="Helvetica Neue Light" w:cs="Times New Roman"/>
          <w:rPrChange w:id="3558" w:author="Arthur de Catheu" w:date="2014-06-20T17:08:00Z">
            <w:rPr>
              <w:rFonts w:eastAsia="Times New Roman" w:cs="Times New Roman"/>
              <w:b/>
              <w:bCs/>
              <w:sz w:val="24"/>
            </w:rPr>
          </w:rPrChange>
        </w:rPr>
        <w:t>, la Retenue de Garantie est</w:t>
      </w:r>
      <w:r w:rsidRPr="00935764">
        <w:rPr>
          <w:rFonts w:ascii="Helvetica Neue Light" w:eastAsia="Times New Roman" w:hAnsi="Helvetica Neue Light" w:cs="Times New Roman"/>
          <w:rPrChange w:id="3559" w:author="Arthur de Catheu" w:date="2014-06-20T17:08:00Z">
            <w:rPr>
              <w:rFonts w:eastAsia="Times New Roman" w:cs="Times New Roman"/>
              <w:b/>
              <w:bCs/>
              <w:sz w:val="24"/>
            </w:rPr>
          </w:rPrChange>
        </w:rPr>
        <w:t xml:space="preserve"> imputée sur le </w:t>
      </w:r>
      <w:r w:rsidR="002A78F1" w:rsidRPr="00935764">
        <w:rPr>
          <w:rFonts w:ascii="Helvetica Neue Light" w:eastAsia="Times New Roman" w:hAnsi="Helvetica Neue Light" w:cs="Times New Roman"/>
          <w:rPrChange w:id="3560" w:author="Arthur de Catheu" w:date="2014-06-20T17:08:00Z">
            <w:rPr>
              <w:rFonts w:eastAsia="Times New Roman" w:cs="Times New Roman"/>
              <w:b/>
              <w:bCs/>
              <w:sz w:val="24"/>
            </w:rPr>
          </w:rPrChange>
        </w:rPr>
        <w:t xml:space="preserve">prix </w:t>
      </w:r>
      <w:r w:rsidRPr="00935764">
        <w:rPr>
          <w:rFonts w:ascii="Helvetica Neue Light" w:eastAsia="Times New Roman" w:hAnsi="Helvetica Neue Light" w:cs="Times New Roman"/>
          <w:rPrChange w:id="3561" w:author="Arthur de Catheu" w:date="2014-06-20T17:08:00Z">
            <w:rPr>
              <w:rFonts w:eastAsia="Times New Roman" w:cs="Times New Roman"/>
              <w:b/>
              <w:bCs/>
              <w:sz w:val="24"/>
            </w:rPr>
          </w:rPrChange>
        </w:rPr>
        <w:t xml:space="preserve">de </w:t>
      </w:r>
      <w:r w:rsidR="002A78F1" w:rsidRPr="00935764">
        <w:rPr>
          <w:rFonts w:ascii="Helvetica Neue Light" w:eastAsia="Times New Roman" w:hAnsi="Helvetica Neue Light" w:cs="Times New Roman"/>
          <w:rPrChange w:id="3562" w:author="Arthur de Catheu" w:date="2014-06-20T17:08:00Z">
            <w:rPr>
              <w:rFonts w:eastAsia="Times New Roman" w:cs="Times New Roman"/>
              <w:b/>
              <w:bCs/>
              <w:sz w:val="24"/>
            </w:rPr>
          </w:rPrChange>
        </w:rPr>
        <w:t xml:space="preserve">rachat </w:t>
      </w:r>
      <w:r w:rsidRPr="00935764">
        <w:rPr>
          <w:rFonts w:ascii="Helvetica Neue Light" w:eastAsia="Times New Roman" w:hAnsi="Helvetica Neue Light" w:cs="Times New Roman"/>
          <w:rPrChange w:id="3563" w:author="Arthur de Catheu" w:date="2014-06-20T17:08:00Z">
            <w:rPr>
              <w:rFonts w:eastAsia="Times New Roman" w:cs="Times New Roman"/>
              <w:b/>
              <w:bCs/>
              <w:sz w:val="24"/>
            </w:rPr>
          </w:rPrChange>
        </w:rPr>
        <w:t xml:space="preserve">et le </w:t>
      </w:r>
      <w:r w:rsidR="002A78F1" w:rsidRPr="00935764">
        <w:rPr>
          <w:rFonts w:ascii="Helvetica Neue Light" w:eastAsia="Times New Roman" w:hAnsi="Helvetica Neue Light" w:cs="Times New Roman"/>
          <w:rPrChange w:id="3564" w:author="Arthur de Catheu" w:date="2014-06-20T17:08:00Z">
            <w:rPr>
              <w:rFonts w:eastAsia="Times New Roman" w:cs="Times New Roman"/>
              <w:b/>
              <w:bCs/>
              <w:sz w:val="24"/>
            </w:rPr>
          </w:rPrChange>
        </w:rPr>
        <w:t xml:space="preserve">prix </w:t>
      </w:r>
      <w:r w:rsidRPr="00935764">
        <w:rPr>
          <w:rFonts w:ascii="Helvetica Neue Light" w:eastAsia="Times New Roman" w:hAnsi="Helvetica Neue Light" w:cs="Times New Roman"/>
          <w:rPrChange w:id="3565" w:author="Arthur de Catheu" w:date="2014-06-20T17:08:00Z">
            <w:rPr>
              <w:rFonts w:eastAsia="Times New Roman" w:cs="Times New Roman"/>
              <w:b/>
              <w:bCs/>
              <w:sz w:val="24"/>
            </w:rPr>
          </w:rPrChange>
        </w:rPr>
        <w:t xml:space="preserve">de </w:t>
      </w:r>
      <w:r w:rsidR="002A78F1" w:rsidRPr="00935764">
        <w:rPr>
          <w:rFonts w:ascii="Helvetica Neue Light" w:eastAsia="Times New Roman" w:hAnsi="Helvetica Neue Light" w:cs="Times New Roman"/>
          <w:rPrChange w:id="3566" w:author="Arthur de Catheu" w:date="2014-06-20T17:08:00Z">
            <w:rPr>
              <w:rFonts w:eastAsia="Times New Roman" w:cs="Times New Roman"/>
              <w:b/>
              <w:bCs/>
              <w:sz w:val="24"/>
            </w:rPr>
          </w:rPrChange>
        </w:rPr>
        <w:t>résolution, respectivement</w:t>
      </w:r>
      <w:r w:rsidRPr="00935764">
        <w:rPr>
          <w:rFonts w:ascii="Helvetica Neue Light" w:eastAsia="Times New Roman" w:hAnsi="Helvetica Neue Light" w:cs="Times New Roman"/>
          <w:rPrChange w:id="3567" w:author="Arthur de Catheu" w:date="2014-06-20T17:08:00Z">
            <w:rPr>
              <w:rFonts w:eastAsia="Times New Roman" w:cs="Times New Roman"/>
              <w:b/>
              <w:bCs/>
              <w:sz w:val="24"/>
            </w:rPr>
          </w:rPrChange>
        </w:rPr>
        <w:t>.</w:t>
      </w:r>
    </w:p>
    <w:p w14:paraId="7E389EDF" w14:textId="4B379D36" w:rsidR="002E2F1E" w:rsidRPr="00935764" w:rsidRDefault="002E2F1E" w:rsidP="006D6A42">
      <w:pPr>
        <w:spacing w:before="120"/>
        <w:rPr>
          <w:rFonts w:ascii="Helvetica Neue Light" w:eastAsia="Times New Roman" w:hAnsi="Helvetica Neue Light" w:cs="Times New Roman"/>
          <w:rPrChange w:id="3568" w:author="Arthur de Catheu" w:date="2014-06-20T17:08:00Z">
            <w:rPr>
              <w:rFonts w:eastAsia="Times New Roman" w:cs="Times New Roman"/>
            </w:rPr>
          </w:rPrChange>
        </w:rPr>
      </w:pPr>
      <w:r w:rsidRPr="00935764">
        <w:rPr>
          <w:rFonts w:ascii="Helvetica Neue Light" w:eastAsia="Times New Roman" w:hAnsi="Helvetica Neue Light" w:cs="Times New Roman"/>
          <w:rPrChange w:id="3569" w:author="Arthur de Catheu" w:date="2014-06-20T17:08:00Z">
            <w:rPr>
              <w:rFonts w:eastAsia="Times New Roman" w:cs="Times New Roman"/>
              <w:b/>
              <w:bCs/>
              <w:sz w:val="24"/>
            </w:rPr>
          </w:rPrChange>
        </w:rPr>
        <w:t xml:space="preserve">Il est entendu que </w:t>
      </w:r>
      <w:r w:rsidRPr="00935764">
        <w:rPr>
          <w:rFonts w:ascii="Helvetica Neue Light" w:hAnsi="Helvetica Neue Light"/>
          <w:rPrChange w:id="3570" w:author="Arthur de Catheu" w:date="2014-06-20T17:08:00Z">
            <w:rPr>
              <w:rFonts w:eastAsiaTheme="majorEastAsia" w:cstheme="majorBidi"/>
              <w:b/>
              <w:bCs/>
              <w:sz w:val="24"/>
            </w:rPr>
          </w:rPrChange>
        </w:rPr>
        <w:t xml:space="preserve">la Retenue de Garantie relative à une Créance Cédée pour laquelle le </w:t>
      </w:r>
      <w:r w:rsidR="00A37D87" w:rsidRPr="00935764">
        <w:rPr>
          <w:rFonts w:ascii="Helvetica Neue Light" w:hAnsi="Helvetica Neue Light"/>
          <w:rPrChange w:id="3571" w:author="Arthur de Catheu" w:date="2014-06-20T17:08:00Z">
            <w:rPr>
              <w:rFonts w:eastAsiaTheme="majorEastAsia" w:cstheme="majorBidi"/>
              <w:b/>
              <w:bCs/>
              <w:sz w:val="24"/>
            </w:rPr>
          </w:rPrChange>
        </w:rPr>
        <w:t>FCT 2014</w:t>
      </w:r>
      <w:r w:rsidRPr="00935764">
        <w:rPr>
          <w:rFonts w:ascii="Helvetica Neue Light" w:hAnsi="Helvetica Neue Light"/>
          <w:rPrChange w:id="3572" w:author="Arthur de Catheu" w:date="2014-06-20T17:08:00Z">
            <w:rPr>
              <w:rFonts w:eastAsiaTheme="majorEastAsia" w:cstheme="majorBidi"/>
              <w:b/>
              <w:bCs/>
              <w:sz w:val="24"/>
            </w:rPr>
          </w:rPrChange>
        </w:rPr>
        <w:t xml:space="preserve"> a été indemnisé </w:t>
      </w:r>
      <w:r w:rsidR="002A78F1" w:rsidRPr="00935764">
        <w:rPr>
          <w:rFonts w:ascii="Helvetica Neue Light" w:hAnsi="Helvetica Neue Light"/>
          <w:rPrChange w:id="3573" w:author="Arthur de Catheu" w:date="2014-06-20T17:08:00Z">
            <w:rPr>
              <w:rFonts w:eastAsiaTheme="majorEastAsia" w:cstheme="majorBidi"/>
              <w:b/>
              <w:bCs/>
              <w:sz w:val="24"/>
            </w:rPr>
          </w:rPrChange>
        </w:rPr>
        <w:t xml:space="preserve">en tout ou partie </w:t>
      </w:r>
      <w:r w:rsidRPr="00935764">
        <w:rPr>
          <w:rFonts w:ascii="Helvetica Neue Light" w:hAnsi="Helvetica Neue Light"/>
          <w:rPrChange w:id="3574" w:author="Arthur de Catheu" w:date="2014-06-20T17:08:00Z">
            <w:rPr>
              <w:rFonts w:eastAsiaTheme="majorEastAsia" w:cstheme="majorBidi"/>
              <w:b/>
              <w:bCs/>
              <w:sz w:val="24"/>
            </w:rPr>
          </w:rPrChange>
        </w:rPr>
        <w:t>par l'Assureur-Crédit ne fait l’objet d’aucune restitution</w:t>
      </w:r>
      <w:r w:rsidR="002A78F1" w:rsidRPr="00935764">
        <w:rPr>
          <w:rFonts w:ascii="Helvetica Neue Light" w:hAnsi="Helvetica Neue Light"/>
          <w:rPrChange w:id="3575" w:author="Arthur de Catheu" w:date="2014-06-20T17:08:00Z">
            <w:rPr>
              <w:rFonts w:eastAsiaTheme="majorEastAsia" w:cstheme="majorBidi"/>
              <w:b/>
              <w:bCs/>
              <w:sz w:val="24"/>
            </w:rPr>
          </w:rPrChange>
        </w:rPr>
        <w:t>.</w:t>
      </w:r>
      <w:r w:rsidRPr="00935764">
        <w:rPr>
          <w:rFonts w:ascii="Helvetica Neue Light" w:hAnsi="Helvetica Neue Light"/>
          <w:rPrChange w:id="3576" w:author="Arthur de Catheu" w:date="2014-06-20T17:08:00Z">
            <w:rPr>
              <w:rFonts w:eastAsiaTheme="majorEastAsia" w:cstheme="majorBidi"/>
              <w:b/>
              <w:bCs/>
              <w:sz w:val="24"/>
            </w:rPr>
          </w:rPrChange>
        </w:rPr>
        <w:t> </w:t>
      </w:r>
    </w:p>
    <w:p w14:paraId="5E2BE6ED" w14:textId="4CA33CBB" w:rsidR="002E2F1E" w:rsidRPr="00935764" w:rsidRDefault="002E2F1E" w:rsidP="006D6A42">
      <w:pPr>
        <w:spacing w:before="120"/>
        <w:rPr>
          <w:rFonts w:ascii="Helvetica Neue Light" w:hAnsi="Helvetica Neue Light"/>
          <w:rPrChange w:id="3577" w:author="Arthur de Catheu" w:date="2014-06-20T17:08:00Z">
            <w:rPr/>
          </w:rPrChange>
        </w:rPr>
      </w:pPr>
      <w:r w:rsidRPr="00935764">
        <w:rPr>
          <w:rFonts w:ascii="Helvetica Neue Light" w:eastAsia="Times New Roman" w:hAnsi="Helvetica Neue Light" w:cs="Times New Roman"/>
          <w:rPrChange w:id="3578" w:author="Arthur de Catheu" w:date="2014-06-20T17:08:00Z">
            <w:rPr>
              <w:rFonts w:eastAsia="Times New Roman" w:cs="Times New Roman"/>
              <w:b/>
              <w:bCs/>
              <w:sz w:val="24"/>
            </w:rPr>
          </w:rPrChange>
        </w:rPr>
        <w:t>D</w:t>
      </w:r>
      <w:r w:rsidRPr="00935764">
        <w:rPr>
          <w:rFonts w:ascii="Helvetica Neue Light" w:hAnsi="Helvetica Neue Light"/>
          <w:rPrChange w:id="3579" w:author="Arthur de Catheu" w:date="2014-06-20T17:08:00Z">
            <w:rPr>
              <w:rFonts w:eastAsiaTheme="majorEastAsia" w:cstheme="majorBidi"/>
              <w:b/>
              <w:bCs/>
              <w:sz w:val="24"/>
            </w:rPr>
          </w:rPrChange>
        </w:rPr>
        <w:t xml:space="preserve">ans le cas d’une Créance payée par chèque, la Retenue de Garantie ne pourra être restituée avant un délai de </w:t>
      </w:r>
      <w:r w:rsidR="002A78F1" w:rsidRPr="00935764">
        <w:rPr>
          <w:rFonts w:ascii="Helvetica Neue Light" w:hAnsi="Helvetica Neue Light"/>
          <w:rPrChange w:id="3580" w:author="Arthur de Catheu" w:date="2014-06-20T17:08:00Z">
            <w:rPr>
              <w:rFonts w:eastAsiaTheme="majorEastAsia" w:cstheme="majorBidi"/>
              <w:b/>
              <w:bCs/>
              <w:sz w:val="24"/>
            </w:rPr>
          </w:rPrChange>
        </w:rPr>
        <w:t>dix (</w:t>
      </w:r>
      <w:r w:rsidRPr="00935764">
        <w:rPr>
          <w:rFonts w:ascii="Helvetica Neue Light" w:hAnsi="Helvetica Neue Light"/>
          <w:rPrChange w:id="3581" w:author="Arthur de Catheu" w:date="2014-06-20T17:08:00Z">
            <w:rPr>
              <w:rFonts w:eastAsiaTheme="majorEastAsia" w:cstheme="majorBidi"/>
              <w:b/>
              <w:bCs/>
              <w:sz w:val="24"/>
            </w:rPr>
          </w:rPrChange>
        </w:rPr>
        <w:t>10</w:t>
      </w:r>
      <w:r w:rsidR="002A78F1" w:rsidRPr="00935764">
        <w:rPr>
          <w:rFonts w:ascii="Helvetica Neue Light" w:hAnsi="Helvetica Neue Light"/>
          <w:rPrChange w:id="3582" w:author="Arthur de Catheu" w:date="2014-06-20T17:08:00Z">
            <w:rPr>
              <w:rFonts w:eastAsiaTheme="majorEastAsia" w:cstheme="majorBidi"/>
              <w:b/>
              <w:bCs/>
              <w:sz w:val="24"/>
            </w:rPr>
          </w:rPrChange>
        </w:rPr>
        <w:t>)</w:t>
      </w:r>
      <w:r w:rsidRPr="00935764">
        <w:rPr>
          <w:rFonts w:ascii="Helvetica Neue Light" w:hAnsi="Helvetica Neue Light"/>
          <w:rPrChange w:id="3583" w:author="Arthur de Catheu" w:date="2014-06-20T17:08:00Z">
            <w:rPr>
              <w:rFonts w:eastAsiaTheme="majorEastAsia" w:cstheme="majorBidi"/>
              <w:b/>
              <w:bCs/>
              <w:sz w:val="24"/>
            </w:rPr>
          </w:rPrChange>
        </w:rPr>
        <w:t xml:space="preserve"> jours suivant la réception et l’encaissement du chèque.</w:t>
      </w:r>
    </w:p>
    <w:p w14:paraId="6CE1BEAF" w14:textId="77777777" w:rsidR="002A78F1" w:rsidRPr="00935764" w:rsidRDefault="0080414A" w:rsidP="00212A18">
      <w:pPr>
        <w:spacing w:before="120"/>
        <w:rPr>
          <w:rFonts w:ascii="Helvetica Neue Light" w:hAnsi="Helvetica Neue Light"/>
          <w:rPrChange w:id="3584" w:author="Arthur de Catheu" w:date="2014-06-20T17:08:00Z">
            <w:rPr/>
          </w:rPrChange>
        </w:rPr>
      </w:pPr>
      <w:r w:rsidRPr="00935764">
        <w:rPr>
          <w:rFonts w:ascii="Helvetica Neue Light" w:hAnsi="Helvetica Neue Light"/>
          <w:rPrChange w:id="3585" w:author="Arthur de Catheu" w:date="2014-06-20T17:08:00Z">
            <w:rPr>
              <w:rFonts w:eastAsiaTheme="majorEastAsia" w:cstheme="majorBidi"/>
              <w:b/>
              <w:bCs/>
              <w:sz w:val="24"/>
            </w:rPr>
          </w:rPrChange>
        </w:rPr>
        <w:t xml:space="preserve">Des Frais de Recouvrement </w:t>
      </w:r>
      <w:r w:rsidR="002A78F1" w:rsidRPr="00935764">
        <w:rPr>
          <w:rFonts w:ascii="Helvetica Neue Light" w:hAnsi="Helvetica Neue Light"/>
          <w:rPrChange w:id="3586" w:author="Arthur de Catheu" w:date="2014-06-20T17:08:00Z">
            <w:rPr>
              <w:rFonts w:eastAsiaTheme="majorEastAsia" w:cstheme="majorBidi"/>
              <w:b/>
              <w:bCs/>
              <w:sz w:val="24"/>
            </w:rPr>
          </w:rPrChange>
        </w:rPr>
        <w:t>seront prélevés par le FCT 2014 sur la Retenue de Garantie dans les cas suivants :</w:t>
      </w:r>
    </w:p>
    <w:p w14:paraId="4E1A5FB3" w14:textId="7CE8E115" w:rsidR="00B35687" w:rsidRPr="00935764" w:rsidRDefault="00420CA4" w:rsidP="00E06B10">
      <w:pPr>
        <w:pStyle w:val="Paragraphedeliste"/>
        <w:numPr>
          <w:ilvl w:val="0"/>
          <w:numId w:val="350"/>
        </w:numPr>
        <w:spacing w:before="120"/>
        <w:rPr>
          <w:rFonts w:ascii="Helvetica Neue Light" w:hAnsi="Helvetica Neue Light"/>
          <w:rPrChange w:id="3587" w:author="Arthur de Catheu" w:date="2014-06-20T17:08:00Z">
            <w:rPr/>
          </w:rPrChange>
        </w:rPr>
      </w:pPr>
      <w:r w:rsidRPr="00935764">
        <w:rPr>
          <w:rFonts w:ascii="Helvetica Neue Light" w:hAnsi="Helvetica Neue Light"/>
          <w:rPrChange w:id="3588" w:author="Arthur de Catheu" w:date="2014-06-20T17:08:00Z">
            <w:rPr>
              <w:rFonts w:eastAsiaTheme="majorEastAsia" w:cstheme="majorBidi"/>
              <w:b/>
              <w:bCs/>
              <w:sz w:val="24"/>
            </w:rPr>
          </w:rPrChange>
        </w:rPr>
        <w:t xml:space="preserve">en cas de DIC, </w:t>
      </w:r>
      <w:r w:rsidR="0080414A" w:rsidRPr="00935764">
        <w:rPr>
          <w:rFonts w:ascii="Helvetica Neue Light" w:hAnsi="Helvetica Neue Light"/>
          <w:rPrChange w:id="3589" w:author="Arthur de Catheu" w:date="2014-06-20T17:08:00Z">
            <w:rPr>
              <w:rFonts w:eastAsiaTheme="majorEastAsia" w:cstheme="majorBidi"/>
              <w:b/>
              <w:bCs/>
              <w:sz w:val="24"/>
            </w:rPr>
          </w:rPrChange>
        </w:rPr>
        <w:t xml:space="preserve"> notamment </w:t>
      </w:r>
      <w:r w:rsidRPr="00935764">
        <w:rPr>
          <w:rFonts w:ascii="Helvetica Neue Light" w:hAnsi="Helvetica Neue Light"/>
          <w:rPrChange w:id="3590" w:author="Arthur de Catheu" w:date="2014-06-20T17:08:00Z">
            <w:rPr>
              <w:rFonts w:eastAsiaTheme="majorEastAsia" w:cstheme="majorBidi"/>
              <w:b/>
              <w:bCs/>
              <w:sz w:val="24"/>
            </w:rPr>
          </w:rPrChange>
        </w:rPr>
        <w:t>pour</w:t>
      </w:r>
      <w:r w:rsidR="0080414A" w:rsidRPr="00935764">
        <w:rPr>
          <w:rFonts w:ascii="Helvetica Neue Light" w:hAnsi="Helvetica Neue Light"/>
          <w:rPrChange w:id="3591" w:author="Arthur de Catheu" w:date="2014-06-20T17:08:00Z">
            <w:rPr>
              <w:rFonts w:eastAsiaTheme="majorEastAsia" w:cstheme="majorBidi"/>
              <w:b/>
              <w:bCs/>
              <w:sz w:val="24"/>
            </w:rPr>
          </w:rPrChange>
        </w:rPr>
        <w:t xml:space="preserve"> couvrir les sommes facturées par le </w:t>
      </w:r>
      <w:r w:rsidR="00C53BBE" w:rsidRPr="00935764">
        <w:rPr>
          <w:rFonts w:ascii="Helvetica Neue Light" w:hAnsi="Helvetica Neue Light"/>
          <w:rPrChange w:id="3592" w:author="Arthur de Catheu" w:date="2014-06-20T17:08:00Z">
            <w:rPr>
              <w:rFonts w:eastAsiaTheme="majorEastAsia" w:cstheme="majorBidi"/>
              <w:b/>
              <w:bCs/>
              <w:sz w:val="24"/>
            </w:rPr>
          </w:rPrChange>
        </w:rPr>
        <w:t>Recouvreur</w:t>
      </w:r>
      <w:r w:rsidR="002A78F1" w:rsidRPr="00935764">
        <w:rPr>
          <w:rFonts w:ascii="Helvetica Neue Light" w:hAnsi="Helvetica Neue Light"/>
          <w:rPrChange w:id="3593" w:author="Arthur de Catheu" w:date="2014-06-20T17:08:00Z">
            <w:rPr>
              <w:rFonts w:eastAsiaTheme="majorEastAsia" w:cstheme="majorBidi"/>
              <w:b/>
              <w:bCs/>
              <w:sz w:val="24"/>
            </w:rPr>
          </w:rPrChange>
        </w:rPr>
        <w:t xml:space="preserve"> au FCT 2014</w:t>
      </w:r>
      <w:r w:rsidR="0080414A" w:rsidRPr="00935764">
        <w:rPr>
          <w:rFonts w:ascii="Helvetica Neue Light" w:hAnsi="Helvetica Neue Light"/>
          <w:rPrChange w:id="3594" w:author="Arthur de Catheu" w:date="2014-06-20T17:08:00Z">
            <w:rPr>
              <w:rFonts w:eastAsiaTheme="majorEastAsia" w:cstheme="majorBidi"/>
              <w:b/>
              <w:bCs/>
              <w:sz w:val="24"/>
            </w:rPr>
          </w:rPrChange>
        </w:rPr>
        <w:t xml:space="preserve"> pour le recouvrement (</w:t>
      </w:r>
      <w:r w:rsidR="00F82440" w:rsidRPr="00935764">
        <w:rPr>
          <w:rFonts w:ascii="Helvetica Neue Light" w:hAnsi="Helvetica Neue Light"/>
          <w:rPrChange w:id="3595" w:author="Arthur de Catheu" w:date="2014-06-20T17:08:00Z">
            <w:rPr>
              <w:rFonts w:eastAsiaTheme="majorEastAsia" w:cstheme="majorBidi"/>
              <w:b/>
              <w:bCs/>
              <w:sz w:val="24"/>
            </w:rPr>
          </w:rPrChange>
        </w:rPr>
        <w:t xml:space="preserve">coût de la </w:t>
      </w:r>
      <w:r w:rsidR="0080414A" w:rsidRPr="00935764">
        <w:rPr>
          <w:rFonts w:ascii="Helvetica Neue Light" w:hAnsi="Helvetica Neue Light"/>
          <w:rPrChange w:id="3596" w:author="Arthur de Catheu" w:date="2014-06-20T17:08:00Z">
            <w:rPr>
              <w:rFonts w:eastAsiaTheme="majorEastAsia" w:cstheme="majorBidi"/>
              <w:b/>
              <w:bCs/>
              <w:sz w:val="24"/>
            </w:rPr>
          </w:rPrChange>
        </w:rPr>
        <w:t>DIC, frais et charges)</w:t>
      </w:r>
      <w:r w:rsidRPr="00935764">
        <w:rPr>
          <w:rFonts w:ascii="Helvetica Neue Light" w:hAnsi="Helvetica Neue Light"/>
          <w:rPrChange w:id="3597" w:author="Arthur de Catheu" w:date="2014-06-20T17:08:00Z">
            <w:rPr>
              <w:rFonts w:eastAsiaTheme="majorEastAsia" w:cstheme="majorBidi"/>
              <w:b/>
              <w:bCs/>
              <w:sz w:val="24"/>
            </w:rPr>
          </w:rPrChange>
        </w:rPr>
        <w:t xml:space="preserve"> </w:t>
      </w:r>
      <w:r w:rsidR="00B35687" w:rsidRPr="00935764">
        <w:rPr>
          <w:rFonts w:ascii="Helvetica Neue Light" w:hAnsi="Helvetica Neue Light"/>
          <w:rPrChange w:id="3598" w:author="Arthur de Catheu" w:date="2014-06-20T17:08:00Z">
            <w:rPr>
              <w:rFonts w:eastAsiaTheme="majorEastAsia" w:cstheme="majorBidi"/>
              <w:b/>
              <w:bCs/>
              <w:sz w:val="24"/>
            </w:rPr>
          </w:rPrChange>
        </w:rPr>
        <w:t>;</w:t>
      </w:r>
      <w:r w:rsidRPr="00935764">
        <w:rPr>
          <w:rFonts w:ascii="Helvetica Neue Light" w:hAnsi="Helvetica Neue Light"/>
          <w:rPrChange w:id="3599" w:author="Arthur de Catheu" w:date="2014-06-20T17:08:00Z">
            <w:rPr>
              <w:rFonts w:eastAsiaTheme="majorEastAsia" w:cstheme="majorBidi"/>
              <w:b/>
              <w:bCs/>
              <w:sz w:val="24"/>
            </w:rPr>
          </w:rPrChange>
        </w:rPr>
        <w:t xml:space="preserve"> et</w:t>
      </w:r>
    </w:p>
    <w:p w14:paraId="47FAF48D" w14:textId="0D0FEBC0" w:rsidR="0080414A" w:rsidRPr="00935764" w:rsidRDefault="00420CA4" w:rsidP="00E06B10">
      <w:pPr>
        <w:pStyle w:val="Paragraphedeliste"/>
        <w:numPr>
          <w:ilvl w:val="0"/>
          <w:numId w:val="350"/>
        </w:numPr>
        <w:spacing w:before="120"/>
        <w:rPr>
          <w:rFonts w:ascii="Helvetica Neue Light" w:hAnsi="Helvetica Neue Light"/>
          <w:rPrChange w:id="3600" w:author="Arthur de Catheu" w:date="2014-06-20T17:08:00Z">
            <w:rPr/>
          </w:rPrChange>
        </w:rPr>
      </w:pPr>
      <w:r w:rsidRPr="00935764">
        <w:rPr>
          <w:rFonts w:ascii="Helvetica Neue Light" w:hAnsi="Helvetica Neue Light"/>
          <w:rPrChange w:id="3601" w:author="Arthur de Catheu" w:date="2014-06-20T17:08:00Z">
            <w:rPr>
              <w:rFonts w:eastAsiaTheme="majorEastAsia" w:cstheme="majorBidi"/>
              <w:b/>
              <w:bCs/>
              <w:sz w:val="24"/>
            </w:rPr>
          </w:rPrChange>
        </w:rPr>
        <w:t>dans un cas de Non-Conformité, en cas de recouvrement à l’encontre du Cédant confié par Finexkap AM à un recouvreur externe, notamment pour couvrir les sommes facturées par le recouvreur externe au FCT 2014.</w:t>
      </w:r>
    </w:p>
    <w:p w14:paraId="4202D240" w14:textId="36D3E7D0" w:rsidR="002E2F1E" w:rsidRPr="00935764" w:rsidRDefault="0080414A" w:rsidP="00212A18">
      <w:pPr>
        <w:spacing w:before="120"/>
        <w:rPr>
          <w:rFonts w:ascii="Helvetica Neue Light" w:hAnsi="Helvetica Neue Light"/>
          <w:rPrChange w:id="3602" w:author="Arthur de Catheu" w:date="2014-06-20T17:08:00Z">
            <w:rPr/>
          </w:rPrChange>
        </w:rPr>
      </w:pPr>
      <w:r w:rsidRPr="00935764">
        <w:rPr>
          <w:rFonts w:ascii="Helvetica Neue Light" w:hAnsi="Helvetica Neue Light"/>
          <w:rPrChange w:id="3603" w:author="Arthur de Catheu" w:date="2014-06-20T17:08:00Z">
            <w:rPr>
              <w:rFonts w:eastAsiaTheme="majorEastAsia" w:cstheme="majorBidi"/>
              <w:b/>
              <w:bCs/>
              <w:sz w:val="24"/>
            </w:rPr>
          </w:rPrChange>
        </w:rPr>
        <w:t xml:space="preserve">Le montant des Frais de Recouvrements, fixé à 4% </w:t>
      </w:r>
      <w:r w:rsidR="00F82440" w:rsidRPr="00935764">
        <w:rPr>
          <w:rFonts w:ascii="Helvetica Neue Light" w:hAnsi="Helvetica Neue Light"/>
          <w:rPrChange w:id="3604" w:author="Arthur de Catheu" w:date="2014-06-20T17:08:00Z">
            <w:rPr>
              <w:rFonts w:eastAsiaTheme="majorEastAsia" w:cstheme="majorBidi"/>
              <w:b/>
              <w:bCs/>
              <w:sz w:val="24"/>
            </w:rPr>
          </w:rPrChange>
        </w:rPr>
        <w:t xml:space="preserve">du Montant Nominal de la Créance </w:t>
      </w:r>
      <w:r w:rsidRPr="00935764">
        <w:rPr>
          <w:rFonts w:ascii="Helvetica Neue Light" w:hAnsi="Helvetica Neue Light"/>
          <w:rPrChange w:id="3605" w:author="Arthur de Catheu" w:date="2014-06-20T17:08:00Z">
            <w:rPr>
              <w:rFonts w:eastAsiaTheme="majorEastAsia" w:cstheme="majorBidi"/>
              <w:b/>
              <w:bCs/>
              <w:sz w:val="24"/>
            </w:rPr>
          </w:rPrChange>
        </w:rPr>
        <w:t>à la date des présente</w:t>
      </w:r>
      <w:r w:rsidR="00AE1B8A" w:rsidRPr="00935764">
        <w:rPr>
          <w:rFonts w:ascii="Helvetica Neue Light" w:hAnsi="Helvetica Neue Light"/>
          <w:rPrChange w:id="3606" w:author="Arthur de Catheu" w:date="2014-06-20T17:08:00Z">
            <w:rPr>
              <w:rFonts w:eastAsiaTheme="majorEastAsia" w:cstheme="majorBidi"/>
              <w:b/>
              <w:bCs/>
              <w:sz w:val="24"/>
            </w:rPr>
          </w:rPrChange>
        </w:rPr>
        <w:t>s</w:t>
      </w:r>
      <w:r w:rsidRPr="00935764">
        <w:rPr>
          <w:rFonts w:ascii="Helvetica Neue Light" w:hAnsi="Helvetica Neue Light"/>
          <w:rPrChange w:id="3607" w:author="Arthur de Catheu" w:date="2014-06-20T17:08:00Z">
            <w:rPr>
              <w:rFonts w:eastAsiaTheme="majorEastAsia" w:cstheme="majorBidi"/>
              <w:b/>
              <w:bCs/>
              <w:sz w:val="24"/>
            </w:rPr>
          </w:rPrChange>
        </w:rPr>
        <w:t xml:space="preserve">, pourra être réévalué </w:t>
      </w:r>
      <w:r w:rsidR="00D74026" w:rsidRPr="00935764">
        <w:rPr>
          <w:rFonts w:ascii="Helvetica Neue Light" w:hAnsi="Helvetica Neue Light"/>
          <w:rPrChange w:id="3608" w:author="Arthur de Catheu" w:date="2014-06-20T17:08:00Z">
            <w:rPr>
              <w:rFonts w:eastAsiaTheme="majorEastAsia" w:cstheme="majorBidi"/>
              <w:b/>
              <w:bCs/>
              <w:sz w:val="24"/>
            </w:rPr>
          </w:rPrChange>
        </w:rPr>
        <w:t>sur décision du</w:t>
      </w:r>
      <w:r w:rsidRPr="00935764">
        <w:rPr>
          <w:rFonts w:ascii="Helvetica Neue Light" w:hAnsi="Helvetica Neue Light"/>
          <w:rPrChange w:id="3609" w:author="Arthur de Catheu" w:date="2014-06-20T17:08:00Z">
            <w:rPr>
              <w:rFonts w:eastAsiaTheme="majorEastAsia" w:cstheme="majorBidi"/>
              <w:b/>
              <w:bCs/>
              <w:sz w:val="24"/>
            </w:rPr>
          </w:rPrChange>
        </w:rPr>
        <w:t xml:space="preserve"> Comité d</w:t>
      </w:r>
      <w:r w:rsidR="00F24BCB" w:rsidRPr="00935764">
        <w:rPr>
          <w:rFonts w:ascii="Helvetica Neue Light" w:hAnsi="Helvetica Neue Light"/>
          <w:rPrChange w:id="3610" w:author="Arthur de Catheu" w:date="2014-06-20T17:08:00Z">
            <w:rPr>
              <w:rFonts w:eastAsiaTheme="majorEastAsia" w:cstheme="majorBidi"/>
              <w:b/>
              <w:bCs/>
              <w:sz w:val="24"/>
            </w:rPr>
          </w:rPrChange>
        </w:rPr>
        <w:t>’Investissement.</w:t>
      </w:r>
    </w:p>
    <w:p w14:paraId="51AD63BA" w14:textId="4BE32CEF" w:rsidR="002A5769" w:rsidRPr="00935764" w:rsidRDefault="002A5769">
      <w:pPr>
        <w:pStyle w:val="Titre3"/>
        <w:numPr>
          <w:ilvl w:val="2"/>
          <w:numId w:val="382"/>
        </w:numPr>
        <w:rPr>
          <w:rFonts w:ascii="Helvetica Neue Light" w:hAnsi="Helvetica Neue Light"/>
          <w:rPrChange w:id="3611" w:author="Arthur de Catheu" w:date="2014-06-20T17:08:00Z">
            <w:rPr/>
          </w:rPrChange>
        </w:rPr>
        <w:pPrChange w:id="3612" w:author="Arthur de Catheu" w:date="2014-06-20T18:04:00Z">
          <w:pPr>
            <w:pStyle w:val="Titre3"/>
          </w:pPr>
        </w:pPrChange>
      </w:pPr>
      <w:bookmarkStart w:id="3613" w:name="_Toc385174933"/>
      <w:bookmarkStart w:id="3614" w:name="_Toc385247068"/>
      <w:bookmarkStart w:id="3615" w:name="_Toc385263801"/>
      <w:bookmarkStart w:id="3616" w:name="_Toc385264038"/>
      <w:bookmarkStart w:id="3617" w:name="_Toc385174934"/>
      <w:bookmarkStart w:id="3618" w:name="_Toc385247069"/>
      <w:bookmarkStart w:id="3619" w:name="_Toc385263802"/>
      <w:bookmarkStart w:id="3620" w:name="_Toc385264039"/>
      <w:bookmarkStart w:id="3621" w:name="_Toc385174935"/>
      <w:bookmarkStart w:id="3622" w:name="_Toc385247070"/>
      <w:bookmarkStart w:id="3623" w:name="_Toc385263803"/>
      <w:bookmarkStart w:id="3624" w:name="_Toc385264040"/>
      <w:bookmarkStart w:id="3625" w:name="_Toc385174936"/>
      <w:bookmarkStart w:id="3626" w:name="_Toc385247071"/>
      <w:bookmarkStart w:id="3627" w:name="_Toc385263804"/>
      <w:bookmarkStart w:id="3628" w:name="_Toc385264041"/>
      <w:bookmarkStart w:id="3629" w:name="_Toc385174937"/>
      <w:bookmarkStart w:id="3630" w:name="_Toc385247072"/>
      <w:bookmarkStart w:id="3631" w:name="_Toc385263805"/>
      <w:bookmarkStart w:id="3632" w:name="_Toc385264042"/>
      <w:bookmarkStart w:id="3633" w:name="_Toc385174938"/>
      <w:bookmarkStart w:id="3634" w:name="_Toc385247073"/>
      <w:bookmarkStart w:id="3635" w:name="_Toc385263806"/>
      <w:bookmarkStart w:id="3636" w:name="_Toc385264043"/>
      <w:bookmarkStart w:id="3637" w:name="_Toc385174939"/>
      <w:bookmarkStart w:id="3638" w:name="_Toc385247074"/>
      <w:bookmarkStart w:id="3639" w:name="_Toc385263807"/>
      <w:bookmarkStart w:id="3640" w:name="_Toc385264044"/>
      <w:bookmarkStart w:id="3641" w:name="_Toc385174940"/>
      <w:bookmarkStart w:id="3642" w:name="_Toc385247075"/>
      <w:bookmarkStart w:id="3643" w:name="_Toc385263808"/>
      <w:bookmarkStart w:id="3644" w:name="_Toc385264045"/>
      <w:bookmarkStart w:id="3645" w:name="_Toc385174941"/>
      <w:bookmarkStart w:id="3646" w:name="_Toc385247076"/>
      <w:bookmarkStart w:id="3647" w:name="_Toc385263809"/>
      <w:bookmarkStart w:id="3648" w:name="_Toc385264046"/>
      <w:bookmarkStart w:id="3649" w:name="_Toc385174942"/>
      <w:bookmarkStart w:id="3650" w:name="_Toc385247077"/>
      <w:bookmarkStart w:id="3651" w:name="_Toc385263810"/>
      <w:bookmarkStart w:id="3652" w:name="_Toc385264047"/>
      <w:bookmarkStart w:id="3653" w:name="_Toc385174943"/>
      <w:bookmarkStart w:id="3654" w:name="_Toc385247078"/>
      <w:bookmarkStart w:id="3655" w:name="_Toc385263811"/>
      <w:bookmarkStart w:id="3656" w:name="_Toc385264048"/>
      <w:bookmarkStart w:id="3657" w:name="_Toc385174944"/>
      <w:bookmarkStart w:id="3658" w:name="_Toc385247079"/>
      <w:bookmarkStart w:id="3659" w:name="_Toc385263812"/>
      <w:bookmarkStart w:id="3660" w:name="_Toc385264049"/>
      <w:bookmarkStart w:id="3661" w:name="_Toc385174945"/>
      <w:bookmarkStart w:id="3662" w:name="_Toc385247080"/>
      <w:bookmarkStart w:id="3663" w:name="_Toc385263813"/>
      <w:bookmarkStart w:id="3664" w:name="_Toc385264050"/>
      <w:bookmarkStart w:id="3665" w:name="_Toc385174946"/>
      <w:bookmarkStart w:id="3666" w:name="_Toc385247081"/>
      <w:bookmarkStart w:id="3667" w:name="_Toc385263814"/>
      <w:bookmarkStart w:id="3668" w:name="_Toc385264051"/>
      <w:bookmarkStart w:id="3669" w:name="_Toc385174947"/>
      <w:bookmarkStart w:id="3670" w:name="_Toc385247082"/>
      <w:bookmarkStart w:id="3671" w:name="_Toc385263815"/>
      <w:bookmarkStart w:id="3672" w:name="_Toc385264052"/>
      <w:bookmarkStart w:id="3673" w:name="_Toc385174948"/>
      <w:bookmarkStart w:id="3674" w:name="_Toc385247083"/>
      <w:bookmarkStart w:id="3675" w:name="_Toc385263816"/>
      <w:bookmarkStart w:id="3676" w:name="_Toc385264053"/>
      <w:bookmarkStart w:id="3677" w:name="_Toc385174949"/>
      <w:bookmarkStart w:id="3678" w:name="_Toc385247084"/>
      <w:bookmarkStart w:id="3679" w:name="_Toc385263817"/>
      <w:bookmarkStart w:id="3680" w:name="_Toc385264054"/>
      <w:bookmarkStart w:id="3681" w:name="_Toc385174950"/>
      <w:bookmarkStart w:id="3682" w:name="_Toc385247085"/>
      <w:bookmarkStart w:id="3683" w:name="_Toc385263818"/>
      <w:bookmarkStart w:id="3684" w:name="_Toc385264055"/>
      <w:bookmarkStart w:id="3685" w:name="_Toc385174951"/>
      <w:bookmarkStart w:id="3686" w:name="_Toc385247086"/>
      <w:bookmarkStart w:id="3687" w:name="_Toc385263819"/>
      <w:bookmarkStart w:id="3688" w:name="_Toc385264056"/>
      <w:bookmarkStart w:id="3689" w:name="_Toc385174952"/>
      <w:bookmarkStart w:id="3690" w:name="_Toc385247087"/>
      <w:bookmarkStart w:id="3691" w:name="_Toc385263820"/>
      <w:bookmarkStart w:id="3692" w:name="_Toc385264057"/>
      <w:bookmarkStart w:id="3693" w:name="_Toc385174953"/>
      <w:bookmarkStart w:id="3694" w:name="_Toc385247088"/>
      <w:bookmarkStart w:id="3695" w:name="_Toc385263821"/>
      <w:bookmarkStart w:id="3696" w:name="_Toc385264058"/>
      <w:bookmarkStart w:id="3697" w:name="_Toc385174954"/>
      <w:bookmarkStart w:id="3698" w:name="_Toc385247089"/>
      <w:bookmarkStart w:id="3699" w:name="_Toc385263822"/>
      <w:bookmarkStart w:id="3700" w:name="_Toc385264059"/>
      <w:bookmarkStart w:id="3701" w:name="_Toc265315346"/>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r w:rsidRPr="00935764">
        <w:rPr>
          <w:rFonts w:ascii="Helvetica Neue Light" w:hAnsi="Helvetica Neue Light"/>
          <w:rPrChange w:id="3702" w:author="Arthur de Catheu" w:date="2014-06-20T17:08:00Z">
            <w:rPr/>
          </w:rPrChange>
        </w:rPr>
        <w:t xml:space="preserve">Gestion de la comptabilité </w:t>
      </w:r>
      <w:r w:rsidR="00E30944" w:rsidRPr="00935764">
        <w:rPr>
          <w:rFonts w:ascii="Helvetica Neue Light" w:hAnsi="Helvetica Neue Light"/>
          <w:rPrChange w:id="3703" w:author="Arthur de Catheu" w:date="2014-06-20T17:08:00Z">
            <w:rPr/>
          </w:rPrChange>
        </w:rPr>
        <w:t>d</w:t>
      </w:r>
      <w:r w:rsidR="004A65E5" w:rsidRPr="00935764">
        <w:rPr>
          <w:rFonts w:ascii="Helvetica Neue Light" w:hAnsi="Helvetica Neue Light"/>
          <w:rPrChange w:id="3704" w:author="Arthur de Catheu" w:date="2014-06-20T17:08:00Z">
            <w:rPr/>
          </w:rPrChange>
        </w:rPr>
        <w:t xml:space="preserve">e la Retenue </w:t>
      </w:r>
      <w:r w:rsidR="00E30944" w:rsidRPr="00935764">
        <w:rPr>
          <w:rFonts w:ascii="Helvetica Neue Light" w:hAnsi="Helvetica Neue Light"/>
          <w:rPrChange w:id="3705" w:author="Arthur de Catheu" w:date="2014-06-20T17:08:00Z">
            <w:rPr/>
          </w:rPrChange>
        </w:rPr>
        <w:t>de Garantie</w:t>
      </w:r>
      <w:bookmarkEnd w:id="3701"/>
      <w:r w:rsidRPr="00935764">
        <w:rPr>
          <w:rFonts w:ascii="Helvetica Neue Light" w:hAnsi="Helvetica Neue Light"/>
          <w:rPrChange w:id="3706" w:author="Arthur de Catheu" w:date="2014-06-20T17:08:00Z">
            <w:rPr/>
          </w:rPrChange>
        </w:rPr>
        <w:t xml:space="preserve"> </w:t>
      </w:r>
    </w:p>
    <w:p w14:paraId="03D7A83F" w14:textId="1D34A8E8" w:rsidR="009D1A9A" w:rsidRPr="00935764" w:rsidRDefault="002119A8" w:rsidP="009D1A9A">
      <w:pPr>
        <w:spacing w:before="120"/>
        <w:rPr>
          <w:rFonts w:ascii="Helvetica Neue Light" w:eastAsia="Times New Roman" w:hAnsi="Helvetica Neue Light" w:cs="Times New Roman"/>
          <w:rPrChange w:id="3707" w:author="Arthur de Catheu" w:date="2014-06-20T17:08:00Z">
            <w:rPr>
              <w:rFonts w:eastAsia="Times New Roman" w:cs="Times New Roman"/>
            </w:rPr>
          </w:rPrChange>
        </w:rPr>
      </w:pPr>
      <w:r w:rsidRPr="00935764">
        <w:rPr>
          <w:rFonts w:ascii="Helvetica Neue Light" w:eastAsia="Times New Roman" w:hAnsi="Helvetica Neue Light" w:cs="Times New Roman"/>
          <w:rPrChange w:id="3708" w:author="Arthur de Catheu" w:date="2014-06-20T17:08:00Z">
            <w:rPr>
              <w:rFonts w:eastAsia="Times New Roman" w:cs="Times New Roman"/>
              <w:b/>
              <w:bCs/>
              <w:sz w:val="24"/>
            </w:rPr>
          </w:rPrChange>
        </w:rPr>
        <w:t>Finexkap AM</w:t>
      </w:r>
      <w:r w:rsidR="009D1A9A" w:rsidRPr="00935764">
        <w:rPr>
          <w:rFonts w:ascii="Helvetica Neue Light" w:eastAsia="Times New Roman" w:hAnsi="Helvetica Neue Light" w:cs="Times New Roman"/>
          <w:rPrChange w:id="3709" w:author="Arthur de Catheu" w:date="2014-06-20T17:08:00Z">
            <w:rPr>
              <w:rFonts w:eastAsia="Times New Roman" w:cs="Times New Roman"/>
              <w:b/>
              <w:bCs/>
              <w:sz w:val="24"/>
            </w:rPr>
          </w:rPrChange>
        </w:rPr>
        <w:t xml:space="preserve"> établit et maintient un Compte Courant Cédant global unique (non bancaire et non rémunéré) au nom de chaque Cédant qui retrace l’ensemble des écritures afférentes </w:t>
      </w:r>
      <w:r w:rsidR="00FB4BF1" w:rsidRPr="00935764">
        <w:rPr>
          <w:rFonts w:ascii="Helvetica Neue Light" w:eastAsia="Times New Roman" w:hAnsi="Helvetica Neue Light" w:cs="Times New Roman"/>
          <w:rPrChange w:id="3710" w:author="Arthur de Catheu" w:date="2014-06-20T17:08:00Z">
            <w:rPr>
              <w:rFonts w:eastAsia="Times New Roman" w:cs="Times New Roman"/>
              <w:b/>
              <w:bCs/>
              <w:sz w:val="24"/>
            </w:rPr>
          </w:rPrChange>
        </w:rPr>
        <w:t>à la</w:t>
      </w:r>
      <w:r w:rsidR="009D1A9A" w:rsidRPr="00935764">
        <w:rPr>
          <w:rFonts w:ascii="Helvetica Neue Light" w:eastAsia="Times New Roman" w:hAnsi="Helvetica Neue Light" w:cs="Times New Roman"/>
          <w:rPrChange w:id="3711" w:author="Arthur de Catheu" w:date="2014-06-20T17:08:00Z">
            <w:rPr>
              <w:rFonts w:eastAsia="Times New Roman" w:cs="Times New Roman"/>
              <w:b/>
              <w:bCs/>
              <w:sz w:val="24"/>
            </w:rPr>
          </w:rPrChange>
        </w:rPr>
        <w:t xml:space="preserve"> </w:t>
      </w:r>
      <w:r w:rsidR="00FB4BF1" w:rsidRPr="00935764">
        <w:rPr>
          <w:rFonts w:ascii="Helvetica Neue Light" w:eastAsia="Times New Roman" w:hAnsi="Helvetica Neue Light" w:cs="Times New Roman"/>
          <w:rPrChange w:id="3712" w:author="Arthur de Catheu" w:date="2014-06-20T17:08:00Z">
            <w:rPr>
              <w:rFonts w:eastAsia="Times New Roman" w:cs="Times New Roman"/>
              <w:b/>
              <w:bCs/>
              <w:sz w:val="24"/>
            </w:rPr>
          </w:rPrChange>
        </w:rPr>
        <w:t>Retenue</w:t>
      </w:r>
      <w:r w:rsidR="009D1A9A" w:rsidRPr="00935764">
        <w:rPr>
          <w:rFonts w:ascii="Helvetica Neue Light" w:eastAsia="Times New Roman" w:hAnsi="Helvetica Neue Light" w:cs="Times New Roman"/>
          <w:rPrChange w:id="3713" w:author="Arthur de Catheu" w:date="2014-06-20T17:08:00Z">
            <w:rPr>
              <w:rFonts w:eastAsia="Times New Roman" w:cs="Times New Roman"/>
              <w:b/>
              <w:bCs/>
              <w:sz w:val="24"/>
            </w:rPr>
          </w:rPrChange>
        </w:rPr>
        <w:t xml:space="preserve"> de Garantie constitué</w:t>
      </w:r>
      <w:r w:rsidR="00FB4BF1" w:rsidRPr="00935764">
        <w:rPr>
          <w:rFonts w:ascii="Helvetica Neue Light" w:eastAsia="Times New Roman" w:hAnsi="Helvetica Neue Light" w:cs="Times New Roman"/>
          <w:rPrChange w:id="3714" w:author="Arthur de Catheu" w:date="2014-06-20T17:08:00Z">
            <w:rPr>
              <w:rFonts w:eastAsia="Times New Roman" w:cs="Times New Roman"/>
              <w:b/>
              <w:bCs/>
              <w:sz w:val="24"/>
            </w:rPr>
          </w:rPrChange>
        </w:rPr>
        <w:t>e</w:t>
      </w:r>
      <w:r w:rsidR="009D1A9A" w:rsidRPr="00935764">
        <w:rPr>
          <w:rFonts w:ascii="Helvetica Neue Light" w:eastAsia="Times New Roman" w:hAnsi="Helvetica Neue Light" w:cs="Times New Roman"/>
          <w:rPrChange w:id="3715" w:author="Arthur de Catheu" w:date="2014-06-20T17:08:00Z">
            <w:rPr>
              <w:rFonts w:eastAsia="Times New Roman" w:cs="Times New Roman"/>
              <w:b/>
              <w:bCs/>
              <w:sz w:val="24"/>
            </w:rPr>
          </w:rPrChange>
        </w:rPr>
        <w:t xml:space="preserve"> par le Cédant au titre de chaque Créance Cédée et sur lequel </w:t>
      </w:r>
      <w:r w:rsidRPr="00935764">
        <w:rPr>
          <w:rFonts w:ascii="Helvetica Neue Light" w:eastAsia="Times New Roman" w:hAnsi="Helvetica Neue Light" w:cs="Times New Roman"/>
          <w:rPrChange w:id="3716" w:author="Arthur de Catheu" w:date="2014-06-20T17:08:00Z">
            <w:rPr>
              <w:rFonts w:eastAsia="Times New Roman" w:cs="Times New Roman"/>
              <w:b/>
              <w:bCs/>
              <w:sz w:val="24"/>
            </w:rPr>
          </w:rPrChange>
        </w:rPr>
        <w:t>Finexkap AM</w:t>
      </w:r>
      <w:r w:rsidR="009D1A9A" w:rsidRPr="00935764">
        <w:rPr>
          <w:rFonts w:ascii="Helvetica Neue Light" w:eastAsia="Times New Roman" w:hAnsi="Helvetica Neue Light" w:cs="Times New Roman"/>
          <w:rPrChange w:id="3717" w:author="Arthur de Catheu" w:date="2014-06-20T17:08:00Z">
            <w:rPr>
              <w:rFonts w:eastAsia="Times New Roman" w:cs="Times New Roman"/>
              <w:b/>
              <w:bCs/>
              <w:sz w:val="24"/>
            </w:rPr>
          </w:rPrChange>
        </w:rPr>
        <w:t xml:space="preserve"> porte les écritures suivantes :</w:t>
      </w:r>
    </w:p>
    <w:p w14:paraId="035E2BEB" w14:textId="57482DAB" w:rsidR="009D1A9A" w:rsidRPr="00935764" w:rsidRDefault="00F82440" w:rsidP="006E4496">
      <w:pPr>
        <w:pStyle w:val="Paragraphedeliste"/>
        <w:numPr>
          <w:ilvl w:val="0"/>
          <w:numId w:val="188"/>
        </w:numPr>
        <w:rPr>
          <w:rFonts w:ascii="Helvetica Neue Light" w:hAnsi="Helvetica Neue Light"/>
          <w:rPrChange w:id="3718" w:author="Arthur de Catheu" w:date="2014-06-20T17:08:00Z">
            <w:rPr/>
          </w:rPrChange>
        </w:rPr>
      </w:pPr>
      <w:r w:rsidRPr="00935764">
        <w:rPr>
          <w:rFonts w:ascii="Helvetica Neue Light" w:hAnsi="Helvetica Neue Light"/>
          <w:rPrChange w:id="3719" w:author="Arthur de Catheu" w:date="2014-06-20T17:08:00Z">
            <w:rPr>
              <w:rFonts w:eastAsiaTheme="majorEastAsia" w:cstheme="majorBidi"/>
              <w:b/>
              <w:bCs/>
              <w:sz w:val="24"/>
            </w:rPr>
          </w:rPrChange>
        </w:rPr>
        <w:t xml:space="preserve">au </w:t>
      </w:r>
      <w:r w:rsidR="009D1A9A" w:rsidRPr="00935764">
        <w:rPr>
          <w:rFonts w:ascii="Helvetica Neue Light" w:hAnsi="Helvetica Neue Light"/>
          <w:rPrChange w:id="3720" w:author="Arthur de Catheu" w:date="2014-06-20T17:08:00Z">
            <w:rPr>
              <w:rFonts w:eastAsiaTheme="majorEastAsia" w:cstheme="majorBidi"/>
              <w:b/>
              <w:bCs/>
              <w:sz w:val="24"/>
            </w:rPr>
          </w:rPrChange>
        </w:rPr>
        <w:t>crédit, l</w:t>
      </w:r>
      <w:r w:rsidR="00FB4BF1" w:rsidRPr="00935764">
        <w:rPr>
          <w:rFonts w:ascii="Helvetica Neue Light" w:hAnsi="Helvetica Neue Light"/>
          <w:rPrChange w:id="3721" w:author="Arthur de Catheu" w:date="2014-06-20T17:08:00Z">
            <w:rPr>
              <w:rFonts w:eastAsiaTheme="majorEastAsia" w:cstheme="majorBidi"/>
              <w:b/>
              <w:bCs/>
              <w:sz w:val="24"/>
            </w:rPr>
          </w:rPrChange>
        </w:rPr>
        <w:t xml:space="preserve">a Retenue </w:t>
      </w:r>
      <w:r w:rsidR="009D1A9A" w:rsidRPr="00935764">
        <w:rPr>
          <w:rFonts w:ascii="Helvetica Neue Light" w:hAnsi="Helvetica Neue Light"/>
          <w:rPrChange w:id="3722" w:author="Arthur de Catheu" w:date="2014-06-20T17:08:00Z">
            <w:rPr>
              <w:rFonts w:eastAsiaTheme="majorEastAsia" w:cstheme="majorBidi"/>
              <w:b/>
              <w:bCs/>
              <w:sz w:val="24"/>
            </w:rPr>
          </w:rPrChange>
        </w:rPr>
        <w:t>de Garantie constitué</w:t>
      </w:r>
      <w:r w:rsidR="00FB4BF1" w:rsidRPr="00935764">
        <w:rPr>
          <w:rFonts w:ascii="Helvetica Neue Light" w:hAnsi="Helvetica Neue Light"/>
          <w:rPrChange w:id="3723" w:author="Arthur de Catheu" w:date="2014-06-20T17:08:00Z">
            <w:rPr>
              <w:rFonts w:eastAsiaTheme="majorEastAsia" w:cstheme="majorBidi"/>
              <w:b/>
              <w:bCs/>
              <w:sz w:val="24"/>
            </w:rPr>
          </w:rPrChange>
        </w:rPr>
        <w:t>e</w:t>
      </w:r>
      <w:r w:rsidR="009D1A9A" w:rsidRPr="00935764">
        <w:rPr>
          <w:rFonts w:ascii="Helvetica Neue Light" w:hAnsi="Helvetica Neue Light"/>
          <w:rPrChange w:id="3724" w:author="Arthur de Catheu" w:date="2014-06-20T17:08:00Z">
            <w:rPr>
              <w:rFonts w:eastAsiaTheme="majorEastAsia" w:cstheme="majorBidi"/>
              <w:b/>
              <w:bCs/>
              <w:sz w:val="24"/>
            </w:rPr>
          </w:rPrChange>
        </w:rPr>
        <w:t xml:space="preserve"> par le Cédant à chaque Date de Cession et pour chaque Créance Cédée ;</w:t>
      </w:r>
      <w:r w:rsidRPr="00935764">
        <w:rPr>
          <w:rFonts w:ascii="Helvetica Neue Light" w:hAnsi="Helvetica Neue Light"/>
          <w:rPrChange w:id="3725" w:author="Arthur de Catheu" w:date="2014-06-20T17:08:00Z">
            <w:rPr>
              <w:rFonts w:eastAsiaTheme="majorEastAsia" w:cstheme="majorBidi"/>
              <w:b/>
              <w:bCs/>
              <w:sz w:val="24"/>
            </w:rPr>
          </w:rPrChange>
        </w:rPr>
        <w:t xml:space="preserve"> et</w:t>
      </w:r>
    </w:p>
    <w:p w14:paraId="4EC77E3B" w14:textId="163908AD" w:rsidR="00457E87" w:rsidRPr="00935764" w:rsidRDefault="00F82440" w:rsidP="006E4496">
      <w:pPr>
        <w:pStyle w:val="Paragraphedeliste"/>
        <w:numPr>
          <w:ilvl w:val="0"/>
          <w:numId w:val="188"/>
        </w:numPr>
        <w:rPr>
          <w:rFonts w:ascii="Helvetica Neue Light" w:hAnsi="Helvetica Neue Light"/>
          <w:rPrChange w:id="3726" w:author="Arthur de Catheu" w:date="2014-06-20T17:08:00Z">
            <w:rPr/>
          </w:rPrChange>
        </w:rPr>
      </w:pPr>
      <w:r w:rsidRPr="00935764">
        <w:rPr>
          <w:rFonts w:ascii="Helvetica Neue Light" w:hAnsi="Helvetica Neue Light"/>
          <w:rPrChange w:id="3727" w:author="Arthur de Catheu" w:date="2014-06-20T17:08:00Z">
            <w:rPr>
              <w:rFonts w:eastAsiaTheme="majorEastAsia" w:cstheme="majorBidi"/>
              <w:b/>
              <w:bCs/>
              <w:sz w:val="24"/>
            </w:rPr>
          </w:rPrChange>
        </w:rPr>
        <w:t xml:space="preserve">au </w:t>
      </w:r>
      <w:r w:rsidR="009D1A9A" w:rsidRPr="00935764">
        <w:rPr>
          <w:rFonts w:ascii="Helvetica Neue Light" w:hAnsi="Helvetica Neue Light"/>
          <w:rPrChange w:id="3728" w:author="Arthur de Catheu" w:date="2014-06-20T17:08:00Z">
            <w:rPr>
              <w:rFonts w:eastAsiaTheme="majorEastAsia" w:cstheme="majorBidi"/>
              <w:b/>
              <w:bCs/>
              <w:sz w:val="24"/>
            </w:rPr>
          </w:rPrChange>
        </w:rPr>
        <w:t>débit :</w:t>
      </w:r>
    </w:p>
    <w:p w14:paraId="5289E033" w14:textId="387CB63E" w:rsidR="00457E87" w:rsidRPr="00935764" w:rsidRDefault="00F82440" w:rsidP="00761601">
      <w:pPr>
        <w:pStyle w:val="Paragraphedeliste"/>
        <w:numPr>
          <w:ilvl w:val="2"/>
          <w:numId w:val="23"/>
        </w:numPr>
        <w:spacing w:before="120"/>
        <w:ind w:left="2160"/>
        <w:rPr>
          <w:rFonts w:ascii="Helvetica Neue Light" w:eastAsia="Times New Roman" w:hAnsi="Helvetica Neue Light" w:cs="Times New Roman"/>
          <w:rPrChange w:id="3729" w:author="Arthur de Catheu" w:date="2014-06-20T17:08:00Z">
            <w:rPr>
              <w:rFonts w:eastAsia="Times New Roman" w:cs="Times New Roman"/>
            </w:rPr>
          </w:rPrChange>
        </w:rPr>
      </w:pPr>
      <w:r w:rsidRPr="00935764">
        <w:rPr>
          <w:rFonts w:ascii="Helvetica Neue Light" w:hAnsi="Helvetica Neue Light"/>
          <w:rPrChange w:id="3730" w:author="Arthur de Catheu" w:date="2014-06-20T17:08:00Z">
            <w:rPr>
              <w:rFonts w:eastAsiaTheme="majorEastAsia" w:cstheme="majorBidi"/>
              <w:b/>
              <w:bCs/>
              <w:sz w:val="24"/>
            </w:rPr>
          </w:rPrChange>
        </w:rPr>
        <w:t xml:space="preserve">les </w:t>
      </w:r>
      <w:r w:rsidR="00C953D2" w:rsidRPr="00935764">
        <w:rPr>
          <w:rFonts w:ascii="Helvetica Neue Light" w:hAnsi="Helvetica Neue Light"/>
          <w:rPrChange w:id="3731" w:author="Arthur de Catheu" w:date="2014-06-20T17:08:00Z">
            <w:rPr>
              <w:rFonts w:eastAsiaTheme="majorEastAsia" w:cstheme="majorBidi"/>
              <w:b/>
              <w:bCs/>
              <w:sz w:val="24"/>
            </w:rPr>
          </w:rPrChange>
        </w:rPr>
        <w:t>Frais de</w:t>
      </w:r>
      <w:r w:rsidR="009D1A9A" w:rsidRPr="00935764">
        <w:rPr>
          <w:rFonts w:ascii="Helvetica Neue Light" w:hAnsi="Helvetica Neue Light"/>
          <w:rPrChange w:id="3732" w:author="Arthur de Catheu" w:date="2014-06-20T17:08:00Z">
            <w:rPr>
              <w:rFonts w:eastAsiaTheme="majorEastAsia" w:cstheme="majorBidi"/>
              <w:b/>
              <w:bCs/>
              <w:sz w:val="24"/>
            </w:rPr>
          </w:rPrChange>
        </w:rPr>
        <w:t xml:space="preserve"> </w:t>
      </w:r>
      <w:r w:rsidR="00C953D2" w:rsidRPr="00935764">
        <w:rPr>
          <w:rFonts w:ascii="Helvetica Neue Light" w:hAnsi="Helvetica Neue Light"/>
          <w:rPrChange w:id="3733" w:author="Arthur de Catheu" w:date="2014-06-20T17:08:00Z">
            <w:rPr>
              <w:rFonts w:eastAsiaTheme="majorEastAsia" w:cstheme="majorBidi"/>
              <w:b/>
              <w:bCs/>
              <w:sz w:val="24"/>
            </w:rPr>
          </w:rPrChange>
        </w:rPr>
        <w:t>R</w:t>
      </w:r>
      <w:r w:rsidR="009D1A9A" w:rsidRPr="00935764">
        <w:rPr>
          <w:rFonts w:ascii="Helvetica Neue Light" w:hAnsi="Helvetica Neue Light"/>
          <w:rPrChange w:id="3734" w:author="Arthur de Catheu" w:date="2014-06-20T17:08:00Z">
            <w:rPr>
              <w:rFonts w:eastAsiaTheme="majorEastAsia" w:cstheme="majorBidi"/>
              <w:b/>
              <w:bCs/>
              <w:sz w:val="24"/>
            </w:rPr>
          </w:rPrChange>
        </w:rPr>
        <w:t>ecouvrement</w:t>
      </w:r>
      <w:r w:rsidR="005B4F7E" w:rsidRPr="00935764">
        <w:rPr>
          <w:rFonts w:ascii="Helvetica Neue Light" w:hAnsi="Helvetica Neue Light"/>
          <w:rPrChange w:id="3735" w:author="Arthur de Catheu" w:date="2014-06-20T17:08:00Z">
            <w:rPr>
              <w:rFonts w:eastAsiaTheme="majorEastAsia" w:cstheme="majorBidi"/>
              <w:b/>
              <w:bCs/>
              <w:sz w:val="24"/>
            </w:rPr>
          </w:rPrChange>
        </w:rPr>
        <w:t xml:space="preserve"> </w:t>
      </w:r>
      <w:r w:rsidR="009D1A9A" w:rsidRPr="00935764">
        <w:rPr>
          <w:rFonts w:ascii="Helvetica Neue Light" w:hAnsi="Helvetica Neue Light"/>
          <w:rPrChange w:id="3736" w:author="Arthur de Catheu" w:date="2014-06-20T17:08:00Z">
            <w:rPr>
              <w:rFonts w:eastAsiaTheme="majorEastAsia" w:cstheme="majorBidi"/>
              <w:b/>
              <w:bCs/>
              <w:sz w:val="24"/>
            </w:rPr>
          </w:rPrChange>
        </w:rPr>
        <w:t>;</w:t>
      </w:r>
      <w:r w:rsidRPr="00935764">
        <w:rPr>
          <w:rFonts w:ascii="Helvetica Neue Light" w:hAnsi="Helvetica Neue Light"/>
          <w:rPrChange w:id="3737" w:author="Arthur de Catheu" w:date="2014-06-20T17:08:00Z">
            <w:rPr>
              <w:rFonts w:eastAsiaTheme="majorEastAsia" w:cstheme="majorBidi"/>
              <w:b/>
              <w:bCs/>
              <w:sz w:val="24"/>
            </w:rPr>
          </w:rPrChange>
        </w:rPr>
        <w:t xml:space="preserve"> et</w:t>
      </w:r>
    </w:p>
    <w:p w14:paraId="0E6AE56A" w14:textId="685B9964" w:rsidR="00457E87" w:rsidRPr="00935764" w:rsidRDefault="00F82440" w:rsidP="00761601">
      <w:pPr>
        <w:pStyle w:val="Paragraphedeliste"/>
        <w:numPr>
          <w:ilvl w:val="2"/>
          <w:numId w:val="23"/>
        </w:numPr>
        <w:spacing w:before="120"/>
        <w:ind w:left="2160"/>
        <w:rPr>
          <w:rFonts w:ascii="Helvetica Neue Light" w:eastAsia="Times New Roman" w:hAnsi="Helvetica Neue Light" w:cs="Times New Roman"/>
          <w:rPrChange w:id="3738" w:author="Arthur de Catheu" w:date="2014-06-20T17:08:00Z">
            <w:rPr>
              <w:rFonts w:eastAsia="Times New Roman" w:cs="Times New Roman"/>
            </w:rPr>
          </w:rPrChange>
        </w:rPr>
      </w:pPr>
      <w:r w:rsidRPr="00935764">
        <w:rPr>
          <w:rFonts w:ascii="Helvetica Neue Light" w:hAnsi="Helvetica Neue Light"/>
          <w:rPrChange w:id="3739" w:author="Arthur de Catheu" w:date="2014-06-20T17:08:00Z">
            <w:rPr>
              <w:rFonts w:eastAsiaTheme="majorEastAsia" w:cstheme="majorBidi"/>
              <w:b/>
              <w:bCs/>
              <w:sz w:val="24"/>
            </w:rPr>
          </w:rPrChange>
        </w:rPr>
        <w:t xml:space="preserve">les </w:t>
      </w:r>
      <w:r w:rsidR="009D1A9A" w:rsidRPr="00935764">
        <w:rPr>
          <w:rFonts w:ascii="Helvetica Neue Light" w:hAnsi="Helvetica Neue Light"/>
          <w:rPrChange w:id="3740" w:author="Arthur de Catheu" w:date="2014-06-20T17:08:00Z">
            <w:rPr>
              <w:rFonts w:eastAsiaTheme="majorEastAsia" w:cstheme="majorBidi"/>
              <w:b/>
              <w:bCs/>
              <w:sz w:val="24"/>
            </w:rPr>
          </w:rPrChange>
        </w:rPr>
        <w:t xml:space="preserve">montants impayés par le ou les Débiteur(s) correspondant(s), déduction faite des éventuelles indemnités versées par </w:t>
      </w:r>
      <w:r w:rsidR="00E30944" w:rsidRPr="00935764">
        <w:rPr>
          <w:rFonts w:ascii="Helvetica Neue Light" w:hAnsi="Helvetica Neue Light"/>
          <w:rPrChange w:id="3741" w:author="Arthur de Catheu" w:date="2014-06-20T17:08:00Z">
            <w:rPr>
              <w:rFonts w:eastAsiaTheme="majorEastAsia" w:cstheme="majorBidi"/>
              <w:b/>
              <w:bCs/>
              <w:sz w:val="24"/>
            </w:rPr>
          </w:rPrChange>
        </w:rPr>
        <w:t>l’Assureur-Crédit</w:t>
      </w:r>
      <w:r w:rsidR="009D1A9A" w:rsidRPr="00935764">
        <w:rPr>
          <w:rFonts w:ascii="Helvetica Neue Light" w:hAnsi="Helvetica Neue Light"/>
          <w:rPrChange w:id="3742" w:author="Arthur de Catheu" w:date="2014-06-20T17:08:00Z">
            <w:rPr>
              <w:rFonts w:eastAsiaTheme="majorEastAsia" w:cstheme="majorBidi"/>
              <w:b/>
              <w:bCs/>
              <w:sz w:val="24"/>
            </w:rPr>
          </w:rPrChange>
        </w:rPr>
        <w:t xml:space="preserve"> au </w:t>
      </w:r>
      <w:r w:rsidR="00A37D87" w:rsidRPr="00935764">
        <w:rPr>
          <w:rFonts w:ascii="Helvetica Neue Light" w:hAnsi="Helvetica Neue Light"/>
          <w:rPrChange w:id="3743" w:author="Arthur de Catheu" w:date="2014-06-20T17:08:00Z">
            <w:rPr>
              <w:rFonts w:eastAsiaTheme="majorEastAsia" w:cstheme="majorBidi"/>
              <w:b/>
              <w:bCs/>
              <w:sz w:val="24"/>
            </w:rPr>
          </w:rPrChange>
        </w:rPr>
        <w:t>FCT 2014</w:t>
      </w:r>
      <w:r w:rsidR="009D1A9A" w:rsidRPr="00935764">
        <w:rPr>
          <w:rFonts w:ascii="Helvetica Neue Light" w:hAnsi="Helvetica Neue Light"/>
          <w:rPrChange w:id="3744" w:author="Arthur de Catheu" w:date="2014-06-20T17:08:00Z">
            <w:rPr>
              <w:rFonts w:eastAsiaTheme="majorEastAsia" w:cstheme="majorBidi"/>
              <w:b/>
              <w:bCs/>
              <w:sz w:val="24"/>
            </w:rPr>
          </w:rPrChange>
        </w:rPr>
        <w:t xml:space="preserve"> au titre des Créances impayées</w:t>
      </w:r>
      <w:r w:rsidR="005A1268" w:rsidRPr="00935764">
        <w:rPr>
          <w:rFonts w:ascii="Helvetica Neue Light" w:hAnsi="Helvetica Neue Light"/>
          <w:rPrChange w:id="3745" w:author="Arthur de Catheu" w:date="2014-06-20T17:08:00Z">
            <w:rPr>
              <w:rFonts w:eastAsiaTheme="majorEastAsia" w:cstheme="majorBidi"/>
              <w:b/>
              <w:bCs/>
              <w:sz w:val="24"/>
            </w:rPr>
          </w:rPrChange>
        </w:rPr>
        <w:t>, dans la limite pour chaque Créance</w:t>
      </w:r>
      <w:r w:rsidR="00902506" w:rsidRPr="00935764">
        <w:rPr>
          <w:rFonts w:ascii="Helvetica Neue Light" w:hAnsi="Helvetica Neue Light"/>
          <w:rPrChange w:id="3746" w:author="Arthur de Catheu" w:date="2014-06-20T17:08:00Z">
            <w:rPr>
              <w:rFonts w:eastAsiaTheme="majorEastAsia" w:cstheme="majorBidi"/>
              <w:b/>
              <w:bCs/>
              <w:sz w:val="24"/>
            </w:rPr>
          </w:rPrChange>
        </w:rPr>
        <w:t xml:space="preserve"> </w:t>
      </w:r>
      <w:r w:rsidR="005A1268" w:rsidRPr="00935764">
        <w:rPr>
          <w:rFonts w:ascii="Helvetica Neue Light" w:hAnsi="Helvetica Neue Light"/>
          <w:rPrChange w:id="3747" w:author="Arthur de Catheu" w:date="2014-06-20T17:08:00Z">
            <w:rPr>
              <w:rFonts w:eastAsiaTheme="majorEastAsia" w:cstheme="majorBidi"/>
              <w:b/>
              <w:bCs/>
              <w:sz w:val="24"/>
            </w:rPr>
          </w:rPrChange>
        </w:rPr>
        <w:t xml:space="preserve">en </w:t>
      </w:r>
      <w:r w:rsidRPr="00935764">
        <w:rPr>
          <w:rFonts w:ascii="Helvetica Neue Light" w:hAnsi="Helvetica Neue Light"/>
          <w:rPrChange w:id="3748" w:author="Arthur de Catheu" w:date="2014-06-20T17:08:00Z">
            <w:rPr>
              <w:rFonts w:eastAsiaTheme="majorEastAsia" w:cstheme="majorBidi"/>
              <w:b/>
              <w:bCs/>
              <w:sz w:val="24"/>
            </w:rPr>
          </w:rPrChange>
        </w:rPr>
        <w:t>Perte</w:t>
      </w:r>
      <w:r w:rsidR="005A1268" w:rsidRPr="00935764">
        <w:rPr>
          <w:rFonts w:ascii="Helvetica Neue Light" w:hAnsi="Helvetica Neue Light"/>
          <w:rPrChange w:id="3749" w:author="Arthur de Catheu" w:date="2014-06-20T17:08:00Z">
            <w:rPr>
              <w:rFonts w:eastAsiaTheme="majorEastAsia" w:cstheme="majorBidi"/>
              <w:b/>
              <w:bCs/>
              <w:sz w:val="24"/>
            </w:rPr>
          </w:rPrChange>
        </w:rPr>
        <w:t xml:space="preserve">, du </w:t>
      </w:r>
      <w:r w:rsidR="005A1268" w:rsidRPr="00935764">
        <w:rPr>
          <w:rFonts w:ascii="Helvetica Neue Light" w:hAnsi="Helvetica Neue Light"/>
          <w:rPrChange w:id="3750" w:author="Arthur de Catheu" w:date="2014-06-20T17:08:00Z">
            <w:rPr>
              <w:rFonts w:eastAsiaTheme="majorEastAsia" w:cstheme="majorBidi"/>
              <w:b/>
              <w:bCs/>
              <w:sz w:val="24"/>
            </w:rPr>
          </w:rPrChange>
        </w:rPr>
        <w:lastRenderedPageBreak/>
        <w:t xml:space="preserve">montant de Retenue de Garantie </w:t>
      </w:r>
      <w:r w:rsidR="00C41077" w:rsidRPr="00935764">
        <w:rPr>
          <w:rFonts w:ascii="Helvetica Neue Light" w:hAnsi="Helvetica Neue Light"/>
          <w:rPrChange w:id="3751" w:author="Arthur de Catheu" w:date="2014-06-20T17:08:00Z">
            <w:rPr>
              <w:rFonts w:eastAsiaTheme="majorEastAsia" w:cstheme="majorBidi"/>
              <w:b/>
              <w:bCs/>
              <w:sz w:val="24"/>
            </w:rPr>
          </w:rPrChange>
        </w:rPr>
        <w:t xml:space="preserve">disponible </w:t>
      </w:r>
      <w:r w:rsidR="005A1268" w:rsidRPr="00935764">
        <w:rPr>
          <w:rFonts w:ascii="Helvetica Neue Light" w:hAnsi="Helvetica Neue Light"/>
          <w:rPrChange w:id="3752" w:author="Arthur de Catheu" w:date="2014-06-20T17:08:00Z">
            <w:rPr>
              <w:rFonts w:eastAsiaTheme="majorEastAsia" w:cstheme="majorBidi"/>
              <w:b/>
              <w:bCs/>
              <w:sz w:val="24"/>
            </w:rPr>
          </w:rPrChange>
        </w:rPr>
        <w:t>constituée au titre de cette Créance</w:t>
      </w:r>
      <w:r w:rsidR="00D74026" w:rsidRPr="00935764">
        <w:rPr>
          <w:rFonts w:ascii="Helvetica Neue Light" w:hAnsi="Helvetica Neue Light"/>
          <w:rPrChange w:id="3753" w:author="Arthur de Catheu" w:date="2014-06-20T17:08:00Z">
            <w:rPr>
              <w:rFonts w:eastAsiaTheme="majorEastAsia" w:cstheme="majorBidi"/>
              <w:b/>
              <w:bCs/>
              <w:sz w:val="24"/>
            </w:rPr>
          </w:rPrChange>
        </w:rPr>
        <w:t>.</w:t>
      </w:r>
    </w:p>
    <w:p w14:paraId="4D50AA8C" w14:textId="518B6BFA" w:rsidR="00FF178F" w:rsidRPr="00935764" w:rsidRDefault="003516F9" w:rsidP="00C92EAD">
      <w:pPr>
        <w:spacing w:before="120"/>
        <w:rPr>
          <w:rFonts w:ascii="Helvetica Neue Light" w:eastAsia="Times New Roman" w:hAnsi="Helvetica Neue Light" w:cs="Times New Roman"/>
          <w:rPrChange w:id="3754" w:author="Arthur de Catheu" w:date="2014-06-20T17:08:00Z">
            <w:rPr>
              <w:rFonts w:eastAsia="Times New Roman" w:cs="Times New Roman"/>
            </w:rPr>
          </w:rPrChange>
        </w:rPr>
      </w:pPr>
      <w:r w:rsidRPr="00935764">
        <w:rPr>
          <w:rFonts w:ascii="Helvetica Neue Light" w:eastAsia="Times New Roman" w:hAnsi="Helvetica Neue Light" w:cs="Times New Roman"/>
          <w:rPrChange w:id="3755" w:author="Arthur de Catheu" w:date="2014-06-20T17:08:00Z">
            <w:rPr>
              <w:rFonts w:eastAsia="Times New Roman" w:cs="Times New Roman"/>
              <w:b/>
              <w:bCs/>
              <w:sz w:val="24"/>
            </w:rPr>
          </w:rPrChange>
        </w:rPr>
        <w:t>Les Retenues de Garantie constituées pour le compte des Cédants sont conservées sur le Compte de Retenue de Garantie dont le solde doit à tout moment correspondre à la somme des Comptes Courants Cédants</w:t>
      </w:r>
      <w:r w:rsidR="00F82440" w:rsidRPr="00935764">
        <w:rPr>
          <w:rFonts w:ascii="Helvetica Neue Light" w:eastAsia="Times New Roman" w:hAnsi="Helvetica Neue Light" w:cs="Times New Roman"/>
          <w:rPrChange w:id="3756" w:author="Arthur de Catheu" w:date="2014-06-20T17:08:00Z">
            <w:rPr>
              <w:rFonts w:eastAsia="Times New Roman" w:cs="Times New Roman"/>
              <w:b/>
              <w:bCs/>
              <w:sz w:val="24"/>
            </w:rPr>
          </w:rPrChange>
        </w:rPr>
        <w:t>, sous réserve le cas échéant des frais bancaires</w:t>
      </w:r>
      <w:r w:rsidR="00C41077" w:rsidRPr="00935764">
        <w:rPr>
          <w:rFonts w:ascii="Helvetica Neue Light" w:eastAsia="Times New Roman" w:hAnsi="Helvetica Neue Light" w:cs="Times New Roman"/>
          <w:rPrChange w:id="3757" w:author="Arthur de Catheu" w:date="2014-06-20T17:08:00Z">
            <w:rPr>
              <w:rFonts w:eastAsia="Times New Roman" w:cs="Times New Roman"/>
              <w:b/>
              <w:bCs/>
              <w:sz w:val="24"/>
            </w:rPr>
          </w:rPrChange>
        </w:rPr>
        <w:t>.</w:t>
      </w:r>
      <w:r w:rsidR="00D74026" w:rsidRPr="00935764">
        <w:rPr>
          <w:rFonts w:ascii="Helvetica Neue Light" w:eastAsia="Times New Roman" w:hAnsi="Helvetica Neue Light" w:cs="Times New Roman"/>
          <w:rPrChange w:id="3758" w:author="Arthur de Catheu" w:date="2014-06-20T17:08:00Z">
            <w:rPr>
              <w:rFonts w:eastAsia="Times New Roman" w:cs="Times New Roman"/>
              <w:b/>
              <w:bCs/>
              <w:sz w:val="24"/>
            </w:rPr>
          </w:rPrChange>
        </w:rPr>
        <w:t xml:space="preserve"> </w:t>
      </w:r>
      <w:r w:rsidR="00AE3F75" w:rsidRPr="00935764">
        <w:rPr>
          <w:rFonts w:ascii="Helvetica Neue Light" w:eastAsia="Times New Roman" w:hAnsi="Helvetica Neue Light" w:cs="Times New Roman"/>
          <w:rPrChange w:id="3759" w:author="Arthur de Catheu" w:date="2014-06-20T17:08:00Z">
            <w:rPr>
              <w:rFonts w:eastAsia="Times New Roman" w:cs="Times New Roman"/>
              <w:b/>
              <w:bCs/>
              <w:sz w:val="24"/>
            </w:rPr>
          </w:rPrChange>
        </w:rPr>
        <w:t>Le</w:t>
      </w:r>
      <w:r w:rsidR="00FF178F" w:rsidRPr="00935764">
        <w:rPr>
          <w:rFonts w:ascii="Helvetica Neue Light" w:eastAsia="Times New Roman" w:hAnsi="Helvetica Neue Light" w:cs="Times New Roman"/>
          <w:rPrChange w:id="3760" w:author="Arthur de Catheu" w:date="2014-06-20T17:08:00Z">
            <w:rPr>
              <w:rFonts w:eastAsia="Times New Roman" w:cs="Times New Roman"/>
              <w:b/>
              <w:bCs/>
              <w:sz w:val="24"/>
            </w:rPr>
          </w:rPrChange>
        </w:rPr>
        <w:t xml:space="preserve"> solde créditeur </w:t>
      </w:r>
      <w:r w:rsidR="005B30D5" w:rsidRPr="00935764">
        <w:rPr>
          <w:rFonts w:ascii="Helvetica Neue Light" w:eastAsia="Times New Roman" w:hAnsi="Helvetica Neue Light" w:cs="Times New Roman"/>
          <w:rPrChange w:id="3761" w:author="Arthur de Catheu" w:date="2014-06-20T17:08:00Z">
            <w:rPr>
              <w:rFonts w:eastAsia="Times New Roman" w:cs="Times New Roman"/>
              <w:b/>
              <w:bCs/>
              <w:sz w:val="24"/>
            </w:rPr>
          </w:rPrChange>
        </w:rPr>
        <w:t>d</w:t>
      </w:r>
      <w:r w:rsidR="00AE3F75" w:rsidRPr="00935764">
        <w:rPr>
          <w:rFonts w:ascii="Helvetica Neue Light" w:eastAsia="Times New Roman" w:hAnsi="Helvetica Neue Light" w:cs="Times New Roman"/>
          <w:rPrChange w:id="3762" w:author="Arthur de Catheu" w:date="2014-06-20T17:08:00Z">
            <w:rPr>
              <w:rFonts w:eastAsia="Times New Roman" w:cs="Times New Roman"/>
              <w:b/>
              <w:bCs/>
              <w:sz w:val="24"/>
            </w:rPr>
          </w:rPrChange>
        </w:rPr>
        <w:t xml:space="preserve">u </w:t>
      </w:r>
      <w:r w:rsidR="00F82440" w:rsidRPr="00935764">
        <w:rPr>
          <w:rFonts w:ascii="Helvetica Neue Light" w:eastAsia="Times New Roman" w:hAnsi="Helvetica Neue Light" w:cs="Times New Roman"/>
          <w:rPrChange w:id="3763" w:author="Arthur de Catheu" w:date="2014-06-20T17:08:00Z">
            <w:rPr>
              <w:rFonts w:eastAsia="Times New Roman" w:cs="Times New Roman"/>
              <w:b/>
              <w:bCs/>
              <w:sz w:val="24"/>
            </w:rPr>
          </w:rPrChange>
        </w:rPr>
        <w:t xml:space="preserve">Compte de </w:t>
      </w:r>
      <w:r w:rsidR="005B30D5" w:rsidRPr="00935764">
        <w:rPr>
          <w:rFonts w:ascii="Helvetica Neue Light" w:eastAsia="Times New Roman" w:hAnsi="Helvetica Neue Light" w:cs="Times New Roman"/>
          <w:rPrChange w:id="3764" w:author="Arthur de Catheu" w:date="2014-06-20T17:08:00Z">
            <w:rPr>
              <w:rFonts w:eastAsia="Times New Roman" w:cs="Times New Roman"/>
              <w:b/>
              <w:bCs/>
              <w:sz w:val="24"/>
            </w:rPr>
          </w:rPrChange>
        </w:rPr>
        <w:t xml:space="preserve">Retenue de Garantie </w:t>
      </w:r>
      <w:r w:rsidR="009A77D5" w:rsidRPr="00935764">
        <w:rPr>
          <w:rFonts w:ascii="Helvetica Neue Light" w:eastAsia="Times New Roman" w:hAnsi="Helvetica Neue Light" w:cs="Times New Roman"/>
          <w:rPrChange w:id="3765" w:author="Arthur de Catheu" w:date="2014-06-20T17:08:00Z">
            <w:rPr>
              <w:rFonts w:eastAsia="Times New Roman" w:cs="Times New Roman"/>
              <w:b/>
              <w:bCs/>
              <w:sz w:val="24"/>
            </w:rPr>
          </w:rPrChange>
        </w:rPr>
        <w:t>constitue une réserve</w:t>
      </w:r>
      <w:r w:rsidR="005B30D5" w:rsidRPr="00935764">
        <w:rPr>
          <w:rFonts w:ascii="Helvetica Neue Light" w:eastAsia="Times New Roman" w:hAnsi="Helvetica Neue Light" w:cs="Times New Roman"/>
          <w:rPrChange w:id="3766" w:author="Arthur de Catheu" w:date="2014-06-20T17:08:00Z">
            <w:rPr>
              <w:rFonts w:eastAsia="Times New Roman" w:cs="Times New Roman"/>
              <w:b/>
              <w:bCs/>
              <w:sz w:val="24"/>
            </w:rPr>
          </w:rPrChange>
        </w:rPr>
        <w:t xml:space="preserve"> de trésorerie qui ne </w:t>
      </w:r>
      <w:r w:rsidR="00FF178F" w:rsidRPr="00935764">
        <w:rPr>
          <w:rFonts w:ascii="Helvetica Neue Light" w:eastAsia="Times New Roman" w:hAnsi="Helvetica Neue Light" w:cs="Times New Roman"/>
          <w:rPrChange w:id="3767" w:author="Arthur de Catheu" w:date="2014-06-20T17:08:00Z">
            <w:rPr>
              <w:rFonts w:eastAsia="Times New Roman" w:cs="Times New Roman"/>
              <w:b/>
              <w:bCs/>
              <w:sz w:val="24"/>
            </w:rPr>
          </w:rPrChange>
        </w:rPr>
        <w:t>peu</w:t>
      </w:r>
      <w:r w:rsidR="005B30D5" w:rsidRPr="00935764">
        <w:rPr>
          <w:rFonts w:ascii="Helvetica Neue Light" w:eastAsia="Times New Roman" w:hAnsi="Helvetica Neue Light" w:cs="Times New Roman"/>
          <w:rPrChange w:id="3768" w:author="Arthur de Catheu" w:date="2014-06-20T17:08:00Z">
            <w:rPr>
              <w:rFonts w:eastAsia="Times New Roman" w:cs="Times New Roman"/>
              <w:b/>
              <w:bCs/>
              <w:sz w:val="24"/>
            </w:rPr>
          </w:rPrChange>
        </w:rPr>
        <w:t>t</w:t>
      </w:r>
      <w:r w:rsidR="00FF178F" w:rsidRPr="00935764">
        <w:rPr>
          <w:rFonts w:ascii="Helvetica Neue Light" w:eastAsia="Times New Roman" w:hAnsi="Helvetica Neue Light" w:cs="Times New Roman"/>
          <w:rPrChange w:id="3769" w:author="Arthur de Catheu" w:date="2014-06-20T17:08:00Z">
            <w:rPr>
              <w:rFonts w:eastAsia="Times New Roman" w:cs="Times New Roman"/>
              <w:b/>
              <w:bCs/>
              <w:sz w:val="24"/>
            </w:rPr>
          </w:rPrChange>
        </w:rPr>
        <w:t xml:space="preserve"> être utilisé</w:t>
      </w:r>
      <w:r w:rsidR="005B30D5" w:rsidRPr="00935764">
        <w:rPr>
          <w:rFonts w:ascii="Helvetica Neue Light" w:eastAsia="Times New Roman" w:hAnsi="Helvetica Neue Light" w:cs="Times New Roman"/>
          <w:rPrChange w:id="3770" w:author="Arthur de Catheu" w:date="2014-06-20T17:08:00Z">
            <w:rPr>
              <w:rFonts w:eastAsia="Times New Roman" w:cs="Times New Roman"/>
              <w:b/>
              <w:bCs/>
              <w:sz w:val="24"/>
            </w:rPr>
          </w:rPrChange>
        </w:rPr>
        <w:t>e</w:t>
      </w:r>
      <w:r w:rsidR="00FF178F" w:rsidRPr="00935764">
        <w:rPr>
          <w:rFonts w:ascii="Helvetica Neue Light" w:eastAsia="Times New Roman" w:hAnsi="Helvetica Neue Light" w:cs="Times New Roman"/>
          <w:rPrChange w:id="3771" w:author="Arthur de Catheu" w:date="2014-06-20T17:08:00Z">
            <w:rPr>
              <w:rFonts w:eastAsia="Times New Roman" w:cs="Times New Roman"/>
              <w:b/>
              <w:bCs/>
              <w:sz w:val="24"/>
            </w:rPr>
          </w:rPrChange>
        </w:rPr>
        <w:t xml:space="preserve"> </w:t>
      </w:r>
      <w:r w:rsidR="009A77D5" w:rsidRPr="00935764">
        <w:rPr>
          <w:rFonts w:ascii="Helvetica Neue Light" w:eastAsia="Times New Roman" w:hAnsi="Helvetica Neue Light" w:cs="Times New Roman"/>
          <w:rPrChange w:id="3772" w:author="Arthur de Catheu" w:date="2014-06-20T17:08:00Z">
            <w:rPr>
              <w:rFonts w:eastAsia="Times New Roman" w:cs="Times New Roman"/>
              <w:b/>
              <w:bCs/>
              <w:sz w:val="24"/>
            </w:rPr>
          </w:rPrChange>
        </w:rPr>
        <w:t xml:space="preserve">pour procéder à l’acquisition de Créances. </w:t>
      </w:r>
    </w:p>
    <w:p w14:paraId="11A79AE3" w14:textId="73576203" w:rsidR="00FF178F" w:rsidRPr="00935764" w:rsidRDefault="00FF178F" w:rsidP="00FF178F">
      <w:pPr>
        <w:spacing w:before="120"/>
        <w:rPr>
          <w:rFonts w:ascii="Helvetica Neue Light" w:eastAsia="Times New Roman" w:hAnsi="Helvetica Neue Light" w:cs="Times New Roman"/>
          <w:rPrChange w:id="3773" w:author="Arthur de Catheu" w:date="2014-06-20T17:08:00Z">
            <w:rPr>
              <w:rFonts w:eastAsia="Times New Roman" w:cs="Times New Roman"/>
            </w:rPr>
          </w:rPrChange>
        </w:rPr>
      </w:pPr>
      <w:r w:rsidRPr="00935764">
        <w:rPr>
          <w:rFonts w:ascii="Helvetica Neue Light" w:eastAsia="Times New Roman" w:hAnsi="Helvetica Neue Light" w:cs="Times New Roman"/>
          <w:rPrChange w:id="3774" w:author="Arthur de Catheu" w:date="2014-06-20T17:08:00Z">
            <w:rPr>
              <w:rFonts w:eastAsia="Times New Roman" w:cs="Times New Roman"/>
              <w:b/>
              <w:bCs/>
              <w:sz w:val="24"/>
            </w:rPr>
          </w:rPrChange>
        </w:rPr>
        <w:t xml:space="preserve">Les écritures ci-dessus sont tenues à jour et conservées au siège social de </w:t>
      </w:r>
      <w:r w:rsidR="002119A8" w:rsidRPr="00935764">
        <w:rPr>
          <w:rFonts w:ascii="Helvetica Neue Light" w:eastAsia="Times New Roman" w:hAnsi="Helvetica Neue Light" w:cs="Times New Roman"/>
          <w:rPrChange w:id="3775" w:author="Arthur de Catheu" w:date="2014-06-20T17:08:00Z">
            <w:rPr>
              <w:rFonts w:eastAsia="Times New Roman" w:cs="Times New Roman"/>
              <w:b/>
              <w:bCs/>
              <w:sz w:val="24"/>
            </w:rPr>
          </w:rPrChange>
        </w:rPr>
        <w:t>Finexkap AM</w:t>
      </w:r>
      <w:r w:rsidRPr="00935764">
        <w:rPr>
          <w:rFonts w:ascii="Helvetica Neue Light" w:eastAsia="Times New Roman" w:hAnsi="Helvetica Neue Light" w:cs="Times New Roman"/>
          <w:rPrChange w:id="3776" w:author="Arthur de Catheu" w:date="2014-06-20T17:08:00Z">
            <w:rPr>
              <w:rFonts w:eastAsia="Times New Roman" w:cs="Times New Roman"/>
              <w:b/>
              <w:bCs/>
              <w:sz w:val="24"/>
            </w:rPr>
          </w:rPrChange>
        </w:rPr>
        <w:t>. Ces écritures sont conservées dans des conditions préservant leur intégrité et l’accès aux informations qu’ils contiennent, pour une durée correspondant aux délais légaux et réglementaires relatifs à la conservation des documents comptables et commerciaux.</w:t>
      </w:r>
    </w:p>
    <w:p w14:paraId="5B84C6BD" w14:textId="4D2965D8" w:rsidR="00976F27" w:rsidRPr="00935764" w:rsidRDefault="00976F27" w:rsidP="00976F27">
      <w:pPr>
        <w:tabs>
          <w:tab w:val="left" w:pos="7146"/>
        </w:tabs>
        <w:spacing w:before="120"/>
        <w:rPr>
          <w:rFonts w:ascii="Helvetica Neue Light" w:hAnsi="Helvetica Neue Light"/>
          <w:rPrChange w:id="3777" w:author="Arthur de Catheu" w:date="2014-06-20T17:08:00Z">
            <w:rPr/>
          </w:rPrChange>
        </w:rPr>
      </w:pPr>
      <w:r w:rsidRPr="00935764">
        <w:rPr>
          <w:rFonts w:ascii="Helvetica Neue Light" w:hAnsi="Helvetica Neue Light"/>
          <w:rPrChange w:id="3778" w:author="Arthur de Catheu" w:date="2014-06-20T17:08:00Z">
            <w:rPr>
              <w:rFonts w:eastAsiaTheme="majorEastAsia" w:cstheme="majorBidi"/>
              <w:b/>
              <w:bCs/>
              <w:sz w:val="24"/>
            </w:rPr>
          </w:rPrChange>
        </w:rPr>
        <w:t>Finexkap AM tiendra à jour le Compte Courant Cédant qui pourra être consulté à tout moment par le Cédant directement sur la plateforme</w:t>
      </w:r>
      <w:r w:rsidR="00F82440" w:rsidRPr="00935764">
        <w:rPr>
          <w:rFonts w:ascii="Helvetica Neue Light" w:hAnsi="Helvetica Neue Light"/>
          <w:rPrChange w:id="3779" w:author="Arthur de Catheu" w:date="2014-06-20T17:08:00Z">
            <w:rPr>
              <w:rFonts w:eastAsiaTheme="majorEastAsia" w:cstheme="majorBidi"/>
              <w:b/>
              <w:bCs/>
              <w:sz w:val="24"/>
            </w:rPr>
          </w:rPrChange>
        </w:rPr>
        <w:t xml:space="preserve">, et fera l’objet d’un </w:t>
      </w:r>
      <w:proofErr w:type="spellStart"/>
      <w:r w:rsidR="00F82440" w:rsidRPr="00935764">
        <w:rPr>
          <w:rFonts w:ascii="Helvetica Neue Light" w:hAnsi="Helvetica Neue Light"/>
          <w:rPrChange w:id="3780" w:author="Arthur de Catheu" w:date="2014-06-20T17:08:00Z">
            <w:rPr>
              <w:rFonts w:eastAsiaTheme="majorEastAsia" w:cstheme="majorBidi"/>
              <w:b/>
              <w:bCs/>
              <w:sz w:val="24"/>
            </w:rPr>
          </w:rPrChange>
        </w:rPr>
        <w:t>reporting</w:t>
      </w:r>
      <w:proofErr w:type="spellEnd"/>
      <w:r w:rsidR="00F82440" w:rsidRPr="00935764">
        <w:rPr>
          <w:rFonts w:ascii="Helvetica Neue Light" w:hAnsi="Helvetica Neue Light"/>
          <w:rPrChange w:id="3781" w:author="Arthur de Catheu" w:date="2014-06-20T17:08:00Z">
            <w:rPr>
              <w:rFonts w:eastAsiaTheme="majorEastAsia" w:cstheme="majorBidi"/>
              <w:b/>
              <w:bCs/>
              <w:sz w:val="24"/>
            </w:rPr>
          </w:rPrChange>
        </w:rPr>
        <w:t xml:space="preserve"> par l’intermédiaire du </w:t>
      </w:r>
      <w:r w:rsidR="00F82440" w:rsidRPr="00935764">
        <w:rPr>
          <w:rFonts w:ascii="Helvetica Neue Light" w:eastAsia="Times New Roman" w:hAnsi="Helvetica Neue Light" w:cs="Times New Roman"/>
          <w:rPrChange w:id="3782" w:author="Arthur de Catheu" w:date="2014-06-20T17:08:00Z">
            <w:rPr>
              <w:rFonts w:eastAsia="Times New Roman" w:cs="Times New Roman"/>
              <w:b/>
              <w:bCs/>
              <w:sz w:val="24"/>
            </w:rPr>
          </w:rPrChange>
        </w:rPr>
        <w:t>Rapport de Gestion Hebdomadaire</w:t>
      </w:r>
      <w:r w:rsidRPr="00935764">
        <w:rPr>
          <w:rFonts w:ascii="Helvetica Neue Light" w:hAnsi="Helvetica Neue Light"/>
          <w:rPrChange w:id="3783" w:author="Arthur de Catheu" w:date="2014-06-20T17:08:00Z">
            <w:rPr>
              <w:rFonts w:eastAsiaTheme="majorEastAsia" w:cstheme="majorBidi"/>
              <w:b/>
              <w:bCs/>
              <w:sz w:val="24"/>
            </w:rPr>
          </w:rPrChange>
        </w:rPr>
        <w:t>.</w:t>
      </w:r>
    </w:p>
    <w:p w14:paraId="65EDACDC" w14:textId="7D7D4509" w:rsidR="00FF178F" w:rsidRPr="00935764" w:rsidRDefault="00FF178F" w:rsidP="00FF178F">
      <w:pPr>
        <w:spacing w:before="120"/>
        <w:rPr>
          <w:rFonts w:ascii="Helvetica Neue Light" w:eastAsia="Times New Roman" w:hAnsi="Helvetica Neue Light" w:cs="Times New Roman"/>
          <w:rPrChange w:id="3784" w:author="Arthur de Catheu" w:date="2014-06-20T17:08:00Z">
            <w:rPr>
              <w:rFonts w:eastAsia="Times New Roman" w:cs="Times New Roman"/>
            </w:rPr>
          </w:rPrChange>
        </w:rPr>
      </w:pPr>
    </w:p>
    <w:p w14:paraId="6A0D6F2D" w14:textId="18F82CDF" w:rsidR="00156B5B" w:rsidRPr="00935764" w:rsidRDefault="00F4386B">
      <w:pPr>
        <w:pStyle w:val="Titre2"/>
        <w:numPr>
          <w:ilvl w:val="1"/>
          <w:numId w:val="382"/>
        </w:numPr>
        <w:rPr>
          <w:rFonts w:ascii="Helvetica Neue Light" w:hAnsi="Helvetica Neue Light"/>
          <w:rPrChange w:id="3785" w:author="Arthur de Catheu" w:date="2014-06-20T17:08:00Z">
            <w:rPr/>
          </w:rPrChange>
        </w:rPr>
        <w:pPrChange w:id="3786" w:author="Arthur de Catheu" w:date="2014-06-20T18:04:00Z">
          <w:pPr>
            <w:pStyle w:val="Titre2"/>
          </w:pPr>
        </w:pPrChange>
      </w:pPr>
      <w:bookmarkStart w:id="3787" w:name="_Ref249180737"/>
      <w:bookmarkStart w:id="3788" w:name="_Toc248579975"/>
      <w:bookmarkStart w:id="3789" w:name="_Toc379362347"/>
      <w:ins w:id="3790" w:author="Hervé Monnerie" w:date="2014-06-13T17:12:00Z">
        <w:r w:rsidRPr="00935764">
          <w:rPr>
            <w:rFonts w:ascii="Helvetica Neue Light" w:hAnsi="Helvetica Neue Light"/>
            <w:rPrChange w:id="3791" w:author="Arthur de Catheu" w:date="2014-06-20T17:08:00Z">
              <w:rPr/>
            </w:rPrChange>
          </w:rPr>
          <w:t xml:space="preserve"> </w:t>
        </w:r>
      </w:ins>
      <w:bookmarkStart w:id="3792" w:name="_Toc265315347"/>
      <w:r w:rsidR="008D62C1" w:rsidRPr="00935764">
        <w:rPr>
          <w:rFonts w:ascii="Helvetica Neue Light" w:hAnsi="Helvetica Neue Light"/>
          <w:rPrChange w:id="3793" w:author="Arthur de Catheu" w:date="2014-06-20T17:08:00Z">
            <w:rPr/>
          </w:rPrChange>
        </w:rPr>
        <w:t xml:space="preserve">Résolution et </w:t>
      </w:r>
      <w:r w:rsidR="00CE30BB" w:rsidRPr="00935764">
        <w:rPr>
          <w:rFonts w:ascii="Helvetica Neue Light" w:hAnsi="Helvetica Neue Light"/>
          <w:rPrChange w:id="3794" w:author="Arthur de Catheu" w:date="2014-06-20T17:08:00Z">
            <w:rPr/>
          </w:rPrChange>
        </w:rPr>
        <w:t>r</w:t>
      </w:r>
      <w:r w:rsidR="008D62C1" w:rsidRPr="00935764">
        <w:rPr>
          <w:rFonts w:ascii="Helvetica Neue Light" w:hAnsi="Helvetica Neue Light"/>
          <w:rPrChange w:id="3795" w:author="Arthur de Catheu" w:date="2014-06-20T17:08:00Z">
            <w:rPr/>
          </w:rPrChange>
        </w:rPr>
        <w:t xml:space="preserve">achat de </w:t>
      </w:r>
      <w:r w:rsidR="00557914" w:rsidRPr="00935764">
        <w:rPr>
          <w:rFonts w:ascii="Helvetica Neue Light" w:hAnsi="Helvetica Neue Light"/>
          <w:rPrChange w:id="3796" w:author="Arthur de Catheu" w:date="2014-06-20T17:08:00Z">
            <w:rPr/>
          </w:rPrChange>
        </w:rPr>
        <w:t>Créance</w:t>
      </w:r>
      <w:r w:rsidR="008D62C1" w:rsidRPr="00935764">
        <w:rPr>
          <w:rFonts w:ascii="Helvetica Neue Light" w:hAnsi="Helvetica Neue Light"/>
          <w:rPrChange w:id="3797" w:author="Arthur de Catheu" w:date="2014-06-20T17:08:00Z">
            <w:rPr/>
          </w:rPrChange>
        </w:rPr>
        <w:t>s</w:t>
      </w:r>
      <w:bookmarkEnd w:id="3787"/>
      <w:bookmarkEnd w:id="3788"/>
      <w:bookmarkEnd w:id="3789"/>
      <w:bookmarkEnd w:id="3792"/>
    </w:p>
    <w:p w14:paraId="5C67B047" w14:textId="3D05809A" w:rsidR="00A37640" w:rsidRPr="00935764" w:rsidRDefault="002119A8" w:rsidP="00A37640">
      <w:pPr>
        <w:rPr>
          <w:rFonts w:ascii="Helvetica Neue Light" w:hAnsi="Helvetica Neue Light"/>
          <w:rPrChange w:id="3798" w:author="Arthur de Catheu" w:date="2014-06-20T17:08:00Z">
            <w:rPr/>
          </w:rPrChange>
        </w:rPr>
      </w:pPr>
      <w:r w:rsidRPr="00935764">
        <w:rPr>
          <w:rFonts w:ascii="Helvetica Neue Light" w:hAnsi="Helvetica Neue Light"/>
          <w:rPrChange w:id="3799" w:author="Arthur de Catheu" w:date="2014-06-20T17:08:00Z">
            <w:rPr>
              <w:rFonts w:eastAsiaTheme="majorEastAsia" w:cstheme="majorBidi"/>
              <w:b/>
              <w:bCs/>
              <w:sz w:val="28"/>
              <w:szCs w:val="26"/>
            </w:rPr>
          </w:rPrChange>
        </w:rPr>
        <w:t>Finexkap AM</w:t>
      </w:r>
      <w:r w:rsidR="00085283" w:rsidRPr="00935764">
        <w:rPr>
          <w:rFonts w:ascii="Helvetica Neue Light" w:hAnsi="Helvetica Neue Light"/>
          <w:rPrChange w:id="3800" w:author="Arthur de Catheu" w:date="2014-06-20T17:08:00Z">
            <w:rPr>
              <w:rFonts w:eastAsiaTheme="majorEastAsia" w:cstheme="majorBidi"/>
              <w:b/>
              <w:bCs/>
              <w:sz w:val="28"/>
              <w:szCs w:val="26"/>
            </w:rPr>
          </w:rPrChange>
        </w:rPr>
        <w:t xml:space="preserve"> </w:t>
      </w:r>
      <w:r w:rsidR="002A5ABD" w:rsidRPr="00935764">
        <w:rPr>
          <w:rFonts w:ascii="Helvetica Neue Light" w:hAnsi="Helvetica Neue Light"/>
          <w:rPrChange w:id="3801" w:author="Arthur de Catheu" w:date="2014-06-20T17:08:00Z">
            <w:rPr>
              <w:rFonts w:eastAsiaTheme="majorEastAsia" w:cstheme="majorBidi"/>
              <w:b/>
              <w:bCs/>
              <w:sz w:val="28"/>
              <w:szCs w:val="26"/>
            </w:rPr>
          </w:rPrChange>
        </w:rPr>
        <w:t>peut être amené</w:t>
      </w:r>
      <w:r w:rsidR="00F82440" w:rsidRPr="00935764">
        <w:rPr>
          <w:rFonts w:ascii="Helvetica Neue Light" w:hAnsi="Helvetica Neue Light"/>
          <w:rPrChange w:id="3802" w:author="Arthur de Catheu" w:date="2014-06-20T17:08:00Z">
            <w:rPr>
              <w:rFonts w:eastAsiaTheme="majorEastAsia" w:cstheme="majorBidi"/>
              <w:b/>
              <w:bCs/>
              <w:sz w:val="28"/>
              <w:szCs w:val="26"/>
            </w:rPr>
          </w:rPrChange>
        </w:rPr>
        <w:t>e</w:t>
      </w:r>
      <w:r w:rsidR="002A5ABD" w:rsidRPr="00935764">
        <w:rPr>
          <w:rFonts w:ascii="Helvetica Neue Light" w:hAnsi="Helvetica Neue Light"/>
          <w:rPrChange w:id="3803" w:author="Arthur de Catheu" w:date="2014-06-20T17:08:00Z">
            <w:rPr>
              <w:rFonts w:eastAsiaTheme="majorEastAsia" w:cstheme="majorBidi"/>
              <w:b/>
              <w:bCs/>
              <w:sz w:val="28"/>
              <w:szCs w:val="26"/>
            </w:rPr>
          </w:rPrChange>
        </w:rPr>
        <w:t xml:space="preserve"> à procéder à la résolution d’une Créance ou proposer le rachat d’une Créance à un Cédant</w:t>
      </w:r>
      <w:r w:rsidR="007418E1" w:rsidRPr="00935764">
        <w:rPr>
          <w:rFonts w:ascii="Helvetica Neue Light" w:hAnsi="Helvetica Neue Light"/>
          <w:rPrChange w:id="3804" w:author="Arthur de Catheu" w:date="2014-06-20T17:08:00Z">
            <w:rPr>
              <w:rFonts w:eastAsiaTheme="majorEastAsia" w:cstheme="majorBidi"/>
              <w:b/>
              <w:bCs/>
              <w:sz w:val="28"/>
              <w:szCs w:val="26"/>
            </w:rPr>
          </w:rPrChange>
        </w:rPr>
        <w:t xml:space="preserve"> à tout moment avant </w:t>
      </w:r>
      <w:r w:rsidR="00735523" w:rsidRPr="00935764">
        <w:rPr>
          <w:rFonts w:ascii="Helvetica Neue Light" w:hAnsi="Helvetica Neue Light"/>
          <w:rPrChange w:id="3805" w:author="Arthur de Catheu" w:date="2014-06-20T17:08:00Z">
            <w:rPr>
              <w:rFonts w:eastAsiaTheme="majorEastAsia" w:cstheme="majorBidi"/>
              <w:b/>
              <w:bCs/>
              <w:sz w:val="28"/>
              <w:szCs w:val="26"/>
            </w:rPr>
          </w:rPrChange>
        </w:rPr>
        <w:t xml:space="preserve">la mise en œuvre de la </w:t>
      </w:r>
      <w:r w:rsidR="007E5E9C" w:rsidRPr="00935764">
        <w:rPr>
          <w:rFonts w:ascii="Helvetica Neue Light" w:hAnsi="Helvetica Neue Light"/>
          <w:rPrChange w:id="3806" w:author="Arthur de Catheu" w:date="2014-06-20T17:08:00Z">
            <w:rPr>
              <w:rFonts w:eastAsiaTheme="majorEastAsia" w:cstheme="majorBidi"/>
              <w:b/>
              <w:bCs/>
              <w:sz w:val="28"/>
              <w:szCs w:val="26"/>
            </w:rPr>
          </w:rPrChange>
        </w:rPr>
        <w:t>DIC.</w:t>
      </w:r>
      <w:r w:rsidR="007418E1" w:rsidRPr="00935764">
        <w:rPr>
          <w:rFonts w:ascii="Helvetica Neue Light" w:hAnsi="Helvetica Neue Light"/>
          <w:rPrChange w:id="3807" w:author="Arthur de Catheu" w:date="2014-06-20T17:08:00Z">
            <w:rPr>
              <w:rFonts w:eastAsiaTheme="majorEastAsia" w:cstheme="majorBidi"/>
              <w:b/>
              <w:bCs/>
              <w:sz w:val="28"/>
              <w:szCs w:val="26"/>
            </w:rPr>
          </w:rPrChange>
        </w:rPr>
        <w:t xml:space="preserve"> </w:t>
      </w:r>
    </w:p>
    <w:p w14:paraId="206F09D6" w14:textId="2097FC6A" w:rsidR="00156B5B" w:rsidRPr="00935764" w:rsidRDefault="001542A9">
      <w:pPr>
        <w:pStyle w:val="Titre3"/>
        <w:numPr>
          <w:ilvl w:val="2"/>
          <w:numId w:val="382"/>
        </w:numPr>
        <w:rPr>
          <w:rFonts w:ascii="Helvetica Neue Light" w:hAnsi="Helvetica Neue Light"/>
          <w:rPrChange w:id="3808" w:author="Arthur de Catheu" w:date="2014-06-20T17:08:00Z">
            <w:rPr/>
          </w:rPrChange>
        </w:rPr>
        <w:pPrChange w:id="3809" w:author="Arthur de Catheu" w:date="2014-06-20T18:04:00Z">
          <w:pPr>
            <w:pStyle w:val="Titre3"/>
          </w:pPr>
        </w:pPrChange>
      </w:pPr>
      <w:bookmarkStart w:id="3810" w:name="_Ref248904940"/>
      <w:bookmarkStart w:id="3811" w:name="_Toc265315348"/>
      <w:r w:rsidRPr="00935764">
        <w:rPr>
          <w:rFonts w:ascii="Helvetica Neue Light" w:hAnsi="Helvetica Neue Light"/>
          <w:rPrChange w:id="3812" w:author="Arthur de Catheu" w:date="2014-06-20T17:08:00Z">
            <w:rPr/>
          </w:rPrChange>
        </w:rPr>
        <w:t xml:space="preserve">Résolution d’une </w:t>
      </w:r>
      <w:r w:rsidR="00E30944" w:rsidRPr="00935764">
        <w:rPr>
          <w:rFonts w:ascii="Helvetica Neue Light" w:hAnsi="Helvetica Neue Light"/>
          <w:rPrChange w:id="3813" w:author="Arthur de Catheu" w:date="2014-06-20T17:08:00Z">
            <w:rPr/>
          </w:rPrChange>
        </w:rPr>
        <w:t xml:space="preserve">cession de </w:t>
      </w:r>
      <w:r w:rsidR="00557914" w:rsidRPr="00935764">
        <w:rPr>
          <w:rFonts w:ascii="Helvetica Neue Light" w:hAnsi="Helvetica Neue Light"/>
          <w:rPrChange w:id="3814" w:author="Arthur de Catheu" w:date="2014-06-20T17:08:00Z">
            <w:rPr/>
          </w:rPrChange>
        </w:rPr>
        <w:t>Créance</w:t>
      </w:r>
      <w:r w:rsidRPr="00935764">
        <w:rPr>
          <w:rFonts w:ascii="Helvetica Neue Light" w:hAnsi="Helvetica Neue Light"/>
          <w:rPrChange w:id="3815" w:author="Arthur de Catheu" w:date="2014-06-20T17:08:00Z">
            <w:rPr/>
          </w:rPrChange>
        </w:rPr>
        <w:t xml:space="preserve"> pour</w:t>
      </w:r>
      <w:r w:rsidR="00875D37" w:rsidRPr="00935764">
        <w:rPr>
          <w:rFonts w:ascii="Helvetica Neue Light" w:hAnsi="Helvetica Neue Light"/>
          <w:rPrChange w:id="3816" w:author="Arthur de Catheu" w:date="2014-06-20T17:08:00Z">
            <w:rPr/>
          </w:rPrChange>
        </w:rPr>
        <w:t xml:space="preserve"> </w:t>
      </w:r>
      <w:r w:rsidR="00CE30BB" w:rsidRPr="00935764">
        <w:rPr>
          <w:rFonts w:ascii="Helvetica Neue Light" w:hAnsi="Helvetica Neue Light"/>
          <w:rPrChange w:id="3817" w:author="Arthur de Catheu" w:date="2014-06-20T17:08:00Z">
            <w:rPr/>
          </w:rPrChange>
        </w:rPr>
        <w:t>N</w:t>
      </w:r>
      <w:r w:rsidR="00875D37" w:rsidRPr="00935764">
        <w:rPr>
          <w:rFonts w:ascii="Helvetica Neue Light" w:hAnsi="Helvetica Neue Light"/>
          <w:rPrChange w:id="3818" w:author="Arthur de Catheu" w:date="2014-06-20T17:08:00Z">
            <w:rPr/>
          </w:rPrChange>
        </w:rPr>
        <w:t>on-</w:t>
      </w:r>
      <w:r w:rsidR="00CE30BB" w:rsidRPr="00935764">
        <w:rPr>
          <w:rFonts w:ascii="Helvetica Neue Light" w:hAnsi="Helvetica Neue Light"/>
          <w:rPrChange w:id="3819" w:author="Arthur de Catheu" w:date="2014-06-20T17:08:00Z">
            <w:rPr/>
          </w:rPrChange>
        </w:rPr>
        <w:t>C</w:t>
      </w:r>
      <w:r w:rsidR="00875D37" w:rsidRPr="00935764">
        <w:rPr>
          <w:rFonts w:ascii="Helvetica Neue Light" w:hAnsi="Helvetica Neue Light"/>
          <w:rPrChange w:id="3820" w:author="Arthur de Catheu" w:date="2014-06-20T17:08:00Z">
            <w:rPr/>
          </w:rPrChange>
        </w:rPr>
        <w:t>onformité</w:t>
      </w:r>
      <w:bookmarkEnd w:id="3810"/>
      <w:bookmarkEnd w:id="3811"/>
    </w:p>
    <w:p w14:paraId="5925598E" w14:textId="6F54F48D" w:rsidR="00B77DA1" w:rsidRPr="00935764" w:rsidRDefault="007E41E4" w:rsidP="004619BF">
      <w:pPr>
        <w:spacing w:before="120"/>
        <w:rPr>
          <w:rFonts w:ascii="Helvetica Neue Light" w:hAnsi="Helvetica Neue Light"/>
          <w:rPrChange w:id="3821" w:author="Arthur de Catheu" w:date="2014-06-20T17:08:00Z">
            <w:rPr/>
          </w:rPrChange>
        </w:rPr>
      </w:pPr>
      <w:r w:rsidRPr="00935764">
        <w:rPr>
          <w:rFonts w:ascii="Helvetica Neue Light" w:hAnsi="Helvetica Neue Light" w:cs="Arial"/>
          <w:rPrChange w:id="3822" w:author="Arthur de Catheu" w:date="2014-06-20T17:08:00Z">
            <w:rPr>
              <w:rFonts w:eastAsiaTheme="majorEastAsia" w:cs="Arial"/>
              <w:b/>
              <w:bCs/>
              <w:sz w:val="24"/>
            </w:rPr>
          </w:rPrChange>
        </w:rPr>
        <w:t xml:space="preserve">En cas de </w:t>
      </w:r>
      <w:r w:rsidR="00735523" w:rsidRPr="00935764">
        <w:rPr>
          <w:rFonts w:ascii="Helvetica Neue Light" w:hAnsi="Helvetica Neue Light" w:cs="Arial"/>
          <w:rPrChange w:id="3823" w:author="Arthur de Catheu" w:date="2014-06-20T17:08:00Z">
            <w:rPr>
              <w:rFonts w:eastAsiaTheme="majorEastAsia" w:cs="Arial"/>
              <w:b/>
              <w:bCs/>
              <w:sz w:val="24"/>
            </w:rPr>
          </w:rPrChange>
        </w:rPr>
        <w:t>Non-Conformité</w:t>
      </w:r>
      <w:r w:rsidR="004619BF" w:rsidRPr="00935764">
        <w:rPr>
          <w:rFonts w:ascii="Helvetica Neue Light" w:hAnsi="Helvetica Neue Light" w:cs="Arial"/>
          <w:rPrChange w:id="3824" w:author="Arthur de Catheu" w:date="2014-06-20T17:08:00Z">
            <w:rPr>
              <w:rFonts w:eastAsiaTheme="majorEastAsia" w:cs="Arial"/>
              <w:b/>
              <w:bCs/>
              <w:sz w:val="24"/>
            </w:rPr>
          </w:rPrChange>
        </w:rPr>
        <w:t xml:space="preserve"> (</w:t>
      </w:r>
      <w:r w:rsidR="00735523" w:rsidRPr="00935764">
        <w:rPr>
          <w:rFonts w:ascii="Helvetica Neue Light" w:hAnsi="Helvetica Neue Light" w:cs="Arial"/>
          <w:rPrChange w:id="3825" w:author="Arthur de Catheu" w:date="2014-06-20T17:08:00Z">
            <w:rPr>
              <w:rFonts w:eastAsiaTheme="majorEastAsia" w:cs="Arial"/>
              <w:b/>
              <w:bCs/>
              <w:sz w:val="24"/>
            </w:rPr>
          </w:rPrChange>
        </w:rPr>
        <w:t xml:space="preserve">par exemple, </w:t>
      </w:r>
      <w:r w:rsidR="004619BF" w:rsidRPr="00935764">
        <w:rPr>
          <w:rFonts w:ascii="Helvetica Neue Light" w:hAnsi="Helvetica Neue Light" w:cs="Arial"/>
          <w:rPrChange w:id="3826" w:author="Arthur de Catheu" w:date="2014-06-20T17:08:00Z">
            <w:rPr>
              <w:rFonts w:eastAsiaTheme="majorEastAsia" w:cs="Arial"/>
              <w:b/>
              <w:bCs/>
              <w:sz w:val="24"/>
            </w:rPr>
          </w:rPrChange>
        </w:rPr>
        <w:t>contestation du Débiteur, imputation d’une réduction de prix</w:t>
      </w:r>
      <w:r w:rsidR="00F82440" w:rsidRPr="00935764">
        <w:rPr>
          <w:rFonts w:ascii="Helvetica Neue Light" w:hAnsi="Helvetica Neue Light" w:cs="Arial"/>
          <w:rPrChange w:id="3827" w:author="Arthur de Catheu" w:date="2014-06-20T17:08:00Z">
            <w:rPr>
              <w:rFonts w:eastAsiaTheme="majorEastAsia" w:cs="Arial"/>
              <w:b/>
              <w:bCs/>
              <w:sz w:val="24"/>
            </w:rPr>
          </w:rPrChange>
        </w:rPr>
        <w:t>, etc.</w:t>
      </w:r>
      <w:r w:rsidR="004619BF" w:rsidRPr="00935764">
        <w:rPr>
          <w:rFonts w:ascii="Helvetica Neue Light" w:hAnsi="Helvetica Neue Light" w:cs="Arial"/>
          <w:rPrChange w:id="3828" w:author="Arthur de Catheu" w:date="2014-06-20T17:08:00Z">
            <w:rPr>
              <w:rFonts w:eastAsiaTheme="majorEastAsia" w:cs="Arial"/>
              <w:b/>
              <w:bCs/>
              <w:sz w:val="24"/>
            </w:rPr>
          </w:rPrChange>
        </w:rPr>
        <w:t>)</w:t>
      </w:r>
      <w:r w:rsidRPr="00935764">
        <w:rPr>
          <w:rFonts w:ascii="Helvetica Neue Light" w:hAnsi="Helvetica Neue Light" w:cs="Arial"/>
          <w:rPrChange w:id="3829" w:author="Arthur de Catheu" w:date="2014-06-20T17:08:00Z">
            <w:rPr>
              <w:rFonts w:eastAsiaTheme="majorEastAsia" w:cs="Arial"/>
              <w:b/>
              <w:bCs/>
              <w:sz w:val="24"/>
            </w:rPr>
          </w:rPrChange>
        </w:rPr>
        <w:t xml:space="preserve">, </w:t>
      </w:r>
      <w:r w:rsidR="00A37640" w:rsidRPr="00935764">
        <w:rPr>
          <w:rFonts w:ascii="Helvetica Neue Light" w:hAnsi="Helvetica Neue Light" w:cs="Arial"/>
          <w:rPrChange w:id="3830" w:author="Arthur de Catheu" w:date="2014-06-20T17:08:00Z">
            <w:rPr>
              <w:rFonts w:eastAsiaTheme="majorEastAsia" w:cs="Arial"/>
              <w:b/>
              <w:bCs/>
              <w:sz w:val="24"/>
            </w:rPr>
          </w:rPrChange>
        </w:rPr>
        <w:t xml:space="preserve">identifiée par </w:t>
      </w:r>
      <w:r w:rsidR="002119A8" w:rsidRPr="00935764">
        <w:rPr>
          <w:rFonts w:ascii="Helvetica Neue Light" w:hAnsi="Helvetica Neue Light" w:cs="Arial"/>
          <w:rPrChange w:id="3831" w:author="Arthur de Catheu" w:date="2014-06-20T17:08:00Z">
            <w:rPr>
              <w:rFonts w:eastAsiaTheme="majorEastAsia" w:cs="Arial"/>
              <w:b/>
              <w:bCs/>
              <w:sz w:val="24"/>
            </w:rPr>
          </w:rPrChange>
        </w:rPr>
        <w:t>Finexkap AM</w:t>
      </w:r>
      <w:r w:rsidR="00A37640" w:rsidRPr="00935764">
        <w:rPr>
          <w:rFonts w:ascii="Helvetica Neue Light" w:hAnsi="Helvetica Neue Light" w:cs="Arial"/>
          <w:rPrChange w:id="3832" w:author="Arthur de Catheu" w:date="2014-06-20T17:08:00Z">
            <w:rPr>
              <w:rFonts w:eastAsiaTheme="majorEastAsia" w:cs="Arial"/>
              <w:b/>
              <w:bCs/>
              <w:sz w:val="24"/>
            </w:rPr>
          </w:rPrChange>
        </w:rPr>
        <w:t xml:space="preserve"> </w:t>
      </w:r>
      <w:r w:rsidR="00735523" w:rsidRPr="00935764">
        <w:rPr>
          <w:rFonts w:ascii="Helvetica Neue Light" w:hAnsi="Helvetica Neue Light" w:cs="Arial"/>
          <w:rPrChange w:id="3833" w:author="Arthur de Catheu" w:date="2014-06-20T17:08:00Z">
            <w:rPr>
              <w:rFonts w:eastAsiaTheme="majorEastAsia" w:cs="Arial"/>
              <w:b/>
              <w:bCs/>
              <w:sz w:val="24"/>
            </w:rPr>
          </w:rPrChange>
        </w:rPr>
        <w:t xml:space="preserve">par tous moyens, </w:t>
      </w:r>
      <w:r w:rsidR="00A37640" w:rsidRPr="00935764">
        <w:rPr>
          <w:rFonts w:ascii="Helvetica Neue Light" w:hAnsi="Helvetica Neue Light" w:cs="Arial"/>
          <w:rPrChange w:id="3834" w:author="Arthur de Catheu" w:date="2014-06-20T17:08:00Z">
            <w:rPr>
              <w:rFonts w:eastAsiaTheme="majorEastAsia" w:cs="Arial"/>
              <w:b/>
              <w:bCs/>
              <w:sz w:val="24"/>
            </w:rPr>
          </w:rPrChange>
        </w:rPr>
        <w:t xml:space="preserve">notamment </w:t>
      </w:r>
      <w:r w:rsidR="00735523" w:rsidRPr="00935764">
        <w:rPr>
          <w:rFonts w:ascii="Helvetica Neue Light" w:hAnsi="Helvetica Neue Light" w:cs="Arial"/>
          <w:rPrChange w:id="3835" w:author="Arthur de Catheu" w:date="2014-06-20T17:08:00Z">
            <w:rPr>
              <w:rFonts w:eastAsiaTheme="majorEastAsia" w:cs="Arial"/>
              <w:b/>
              <w:bCs/>
              <w:sz w:val="24"/>
            </w:rPr>
          </w:rPrChange>
        </w:rPr>
        <w:t xml:space="preserve">suite </w:t>
      </w:r>
      <w:r w:rsidR="00A37640" w:rsidRPr="00935764">
        <w:rPr>
          <w:rFonts w:ascii="Helvetica Neue Light" w:hAnsi="Helvetica Neue Light" w:cs="Arial"/>
          <w:rPrChange w:id="3836" w:author="Arthur de Catheu" w:date="2014-06-20T17:08:00Z">
            <w:rPr>
              <w:rFonts w:eastAsiaTheme="majorEastAsia" w:cs="Arial"/>
              <w:b/>
              <w:bCs/>
              <w:sz w:val="24"/>
            </w:rPr>
          </w:rPrChange>
        </w:rPr>
        <w:t>à une information communiquée par le Débiteur</w:t>
      </w:r>
      <w:ins w:id="3837" w:author="Hervé Monnerie" w:date="2014-06-18T16:51:00Z">
        <w:r w:rsidR="00BE1E90" w:rsidRPr="00935764">
          <w:rPr>
            <w:rFonts w:ascii="Helvetica Neue Light" w:hAnsi="Helvetica Neue Light" w:cs="Arial"/>
            <w:rPrChange w:id="3838" w:author="Arthur de Catheu" w:date="2014-06-20T17:08:00Z">
              <w:rPr>
                <w:rFonts w:eastAsiaTheme="majorEastAsia" w:cs="Arial"/>
                <w:b/>
                <w:bCs/>
                <w:sz w:val="24"/>
              </w:rPr>
            </w:rPrChange>
          </w:rPr>
          <w:t xml:space="preserve"> et confirmée par </w:t>
        </w:r>
      </w:ins>
      <w:ins w:id="3839" w:author="Hervé Monnerie" w:date="2014-06-18T16:52:00Z">
        <w:r w:rsidR="00BE1E90" w:rsidRPr="00935764">
          <w:rPr>
            <w:rFonts w:ascii="Helvetica Neue Light" w:hAnsi="Helvetica Neue Light" w:cs="Arial"/>
            <w:rPrChange w:id="3840" w:author="Arthur de Catheu" w:date="2014-06-20T17:08:00Z">
              <w:rPr>
                <w:rFonts w:eastAsiaTheme="majorEastAsia" w:cs="Arial"/>
                <w:b/>
                <w:bCs/>
                <w:sz w:val="24"/>
              </w:rPr>
            </w:rPrChange>
          </w:rPr>
          <w:t>écrit par ce dernier en retourn</w:t>
        </w:r>
      </w:ins>
      <w:ins w:id="3841" w:author="Hervé Monnerie" w:date="2014-06-18T16:58:00Z">
        <w:r w:rsidR="00FF489E" w:rsidRPr="00935764">
          <w:rPr>
            <w:rFonts w:ascii="Helvetica Neue Light" w:hAnsi="Helvetica Neue Light" w:cs="Arial"/>
            <w:rPrChange w:id="3842" w:author="Arthur de Catheu" w:date="2014-06-20T17:08:00Z">
              <w:rPr>
                <w:rFonts w:eastAsiaTheme="majorEastAsia" w:cs="Arial"/>
                <w:b/>
                <w:bCs/>
                <w:sz w:val="24"/>
              </w:rPr>
            </w:rPrChange>
          </w:rPr>
          <w:t>ant</w:t>
        </w:r>
      </w:ins>
      <w:ins w:id="3843" w:author="Hervé Monnerie" w:date="2014-06-18T16:52:00Z">
        <w:r w:rsidR="00BE1E90" w:rsidRPr="00935764">
          <w:rPr>
            <w:rFonts w:ascii="Helvetica Neue Light" w:hAnsi="Helvetica Neue Light" w:cs="Arial"/>
            <w:rPrChange w:id="3844" w:author="Arthur de Catheu" w:date="2014-06-20T17:08:00Z">
              <w:rPr>
                <w:rFonts w:eastAsiaTheme="majorEastAsia" w:cs="Arial"/>
                <w:b/>
                <w:bCs/>
                <w:sz w:val="24"/>
              </w:rPr>
            </w:rPrChange>
          </w:rPr>
          <w:t xml:space="preserve"> à Finexkap AM </w:t>
        </w:r>
      </w:ins>
      <w:ins w:id="3845" w:author="Hervé Monnerie" w:date="2014-06-18T16:56:00Z">
        <w:r w:rsidR="00FF489E" w:rsidRPr="00935764">
          <w:rPr>
            <w:rFonts w:ascii="Helvetica Neue Light" w:hAnsi="Helvetica Neue Light" w:cs="Arial"/>
            <w:rPrChange w:id="3846" w:author="Arthur de Catheu" w:date="2014-06-20T17:08:00Z">
              <w:rPr>
                <w:rFonts w:eastAsiaTheme="majorEastAsia" w:cs="Arial"/>
                <w:b/>
                <w:bCs/>
                <w:sz w:val="24"/>
              </w:rPr>
            </w:rPrChange>
          </w:rPr>
          <w:t xml:space="preserve">l’avis de contestation </w:t>
        </w:r>
      </w:ins>
      <w:ins w:id="3847" w:author="Arthur de Catheu" w:date="2014-06-20T17:29:00Z">
        <w:r w:rsidR="003C5B05">
          <w:rPr>
            <w:rFonts w:ascii="Helvetica Neue Light" w:hAnsi="Helvetica Neue Light" w:cs="Arial"/>
          </w:rPr>
          <w:t xml:space="preserve">complété </w:t>
        </w:r>
      </w:ins>
      <w:ins w:id="3848" w:author="Hervé Monnerie" w:date="2014-06-18T16:59:00Z">
        <w:r w:rsidR="00FF489E" w:rsidRPr="00935764">
          <w:rPr>
            <w:rFonts w:ascii="Helvetica Neue Light" w:hAnsi="Helvetica Neue Light" w:cs="Arial"/>
            <w:rPrChange w:id="3849" w:author="Arthur de Catheu" w:date="2014-06-20T17:08:00Z">
              <w:rPr>
                <w:rFonts w:eastAsiaTheme="majorEastAsia" w:cs="Arial"/>
                <w:b/>
                <w:bCs/>
                <w:sz w:val="24"/>
              </w:rPr>
            </w:rPrChange>
          </w:rPr>
          <w:t xml:space="preserve">(modèle en </w:t>
        </w:r>
        <w:del w:id="3850" w:author="Arthur de Catheu" w:date="2014-06-20T17:28:00Z">
          <w:r w:rsidR="00FF489E" w:rsidRPr="00935764" w:rsidDel="003C5B05">
            <w:rPr>
              <w:rFonts w:ascii="Helvetica Neue Light" w:hAnsi="Helvetica Neue Light" w:cs="Arial"/>
              <w:rPrChange w:id="3851" w:author="Arthur de Catheu" w:date="2014-06-20T17:08:00Z">
                <w:rPr>
                  <w:rFonts w:eastAsiaTheme="majorEastAsia" w:cs="Arial"/>
                  <w:b/>
                  <w:bCs/>
                  <w:sz w:val="24"/>
                </w:rPr>
              </w:rPrChange>
            </w:rPr>
            <w:delText>a</w:delText>
          </w:r>
        </w:del>
      </w:ins>
      <w:ins w:id="3852" w:author="Arthur de Catheu" w:date="2014-06-20T17:28:00Z">
        <w:r w:rsidR="003C5B05">
          <w:rPr>
            <w:rFonts w:ascii="Helvetica Neue Light" w:hAnsi="Helvetica Neue Light" w:cs="Arial"/>
          </w:rPr>
          <w:t>A</w:t>
        </w:r>
      </w:ins>
      <w:ins w:id="3853" w:author="Hervé Monnerie" w:date="2014-06-18T16:59:00Z">
        <w:r w:rsidR="00FF489E" w:rsidRPr="00935764">
          <w:rPr>
            <w:rFonts w:ascii="Helvetica Neue Light" w:hAnsi="Helvetica Neue Light" w:cs="Arial"/>
            <w:rPrChange w:id="3854" w:author="Arthur de Catheu" w:date="2014-06-20T17:08:00Z">
              <w:rPr>
                <w:rFonts w:eastAsiaTheme="majorEastAsia" w:cs="Arial"/>
                <w:b/>
                <w:bCs/>
                <w:sz w:val="24"/>
              </w:rPr>
            </w:rPrChange>
          </w:rPr>
          <w:t>nnexe</w:t>
        </w:r>
      </w:ins>
      <w:r w:rsidR="004A44E1" w:rsidRPr="00935764">
        <w:rPr>
          <w:rFonts w:ascii="Helvetica Neue Light" w:hAnsi="Helvetica Neue Light" w:cs="Arial"/>
          <w:rPrChange w:id="3855" w:author="Arthur de Catheu" w:date="2014-06-20T17:08:00Z">
            <w:rPr>
              <w:rFonts w:eastAsiaTheme="majorEastAsia" w:cs="Arial"/>
              <w:b/>
              <w:bCs/>
              <w:sz w:val="24"/>
            </w:rPr>
          </w:rPrChange>
        </w:rPr>
        <w:t xml:space="preserve"> </w:t>
      </w:r>
      <w:ins w:id="3856" w:author="Hervé Monnerie" w:date="2014-06-18T19:37:00Z">
        <w:r w:rsidR="004A44E1" w:rsidRPr="00935764">
          <w:rPr>
            <w:rFonts w:ascii="Helvetica Neue Light" w:hAnsi="Helvetica Neue Light" w:cs="Arial"/>
            <w:rPrChange w:id="3857" w:author="Arthur de Catheu" w:date="2014-06-20T17:08:00Z">
              <w:rPr>
                <w:rFonts w:eastAsiaTheme="majorEastAsia" w:cs="Arial"/>
                <w:b/>
                <w:bCs/>
                <w:sz w:val="24"/>
              </w:rPr>
            </w:rPrChange>
          </w:rPr>
          <w:t>I</w:t>
        </w:r>
      </w:ins>
      <w:ins w:id="3858" w:author="Hervé Monnerie" w:date="2014-06-18T16:59:00Z">
        <w:r w:rsidR="00FF489E" w:rsidRPr="00935764">
          <w:rPr>
            <w:rFonts w:ascii="Helvetica Neue Light" w:hAnsi="Helvetica Neue Light" w:cs="Arial"/>
            <w:rPrChange w:id="3859" w:author="Arthur de Catheu" w:date="2014-06-20T17:08:00Z">
              <w:rPr>
                <w:rFonts w:eastAsiaTheme="majorEastAsia" w:cs="Arial"/>
                <w:b/>
                <w:bCs/>
                <w:sz w:val="24"/>
              </w:rPr>
            </w:rPrChange>
          </w:rPr>
          <w:t xml:space="preserve">) </w:t>
        </w:r>
      </w:ins>
      <w:ins w:id="3860" w:author="Hervé Monnerie" w:date="2014-06-18T16:57:00Z">
        <w:r w:rsidR="00FF489E" w:rsidRPr="00935764">
          <w:rPr>
            <w:rFonts w:ascii="Helvetica Neue Light" w:hAnsi="Helvetica Neue Light" w:cs="Arial"/>
            <w:rPrChange w:id="3861" w:author="Arthur de Catheu" w:date="2014-06-20T17:08:00Z">
              <w:rPr>
                <w:rFonts w:eastAsiaTheme="majorEastAsia" w:cs="Arial"/>
                <w:b/>
                <w:bCs/>
                <w:sz w:val="24"/>
              </w:rPr>
            </w:rPrChange>
          </w:rPr>
          <w:t xml:space="preserve">préalablement adressé par Finexkap </w:t>
        </w:r>
      </w:ins>
      <w:ins w:id="3862" w:author="Hervé Monnerie" w:date="2014-06-18T16:58:00Z">
        <w:r w:rsidR="00FF489E" w:rsidRPr="00935764">
          <w:rPr>
            <w:rFonts w:ascii="Helvetica Neue Light" w:hAnsi="Helvetica Neue Light" w:cs="Arial"/>
            <w:rPrChange w:id="3863" w:author="Arthur de Catheu" w:date="2014-06-20T17:08:00Z">
              <w:rPr>
                <w:rFonts w:eastAsiaTheme="majorEastAsia" w:cs="Arial"/>
                <w:b/>
                <w:bCs/>
                <w:sz w:val="24"/>
              </w:rPr>
            </w:rPrChange>
          </w:rPr>
          <w:t>AM</w:t>
        </w:r>
        <w:del w:id="3864" w:author="Arthur de Catheu" w:date="2014-06-20T17:29:00Z">
          <w:r w:rsidR="00FF489E" w:rsidRPr="00935764" w:rsidDel="003C5B05">
            <w:rPr>
              <w:rFonts w:ascii="Helvetica Neue Light" w:hAnsi="Helvetica Neue Light" w:cs="Arial"/>
              <w:rPrChange w:id="3865" w:author="Arthur de Catheu" w:date="2014-06-20T17:08:00Z">
                <w:rPr>
                  <w:rFonts w:eastAsiaTheme="majorEastAsia" w:cs="Arial"/>
                  <w:b/>
                  <w:bCs/>
                  <w:sz w:val="24"/>
                </w:rPr>
              </w:rPrChange>
            </w:rPr>
            <w:delText xml:space="preserve"> </w:delText>
          </w:r>
        </w:del>
      </w:ins>
      <w:ins w:id="3866" w:author="Hervé Monnerie" w:date="2014-06-18T16:57:00Z">
        <w:del w:id="3867" w:author="Arthur de Catheu" w:date="2014-06-20T17:29:00Z">
          <w:r w:rsidR="00FF489E" w:rsidRPr="00935764" w:rsidDel="003C5B05">
            <w:rPr>
              <w:rFonts w:ascii="Helvetica Neue Light" w:hAnsi="Helvetica Neue Light" w:cs="Arial"/>
              <w:rPrChange w:id="3868" w:author="Arthur de Catheu" w:date="2014-06-20T17:08:00Z">
                <w:rPr>
                  <w:rFonts w:eastAsiaTheme="majorEastAsia" w:cs="Arial"/>
                  <w:b/>
                  <w:bCs/>
                  <w:sz w:val="24"/>
                </w:rPr>
              </w:rPrChange>
            </w:rPr>
            <w:delText xml:space="preserve">et </w:delText>
          </w:r>
        </w:del>
      </w:ins>
      <w:ins w:id="3869" w:author="Hervé Monnerie" w:date="2014-06-18T16:56:00Z">
        <w:del w:id="3870" w:author="Arthur de Catheu" w:date="2014-06-20T17:29:00Z">
          <w:r w:rsidR="00FF489E" w:rsidRPr="00935764" w:rsidDel="003C5B05">
            <w:rPr>
              <w:rFonts w:ascii="Helvetica Neue Light" w:hAnsi="Helvetica Neue Light" w:cs="Arial"/>
              <w:rPrChange w:id="3871" w:author="Arthur de Catheu" w:date="2014-06-20T17:08:00Z">
                <w:rPr>
                  <w:rFonts w:eastAsiaTheme="majorEastAsia" w:cs="Arial"/>
                  <w:b/>
                  <w:bCs/>
                  <w:sz w:val="24"/>
                </w:rPr>
              </w:rPrChange>
            </w:rPr>
            <w:delText xml:space="preserve">complété par ses soins </w:delText>
          </w:r>
        </w:del>
      </w:ins>
      <w:r w:rsidR="00A37640" w:rsidRPr="00935764">
        <w:rPr>
          <w:rFonts w:ascii="Helvetica Neue Light" w:hAnsi="Helvetica Neue Light" w:cs="Arial"/>
          <w:rPrChange w:id="3872" w:author="Arthur de Catheu" w:date="2014-06-20T17:08:00Z">
            <w:rPr>
              <w:rFonts w:eastAsiaTheme="majorEastAsia" w:cs="Arial"/>
              <w:b/>
              <w:bCs/>
              <w:sz w:val="24"/>
            </w:rPr>
          </w:rPrChange>
        </w:rPr>
        <w:t xml:space="preserve">, </w:t>
      </w:r>
      <w:r w:rsidR="00735523" w:rsidRPr="00935764">
        <w:rPr>
          <w:rFonts w:ascii="Helvetica Neue Light" w:hAnsi="Helvetica Neue Light" w:cs="Arial"/>
          <w:rPrChange w:id="3873" w:author="Arthur de Catheu" w:date="2014-06-20T17:08:00Z">
            <w:rPr>
              <w:rFonts w:eastAsiaTheme="majorEastAsia" w:cs="Arial"/>
              <w:b/>
              <w:bCs/>
              <w:sz w:val="24"/>
            </w:rPr>
          </w:rPrChange>
        </w:rPr>
        <w:t>le Comité de Crédit peut décider d’initier la procédure de résolution de la cession de la Créance concernée. Dans un tel cas, l’analyste crédit en charge de la gestion de la Créance concernée</w:t>
      </w:r>
      <w:r w:rsidR="00085283" w:rsidRPr="00935764">
        <w:rPr>
          <w:rFonts w:ascii="Helvetica Neue Light" w:hAnsi="Helvetica Neue Light" w:cs="Arial"/>
          <w:rPrChange w:id="3874" w:author="Arthur de Catheu" w:date="2014-06-20T17:08:00Z">
            <w:rPr>
              <w:rFonts w:eastAsiaTheme="majorEastAsia" w:cs="Arial"/>
              <w:b/>
              <w:bCs/>
              <w:sz w:val="24"/>
            </w:rPr>
          </w:rPrChange>
        </w:rPr>
        <w:t xml:space="preserve"> </w:t>
      </w:r>
      <w:r w:rsidRPr="00935764">
        <w:rPr>
          <w:rFonts w:ascii="Helvetica Neue Light" w:hAnsi="Helvetica Neue Light" w:cs="Arial"/>
          <w:rPrChange w:id="3875" w:author="Arthur de Catheu" w:date="2014-06-20T17:08:00Z">
            <w:rPr>
              <w:rFonts w:eastAsiaTheme="majorEastAsia" w:cs="Arial"/>
              <w:b/>
              <w:bCs/>
              <w:sz w:val="24"/>
            </w:rPr>
          </w:rPrChange>
        </w:rPr>
        <w:t xml:space="preserve">doit en informer </w:t>
      </w:r>
      <w:r w:rsidR="004619BF" w:rsidRPr="00935764">
        <w:rPr>
          <w:rFonts w:ascii="Helvetica Neue Light" w:hAnsi="Helvetica Neue Light" w:cs="Arial"/>
          <w:rPrChange w:id="3876" w:author="Arthur de Catheu" w:date="2014-06-20T17:08:00Z">
            <w:rPr>
              <w:rFonts w:eastAsiaTheme="majorEastAsia" w:cs="Arial"/>
              <w:b/>
              <w:bCs/>
              <w:sz w:val="24"/>
            </w:rPr>
          </w:rPrChange>
        </w:rPr>
        <w:t xml:space="preserve">le Cédant par email </w:t>
      </w:r>
      <w:r w:rsidRPr="00935764">
        <w:rPr>
          <w:rFonts w:ascii="Helvetica Neue Light" w:hAnsi="Helvetica Neue Light" w:cs="Arial"/>
          <w:rPrChange w:id="3877" w:author="Arthur de Catheu" w:date="2014-06-20T17:08:00Z">
            <w:rPr>
              <w:rFonts w:eastAsiaTheme="majorEastAsia" w:cs="Arial"/>
              <w:b/>
              <w:bCs/>
              <w:sz w:val="24"/>
            </w:rPr>
          </w:rPrChange>
        </w:rPr>
        <w:t xml:space="preserve">dans les </w:t>
      </w:r>
      <w:r w:rsidR="00B77DA1" w:rsidRPr="00935764">
        <w:rPr>
          <w:rFonts w:ascii="Helvetica Neue Light" w:hAnsi="Helvetica Neue Light" w:cs="Arial"/>
          <w:rPrChange w:id="3878" w:author="Arthur de Catheu" w:date="2014-06-20T17:08:00Z">
            <w:rPr>
              <w:rFonts w:eastAsiaTheme="majorEastAsia" w:cs="Arial"/>
              <w:b/>
              <w:bCs/>
              <w:sz w:val="24"/>
            </w:rPr>
          </w:rPrChange>
        </w:rPr>
        <w:t>deux (2) Jours Ouvrés</w:t>
      </w:r>
      <w:r w:rsidR="004619BF" w:rsidRPr="00935764">
        <w:rPr>
          <w:rFonts w:ascii="Helvetica Neue Light" w:hAnsi="Helvetica Neue Light" w:cs="Arial"/>
          <w:rPrChange w:id="3879" w:author="Arthur de Catheu" w:date="2014-06-20T17:08:00Z">
            <w:rPr>
              <w:rFonts w:eastAsiaTheme="majorEastAsia" w:cs="Arial"/>
              <w:b/>
              <w:bCs/>
              <w:sz w:val="24"/>
            </w:rPr>
          </w:rPrChange>
        </w:rPr>
        <w:t xml:space="preserve">. </w:t>
      </w:r>
      <w:r w:rsidR="00735523" w:rsidRPr="00935764">
        <w:rPr>
          <w:rFonts w:ascii="Helvetica Neue Light" w:hAnsi="Helvetica Neue Light" w:cs="Arial"/>
          <w:rPrChange w:id="3880" w:author="Arthur de Catheu" w:date="2014-06-20T17:08:00Z">
            <w:rPr>
              <w:rFonts w:eastAsiaTheme="majorEastAsia" w:cs="Arial"/>
              <w:b/>
              <w:bCs/>
              <w:sz w:val="24"/>
            </w:rPr>
          </w:rPrChange>
        </w:rPr>
        <w:t xml:space="preserve">Conformément au modèle joint en Annexe </w:t>
      </w:r>
      <w:del w:id="3881" w:author="Hervé Monnerie" w:date="2014-06-18T19:37:00Z">
        <w:r w:rsidR="00735523" w:rsidRPr="00935764" w:rsidDel="004A44E1">
          <w:rPr>
            <w:rFonts w:ascii="Helvetica Neue Light" w:hAnsi="Helvetica Neue Light" w:cs="Arial"/>
            <w:rPrChange w:id="3882" w:author="Arthur de Catheu" w:date="2014-06-20T17:08:00Z">
              <w:rPr>
                <w:rFonts w:eastAsiaTheme="majorEastAsia" w:cs="Arial"/>
                <w:b/>
                <w:bCs/>
                <w:sz w:val="24"/>
              </w:rPr>
            </w:rPrChange>
          </w:rPr>
          <w:delText>I</w:delText>
        </w:r>
      </w:del>
      <w:ins w:id="3883" w:author="Hervé Monnerie" w:date="2014-06-18T19:37:00Z">
        <w:r w:rsidR="004A44E1" w:rsidRPr="00935764">
          <w:rPr>
            <w:rFonts w:ascii="Helvetica Neue Light" w:hAnsi="Helvetica Neue Light" w:cs="Arial"/>
            <w:rPrChange w:id="3884" w:author="Arthur de Catheu" w:date="2014-06-20T17:08:00Z">
              <w:rPr>
                <w:rFonts w:eastAsiaTheme="majorEastAsia" w:cs="Arial"/>
                <w:b/>
                <w:bCs/>
                <w:sz w:val="24"/>
              </w:rPr>
            </w:rPrChange>
          </w:rPr>
          <w:t>J</w:t>
        </w:r>
      </w:ins>
      <w:r w:rsidR="00735523" w:rsidRPr="00935764">
        <w:rPr>
          <w:rFonts w:ascii="Helvetica Neue Light" w:hAnsi="Helvetica Neue Light" w:cs="Arial"/>
          <w:rPrChange w:id="3885" w:author="Arthur de Catheu" w:date="2014-06-20T17:08:00Z">
            <w:rPr>
              <w:rFonts w:eastAsiaTheme="majorEastAsia" w:cs="Arial"/>
              <w:b/>
              <w:bCs/>
              <w:sz w:val="24"/>
            </w:rPr>
          </w:rPrChange>
        </w:rPr>
        <w:t>, c</w:t>
      </w:r>
      <w:r w:rsidR="004619BF" w:rsidRPr="00935764">
        <w:rPr>
          <w:rFonts w:ascii="Helvetica Neue Light" w:hAnsi="Helvetica Neue Light" w:cs="Arial"/>
          <w:rPrChange w:id="3886" w:author="Arthur de Catheu" w:date="2014-06-20T17:08:00Z">
            <w:rPr>
              <w:rFonts w:eastAsiaTheme="majorEastAsia" w:cs="Arial"/>
              <w:b/>
              <w:bCs/>
              <w:sz w:val="24"/>
            </w:rPr>
          </w:rPrChange>
        </w:rPr>
        <w:t>et email décrira</w:t>
      </w:r>
      <w:r w:rsidR="00735523" w:rsidRPr="00935764">
        <w:rPr>
          <w:rFonts w:ascii="Helvetica Neue Light" w:hAnsi="Helvetica Neue Light" w:cs="Arial"/>
          <w:rPrChange w:id="3887" w:author="Arthur de Catheu" w:date="2014-06-20T17:08:00Z">
            <w:rPr>
              <w:rFonts w:eastAsiaTheme="majorEastAsia" w:cs="Arial"/>
              <w:b/>
              <w:bCs/>
              <w:sz w:val="24"/>
            </w:rPr>
          </w:rPrChange>
        </w:rPr>
        <w:t xml:space="preserve"> </w:t>
      </w:r>
      <w:r w:rsidR="004619BF" w:rsidRPr="00935764">
        <w:rPr>
          <w:rFonts w:ascii="Helvetica Neue Light" w:hAnsi="Helvetica Neue Light" w:cs="Arial"/>
          <w:rPrChange w:id="3888" w:author="Arthur de Catheu" w:date="2014-06-20T17:08:00Z">
            <w:rPr>
              <w:rFonts w:eastAsiaTheme="majorEastAsia" w:cs="Arial"/>
              <w:b/>
              <w:bCs/>
              <w:sz w:val="24"/>
            </w:rPr>
          </w:rPrChange>
        </w:rPr>
        <w:t>la N</w:t>
      </w:r>
      <w:r w:rsidR="00902506" w:rsidRPr="00935764">
        <w:rPr>
          <w:rFonts w:ascii="Helvetica Neue Light" w:hAnsi="Helvetica Neue Light" w:cs="Arial"/>
          <w:rPrChange w:id="3889" w:author="Arthur de Catheu" w:date="2014-06-20T17:08:00Z">
            <w:rPr>
              <w:rFonts w:eastAsiaTheme="majorEastAsia" w:cs="Arial"/>
              <w:b/>
              <w:bCs/>
              <w:sz w:val="24"/>
            </w:rPr>
          </w:rPrChange>
        </w:rPr>
        <w:t xml:space="preserve">on-Conformité et informera </w:t>
      </w:r>
      <w:r w:rsidR="00735523" w:rsidRPr="00935764">
        <w:rPr>
          <w:rFonts w:ascii="Helvetica Neue Light" w:hAnsi="Helvetica Neue Light" w:cs="Arial"/>
          <w:rPrChange w:id="3890" w:author="Arthur de Catheu" w:date="2014-06-20T17:08:00Z">
            <w:rPr>
              <w:rFonts w:eastAsiaTheme="majorEastAsia" w:cs="Arial"/>
              <w:b/>
              <w:bCs/>
              <w:sz w:val="24"/>
            </w:rPr>
          </w:rPrChange>
        </w:rPr>
        <w:t xml:space="preserve">le Cédant </w:t>
      </w:r>
      <w:r w:rsidR="00902506" w:rsidRPr="00935764">
        <w:rPr>
          <w:rFonts w:ascii="Helvetica Neue Light" w:hAnsi="Helvetica Neue Light" w:cs="Arial"/>
          <w:rPrChange w:id="3891" w:author="Arthur de Catheu" w:date="2014-06-20T17:08:00Z">
            <w:rPr>
              <w:rFonts w:eastAsiaTheme="majorEastAsia" w:cs="Arial"/>
              <w:b/>
              <w:bCs/>
              <w:sz w:val="24"/>
            </w:rPr>
          </w:rPrChange>
        </w:rPr>
        <w:t>de</w:t>
      </w:r>
      <w:r w:rsidR="004619BF" w:rsidRPr="00935764">
        <w:rPr>
          <w:rFonts w:ascii="Helvetica Neue Light" w:hAnsi="Helvetica Neue Light" w:cs="Arial"/>
          <w:rPrChange w:id="3892" w:author="Arthur de Catheu" w:date="2014-06-20T17:08:00Z">
            <w:rPr>
              <w:rFonts w:eastAsiaTheme="majorEastAsia" w:cs="Arial"/>
              <w:b/>
              <w:bCs/>
              <w:sz w:val="24"/>
            </w:rPr>
          </w:rPrChange>
        </w:rPr>
        <w:t xml:space="preserve"> l’intention de </w:t>
      </w:r>
      <w:r w:rsidR="002119A8" w:rsidRPr="00935764">
        <w:rPr>
          <w:rFonts w:ascii="Helvetica Neue Light" w:hAnsi="Helvetica Neue Light" w:cs="Arial"/>
          <w:rPrChange w:id="3893" w:author="Arthur de Catheu" w:date="2014-06-20T17:08:00Z">
            <w:rPr>
              <w:rFonts w:eastAsiaTheme="majorEastAsia" w:cs="Arial"/>
              <w:b/>
              <w:bCs/>
              <w:sz w:val="24"/>
            </w:rPr>
          </w:rPrChange>
        </w:rPr>
        <w:t>Finexkap AM</w:t>
      </w:r>
      <w:r w:rsidR="004619BF" w:rsidRPr="00935764">
        <w:rPr>
          <w:rFonts w:ascii="Helvetica Neue Light" w:hAnsi="Helvetica Neue Light" w:cs="Arial"/>
          <w:rPrChange w:id="3894" w:author="Arthur de Catheu" w:date="2014-06-20T17:08:00Z">
            <w:rPr>
              <w:rFonts w:eastAsiaTheme="majorEastAsia" w:cs="Arial"/>
              <w:b/>
              <w:bCs/>
              <w:sz w:val="24"/>
            </w:rPr>
          </w:rPrChange>
        </w:rPr>
        <w:t xml:space="preserve"> de procéder à la résolution de la Créance. </w:t>
      </w:r>
      <w:r w:rsidR="00556A1C" w:rsidRPr="00935764">
        <w:rPr>
          <w:rFonts w:ascii="Helvetica Neue Light" w:hAnsi="Helvetica Neue Light"/>
          <w:rPrChange w:id="3895" w:author="Arthur de Catheu" w:date="2014-06-20T17:08:00Z">
            <w:rPr>
              <w:rFonts w:eastAsiaTheme="majorEastAsia" w:cstheme="majorBidi"/>
              <w:b/>
              <w:bCs/>
              <w:sz w:val="24"/>
            </w:rPr>
          </w:rPrChange>
        </w:rPr>
        <w:t>A</w:t>
      </w:r>
      <w:r w:rsidR="00B77DA1" w:rsidRPr="00935764">
        <w:rPr>
          <w:rFonts w:ascii="Helvetica Neue Light" w:hAnsi="Helvetica Neue Light"/>
          <w:rPrChange w:id="3896" w:author="Arthur de Catheu" w:date="2014-06-20T17:08:00Z">
            <w:rPr>
              <w:rFonts w:eastAsiaTheme="majorEastAsia" w:cstheme="majorBidi"/>
              <w:b/>
              <w:bCs/>
              <w:sz w:val="24"/>
            </w:rPr>
          </w:rPrChange>
        </w:rPr>
        <w:t xml:space="preserve"> réception de cet email, le Cédant dispose</w:t>
      </w:r>
      <w:r w:rsidR="002B023B" w:rsidRPr="00935764">
        <w:rPr>
          <w:rFonts w:ascii="Helvetica Neue Light" w:hAnsi="Helvetica Neue Light"/>
          <w:rPrChange w:id="3897" w:author="Arthur de Catheu" w:date="2014-06-20T17:08:00Z">
            <w:rPr>
              <w:rFonts w:eastAsiaTheme="majorEastAsia" w:cstheme="majorBidi"/>
              <w:b/>
              <w:bCs/>
              <w:sz w:val="24"/>
            </w:rPr>
          </w:rPrChange>
        </w:rPr>
        <w:t>ra</w:t>
      </w:r>
      <w:r w:rsidR="00B77DA1" w:rsidRPr="00935764">
        <w:rPr>
          <w:rFonts w:ascii="Helvetica Neue Light" w:hAnsi="Helvetica Neue Light"/>
          <w:rPrChange w:id="3898" w:author="Arthur de Catheu" w:date="2014-06-20T17:08:00Z">
            <w:rPr>
              <w:rFonts w:eastAsiaTheme="majorEastAsia" w:cstheme="majorBidi"/>
              <w:b/>
              <w:bCs/>
              <w:sz w:val="24"/>
            </w:rPr>
          </w:rPrChange>
        </w:rPr>
        <w:t xml:space="preserve"> de deux (2) Jours Ouvrés pour contacter </w:t>
      </w:r>
      <w:r w:rsidR="002119A8" w:rsidRPr="00935764">
        <w:rPr>
          <w:rFonts w:ascii="Helvetica Neue Light" w:hAnsi="Helvetica Neue Light"/>
          <w:rPrChange w:id="3899" w:author="Arthur de Catheu" w:date="2014-06-20T17:08:00Z">
            <w:rPr>
              <w:rFonts w:eastAsiaTheme="majorEastAsia" w:cstheme="majorBidi"/>
              <w:b/>
              <w:bCs/>
              <w:sz w:val="24"/>
            </w:rPr>
          </w:rPrChange>
        </w:rPr>
        <w:t>Finexkap AM</w:t>
      </w:r>
      <w:r w:rsidR="00B77DA1" w:rsidRPr="00935764">
        <w:rPr>
          <w:rFonts w:ascii="Helvetica Neue Light" w:hAnsi="Helvetica Neue Light"/>
          <w:rPrChange w:id="3900" w:author="Arthur de Catheu" w:date="2014-06-20T17:08:00Z">
            <w:rPr>
              <w:rFonts w:eastAsiaTheme="majorEastAsia" w:cstheme="majorBidi"/>
              <w:b/>
              <w:bCs/>
              <w:sz w:val="24"/>
            </w:rPr>
          </w:rPrChange>
        </w:rPr>
        <w:t xml:space="preserve"> afin, le cas échéant, de contester le bie</w:t>
      </w:r>
      <w:r w:rsidR="004619BF" w:rsidRPr="00935764">
        <w:rPr>
          <w:rFonts w:ascii="Helvetica Neue Light" w:hAnsi="Helvetica Neue Light"/>
          <w:rPrChange w:id="3901" w:author="Arthur de Catheu" w:date="2014-06-20T17:08:00Z">
            <w:rPr>
              <w:rFonts w:eastAsiaTheme="majorEastAsia" w:cstheme="majorBidi"/>
              <w:b/>
              <w:bCs/>
              <w:sz w:val="24"/>
            </w:rPr>
          </w:rPrChange>
        </w:rPr>
        <w:t>n-fondé de la résolution.</w:t>
      </w:r>
    </w:p>
    <w:p w14:paraId="055F1BD3" w14:textId="5661A573" w:rsidR="002B023B" w:rsidRPr="00935764" w:rsidRDefault="002B023B" w:rsidP="004619BF">
      <w:pPr>
        <w:spacing w:before="120"/>
        <w:rPr>
          <w:rFonts w:ascii="Helvetica Neue Light" w:hAnsi="Helvetica Neue Light"/>
          <w:rPrChange w:id="3902" w:author="Arthur de Catheu" w:date="2014-06-20T17:08:00Z">
            <w:rPr/>
          </w:rPrChange>
        </w:rPr>
      </w:pPr>
      <w:r w:rsidRPr="00935764">
        <w:rPr>
          <w:rFonts w:ascii="Helvetica Neue Light" w:hAnsi="Helvetica Neue Light"/>
          <w:rPrChange w:id="3903" w:author="Arthur de Catheu" w:date="2014-06-20T17:08:00Z">
            <w:rPr>
              <w:rFonts w:eastAsiaTheme="majorEastAsia" w:cstheme="majorBidi"/>
              <w:b/>
              <w:bCs/>
              <w:sz w:val="24"/>
            </w:rPr>
          </w:rPrChange>
        </w:rPr>
        <w:t>Si le Cédant fourni</w:t>
      </w:r>
      <w:r w:rsidR="00735523" w:rsidRPr="00935764">
        <w:rPr>
          <w:rFonts w:ascii="Helvetica Neue Light" w:hAnsi="Helvetica Neue Light"/>
          <w:rPrChange w:id="3904" w:author="Arthur de Catheu" w:date="2014-06-20T17:08:00Z">
            <w:rPr>
              <w:rFonts w:eastAsiaTheme="majorEastAsia" w:cstheme="majorBidi"/>
              <w:b/>
              <w:bCs/>
              <w:sz w:val="24"/>
            </w:rPr>
          </w:rPrChange>
        </w:rPr>
        <w:t>t</w:t>
      </w:r>
      <w:r w:rsidRPr="00935764">
        <w:rPr>
          <w:rFonts w:ascii="Helvetica Neue Light" w:hAnsi="Helvetica Neue Light"/>
          <w:rPrChange w:id="3905" w:author="Arthur de Catheu" w:date="2014-06-20T17:08:00Z">
            <w:rPr>
              <w:rFonts w:eastAsiaTheme="majorEastAsia" w:cstheme="majorBidi"/>
              <w:b/>
              <w:bCs/>
              <w:sz w:val="24"/>
            </w:rPr>
          </w:rPrChange>
        </w:rPr>
        <w:t xml:space="preserve"> des justifications et ou des éléments jugés comme étant suffisant</w:t>
      </w:r>
      <w:r w:rsidR="006D6422" w:rsidRPr="00935764">
        <w:rPr>
          <w:rFonts w:ascii="Helvetica Neue Light" w:hAnsi="Helvetica Neue Light"/>
          <w:rPrChange w:id="3906" w:author="Arthur de Catheu" w:date="2014-06-20T17:08:00Z">
            <w:rPr>
              <w:rFonts w:eastAsiaTheme="majorEastAsia" w:cstheme="majorBidi"/>
              <w:b/>
              <w:bCs/>
              <w:sz w:val="24"/>
            </w:rPr>
          </w:rPrChange>
        </w:rPr>
        <w:t>s</w:t>
      </w:r>
      <w:r w:rsidRPr="00935764">
        <w:rPr>
          <w:rFonts w:ascii="Helvetica Neue Light" w:hAnsi="Helvetica Neue Light"/>
          <w:rPrChange w:id="3907" w:author="Arthur de Catheu" w:date="2014-06-20T17:08:00Z">
            <w:rPr>
              <w:rFonts w:eastAsiaTheme="majorEastAsia" w:cstheme="majorBidi"/>
              <w:b/>
              <w:bCs/>
              <w:sz w:val="24"/>
            </w:rPr>
          </w:rPrChange>
        </w:rPr>
        <w:t xml:space="preserve"> par</w:t>
      </w:r>
      <w:r w:rsidR="007E5E9C" w:rsidRPr="00935764">
        <w:rPr>
          <w:rFonts w:ascii="Helvetica Neue Light" w:hAnsi="Helvetica Neue Light"/>
          <w:rPrChange w:id="3908" w:author="Arthur de Catheu" w:date="2014-06-20T17:08:00Z">
            <w:rPr>
              <w:rFonts w:eastAsiaTheme="majorEastAsia" w:cstheme="majorBidi"/>
              <w:b/>
              <w:bCs/>
              <w:sz w:val="24"/>
            </w:rPr>
          </w:rPrChange>
        </w:rPr>
        <w:t xml:space="preserve"> </w:t>
      </w:r>
      <w:r w:rsidR="00735523" w:rsidRPr="00935764">
        <w:rPr>
          <w:rFonts w:ascii="Helvetica Neue Light" w:hAnsi="Helvetica Neue Light"/>
          <w:rPrChange w:id="3909" w:author="Arthur de Catheu" w:date="2014-06-20T17:08:00Z">
            <w:rPr>
              <w:rFonts w:eastAsiaTheme="majorEastAsia" w:cstheme="majorBidi"/>
              <w:b/>
              <w:bCs/>
              <w:sz w:val="24"/>
            </w:rPr>
          </w:rPrChange>
        </w:rPr>
        <w:t>le Comité de Crédit</w:t>
      </w:r>
      <w:r w:rsidRPr="00935764">
        <w:rPr>
          <w:rFonts w:ascii="Helvetica Neue Light" w:hAnsi="Helvetica Neue Light"/>
          <w:rPrChange w:id="3910" w:author="Arthur de Catheu" w:date="2014-06-20T17:08:00Z">
            <w:rPr>
              <w:rFonts w:eastAsiaTheme="majorEastAsia" w:cstheme="majorBidi"/>
              <w:b/>
              <w:bCs/>
              <w:sz w:val="24"/>
            </w:rPr>
          </w:rPrChange>
        </w:rPr>
        <w:t xml:space="preserve">, </w:t>
      </w:r>
      <w:r w:rsidR="00735523" w:rsidRPr="00935764">
        <w:rPr>
          <w:rFonts w:ascii="Helvetica Neue Light" w:hAnsi="Helvetica Neue Light" w:cs="Arial"/>
          <w:rPrChange w:id="3911" w:author="Arthur de Catheu" w:date="2014-06-20T17:08:00Z">
            <w:rPr>
              <w:rFonts w:eastAsiaTheme="majorEastAsia" w:cs="Arial"/>
              <w:b/>
              <w:bCs/>
              <w:sz w:val="24"/>
            </w:rPr>
          </w:rPrChange>
        </w:rPr>
        <w:t xml:space="preserve">l’analyste crédit en charge de la gestion de la Créance concernée </w:t>
      </w:r>
      <w:r w:rsidRPr="00935764">
        <w:rPr>
          <w:rFonts w:ascii="Helvetica Neue Light" w:hAnsi="Helvetica Neue Light"/>
          <w:rPrChange w:id="3912" w:author="Arthur de Catheu" w:date="2014-06-20T17:08:00Z">
            <w:rPr>
              <w:rFonts w:eastAsiaTheme="majorEastAsia" w:cstheme="majorBidi"/>
              <w:b/>
              <w:bCs/>
              <w:sz w:val="24"/>
            </w:rPr>
          </w:rPrChange>
        </w:rPr>
        <w:t>en informe le Cédant par email et le processus de recouvrement continue au titre de la Créance.</w:t>
      </w:r>
    </w:p>
    <w:p w14:paraId="449A770C" w14:textId="77777777" w:rsidR="00735523" w:rsidRPr="00935764" w:rsidRDefault="00735523" w:rsidP="004619BF">
      <w:pPr>
        <w:spacing w:before="120"/>
        <w:rPr>
          <w:rFonts w:ascii="Helvetica Neue Light" w:hAnsi="Helvetica Neue Light" w:cs="Arial"/>
          <w:rPrChange w:id="3913" w:author="Arthur de Catheu" w:date="2014-06-20T17:08:00Z">
            <w:rPr>
              <w:rFonts w:cs="Arial"/>
            </w:rPr>
          </w:rPrChange>
        </w:rPr>
      </w:pPr>
    </w:p>
    <w:p w14:paraId="2D86AA23" w14:textId="613E5D7E" w:rsidR="00BA44C5" w:rsidRPr="00935764" w:rsidRDefault="00556A1C" w:rsidP="00085283">
      <w:pPr>
        <w:rPr>
          <w:rFonts w:ascii="Helvetica Neue Light" w:hAnsi="Helvetica Neue Light"/>
          <w:rPrChange w:id="3914" w:author="Arthur de Catheu" w:date="2014-06-20T17:08:00Z">
            <w:rPr/>
          </w:rPrChange>
        </w:rPr>
      </w:pPr>
      <w:r w:rsidRPr="00935764">
        <w:rPr>
          <w:rFonts w:ascii="Helvetica Neue Light" w:hAnsi="Helvetica Neue Light"/>
          <w:rPrChange w:id="3915" w:author="Arthur de Catheu" w:date="2014-06-20T17:08:00Z">
            <w:rPr>
              <w:rFonts w:eastAsiaTheme="majorEastAsia" w:cstheme="majorBidi"/>
              <w:b/>
              <w:bCs/>
              <w:sz w:val="24"/>
            </w:rPr>
          </w:rPrChange>
        </w:rPr>
        <w:t>S</w:t>
      </w:r>
      <w:r w:rsidR="00BA44C5" w:rsidRPr="00935764">
        <w:rPr>
          <w:rFonts w:ascii="Helvetica Neue Light" w:hAnsi="Helvetica Neue Light"/>
          <w:rPrChange w:id="3916" w:author="Arthur de Catheu" w:date="2014-06-20T17:08:00Z">
            <w:rPr>
              <w:rFonts w:eastAsiaTheme="majorEastAsia" w:cstheme="majorBidi"/>
              <w:b/>
              <w:bCs/>
              <w:sz w:val="24"/>
            </w:rPr>
          </w:rPrChange>
        </w:rPr>
        <w:t xml:space="preserve">i les éléments fournis par le Cédant sont </w:t>
      </w:r>
      <w:r w:rsidR="002B023B" w:rsidRPr="00935764">
        <w:rPr>
          <w:rFonts w:ascii="Helvetica Neue Light" w:hAnsi="Helvetica Neue Light"/>
          <w:rPrChange w:id="3917" w:author="Arthur de Catheu" w:date="2014-06-20T17:08:00Z">
            <w:rPr>
              <w:rFonts w:eastAsiaTheme="majorEastAsia" w:cstheme="majorBidi"/>
              <w:b/>
              <w:bCs/>
              <w:sz w:val="24"/>
            </w:rPr>
          </w:rPrChange>
        </w:rPr>
        <w:t>jugés</w:t>
      </w:r>
      <w:r w:rsidR="00BA44C5" w:rsidRPr="00935764">
        <w:rPr>
          <w:rFonts w:ascii="Helvetica Neue Light" w:hAnsi="Helvetica Neue Light"/>
          <w:rPrChange w:id="3918" w:author="Arthur de Catheu" w:date="2014-06-20T17:08:00Z">
            <w:rPr>
              <w:rFonts w:eastAsiaTheme="majorEastAsia" w:cstheme="majorBidi"/>
              <w:b/>
              <w:bCs/>
              <w:sz w:val="24"/>
            </w:rPr>
          </w:rPrChange>
        </w:rPr>
        <w:t xml:space="preserve"> comme étant insuffisants par</w:t>
      </w:r>
      <w:r w:rsidR="007E5E9C" w:rsidRPr="00935764">
        <w:rPr>
          <w:rFonts w:ascii="Helvetica Neue Light" w:hAnsi="Helvetica Neue Light"/>
          <w:rPrChange w:id="3919" w:author="Arthur de Catheu" w:date="2014-06-20T17:08:00Z">
            <w:rPr>
              <w:rFonts w:eastAsiaTheme="majorEastAsia" w:cstheme="majorBidi"/>
              <w:b/>
              <w:bCs/>
              <w:sz w:val="24"/>
            </w:rPr>
          </w:rPrChange>
        </w:rPr>
        <w:t xml:space="preserve"> </w:t>
      </w:r>
      <w:r w:rsidR="00735523" w:rsidRPr="00935764">
        <w:rPr>
          <w:rFonts w:ascii="Helvetica Neue Light" w:hAnsi="Helvetica Neue Light"/>
          <w:rPrChange w:id="3920" w:author="Arthur de Catheu" w:date="2014-06-20T17:08:00Z">
            <w:rPr>
              <w:rFonts w:eastAsiaTheme="majorEastAsia" w:cstheme="majorBidi"/>
              <w:b/>
              <w:bCs/>
              <w:sz w:val="24"/>
            </w:rPr>
          </w:rPrChange>
        </w:rPr>
        <w:t xml:space="preserve">le Comité de Crédit, </w:t>
      </w:r>
      <w:r w:rsidR="00735523" w:rsidRPr="00935764">
        <w:rPr>
          <w:rFonts w:ascii="Helvetica Neue Light" w:hAnsi="Helvetica Neue Light" w:cs="Arial"/>
          <w:rPrChange w:id="3921" w:author="Arthur de Catheu" w:date="2014-06-20T17:08:00Z">
            <w:rPr>
              <w:rFonts w:eastAsiaTheme="majorEastAsia" w:cs="Arial"/>
              <w:b/>
              <w:bCs/>
              <w:sz w:val="24"/>
            </w:rPr>
          </w:rPrChange>
        </w:rPr>
        <w:t>l’analyste crédit en charge de la gestion de la Créance concernée</w:t>
      </w:r>
      <w:r w:rsidR="00735523" w:rsidRPr="00935764" w:rsidDel="00735523">
        <w:rPr>
          <w:rFonts w:ascii="Helvetica Neue Light" w:hAnsi="Helvetica Neue Light"/>
          <w:rPrChange w:id="3922" w:author="Arthur de Catheu" w:date="2014-06-20T17:08:00Z">
            <w:rPr>
              <w:rFonts w:eastAsiaTheme="majorEastAsia" w:cstheme="majorBidi"/>
              <w:b/>
              <w:bCs/>
              <w:sz w:val="24"/>
            </w:rPr>
          </w:rPrChange>
        </w:rPr>
        <w:t xml:space="preserve"> </w:t>
      </w:r>
      <w:r w:rsidR="007E5E9C" w:rsidRPr="00935764">
        <w:rPr>
          <w:rFonts w:ascii="Helvetica Neue Light" w:hAnsi="Helvetica Neue Light"/>
          <w:rPrChange w:id="3923" w:author="Arthur de Catheu" w:date="2014-06-20T17:08:00Z">
            <w:rPr>
              <w:rFonts w:eastAsiaTheme="majorEastAsia" w:cstheme="majorBidi"/>
              <w:b/>
              <w:bCs/>
              <w:sz w:val="24"/>
            </w:rPr>
          </w:rPrChange>
        </w:rPr>
        <w:t xml:space="preserve">en </w:t>
      </w:r>
      <w:r w:rsidR="00BA44C5" w:rsidRPr="00935764">
        <w:rPr>
          <w:rFonts w:ascii="Helvetica Neue Light" w:hAnsi="Helvetica Neue Light"/>
          <w:rPrChange w:id="3924" w:author="Arthur de Catheu" w:date="2014-06-20T17:08:00Z">
            <w:rPr>
              <w:rFonts w:eastAsiaTheme="majorEastAsia" w:cstheme="majorBidi"/>
              <w:b/>
              <w:bCs/>
              <w:sz w:val="24"/>
            </w:rPr>
          </w:rPrChange>
        </w:rPr>
        <w:t>informe</w:t>
      </w:r>
      <w:r w:rsidR="008A1F40" w:rsidRPr="00935764">
        <w:rPr>
          <w:rFonts w:ascii="Helvetica Neue Light" w:hAnsi="Helvetica Neue Light"/>
          <w:rPrChange w:id="3925" w:author="Arthur de Catheu" w:date="2014-06-20T17:08:00Z">
            <w:rPr>
              <w:rFonts w:eastAsiaTheme="majorEastAsia" w:cstheme="majorBidi"/>
              <w:b/>
              <w:bCs/>
              <w:sz w:val="24"/>
            </w:rPr>
          </w:rPrChange>
        </w:rPr>
        <w:t xml:space="preserve"> l’Assureur-Crédit </w:t>
      </w:r>
      <w:r w:rsidR="000E6E0E" w:rsidRPr="00935764">
        <w:rPr>
          <w:rFonts w:ascii="Helvetica Neue Light" w:hAnsi="Helvetica Neue Light"/>
          <w:rPrChange w:id="3926" w:author="Arthur de Catheu" w:date="2014-06-20T17:08:00Z">
            <w:rPr>
              <w:rFonts w:eastAsiaTheme="majorEastAsia" w:cstheme="majorBidi"/>
              <w:b/>
              <w:bCs/>
              <w:sz w:val="24"/>
            </w:rPr>
          </w:rPrChange>
        </w:rPr>
        <w:t xml:space="preserve">dans </w:t>
      </w:r>
      <w:r w:rsidR="000E6E0E" w:rsidRPr="00935764">
        <w:rPr>
          <w:rFonts w:ascii="Helvetica Neue Light" w:hAnsi="Helvetica Neue Light"/>
          <w:rPrChange w:id="3927" w:author="Arthur de Catheu" w:date="2014-06-20T17:08:00Z">
            <w:rPr>
              <w:rFonts w:eastAsiaTheme="majorEastAsia" w:cstheme="majorBidi"/>
              <w:b/>
              <w:bCs/>
              <w:sz w:val="24"/>
            </w:rPr>
          </w:rPrChange>
        </w:rPr>
        <w:lastRenderedPageBreak/>
        <w:t>l’hypothèse où la Créance Cédée considérée est assurée par l'Assureur-Crédit</w:t>
      </w:r>
      <w:r w:rsidR="00735523" w:rsidRPr="00935764">
        <w:rPr>
          <w:rFonts w:ascii="Helvetica Neue Light" w:hAnsi="Helvetica Neue Light"/>
          <w:rPrChange w:id="3928" w:author="Arthur de Catheu" w:date="2014-06-20T17:08:00Z">
            <w:rPr>
              <w:rFonts w:eastAsiaTheme="majorEastAsia" w:cstheme="majorBidi"/>
              <w:b/>
              <w:bCs/>
              <w:sz w:val="24"/>
            </w:rPr>
          </w:rPrChange>
        </w:rPr>
        <w:t>, et</w:t>
      </w:r>
      <w:r w:rsidR="000E6E0E" w:rsidRPr="00935764">
        <w:rPr>
          <w:rFonts w:ascii="Helvetica Neue Light" w:hAnsi="Helvetica Neue Light"/>
          <w:rPrChange w:id="3929" w:author="Arthur de Catheu" w:date="2014-06-20T17:08:00Z">
            <w:rPr>
              <w:rFonts w:eastAsiaTheme="majorEastAsia" w:cstheme="majorBidi"/>
              <w:b/>
              <w:bCs/>
              <w:sz w:val="24"/>
            </w:rPr>
          </w:rPrChange>
        </w:rPr>
        <w:t xml:space="preserve"> </w:t>
      </w:r>
      <w:r w:rsidR="00BA44C5" w:rsidRPr="00935764">
        <w:rPr>
          <w:rFonts w:ascii="Helvetica Neue Light" w:hAnsi="Helvetica Neue Light"/>
          <w:rPrChange w:id="3930" w:author="Arthur de Catheu" w:date="2014-06-20T17:08:00Z">
            <w:rPr>
              <w:rFonts w:eastAsiaTheme="majorEastAsia" w:cstheme="majorBidi"/>
              <w:b/>
              <w:bCs/>
              <w:sz w:val="24"/>
            </w:rPr>
          </w:rPrChange>
        </w:rPr>
        <w:t>informe le Cédant par email de son intention d'initier la résolution de la cession concernée</w:t>
      </w:r>
      <w:bookmarkStart w:id="3931" w:name="_Ref370761008"/>
      <w:r w:rsidR="00BA44C5" w:rsidRPr="00935764">
        <w:rPr>
          <w:rFonts w:ascii="Helvetica Neue Light" w:hAnsi="Helvetica Neue Light"/>
          <w:rPrChange w:id="3932" w:author="Arthur de Catheu" w:date="2014-06-20T17:08:00Z">
            <w:rPr>
              <w:rFonts w:eastAsiaTheme="majorEastAsia" w:cstheme="majorBidi"/>
              <w:b/>
              <w:bCs/>
              <w:sz w:val="24"/>
            </w:rPr>
          </w:rPrChange>
        </w:rPr>
        <w:t>.</w:t>
      </w:r>
    </w:p>
    <w:p w14:paraId="2239CB46" w14:textId="736388D3" w:rsidR="00B77DA1" w:rsidRPr="00935764" w:rsidRDefault="00BA44C5" w:rsidP="00212A18">
      <w:pPr>
        <w:spacing w:before="120"/>
        <w:rPr>
          <w:rFonts w:ascii="Helvetica Neue Light" w:hAnsi="Helvetica Neue Light" w:cs="Arial"/>
          <w:rPrChange w:id="3933" w:author="Arthur de Catheu" w:date="2014-06-20T17:08:00Z">
            <w:rPr>
              <w:rFonts w:cs="Arial"/>
            </w:rPr>
          </w:rPrChange>
        </w:rPr>
      </w:pPr>
      <w:r w:rsidRPr="00935764">
        <w:rPr>
          <w:rFonts w:ascii="Helvetica Neue Light" w:hAnsi="Helvetica Neue Light" w:cs="Arial"/>
          <w:rPrChange w:id="3934" w:author="Arthur de Catheu" w:date="2014-06-20T17:08:00Z">
            <w:rPr>
              <w:rFonts w:eastAsiaTheme="majorEastAsia" w:cs="Arial"/>
              <w:b/>
              <w:bCs/>
              <w:sz w:val="24"/>
            </w:rPr>
          </w:rPrChange>
        </w:rPr>
        <w:t xml:space="preserve">Dans </w:t>
      </w:r>
      <w:r w:rsidR="002D6315" w:rsidRPr="00935764">
        <w:rPr>
          <w:rFonts w:ascii="Helvetica Neue Light" w:hAnsi="Helvetica Neue Light" w:cs="Arial"/>
          <w:rPrChange w:id="3935" w:author="Arthur de Catheu" w:date="2014-06-20T17:08:00Z">
            <w:rPr>
              <w:rFonts w:eastAsiaTheme="majorEastAsia" w:cs="Arial"/>
              <w:b/>
              <w:bCs/>
              <w:sz w:val="24"/>
            </w:rPr>
          </w:rPrChange>
        </w:rPr>
        <w:t>cette notification</w:t>
      </w:r>
      <w:r w:rsidRPr="00935764">
        <w:rPr>
          <w:rFonts w:ascii="Helvetica Neue Light" w:hAnsi="Helvetica Neue Light" w:cs="Arial"/>
          <w:rPrChange w:id="3936" w:author="Arthur de Catheu" w:date="2014-06-20T17:08:00Z">
            <w:rPr>
              <w:rFonts w:eastAsiaTheme="majorEastAsia" w:cs="Arial"/>
              <w:b/>
              <w:bCs/>
              <w:sz w:val="24"/>
            </w:rPr>
          </w:rPrChange>
        </w:rPr>
        <w:t xml:space="preserve">, </w:t>
      </w:r>
      <w:r w:rsidR="002119A8" w:rsidRPr="00935764">
        <w:rPr>
          <w:rFonts w:ascii="Helvetica Neue Light" w:hAnsi="Helvetica Neue Light" w:cs="Arial"/>
          <w:rPrChange w:id="3937" w:author="Arthur de Catheu" w:date="2014-06-20T17:08:00Z">
            <w:rPr>
              <w:rFonts w:eastAsiaTheme="majorEastAsia" w:cs="Arial"/>
              <w:b/>
              <w:bCs/>
              <w:sz w:val="24"/>
            </w:rPr>
          </w:rPrChange>
        </w:rPr>
        <w:t>Finexkap AM</w:t>
      </w:r>
      <w:r w:rsidR="00085283" w:rsidRPr="00935764">
        <w:rPr>
          <w:rFonts w:ascii="Helvetica Neue Light" w:hAnsi="Helvetica Neue Light" w:cs="Arial"/>
          <w:rPrChange w:id="3938" w:author="Arthur de Catheu" w:date="2014-06-20T17:08:00Z">
            <w:rPr>
              <w:rFonts w:eastAsiaTheme="majorEastAsia" w:cs="Arial"/>
              <w:b/>
              <w:bCs/>
              <w:sz w:val="24"/>
            </w:rPr>
          </w:rPrChange>
        </w:rPr>
        <w:t xml:space="preserve"> </w:t>
      </w:r>
      <w:r w:rsidRPr="00935764">
        <w:rPr>
          <w:rFonts w:ascii="Helvetica Neue Light" w:hAnsi="Helvetica Neue Light" w:cs="Arial"/>
          <w:rPrChange w:id="3939" w:author="Arthur de Catheu" w:date="2014-06-20T17:08:00Z">
            <w:rPr>
              <w:rFonts w:eastAsiaTheme="majorEastAsia" w:cs="Arial"/>
              <w:b/>
              <w:bCs/>
              <w:sz w:val="24"/>
            </w:rPr>
          </w:rPrChange>
        </w:rPr>
        <w:t>informe le</w:t>
      </w:r>
      <w:r w:rsidR="00B77DA1" w:rsidRPr="00935764">
        <w:rPr>
          <w:rFonts w:ascii="Helvetica Neue Light" w:hAnsi="Helvetica Neue Light" w:cs="Arial"/>
          <w:rPrChange w:id="3940" w:author="Arthur de Catheu" w:date="2014-06-20T17:08:00Z">
            <w:rPr>
              <w:rFonts w:eastAsiaTheme="majorEastAsia" w:cs="Arial"/>
              <w:b/>
              <w:bCs/>
              <w:sz w:val="24"/>
            </w:rPr>
          </w:rPrChange>
        </w:rPr>
        <w:t xml:space="preserve"> Cédant </w:t>
      </w:r>
      <w:r w:rsidRPr="00935764">
        <w:rPr>
          <w:rFonts w:ascii="Helvetica Neue Light" w:hAnsi="Helvetica Neue Light" w:cs="Arial"/>
          <w:rPrChange w:id="3941" w:author="Arthur de Catheu" w:date="2014-06-20T17:08:00Z">
            <w:rPr>
              <w:rFonts w:eastAsiaTheme="majorEastAsia" w:cs="Arial"/>
              <w:b/>
              <w:bCs/>
              <w:sz w:val="24"/>
            </w:rPr>
          </w:rPrChange>
        </w:rPr>
        <w:t xml:space="preserve">qu'il doit </w:t>
      </w:r>
      <w:r w:rsidR="00692431" w:rsidRPr="00935764">
        <w:rPr>
          <w:rFonts w:ascii="Helvetica Neue Light" w:hAnsi="Helvetica Neue Light" w:cs="Arial"/>
          <w:rPrChange w:id="3942" w:author="Arthur de Catheu" w:date="2014-06-20T17:08:00Z">
            <w:rPr>
              <w:rFonts w:eastAsiaTheme="majorEastAsia" w:cs="Arial"/>
              <w:b/>
              <w:bCs/>
              <w:sz w:val="24"/>
            </w:rPr>
          </w:rPrChange>
        </w:rPr>
        <w:t xml:space="preserve"> au</w:t>
      </w:r>
      <w:r w:rsidR="00B77DA1" w:rsidRPr="00935764">
        <w:rPr>
          <w:rFonts w:ascii="Helvetica Neue Light" w:hAnsi="Helvetica Neue Light" w:cs="Arial"/>
          <w:rPrChange w:id="3943" w:author="Arthur de Catheu" w:date="2014-06-20T17:08:00Z">
            <w:rPr>
              <w:rFonts w:eastAsiaTheme="majorEastAsia" w:cs="Arial"/>
              <w:b/>
              <w:bCs/>
              <w:sz w:val="24"/>
            </w:rPr>
          </w:rPrChange>
        </w:rPr>
        <w:t xml:space="preserve"> </w:t>
      </w:r>
      <w:r w:rsidR="00A37D87" w:rsidRPr="00935764">
        <w:rPr>
          <w:rFonts w:ascii="Helvetica Neue Light" w:hAnsi="Helvetica Neue Light" w:cs="Arial"/>
          <w:rPrChange w:id="3944" w:author="Arthur de Catheu" w:date="2014-06-20T17:08:00Z">
            <w:rPr>
              <w:rFonts w:eastAsiaTheme="majorEastAsia" w:cs="Arial"/>
              <w:b/>
              <w:bCs/>
              <w:sz w:val="24"/>
            </w:rPr>
          </w:rPrChange>
        </w:rPr>
        <w:t>FCT 2014</w:t>
      </w:r>
      <w:r w:rsidR="00B77DA1" w:rsidRPr="00935764">
        <w:rPr>
          <w:rFonts w:ascii="Helvetica Neue Light" w:hAnsi="Helvetica Neue Light" w:cs="Arial"/>
          <w:rPrChange w:id="3945" w:author="Arthur de Catheu" w:date="2014-06-20T17:08:00Z">
            <w:rPr>
              <w:rFonts w:eastAsiaTheme="majorEastAsia" w:cs="Arial"/>
              <w:b/>
              <w:bCs/>
              <w:sz w:val="24"/>
            </w:rPr>
          </w:rPrChange>
        </w:rPr>
        <w:t xml:space="preserve"> </w:t>
      </w:r>
      <w:r w:rsidR="00692431" w:rsidRPr="00935764">
        <w:rPr>
          <w:rFonts w:ascii="Helvetica Neue Light" w:hAnsi="Helvetica Neue Light" w:cs="Arial"/>
          <w:rPrChange w:id="3946" w:author="Arthur de Catheu" w:date="2014-06-20T17:08:00Z">
            <w:rPr>
              <w:rFonts w:eastAsiaTheme="majorEastAsia" w:cs="Arial"/>
              <w:b/>
              <w:bCs/>
              <w:sz w:val="24"/>
            </w:rPr>
          </w:rPrChange>
        </w:rPr>
        <w:t>un</w:t>
      </w:r>
      <w:r w:rsidR="00735523" w:rsidRPr="00935764">
        <w:rPr>
          <w:rFonts w:ascii="Helvetica Neue Light" w:hAnsi="Helvetica Neue Light" w:cs="Arial"/>
          <w:rPrChange w:id="3947" w:author="Arthur de Catheu" w:date="2014-06-20T17:08:00Z">
            <w:rPr>
              <w:rFonts w:eastAsiaTheme="majorEastAsia" w:cs="Arial"/>
              <w:b/>
              <w:bCs/>
              <w:sz w:val="24"/>
            </w:rPr>
          </w:rPrChange>
        </w:rPr>
        <w:t>e</w:t>
      </w:r>
      <w:r w:rsidR="00692431" w:rsidRPr="00935764">
        <w:rPr>
          <w:rFonts w:ascii="Helvetica Neue Light" w:hAnsi="Helvetica Neue Light" w:cs="Arial"/>
          <w:rPrChange w:id="3948" w:author="Arthur de Catheu" w:date="2014-06-20T17:08:00Z">
            <w:rPr>
              <w:rFonts w:eastAsiaTheme="majorEastAsia" w:cs="Arial"/>
              <w:b/>
              <w:bCs/>
              <w:sz w:val="24"/>
            </w:rPr>
          </w:rPrChange>
        </w:rPr>
        <w:t xml:space="preserve"> </w:t>
      </w:r>
      <w:r w:rsidR="00735523" w:rsidRPr="00935764">
        <w:rPr>
          <w:rFonts w:ascii="Helvetica Neue Light" w:hAnsi="Helvetica Neue Light" w:cs="Arial"/>
          <w:rPrChange w:id="3949" w:author="Arthur de Catheu" w:date="2014-06-20T17:08:00Z">
            <w:rPr>
              <w:rFonts w:eastAsiaTheme="majorEastAsia" w:cs="Arial"/>
              <w:b/>
              <w:bCs/>
              <w:sz w:val="24"/>
            </w:rPr>
          </w:rPrChange>
        </w:rPr>
        <w:t xml:space="preserve">indemnité </w:t>
      </w:r>
      <w:r w:rsidR="00B77DA1" w:rsidRPr="00935764">
        <w:rPr>
          <w:rFonts w:ascii="Helvetica Neue Light" w:hAnsi="Helvetica Neue Light" w:cs="Arial"/>
          <w:rPrChange w:id="3950" w:author="Arthur de Catheu" w:date="2014-06-20T17:08:00Z">
            <w:rPr>
              <w:rFonts w:eastAsiaTheme="majorEastAsia" w:cs="Arial"/>
              <w:b/>
              <w:bCs/>
              <w:sz w:val="24"/>
            </w:rPr>
          </w:rPrChange>
        </w:rPr>
        <w:t>correspondant</w:t>
      </w:r>
      <w:r w:rsidR="00735523" w:rsidRPr="00935764">
        <w:rPr>
          <w:rFonts w:ascii="Helvetica Neue Light" w:hAnsi="Helvetica Neue Light" w:cs="Arial"/>
          <w:rPrChange w:id="3951" w:author="Arthur de Catheu" w:date="2014-06-20T17:08:00Z">
            <w:rPr>
              <w:rFonts w:eastAsiaTheme="majorEastAsia" w:cs="Arial"/>
              <w:b/>
              <w:bCs/>
              <w:sz w:val="24"/>
            </w:rPr>
          </w:rPrChange>
        </w:rPr>
        <w:t xml:space="preserve"> </w:t>
      </w:r>
      <w:r w:rsidR="00B77DA1" w:rsidRPr="00935764">
        <w:rPr>
          <w:rFonts w:ascii="Helvetica Neue Light" w:hAnsi="Helvetica Neue Light" w:cs="Arial"/>
          <w:rPrChange w:id="3952" w:author="Arthur de Catheu" w:date="2014-06-20T17:08:00Z">
            <w:rPr>
              <w:rFonts w:eastAsiaTheme="majorEastAsia" w:cs="Arial"/>
              <w:b/>
              <w:bCs/>
              <w:sz w:val="24"/>
            </w:rPr>
          </w:rPrChange>
        </w:rPr>
        <w:t>:</w:t>
      </w:r>
      <w:bookmarkEnd w:id="3931"/>
    </w:p>
    <w:p w14:paraId="1E37F125" w14:textId="250BE0D4" w:rsidR="00BA44C5" w:rsidRPr="00935764" w:rsidRDefault="00735523" w:rsidP="00556A1C">
      <w:pPr>
        <w:pStyle w:val="Paragraphedeliste"/>
        <w:numPr>
          <w:ilvl w:val="0"/>
          <w:numId w:val="191"/>
        </w:numPr>
        <w:rPr>
          <w:rFonts w:ascii="Helvetica Neue Light" w:hAnsi="Helvetica Neue Light"/>
          <w:rPrChange w:id="3953" w:author="Arthur de Catheu" w:date="2014-06-20T17:08:00Z">
            <w:rPr/>
          </w:rPrChange>
        </w:rPr>
      </w:pPr>
      <w:r w:rsidRPr="00935764">
        <w:rPr>
          <w:rFonts w:ascii="Helvetica Neue Light" w:hAnsi="Helvetica Neue Light"/>
          <w:rPrChange w:id="3954" w:author="Arthur de Catheu" w:date="2014-06-20T17:08:00Z">
            <w:rPr>
              <w:rFonts w:eastAsiaTheme="majorEastAsia" w:cstheme="majorBidi"/>
              <w:b/>
              <w:bCs/>
              <w:sz w:val="24"/>
            </w:rPr>
          </w:rPrChange>
        </w:rPr>
        <w:t xml:space="preserve">au </w:t>
      </w:r>
      <w:r w:rsidR="00902506" w:rsidRPr="00935764">
        <w:rPr>
          <w:rFonts w:ascii="Helvetica Neue Light" w:hAnsi="Helvetica Neue Light"/>
          <w:rPrChange w:id="3955" w:author="Arthur de Catheu" w:date="2014-06-20T17:08:00Z">
            <w:rPr>
              <w:rFonts w:eastAsiaTheme="majorEastAsia" w:cstheme="majorBidi"/>
              <w:b/>
              <w:bCs/>
              <w:sz w:val="24"/>
            </w:rPr>
          </w:rPrChange>
        </w:rPr>
        <w:t>Montant Nominal</w:t>
      </w:r>
      <w:r w:rsidR="00B77DA1" w:rsidRPr="00935764">
        <w:rPr>
          <w:rFonts w:ascii="Helvetica Neue Light" w:hAnsi="Helvetica Neue Light"/>
          <w:rPrChange w:id="3956" w:author="Arthur de Catheu" w:date="2014-06-20T17:08:00Z">
            <w:rPr>
              <w:rFonts w:eastAsiaTheme="majorEastAsia" w:cstheme="majorBidi"/>
              <w:b/>
              <w:bCs/>
              <w:sz w:val="24"/>
            </w:rPr>
          </w:rPrChange>
        </w:rPr>
        <w:t xml:space="preserve"> de</w:t>
      </w:r>
      <w:r w:rsidR="00902506" w:rsidRPr="00935764">
        <w:rPr>
          <w:rFonts w:ascii="Helvetica Neue Light" w:hAnsi="Helvetica Neue Light"/>
          <w:rPrChange w:id="3957" w:author="Arthur de Catheu" w:date="2014-06-20T17:08:00Z">
            <w:rPr>
              <w:rFonts w:eastAsiaTheme="majorEastAsia" w:cstheme="majorBidi"/>
              <w:b/>
              <w:bCs/>
              <w:sz w:val="24"/>
            </w:rPr>
          </w:rPrChange>
        </w:rPr>
        <w:t xml:space="preserve"> la</w:t>
      </w:r>
      <w:r w:rsidR="00B77DA1" w:rsidRPr="00935764">
        <w:rPr>
          <w:rFonts w:ascii="Helvetica Neue Light" w:hAnsi="Helvetica Neue Light"/>
          <w:rPrChange w:id="3958" w:author="Arthur de Catheu" w:date="2014-06-20T17:08:00Z">
            <w:rPr>
              <w:rFonts w:eastAsiaTheme="majorEastAsia" w:cstheme="majorBidi"/>
              <w:b/>
              <w:bCs/>
              <w:sz w:val="24"/>
            </w:rPr>
          </w:rPrChange>
        </w:rPr>
        <w:t xml:space="preserve"> Créance </w:t>
      </w:r>
      <w:r w:rsidR="00692431" w:rsidRPr="00935764">
        <w:rPr>
          <w:rFonts w:ascii="Helvetica Neue Light" w:hAnsi="Helvetica Neue Light"/>
          <w:rPrChange w:id="3959" w:author="Arthur de Catheu" w:date="2014-06-20T17:08:00Z">
            <w:rPr>
              <w:rFonts w:eastAsiaTheme="majorEastAsia" w:cstheme="majorBidi"/>
              <w:b/>
              <w:bCs/>
              <w:sz w:val="24"/>
            </w:rPr>
          </w:rPrChange>
        </w:rPr>
        <w:t xml:space="preserve">Cédée </w:t>
      </w:r>
      <w:r w:rsidR="003673BA" w:rsidRPr="00935764">
        <w:rPr>
          <w:rFonts w:ascii="Helvetica Neue Light" w:hAnsi="Helvetica Neue Light"/>
          <w:rPrChange w:id="3960" w:author="Arthur de Catheu" w:date="2014-06-20T17:08:00Z">
            <w:rPr>
              <w:rFonts w:eastAsiaTheme="majorEastAsia" w:cstheme="majorBidi"/>
              <w:b/>
              <w:bCs/>
              <w:sz w:val="24"/>
            </w:rPr>
          </w:rPrChange>
        </w:rPr>
        <w:t>non c</w:t>
      </w:r>
      <w:r w:rsidR="00902506" w:rsidRPr="00935764">
        <w:rPr>
          <w:rFonts w:ascii="Helvetica Neue Light" w:hAnsi="Helvetica Neue Light"/>
          <w:rPrChange w:id="3961" w:author="Arthur de Catheu" w:date="2014-06-20T17:08:00Z">
            <w:rPr>
              <w:rFonts w:eastAsiaTheme="majorEastAsia" w:cstheme="majorBidi"/>
              <w:b/>
              <w:bCs/>
              <w:sz w:val="24"/>
            </w:rPr>
          </w:rPrChange>
        </w:rPr>
        <w:t>onforme </w:t>
      </w:r>
      <w:r w:rsidR="00B77DA1" w:rsidRPr="00935764">
        <w:rPr>
          <w:rFonts w:ascii="Helvetica Neue Light" w:hAnsi="Helvetica Neue Light"/>
          <w:rPrChange w:id="3962" w:author="Arthur de Catheu" w:date="2014-06-20T17:08:00Z">
            <w:rPr>
              <w:rFonts w:eastAsiaTheme="majorEastAsia" w:cstheme="majorBidi"/>
              <w:b/>
              <w:bCs/>
              <w:sz w:val="24"/>
            </w:rPr>
          </w:rPrChange>
        </w:rPr>
        <w:t>;</w:t>
      </w:r>
    </w:p>
    <w:p w14:paraId="632AD6D1" w14:textId="5778606A" w:rsidR="00BA44C5" w:rsidRPr="00935764" w:rsidRDefault="00735523" w:rsidP="00556A1C">
      <w:pPr>
        <w:pStyle w:val="Paragraphedeliste"/>
        <w:numPr>
          <w:ilvl w:val="0"/>
          <w:numId w:val="191"/>
        </w:numPr>
        <w:rPr>
          <w:rFonts w:ascii="Helvetica Neue Light" w:hAnsi="Helvetica Neue Light"/>
          <w:rPrChange w:id="3963" w:author="Arthur de Catheu" w:date="2014-06-20T17:08:00Z">
            <w:rPr/>
          </w:rPrChange>
        </w:rPr>
      </w:pPr>
      <w:r w:rsidRPr="00935764">
        <w:rPr>
          <w:rFonts w:ascii="Helvetica Neue Light" w:hAnsi="Helvetica Neue Light"/>
          <w:rPrChange w:id="3964" w:author="Arthur de Catheu" w:date="2014-06-20T17:08:00Z">
            <w:rPr>
              <w:rFonts w:eastAsiaTheme="majorEastAsia" w:cstheme="majorBidi"/>
              <w:b/>
              <w:bCs/>
              <w:sz w:val="24"/>
            </w:rPr>
          </w:rPrChange>
        </w:rPr>
        <w:t xml:space="preserve">minoré </w:t>
      </w:r>
      <w:r w:rsidR="00B77DA1" w:rsidRPr="00935764">
        <w:rPr>
          <w:rFonts w:ascii="Helvetica Neue Light" w:hAnsi="Helvetica Neue Light"/>
          <w:rPrChange w:id="3965" w:author="Arthur de Catheu" w:date="2014-06-20T17:08:00Z">
            <w:rPr>
              <w:rFonts w:eastAsiaTheme="majorEastAsia" w:cstheme="majorBidi"/>
              <w:b/>
              <w:bCs/>
              <w:sz w:val="24"/>
            </w:rPr>
          </w:rPrChange>
        </w:rPr>
        <w:t>des Encaissements déjà reçus</w:t>
      </w:r>
      <w:r w:rsidR="00E672FD" w:rsidRPr="00935764">
        <w:rPr>
          <w:rFonts w:ascii="Helvetica Neue Light" w:hAnsi="Helvetica Neue Light"/>
          <w:rPrChange w:id="3966" w:author="Arthur de Catheu" w:date="2014-06-20T17:08:00Z">
            <w:rPr>
              <w:rFonts w:eastAsiaTheme="majorEastAsia" w:cstheme="majorBidi"/>
              <w:b/>
              <w:bCs/>
              <w:sz w:val="24"/>
            </w:rPr>
          </w:rPrChange>
        </w:rPr>
        <w:t xml:space="preserve"> et lettrés</w:t>
      </w:r>
      <w:r w:rsidR="00B77DA1" w:rsidRPr="00935764">
        <w:rPr>
          <w:rFonts w:ascii="Helvetica Neue Light" w:hAnsi="Helvetica Neue Light"/>
          <w:rPrChange w:id="3967" w:author="Arthur de Catheu" w:date="2014-06-20T17:08:00Z">
            <w:rPr>
              <w:rFonts w:eastAsiaTheme="majorEastAsia" w:cstheme="majorBidi"/>
              <w:b/>
              <w:bCs/>
              <w:sz w:val="24"/>
            </w:rPr>
          </w:rPrChange>
        </w:rPr>
        <w:t xml:space="preserve">, le cas échéant, par le </w:t>
      </w:r>
      <w:r w:rsidR="00A37D87" w:rsidRPr="00935764">
        <w:rPr>
          <w:rFonts w:ascii="Helvetica Neue Light" w:hAnsi="Helvetica Neue Light"/>
          <w:rPrChange w:id="3968" w:author="Arthur de Catheu" w:date="2014-06-20T17:08:00Z">
            <w:rPr>
              <w:rFonts w:eastAsiaTheme="majorEastAsia" w:cstheme="majorBidi"/>
              <w:b/>
              <w:bCs/>
              <w:sz w:val="24"/>
            </w:rPr>
          </w:rPrChange>
        </w:rPr>
        <w:t>FCT 2014</w:t>
      </w:r>
      <w:r w:rsidR="00B77DA1" w:rsidRPr="00935764">
        <w:rPr>
          <w:rFonts w:ascii="Helvetica Neue Light" w:hAnsi="Helvetica Neue Light"/>
          <w:rPrChange w:id="3969" w:author="Arthur de Catheu" w:date="2014-06-20T17:08:00Z">
            <w:rPr>
              <w:rFonts w:eastAsiaTheme="majorEastAsia" w:cstheme="majorBidi"/>
              <w:b/>
              <w:bCs/>
              <w:sz w:val="24"/>
            </w:rPr>
          </w:rPrChange>
        </w:rPr>
        <w:t xml:space="preserve"> au titre de</w:t>
      </w:r>
      <w:r w:rsidR="00902506" w:rsidRPr="00935764">
        <w:rPr>
          <w:rFonts w:ascii="Helvetica Neue Light" w:hAnsi="Helvetica Neue Light"/>
          <w:rPrChange w:id="3970" w:author="Arthur de Catheu" w:date="2014-06-20T17:08:00Z">
            <w:rPr>
              <w:rFonts w:eastAsiaTheme="majorEastAsia" w:cstheme="majorBidi"/>
              <w:b/>
              <w:bCs/>
              <w:sz w:val="24"/>
            </w:rPr>
          </w:rPrChange>
        </w:rPr>
        <w:t xml:space="preserve"> la</w:t>
      </w:r>
      <w:r w:rsidR="00B77DA1" w:rsidRPr="00935764">
        <w:rPr>
          <w:rFonts w:ascii="Helvetica Neue Light" w:hAnsi="Helvetica Neue Light"/>
          <w:rPrChange w:id="3971" w:author="Arthur de Catheu" w:date="2014-06-20T17:08:00Z">
            <w:rPr>
              <w:rFonts w:eastAsiaTheme="majorEastAsia" w:cstheme="majorBidi"/>
              <w:b/>
              <w:bCs/>
              <w:sz w:val="24"/>
            </w:rPr>
          </w:rPrChange>
        </w:rPr>
        <w:t xml:space="preserve"> Créance concernée ; </w:t>
      </w:r>
    </w:p>
    <w:p w14:paraId="33797B97" w14:textId="64D5D400" w:rsidR="00692431" w:rsidRPr="00935764" w:rsidRDefault="00735523" w:rsidP="00556A1C">
      <w:pPr>
        <w:pStyle w:val="Paragraphedeliste"/>
        <w:numPr>
          <w:ilvl w:val="0"/>
          <w:numId w:val="191"/>
        </w:numPr>
        <w:rPr>
          <w:rFonts w:ascii="Helvetica Neue Light" w:hAnsi="Helvetica Neue Light"/>
          <w:rPrChange w:id="3972" w:author="Arthur de Catheu" w:date="2014-06-20T17:08:00Z">
            <w:rPr/>
          </w:rPrChange>
        </w:rPr>
      </w:pPr>
      <w:r w:rsidRPr="00935764">
        <w:rPr>
          <w:rFonts w:ascii="Helvetica Neue Light" w:hAnsi="Helvetica Neue Light"/>
          <w:rPrChange w:id="3973" w:author="Arthur de Catheu" w:date="2014-06-20T17:08:00Z">
            <w:rPr>
              <w:rFonts w:eastAsiaTheme="majorEastAsia" w:cstheme="majorBidi"/>
              <w:b/>
              <w:bCs/>
              <w:sz w:val="24"/>
            </w:rPr>
          </w:rPrChange>
        </w:rPr>
        <w:t xml:space="preserve">minoré </w:t>
      </w:r>
      <w:r w:rsidR="00692431" w:rsidRPr="00935764">
        <w:rPr>
          <w:rFonts w:ascii="Helvetica Neue Light" w:hAnsi="Helvetica Neue Light"/>
          <w:rPrChange w:id="3974" w:author="Arthur de Catheu" w:date="2014-06-20T17:08:00Z">
            <w:rPr>
              <w:rFonts w:eastAsiaTheme="majorEastAsia" w:cstheme="majorBidi"/>
              <w:b/>
              <w:bCs/>
              <w:sz w:val="24"/>
            </w:rPr>
          </w:rPrChange>
        </w:rPr>
        <w:t>de la Retenue de Garantie constituée au titre de la Créance Cédée ;</w:t>
      </w:r>
      <w:r w:rsidRPr="00935764">
        <w:rPr>
          <w:rFonts w:ascii="Helvetica Neue Light" w:hAnsi="Helvetica Neue Light"/>
          <w:rPrChange w:id="3975" w:author="Arthur de Catheu" w:date="2014-06-20T17:08:00Z">
            <w:rPr>
              <w:rFonts w:eastAsiaTheme="majorEastAsia" w:cstheme="majorBidi"/>
              <w:b/>
              <w:bCs/>
              <w:sz w:val="24"/>
            </w:rPr>
          </w:rPrChange>
        </w:rPr>
        <w:t xml:space="preserve"> et</w:t>
      </w:r>
    </w:p>
    <w:p w14:paraId="6BE1F4E8" w14:textId="78171496" w:rsidR="00156B5B" w:rsidRPr="00935764" w:rsidRDefault="00735523" w:rsidP="00E06B10">
      <w:pPr>
        <w:pStyle w:val="Paragraphedeliste"/>
        <w:numPr>
          <w:ilvl w:val="0"/>
          <w:numId w:val="191"/>
        </w:numPr>
        <w:rPr>
          <w:rFonts w:ascii="Helvetica Neue Light" w:hAnsi="Helvetica Neue Light"/>
          <w:rPrChange w:id="3976" w:author="Arthur de Catheu" w:date="2014-06-20T17:08:00Z">
            <w:rPr/>
          </w:rPrChange>
        </w:rPr>
      </w:pPr>
      <w:r w:rsidRPr="00935764">
        <w:rPr>
          <w:rFonts w:ascii="Helvetica Neue Light" w:hAnsi="Helvetica Neue Light"/>
          <w:rPrChange w:id="3977" w:author="Arthur de Catheu" w:date="2014-06-20T17:08:00Z">
            <w:rPr>
              <w:rFonts w:eastAsiaTheme="majorEastAsia" w:cstheme="majorBidi"/>
              <w:b/>
              <w:bCs/>
              <w:sz w:val="24"/>
            </w:rPr>
          </w:rPrChange>
        </w:rPr>
        <w:t xml:space="preserve">majoré </w:t>
      </w:r>
      <w:r w:rsidR="00345A32" w:rsidRPr="00935764">
        <w:rPr>
          <w:rFonts w:ascii="Helvetica Neue Light" w:hAnsi="Helvetica Neue Light"/>
          <w:rPrChange w:id="3978" w:author="Arthur de Catheu" w:date="2014-06-20T17:08:00Z">
            <w:rPr>
              <w:rFonts w:eastAsiaTheme="majorEastAsia" w:cstheme="majorBidi"/>
              <w:b/>
              <w:bCs/>
              <w:sz w:val="24"/>
            </w:rPr>
          </w:rPrChange>
        </w:rPr>
        <w:t>d</w:t>
      </w:r>
      <w:r w:rsidR="00B77DA1" w:rsidRPr="00935764">
        <w:rPr>
          <w:rFonts w:ascii="Helvetica Neue Light" w:hAnsi="Helvetica Neue Light"/>
          <w:rPrChange w:id="3979" w:author="Arthur de Catheu" w:date="2014-06-20T17:08:00Z">
            <w:rPr>
              <w:rFonts w:eastAsiaTheme="majorEastAsia" w:cstheme="majorBidi"/>
              <w:b/>
              <w:bCs/>
              <w:sz w:val="24"/>
            </w:rPr>
          </w:rPrChange>
        </w:rPr>
        <w:t xml:space="preserve">e tous les frais, coûts et pertes directement subis par le </w:t>
      </w:r>
      <w:r w:rsidR="00A37D87" w:rsidRPr="00935764">
        <w:rPr>
          <w:rFonts w:ascii="Helvetica Neue Light" w:hAnsi="Helvetica Neue Light"/>
          <w:rPrChange w:id="3980" w:author="Arthur de Catheu" w:date="2014-06-20T17:08:00Z">
            <w:rPr>
              <w:rFonts w:eastAsiaTheme="majorEastAsia" w:cstheme="majorBidi"/>
              <w:b/>
              <w:bCs/>
              <w:sz w:val="24"/>
            </w:rPr>
          </w:rPrChange>
        </w:rPr>
        <w:t>FCT 2014</w:t>
      </w:r>
      <w:r w:rsidR="00B77DA1" w:rsidRPr="00935764">
        <w:rPr>
          <w:rFonts w:ascii="Helvetica Neue Light" w:hAnsi="Helvetica Neue Light"/>
          <w:rPrChange w:id="3981" w:author="Arthur de Catheu" w:date="2014-06-20T17:08:00Z">
            <w:rPr>
              <w:rFonts w:eastAsiaTheme="majorEastAsia" w:cstheme="majorBidi"/>
              <w:b/>
              <w:bCs/>
              <w:sz w:val="24"/>
            </w:rPr>
          </w:rPrChange>
        </w:rPr>
        <w:t xml:space="preserve"> à raison de la </w:t>
      </w:r>
      <w:r w:rsidR="00095467" w:rsidRPr="00935764">
        <w:rPr>
          <w:rFonts w:ascii="Helvetica Neue Light" w:hAnsi="Helvetica Neue Light"/>
          <w:rPrChange w:id="3982" w:author="Arthur de Catheu" w:date="2014-06-20T17:08:00Z">
            <w:rPr>
              <w:rFonts w:eastAsiaTheme="majorEastAsia" w:cstheme="majorBidi"/>
              <w:b/>
              <w:bCs/>
              <w:sz w:val="24"/>
            </w:rPr>
          </w:rPrChange>
        </w:rPr>
        <w:t>Non-Conformité</w:t>
      </w:r>
      <w:r w:rsidR="00B77DA1" w:rsidRPr="00935764">
        <w:rPr>
          <w:rFonts w:ascii="Helvetica Neue Light" w:hAnsi="Helvetica Neue Light"/>
          <w:rPrChange w:id="3983" w:author="Arthur de Catheu" w:date="2014-06-20T17:08:00Z">
            <w:rPr>
              <w:rFonts w:eastAsiaTheme="majorEastAsia" w:cstheme="majorBidi"/>
              <w:b/>
              <w:bCs/>
              <w:sz w:val="24"/>
            </w:rPr>
          </w:rPrChange>
        </w:rPr>
        <w:t xml:space="preserve"> </w:t>
      </w:r>
      <w:r w:rsidR="00FD0DCA" w:rsidRPr="00935764">
        <w:rPr>
          <w:rFonts w:ascii="Helvetica Neue Light" w:hAnsi="Helvetica Neue Light"/>
          <w:rPrChange w:id="3984" w:author="Arthur de Catheu" w:date="2014-06-20T17:08:00Z">
            <w:rPr>
              <w:rFonts w:eastAsiaTheme="majorEastAsia" w:cstheme="majorBidi"/>
              <w:b/>
              <w:bCs/>
              <w:sz w:val="24"/>
            </w:rPr>
          </w:rPrChange>
        </w:rPr>
        <w:t xml:space="preserve">de la </w:t>
      </w:r>
      <w:r w:rsidR="00B77DA1" w:rsidRPr="00935764">
        <w:rPr>
          <w:rFonts w:ascii="Helvetica Neue Light" w:hAnsi="Helvetica Neue Light"/>
          <w:rPrChange w:id="3985" w:author="Arthur de Catheu" w:date="2014-06-20T17:08:00Z">
            <w:rPr>
              <w:rFonts w:eastAsiaTheme="majorEastAsia" w:cstheme="majorBidi"/>
              <w:b/>
              <w:bCs/>
              <w:sz w:val="24"/>
            </w:rPr>
          </w:rPrChange>
        </w:rPr>
        <w:t xml:space="preserve">Créance aux Critères d’Éligibilité et que le </w:t>
      </w:r>
      <w:r w:rsidR="00A37D87" w:rsidRPr="00935764">
        <w:rPr>
          <w:rFonts w:ascii="Helvetica Neue Light" w:hAnsi="Helvetica Neue Light"/>
          <w:rPrChange w:id="3986" w:author="Arthur de Catheu" w:date="2014-06-20T17:08:00Z">
            <w:rPr>
              <w:rFonts w:eastAsiaTheme="majorEastAsia" w:cstheme="majorBidi"/>
              <w:b/>
              <w:bCs/>
              <w:sz w:val="24"/>
            </w:rPr>
          </w:rPrChange>
        </w:rPr>
        <w:t>FCT 2014</w:t>
      </w:r>
      <w:r w:rsidR="002D6315" w:rsidRPr="00935764">
        <w:rPr>
          <w:rFonts w:ascii="Helvetica Neue Light" w:hAnsi="Helvetica Neue Light"/>
          <w:rPrChange w:id="3987" w:author="Arthur de Catheu" w:date="2014-06-20T17:08:00Z">
            <w:rPr>
              <w:rFonts w:eastAsiaTheme="majorEastAsia" w:cstheme="majorBidi"/>
              <w:b/>
              <w:bCs/>
              <w:sz w:val="24"/>
            </w:rPr>
          </w:rPrChange>
        </w:rPr>
        <w:t xml:space="preserve"> </w:t>
      </w:r>
      <w:r w:rsidR="00284CE9" w:rsidRPr="00935764">
        <w:rPr>
          <w:rFonts w:ascii="Helvetica Neue Light" w:hAnsi="Helvetica Neue Light"/>
          <w:rPrChange w:id="3988" w:author="Arthur de Catheu" w:date="2014-06-20T17:08:00Z">
            <w:rPr>
              <w:rFonts w:eastAsiaTheme="majorEastAsia" w:cstheme="majorBidi"/>
              <w:b/>
              <w:bCs/>
              <w:sz w:val="24"/>
            </w:rPr>
          </w:rPrChange>
        </w:rPr>
        <w:t>est</w:t>
      </w:r>
      <w:r w:rsidR="002D6315" w:rsidRPr="00935764">
        <w:rPr>
          <w:rFonts w:ascii="Helvetica Neue Light" w:hAnsi="Helvetica Neue Light"/>
          <w:rPrChange w:id="3989" w:author="Arthur de Catheu" w:date="2014-06-20T17:08:00Z">
            <w:rPr>
              <w:rFonts w:eastAsiaTheme="majorEastAsia" w:cstheme="majorBidi"/>
              <w:b/>
              <w:bCs/>
              <w:sz w:val="24"/>
            </w:rPr>
          </w:rPrChange>
        </w:rPr>
        <w:t xml:space="preserve"> en mesure de justifier.</w:t>
      </w:r>
    </w:p>
    <w:p w14:paraId="1F7B0448" w14:textId="1BD46BE0" w:rsidR="00156B5B" w:rsidRPr="00935764" w:rsidRDefault="002D6315" w:rsidP="00AC59DC">
      <w:pPr>
        <w:spacing w:before="120"/>
        <w:rPr>
          <w:rFonts w:ascii="Helvetica Neue Light" w:hAnsi="Helvetica Neue Light" w:cs="Arial"/>
          <w:rPrChange w:id="3990" w:author="Arthur de Catheu" w:date="2014-06-20T17:08:00Z">
            <w:rPr>
              <w:rFonts w:cs="Arial"/>
            </w:rPr>
          </w:rPrChange>
        </w:rPr>
      </w:pPr>
      <w:r w:rsidRPr="00935764">
        <w:rPr>
          <w:rFonts w:ascii="Helvetica Neue Light" w:hAnsi="Helvetica Neue Light" w:cs="Arial"/>
          <w:rPrChange w:id="3991" w:author="Arthur de Catheu" w:date="2014-06-20T17:08:00Z">
            <w:rPr>
              <w:rFonts w:eastAsiaTheme="majorEastAsia" w:cs="Arial"/>
              <w:b/>
              <w:bCs/>
              <w:sz w:val="24"/>
            </w:rPr>
          </w:rPrChange>
        </w:rPr>
        <w:t xml:space="preserve">Pour toute résolution de cession, </w:t>
      </w:r>
      <w:r w:rsidR="00735523" w:rsidRPr="00935764">
        <w:rPr>
          <w:rFonts w:ascii="Helvetica Neue Light" w:hAnsi="Helvetica Neue Light" w:cs="Arial"/>
          <w:rPrChange w:id="3992" w:author="Arthur de Catheu" w:date="2014-06-20T17:08:00Z">
            <w:rPr>
              <w:rFonts w:eastAsiaTheme="majorEastAsia" w:cs="Arial"/>
              <w:b/>
              <w:bCs/>
              <w:sz w:val="24"/>
            </w:rPr>
          </w:rPrChange>
        </w:rPr>
        <w:t>l’analyste crédit en charge de la gestion de la Créance concernée</w:t>
      </w:r>
      <w:r w:rsidR="00735523" w:rsidRPr="00935764" w:rsidDel="00735523">
        <w:rPr>
          <w:rFonts w:ascii="Helvetica Neue Light" w:hAnsi="Helvetica Neue Light" w:cs="Arial"/>
          <w:rPrChange w:id="3993" w:author="Arthur de Catheu" w:date="2014-06-20T17:08:00Z">
            <w:rPr>
              <w:rFonts w:eastAsiaTheme="majorEastAsia" w:cs="Arial"/>
              <w:b/>
              <w:bCs/>
              <w:sz w:val="24"/>
            </w:rPr>
          </w:rPrChange>
        </w:rPr>
        <w:t xml:space="preserve"> </w:t>
      </w:r>
      <w:r w:rsidR="00124558" w:rsidRPr="00935764">
        <w:rPr>
          <w:rFonts w:ascii="Helvetica Neue Light" w:hAnsi="Helvetica Neue Light" w:cs="Arial"/>
          <w:rPrChange w:id="3994" w:author="Arthur de Catheu" w:date="2014-06-20T17:08:00Z">
            <w:rPr>
              <w:rFonts w:eastAsiaTheme="majorEastAsia" w:cs="Arial"/>
              <w:b/>
              <w:bCs/>
              <w:sz w:val="24"/>
            </w:rPr>
          </w:rPrChange>
        </w:rPr>
        <w:t>procède</w:t>
      </w:r>
      <w:r w:rsidRPr="00935764">
        <w:rPr>
          <w:rFonts w:ascii="Helvetica Neue Light" w:hAnsi="Helvetica Neue Light" w:cs="Arial"/>
          <w:rPrChange w:id="3995" w:author="Arthur de Catheu" w:date="2014-06-20T17:08:00Z">
            <w:rPr>
              <w:rFonts w:eastAsiaTheme="majorEastAsia" w:cs="Arial"/>
              <w:b/>
              <w:bCs/>
              <w:sz w:val="24"/>
            </w:rPr>
          </w:rPrChange>
        </w:rPr>
        <w:t xml:space="preserve"> à l’émission d’un prélèvement au débit du compte bancaire du Cédant du montant de l’indemnité calculée</w:t>
      </w:r>
      <w:r w:rsidR="00B77DA1" w:rsidRPr="00935764">
        <w:rPr>
          <w:rFonts w:ascii="Helvetica Neue Light" w:hAnsi="Helvetica Neue Light" w:cs="Arial"/>
          <w:rPrChange w:id="3996" w:author="Arthur de Catheu" w:date="2014-06-20T17:08:00Z">
            <w:rPr>
              <w:rFonts w:eastAsiaTheme="majorEastAsia" w:cs="Arial"/>
              <w:b/>
              <w:bCs/>
              <w:sz w:val="24"/>
            </w:rPr>
          </w:rPrChange>
        </w:rPr>
        <w:t xml:space="preserve"> dès que possible et au plus tard à la </w:t>
      </w:r>
      <w:r w:rsidR="005F429B" w:rsidRPr="00935764">
        <w:rPr>
          <w:rFonts w:ascii="Helvetica Neue Light" w:hAnsi="Helvetica Neue Light" w:cs="Arial"/>
          <w:rPrChange w:id="3997" w:author="Arthur de Catheu" w:date="2014-06-20T17:08:00Z">
            <w:rPr>
              <w:rFonts w:eastAsiaTheme="majorEastAsia" w:cs="Arial"/>
              <w:b/>
              <w:bCs/>
              <w:sz w:val="24"/>
            </w:rPr>
          </w:rPrChange>
        </w:rPr>
        <w:t>Date de Cession</w:t>
      </w:r>
      <w:r w:rsidR="00DC34EA" w:rsidRPr="00935764">
        <w:rPr>
          <w:rFonts w:ascii="Helvetica Neue Light" w:hAnsi="Helvetica Neue Light" w:cs="Arial"/>
          <w:rPrChange w:id="3998" w:author="Arthur de Catheu" w:date="2014-06-20T17:08:00Z">
            <w:rPr>
              <w:rFonts w:eastAsiaTheme="majorEastAsia" w:cs="Arial"/>
              <w:b/>
              <w:bCs/>
              <w:sz w:val="24"/>
            </w:rPr>
          </w:rPrChange>
        </w:rPr>
        <w:t xml:space="preserve"> </w:t>
      </w:r>
      <w:r w:rsidR="00B77DA1" w:rsidRPr="00935764">
        <w:rPr>
          <w:rFonts w:ascii="Helvetica Neue Light" w:hAnsi="Helvetica Neue Light" w:cs="Arial"/>
          <w:rPrChange w:id="3999" w:author="Arthur de Catheu" w:date="2014-06-20T17:08:00Z">
            <w:rPr>
              <w:rFonts w:eastAsiaTheme="majorEastAsia" w:cs="Arial"/>
              <w:b/>
              <w:bCs/>
              <w:sz w:val="24"/>
            </w:rPr>
          </w:rPrChange>
        </w:rPr>
        <w:t xml:space="preserve">la plus proche, et cette indemnité </w:t>
      </w:r>
      <w:r w:rsidR="00284CE9" w:rsidRPr="00935764">
        <w:rPr>
          <w:rFonts w:ascii="Helvetica Neue Light" w:hAnsi="Helvetica Neue Light" w:cs="Arial"/>
          <w:rPrChange w:id="4000" w:author="Arthur de Catheu" w:date="2014-06-20T17:08:00Z">
            <w:rPr>
              <w:rFonts w:eastAsiaTheme="majorEastAsia" w:cs="Arial"/>
              <w:b/>
              <w:bCs/>
              <w:sz w:val="24"/>
            </w:rPr>
          </w:rPrChange>
        </w:rPr>
        <w:t>est</w:t>
      </w:r>
      <w:r w:rsidR="00B77DA1" w:rsidRPr="00935764">
        <w:rPr>
          <w:rFonts w:ascii="Helvetica Neue Light" w:hAnsi="Helvetica Neue Light" w:cs="Arial"/>
          <w:rPrChange w:id="4001" w:author="Arthur de Catheu" w:date="2014-06-20T17:08:00Z">
            <w:rPr>
              <w:rFonts w:eastAsiaTheme="majorEastAsia" w:cs="Arial"/>
              <w:b/>
              <w:bCs/>
              <w:sz w:val="24"/>
            </w:rPr>
          </w:rPrChange>
        </w:rPr>
        <w:t xml:space="preserve"> portée au crédit du Compte de Collecte dans les cinq (5) Jours Ouvrés.</w:t>
      </w:r>
      <w:r w:rsidR="00284CE9" w:rsidRPr="00935764">
        <w:rPr>
          <w:rFonts w:ascii="Helvetica Neue Light" w:hAnsi="Helvetica Neue Light" w:cs="Arial"/>
          <w:rPrChange w:id="4002" w:author="Arthur de Catheu" w:date="2014-06-20T17:08:00Z">
            <w:rPr>
              <w:rFonts w:eastAsiaTheme="majorEastAsia" w:cs="Arial"/>
              <w:b/>
              <w:bCs/>
              <w:sz w:val="24"/>
            </w:rPr>
          </w:rPrChange>
        </w:rPr>
        <w:t xml:space="preserve"> Alternativement, le Cédant a la faculté de procéder au paiement du prix susvisé directement </w:t>
      </w:r>
      <w:r w:rsidR="000E6E0E" w:rsidRPr="00935764">
        <w:rPr>
          <w:rFonts w:ascii="Helvetica Neue Light" w:hAnsi="Helvetica Neue Light" w:cs="Arial"/>
          <w:rPrChange w:id="4003" w:author="Arthur de Catheu" w:date="2014-06-20T17:08:00Z">
            <w:rPr>
              <w:rFonts w:eastAsiaTheme="majorEastAsia" w:cs="Arial"/>
              <w:b/>
              <w:bCs/>
              <w:sz w:val="24"/>
            </w:rPr>
          </w:rPrChange>
        </w:rPr>
        <w:t>par virement ou chèque</w:t>
      </w:r>
      <w:r w:rsidR="00735523" w:rsidRPr="00935764">
        <w:rPr>
          <w:rFonts w:ascii="Helvetica Neue Light" w:hAnsi="Helvetica Neue Light" w:cs="Arial"/>
          <w:rPrChange w:id="4004" w:author="Arthur de Catheu" w:date="2014-06-20T17:08:00Z">
            <w:rPr>
              <w:rFonts w:eastAsiaTheme="majorEastAsia" w:cs="Arial"/>
              <w:b/>
              <w:bCs/>
              <w:sz w:val="24"/>
            </w:rPr>
          </w:rPrChange>
        </w:rPr>
        <w:t xml:space="preserve"> sur le Compte de Collecte</w:t>
      </w:r>
      <w:r w:rsidR="000E6E0E" w:rsidRPr="00935764">
        <w:rPr>
          <w:rFonts w:ascii="Helvetica Neue Light" w:hAnsi="Helvetica Neue Light" w:cs="Arial"/>
          <w:rPrChange w:id="4005" w:author="Arthur de Catheu" w:date="2014-06-20T17:08:00Z">
            <w:rPr>
              <w:rFonts w:eastAsiaTheme="majorEastAsia" w:cs="Arial"/>
              <w:b/>
              <w:bCs/>
              <w:sz w:val="24"/>
            </w:rPr>
          </w:rPrChange>
        </w:rPr>
        <w:t>.</w:t>
      </w:r>
      <w:r w:rsidR="00C8246E" w:rsidRPr="00935764">
        <w:rPr>
          <w:rFonts w:ascii="Helvetica Neue Light" w:hAnsi="Helvetica Neue Light" w:cs="Arial"/>
          <w:rPrChange w:id="4006" w:author="Arthur de Catheu" w:date="2014-06-20T17:08:00Z">
            <w:rPr>
              <w:rFonts w:eastAsiaTheme="majorEastAsia" w:cs="Arial"/>
              <w:b/>
              <w:bCs/>
              <w:sz w:val="24"/>
            </w:rPr>
          </w:rPrChange>
        </w:rPr>
        <w:t xml:space="preserve"> </w:t>
      </w:r>
    </w:p>
    <w:p w14:paraId="47932036" w14:textId="12AF0E12" w:rsidR="00A73CD4" w:rsidRPr="00935764" w:rsidRDefault="00B77DA1" w:rsidP="00AC59DC">
      <w:pPr>
        <w:spacing w:before="120"/>
        <w:rPr>
          <w:rFonts w:ascii="Helvetica Neue Light" w:hAnsi="Helvetica Neue Light" w:cs="Arial"/>
          <w:rPrChange w:id="4007" w:author="Arthur de Catheu" w:date="2014-06-20T17:08:00Z">
            <w:rPr>
              <w:rFonts w:cs="Arial"/>
            </w:rPr>
          </w:rPrChange>
        </w:rPr>
      </w:pPr>
      <w:r w:rsidRPr="00935764">
        <w:rPr>
          <w:rFonts w:ascii="Helvetica Neue Light" w:hAnsi="Helvetica Neue Light" w:cs="Arial"/>
          <w:rPrChange w:id="4008" w:author="Arthur de Catheu" w:date="2014-06-20T17:08:00Z">
            <w:rPr>
              <w:rFonts w:eastAsiaTheme="majorEastAsia" w:cs="Arial"/>
              <w:b/>
              <w:bCs/>
              <w:sz w:val="24"/>
            </w:rPr>
          </w:rPrChange>
        </w:rPr>
        <w:t xml:space="preserve">Si le prélèvement réalisé dans le cadre de la résolution de </w:t>
      </w:r>
      <w:r w:rsidR="00284CE9" w:rsidRPr="00935764">
        <w:rPr>
          <w:rFonts w:ascii="Helvetica Neue Light" w:hAnsi="Helvetica Neue Light" w:cs="Arial"/>
          <w:rPrChange w:id="4009" w:author="Arthur de Catheu" w:date="2014-06-20T17:08:00Z">
            <w:rPr>
              <w:rFonts w:eastAsiaTheme="majorEastAsia" w:cs="Arial"/>
              <w:b/>
              <w:bCs/>
              <w:sz w:val="24"/>
            </w:rPr>
          </w:rPrChange>
        </w:rPr>
        <w:t>la cession de toute Créance fait</w:t>
      </w:r>
      <w:r w:rsidRPr="00935764">
        <w:rPr>
          <w:rFonts w:ascii="Helvetica Neue Light" w:hAnsi="Helvetica Neue Light" w:cs="Arial"/>
          <w:rPrChange w:id="4010" w:author="Arthur de Catheu" w:date="2014-06-20T17:08:00Z">
            <w:rPr>
              <w:rFonts w:eastAsiaTheme="majorEastAsia" w:cs="Arial"/>
              <w:b/>
              <w:bCs/>
              <w:sz w:val="24"/>
            </w:rPr>
          </w:rPrChange>
        </w:rPr>
        <w:t xml:space="preserve"> l’objet d’un rejet pour quelque raison que ce soit, </w:t>
      </w:r>
      <w:r w:rsidR="002119A8" w:rsidRPr="00935764">
        <w:rPr>
          <w:rFonts w:ascii="Helvetica Neue Light" w:hAnsi="Helvetica Neue Light" w:cs="Arial"/>
          <w:rPrChange w:id="4011" w:author="Arthur de Catheu" w:date="2014-06-20T17:08:00Z">
            <w:rPr>
              <w:rFonts w:eastAsiaTheme="majorEastAsia" w:cs="Arial"/>
              <w:b/>
              <w:bCs/>
              <w:sz w:val="24"/>
            </w:rPr>
          </w:rPrChange>
        </w:rPr>
        <w:t>Finexkap AM</w:t>
      </w:r>
      <w:r w:rsidRPr="00935764">
        <w:rPr>
          <w:rFonts w:ascii="Helvetica Neue Light" w:hAnsi="Helvetica Neue Light" w:cs="Arial"/>
          <w:rPrChange w:id="4012" w:author="Arthur de Catheu" w:date="2014-06-20T17:08:00Z">
            <w:rPr>
              <w:rFonts w:eastAsiaTheme="majorEastAsia" w:cs="Arial"/>
              <w:b/>
              <w:bCs/>
              <w:sz w:val="24"/>
            </w:rPr>
          </w:rPrChange>
        </w:rPr>
        <w:t xml:space="preserve"> effectue toutes les démarches nécessaires, avec le cas échéant le recours à tout tiers, conseil ou mandataire de son choix, à l’effet d’obtenir le paiement par le Cédant conc</w:t>
      </w:r>
      <w:r w:rsidR="00284CE9" w:rsidRPr="00935764">
        <w:rPr>
          <w:rFonts w:ascii="Helvetica Neue Light" w:hAnsi="Helvetica Neue Light" w:cs="Arial"/>
          <w:rPrChange w:id="4013" w:author="Arthur de Catheu" w:date="2014-06-20T17:08:00Z">
            <w:rPr>
              <w:rFonts w:eastAsiaTheme="majorEastAsia" w:cs="Arial"/>
              <w:b/>
              <w:bCs/>
              <w:sz w:val="24"/>
            </w:rPr>
          </w:rPrChange>
        </w:rPr>
        <w:t>erné du montant dû et diligente</w:t>
      </w:r>
      <w:r w:rsidRPr="00935764">
        <w:rPr>
          <w:rFonts w:ascii="Helvetica Neue Light" w:hAnsi="Helvetica Neue Light" w:cs="Arial"/>
          <w:rPrChange w:id="4014" w:author="Arthur de Catheu" w:date="2014-06-20T17:08:00Z">
            <w:rPr>
              <w:rFonts w:eastAsiaTheme="majorEastAsia" w:cs="Arial"/>
              <w:b/>
              <w:bCs/>
              <w:sz w:val="24"/>
            </w:rPr>
          </w:rPrChange>
        </w:rPr>
        <w:t>, si nécessaire, toutes procédures.</w:t>
      </w:r>
      <w:r w:rsidR="002D6315" w:rsidRPr="00935764">
        <w:rPr>
          <w:rFonts w:ascii="Helvetica Neue Light" w:hAnsi="Helvetica Neue Light" w:cs="Arial"/>
          <w:rPrChange w:id="4015" w:author="Arthur de Catheu" w:date="2014-06-20T17:08:00Z">
            <w:rPr>
              <w:rFonts w:eastAsiaTheme="majorEastAsia" w:cs="Arial"/>
              <w:b/>
              <w:bCs/>
              <w:sz w:val="24"/>
            </w:rPr>
          </w:rPrChange>
        </w:rPr>
        <w:t xml:space="preserve"> </w:t>
      </w:r>
    </w:p>
    <w:p w14:paraId="745DACF1" w14:textId="42C0D69F" w:rsidR="00156B5B" w:rsidRPr="00935764" w:rsidRDefault="000158EE">
      <w:pPr>
        <w:pStyle w:val="Titre3"/>
        <w:numPr>
          <w:ilvl w:val="2"/>
          <w:numId w:val="382"/>
        </w:numPr>
        <w:rPr>
          <w:rFonts w:ascii="Helvetica Neue Light" w:hAnsi="Helvetica Neue Light"/>
          <w:rPrChange w:id="4016" w:author="Arthur de Catheu" w:date="2014-06-20T17:08:00Z">
            <w:rPr/>
          </w:rPrChange>
        </w:rPr>
        <w:pPrChange w:id="4017" w:author="Arthur de Catheu" w:date="2014-06-20T18:04:00Z">
          <w:pPr>
            <w:pStyle w:val="Titre3"/>
          </w:pPr>
        </w:pPrChange>
      </w:pPr>
      <w:bookmarkStart w:id="4018" w:name="_Ref248795536"/>
      <w:r w:rsidRPr="00935764">
        <w:rPr>
          <w:rFonts w:ascii="Helvetica Neue Light" w:hAnsi="Helvetica Neue Light"/>
          <w:rPrChange w:id="4019" w:author="Arthur de Catheu" w:date="2014-06-20T17:08:00Z">
            <w:rPr/>
          </w:rPrChange>
        </w:rPr>
        <w:t xml:space="preserve"> </w:t>
      </w:r>
      <w:bookmarkStart w:id="4020" w:name="_Ref261687520"/>
      <w:bookmarkStart w:id="4021" w:name="_Toc265315349"/>
      <w:r w:rsidR="00875D37" w:rsidRPr="00935764">
        <w:rPr>
          <w:rFonts w:ascii="Helvetica Neue Light" w:hAnsi="Helvetica Neue Light"/>
          <w:rPrChange w:id="4022" w:author="Arthur de Catheu" w:date="2014-06-20T17:08:00Z">
            <w:rPr/>
          </w:rPrChange>
        </w:rPr>
        <w:t xml:space="preserve">Rachat de </w:t>
      </w:r>
      <w:r w:rsidR="00557914" w:rsidRPr="00935764">
        <w:rPr>
          <w:rFonts w:ascii="Helvetica Neue Light" w:hAnsi="Helvetica Neue Light"/>
          <w:rPrChange w:id="4023" w:author="Arthur de Catheu" w:date="2014-06-20T17:08:00Z">
            <w:rPr/>
          </w:rPrChange>
        </w:rPr>
        <w:t>Créance</w:t>
      </w:r>
      <w:r w:rsidR="00875D37" w:rsidRPr="00935764">
        <w:rPr>
          <w:rFonts w:ascii="Helvetica Neue Light" w:hAnsi="Helvetica Neue Light"/>
          <w:rPrChange w:id="4024" w:author="Arthur de Catheu" w:date="2014-06-20T17:08:00Z">
            <w:rPr/>
          </w:rPrChange>
        </w:rPr>
        <w:t xml:space="preserve"> avant DIC</w:t>
      </w:r>
      <w:bookmarkEnd w:id="4018"/>
      <w:bookmarkEnd w:id="4020"/>
      <w:bookmarkEnd w:id="4021"/>
      <w:r w:rsidR="00BE66C1" w:rsidRPr="00935764">
        <w:rPr>
          <w:rFonts w:ascii="Helvetica Neue Light" w:hAnsi="Helvetica Neue Light"/>
          <w:rPrChange w:id="4025" w:author="Arthur de Catheu" w:date="2014-06-20T17:08:00Z">
            <w:rPr/>
          </w:rPrChange>
        </w:rPr>
        <w:t xml:space="preserve"> </w:t>
      </w:r>
    </w:p>
    <w:p w14:paraId="48C07E2E" w14:textId="15746167" w:rsidR="00156B5B" w:rsidRPr="00935764" w:rsidRDefault="00DF25A3" w:rsidP="00AC59DC">
      <w:pPr>
        <w:spacing w:before="120"/>
        <w:rPr>
          <w:rFonts w:ascii="Helvetica Neue Light" w:eastAsia="Times New Roman" w:hAnsi="Helvetica Neue Light" w:cs="Times New Roman"/>
          <w:rPrChange w:id="4026" w:author="Arthur de Catheu" w:date="2014-06-20T17:08:00Z">
            <w:rPr>
              <w:rFonts w:eastAsia="Times New Roman" w:cs="Times New Roman"/>
            </w:rPr>
          </w:rPrChange>
        </w:rPr>
      </w:pPr>
      <w:r w:rsidRPr="00935764">
        <w:rPr>
          <w:rFonts w:ascii="Helvetica Neue Light" w:eastAsia="Times New Roman" w:hAnsi="Helvetica Neue Light" w:cs="Times New Roman"/>
          <w:rPrChange w:id="4027" w:author="Arthur de Catheu" w:date="2014-06-20T17:08:00Z">
            <w:rPr>
              <w:rFonts w:eastAsia="Times New Roman" w:cs="Times New Roman"/>
              <w:b/>
              <w:bCs/>
              <w:sz w:val="24"/>
            </w:rPr>
          </w:rPrChange>
        </w:rPr>
        <w:t>Le</w:t>
      </w:r>
      <w:r w:rsidR="00255928" w:rsidRPr="00935764">
        <w:rPr>
          <w:rFonts w:ascii="Helvetica Neue Light" w:eastAsia="Times New Roman" w:hAnsi="Helvetica Neue Light" w:cs="Times New Roman"/>
          <w:rPrChange w:id="4028" w:author="Arthur de Catheu" w:date="2014-06-20T17:08:00Z">
            <w:rPr>
              <w:rFonts w:eastAsia="Times New Roman" w:cs="Times New Roman"/>
              <w:b/>
              <w:bCs/>
              <w:sz w:val="24"/>
            </w:rPr>
          </w:rPrChange>
        </w:rPr>
        <w:t xml:space="preserve"> Cédant</w:t>
      </w:r>
      <w:r w:rsidRPr="00935764">
        <w:rPr>
          <w:rFonts w:ascii="Helvetica Neue Light" w:eastAsia="Times New Roman" w:hAnsi="Helvetica Neue Light" w:cs="Times New Roman"/>
          <w:rPrChange w:id="4029" w:author="Arthur de Catheu" w:date="2014-06-20T17:08:00Z">
            <w:rPr>
              <w:rFonts w:eastAsia="Times New Roman" w:cs="Times New Roman"/>
              <w:b/>
              <w:bCs/>
              <w:sz w:val="24"/>
            </w:rPr>
          </w:rPrChange>
        </w:rPr>
        <w:t xml:space="preserve"> a la faculté</w:t>
      </w:r>
      <w:r w:rsidR="00255928" w:rsidRPr="00935764">
        <w:rPr>
          <w:rFonts w:ascii="Helvetica Neue Light" w:eastAsia="Times New Roman" w:hAnsi="Helvetica Neue Light" w:cs="Times New Roman"/>
          <w:rPrChange w:id="4030" w:author="Arthur de Catheu" w:date="2014-06-20T17:08:00Z">
            <w:rPr>
              <w:rFonts w:eastAsia="Times New Roman" w:cs="Times New Roman"/>
              <w:b/>
              <w:bCs/>
              <w:sz w:val="24"/>
            </w:rPr>
          </w:rPrChange>
        </w:rPr>
        <w:t xml:space="preserve"> de </w:t>
      </w:r>
      <w:r w:rsidRPr="00935764">
        <w:rPr>
          <w:rFonts w:ascii="Helvetica Neue Light" w:eastAsia="Times New Roman" w:hAnsi="Helvetica Neue Light" w:cs="Times New Roman"/>
          <w:rPrChange w:id="4031" w:author="Arthur de Catheu" w:date="2014-06-20T17:08:00Z">
            <w:rPr>
              <w:rFonts w:eastAsia="Times New Roman" w:cs="Times New Roman"/>
              <w:b/>
              <w:bCs/>
              <w:sz w:val="24"/>
            </w:rPr>
          </w:rPrChange>
        </w:rPr>
        <w:t xml:space="preserve">racheter </w:t>
      </w:r>
      <w:r w:rsidR="00F51E00" w:rsidRPr="00935764">
        <w:rPr>
          <w:rFonts w:ascii="Helvetica Neue Light" w:eastAsia="Times New Roman" w:hAnsi="Helvetica Neue Light" w:cs="Times New Roman"/>
          <w:rPrChange w:id="4032" w:author="Arthur de Catheu" w:date="2014-06-20T17:08:00Z">
            <w:rPr>
              <w:rFonts w:eastAsia="Times New Roman" w:cs="Times New Roman"/>
              <w:b/>
              <w:bCs/>
              <w:sz w:val="24"/>
            </w:rPr>
          </w:rPrChange>
        </w:rPr>
        <w:t>toute</w:t>
      </w:r>
      <w:r w:rsidR="00255928" w:rsidRPr="00935764">
        <w:rPr>
          <w:rFonts w:ascii="Helvetica Neue Light" w:eastAsia="Times New Roman" w:hAnsi="Helvetica Neue Light" w:cs="Times New Roman"/>
          <w:rPrChange w:id="4033" w:author="Arthur de Catheu" w:date="2014-06-20T17:08:00Z">
            <w:rPr>
              <w:rFonts w:eastAsia="Times New Roman" w:cs="Times New Roman"/>
              <w:b/>
              <w:bCs/>
              <w:sz w:val="24"/>
            </w:rPr>
          </w:rPrChange>
        </w:rPr>
        <w:t xml:space="preserve"> </w:t>
      </w:r>
      <w:r w:rsidR="00557914" w:rsidRPr="00935764">
        <w:rPr>
          <w:rFonts w:ascii="Helvetica Neue Light" w:eastAsia="Times New Roman" w:hAnsi="Helvetica Neue Light" w:cs="Times New Roman"/>
          <w:rPrChange w:id="4034" w:author="Arthur de Catheu" w:date="2014-06-20T17:08:00Z">
            <w:rPr>
              <w:rFonts w:eastAsia="Times New Roman" w:cs="Times New Roman"/>
              <w:b/>
              <w:bCs/>
              <w:sz w:val="24"/>
            </w:rPr>
          </w:rPrChange>
        </w:rPr>
        <w:t>Créance</w:t>
      </w:r>
      <w:r w:rsidR="00255928" w:rsidRPr="00935764">
        <w:rPr>
          <w:rFonts w:ascii="Helvetica Neue Light" w:eastAsia="Times New Roman" w:hAnsi="Helvetica Neue Light" w:cs="Times New Roman"/>
          <w:rPrChange w:id="4035" w:author="Arthur de Catheu" w:date="2014-06-20T17:08:00Z">
            <w:rPr>
              <w:rFonts w:eastAsia="Times New Roman" w:cs="Times New Roman"/>
              <w:b/>
              <w:bCs/>
              <w:sz w:val="24"/>
            </w:rPr>
          </w:rPrChange>
        </w:rPr>
        <w:t xml:space="preserve"> </w:t>
      </w:r>
      <w:r w:rsidRPr="00935764">
        <w:rPr>
          <w:rFonts w:ascii="Helvetica Neue Light" w:eastAsia="Times New Roman" w:hAnsi="Helvetica Neue Light" w:cs="Times New Roman"/>
          <w:rPrChange w:id="4036" w:author="Arthur de Catheu" w:date="2014-06-20T17:08:00Z">
            <w:rPr>
              <w:rFonts w:eastAsia="Times New Roman" w:cs="Times New Roman"/>
              <w:b/>
              <w:bCs/>
              <w:sz w:val="24"/>
            </w:rPr>
          </w:rPrChange>
        </w:rPr>
        <w:t xml:space="preserve">Cédée à tout moment </w:t>
      </w:r>
      <w:r w:rsidR="00255928" w:rsidRPr="00935764">
        <w:rPr>
          <w:rFonts w:ascii="Helvetica Neue Light" w:eastAsia="Times New Roman" w:hAnsi="Helvetica Neue Light" w:cs="Times New Roman"/>
          <w:rPrChange w:id="4037" w:author="Arthur de Catheu" w:date="2014-06-20T17:08:00Z">
            <w:rPr>
              <w:rFonts w:eastAsia="Times New Roman" w:cs="Times New Roman"/>
              <w:b/>
              <w:bCs/>
              <w:sz w:val="24"/>
            </w:rPr>
          </w:rPrChange>
        </w:rPr>
        <w:t xml:space="preserve">avant </w:t>
      </w:r>
      <w:r w:rsidRPr="00935764">
        <w:rPr>
          <w:rFonts w:ascii="Helvetica Neue Light" w:eastAsia="Times New Roman" w:hAnsi="Helvetica Neue Light" w:cs="Times New Roman"/>
          <w:rPrChange w:id="4038" w:author="Arthur de Catheu" w:date="2014-06-20T17:08:00Z">
            <w:rPr>
              <w:rFonts w:eastAsia="Times New Roman" w:cs="Times New Roman"/>
              <w:b/>
              <w:bCs/>
              <w:sz w:val="24"/>
            </w:rPr>
          </w:rPrChange>
        </w:rPr>
        <w:t xml:space="preserve">que </w:t>
      </w:r>
      <w:r w:rsidR="002119A8" w:rsidRPr="00935764">
        <w:rPr>
          <w:rFonts w:ascii="Helvetica Neue Light" w:eastAsia="Times New Roman" w:hAnsi="Helvetica Neue Light" w:cs="Times New Roman"/>
          <w:rPrChange w:id="4039" w:author="Arthur de Catheu" w:date="2014-06-20T17:08:00Z">
            <w:rPr>
              <w:rFonts w:eastAsia="Times New Roman" w:cs="Times New Roman"/>
              <w:b/>
              <w:bCs/>
              <w:sz w:val="24"/>
            </w:rPr>
          </w:rPrChange>
        </w:rPr>
        <w:t>Finexkap AM</w:t>
      </w:r>
      <w:r w:rsidR="007E0582" w:rsidRPr="00935764">
        <w:rPr>
          <w:rFonts w:ascii="Helvetica Neue Light" w:eastAsia="Times New Roman" w:hAnsi="Helvetica Neue Light" w:cs="Times New Roman"/>
          <w:rPrChange w:id="4040" w:author="Arthur de Catheu" w:date="2014-06-20T17:08:00Z">
            <w:rPr>
              <w:rFonts w:eastAsia="Times New Roman" w:cs="Times New Roman"/>
              <w:b/>
              <w:bCs/>
              <w:sz w:val="24"/>
            </w:rPr>
          </w:rPrChange>
        </w:rPr>
        <w:t xml:space="preserve"> </w:t>
      </w:r>
      <w:r w:rsidRPr="00935764">
        <w:rPr>
          <w:rFonts w:ascii="Helvetica Neue Light" w:hAnsi="Helvetica Neue Light"/>
          <w:rPrChange w:id="4041" w:author="Arthur de Catheu" w:date="2014-06-20T17:08:00Z">
            <w:rPr>
              <w:rFonts w:eastAsiaTheme="majorEastAsia" w:cstheme="majorBidi"/>
              <w:b/>
              <w:bCs/>
              <w:sz w:val="24"/>
            </w:rPr>
          </w:rPrChange>
        </w:rPr>
        <w:t xml:space="preserve">ne mandate le </w:t>
      </w:r>
      <w:r w:rsidR="00C53BBE" w:rsidRPr="00935764">
        <w:rPr>
          <w:rFonts w:ascii="Helvetica Neue Light" w:hAnsi="Helvetica Neue Light"/>
          <w:rPrChange w:id="4042" w:author="Arthur de Catheu" w:date="2014-06-20T17:08:00Z">
            <w:rPr>
              <w:rFonts w:eastAsiaTheme="majorEastAsia" w:cstheme="majorBidi"/>
              <w:b/>
              <w:bCs/>
              <w:sz w:val="24"/>
            </w:rPr>
          </w:rPrChange>
        </w:rPr>
        <w:t>Recouvreur</w:t>
      </w:r>
      <w:r w:rsidRPr="00935764">
        <w:rPr>
          <w:rFonts w:ascii="Helvetica Neue Light" w:hAnsi="Helvetica Neue Light"/>
          <w:rPrChange w:id="4043" w:author="Arthur de Catheu" w:date="2014-06-20T17:08:00Z">
            <w:rPr>
              <w:rFonts w:eastAsiaTheme="majorEastAsia" w:cstheme="majorBidi"/>
              <w:b/>
              <w:bCs/>
              <w:sz w:val="24"/>
            </w:rPr>
          </w:rPrChange>
        </w:rPr>
        <w:t xml:space="preserve"> aux fins d'initier le recouvrement précontentieux (DIC), et ce </w:t>
      </w:r>
      <w:r w:rsidR="00255928" w:rsidRPr="00935764">
        <w:rPr>
          <w:rFonts w:ascii="Helvetica Neue Light" w:eastAsia="Times New Roman" w:hAnsi="Helvetica Neue Light" w:cs="Times New Roman"/>
          <w:rPrChange w:id="4044" w:author="Arthur de Catheu" w:date="2014-06-20T17:08:00Z">
            <w:rPr>
              <w:rFonts w:eastAsia="Times New Roman" w:cs="Times New Roman"/>
              <w:b/>
              <w:bCs/>
              <w:sz w:val="24"/>
            </w:rPr>
          </w:rPrChange>
        </w:rPr>
        <w:t>afin de lui permettre de gérer l</w:t>
      </w:r>
      <w:r w:rsidR="00F51E00" w:rsidRPr="00935764">
        <w:rPr>
          <w:rFonts w:ascii="Helvetica Neue Light" w:eastAsia="Times New Roman" w:hAnsi="Helvetica Neue Light" w:cs="Times New Roman"/>
          <w:rPrChange w:id="4045" w:author="Arthur de Catheu" w:date="2014-06-20T17:08:00Z">
            <w:rPr>
              <w:rFonts w:eastAsia="Times New Roman" w:cs="Times New Roman"/>
              <w:b/>
              <w:bCs/>
              <w:sz w:val="24"/>
            </w:rPr>
          </w:rPrChange>
        </w:rPr>
        <w:t xml:space="preserve">e recouvrement de la Créance </w:t>
      </w:r>
      <w:r w:rsidR="009203A0" w:rsidRPr="00935764">
        <w:rPr>
          <w:rFonts w:ascii="Helvetica Neue Light" w:eastAsia="Times New Roman" w:hAnsi="Helvetica Neue Light" w:cs="Times New Roman"/>
          <w:rPrChange w:id="4046" w:author="Arthur de Catheu" w:date="2014-06-20T17:08:00Z">
            <w:rPr>
              <w:rFonts w:eastAsia="Times New Roman" w:cs="Times New Roman"/>
              <w:b/>
              <w:bCs/>
              <w:sz w:val="24"/>
            </w:rPr>
          </w:rPrChange>
        </w:rPr>
        <w:t xml:space="preserve">directement </w:t>
      </w:r>
      <w:r w:rsidR="00255928" w:rsidRPr="00935764">
        <w:rPr>
          <w:rFonts w:ascii="Helvetica Neue Light" w:eastAsia="Times New Roman" w:hAnsi="Helvetica Neue Light" w:cs="Times New Roman"/>
          <w:rPrChange w:id="4047" w:author="Arthur de Catheu" w:date="2014-06-20T17:08:00Z">
            <w:rPr>
              <w:rFonts w:eastAsia="Times New Roman" w:cs="Times New Roman"/>
              <w:b/>
              <w:bCs/>
              <w:sz w:val="24"/>
            </w:rPr>
          </w:rPrChange>
        </w:rPr>
        <w:t xml:space="preserve">avec son </w:t>
      </w:r>
      <w:r w:rsidR="00095467" w:rsidRPr="00935764">
        <w:rPr>
          <w:rFonts w:ascii="Helvetica Neue Light" w:eastAsia="Times New Roman" w:hAnsi="Helvetica Neue Light" w:cs="Times New Roman"/>
          <w:rPrChange w:id="4048" w:author="Arthur de Catheu" w:date="2014-06-20T17:08:00Z">
            <w:rPr>
              <w:rFonts w:eastAsia="Times New Roman" w:cs="Times New Roman"/>
              <w:b/>
              <w:bCs/>
              <w:sz w:val="24"/>
            </w:rPr>
          </w:rPrChange>
        </w:rPr>
        <w:t xml:space="preserve">Débiteur </w:t>
      </w:r>
      <w:r w:rsidR="00255928" w:rsidRPr="00935764">
        <w:rPr>
          <w:rFonts w:ascii="Helvetica Neue Light" w:eastAsia="Times New Roman" w:hAnsi="Helvetica Neue Light" w:cs="Times New Roman"/>
          <w:rPrChange w:id="4049" w:author="Arthur de Catheu" w:date="2014-06-20T17:08:00Z">
            <w:rPr>
              <w:rFonts w:eastAsia="Times New Roman" w:cs="Times New Roman"/>
              <w:b/>
              <w:bCs/>
              <w:sz w:val="24"/>
            </w:rPr>
          </w:rPrChange>
        </w:rPr>
        <w:t>dans le cadre de la relation d’affaires qu’il entretient avec lui, et ainsi de bénéficier de la totalité des sommes recouvrées directement auprès de ce dernier.</w:t>
      </w:r>
    </w:p>
    <w:p w14:paraId="32A92675" w14:textId="2CC95DA6" w:rsidR="006D2A31" w:rsidRPr="00935764" w:rsidRDefault="00DF25A3" w:rsidP="00212A18">
      <w:pPr>
        <w:spacing w:before="120"/>
        <w:rPr>
          <w:rFonts w:ascii="Helvetica Neue Light" w:eastAsia="Times New Roman" w:hAnsi="Helvetica Neue Light" w:cs="Times New Roman"/>
          <w:rPrChange w:id="4050" w:author="Arthur de Catheu" w:date="2014-06-20T17:08:00Z">
            <w:rPr>
              <w:rFonts w:eastAsia="Times New Roman" w:cs="Times New Roman"/>
            </w:rPr>
          </w:rPrChange>
        </w:rPr>
      </w:pPr>
      <w:r w:rsidRPr="00935764">
        <w:rPr>
          <w:rFonts w:ascii="Helvetica Neue Light" w:eastAsia="Times New Roman" w:hAnsi="Helvetica Neue Light" w:cs="Times New Roman"/>
          <w:rPrChange w:id="4051" w:author="Arthur de Catheu" w:date="2014-06-20T17:08:00Z">
            <w:rPr>
              <w:rFonts w:eastAsia="Times New Roman" w:cs="Times New Roman"/>
              <w:b/>
              <w:bCs/>
              <w:sz w:val="24"/>
            </w:rPr>
          </w:rPrChange>
        </w:rPr>
        <w:t>Le rachat peut intervenir</w:t>
      </w:r>
      <w:r w:rsidR="006D2A31" w:rsidRPr="00935764">
        <w:rPr>
          <w:rFonts w:ascii="Helvetica Neue Light" w:eastAsia="Times New Roman" w:hAnsi="Helvetica Neue Light" w:cs="Times New Roman"/>
          <w:rPrChange w:id="4052" w:author="Arthur de Catheu" w:date="2014-06-20T17:08:00Z">
            <w:rPr>
              <w:rFonts w:eastAsia="Times New Roman" w:cs="Times New Roman"/>
              <w:b/>
              <w:bCs/>
              <w:sz w:val="24"/>
            </w:rPr>
          </w:rPrChange>
        </w:rPr>
        <w:t> :</w:t>
      </w:r>
    </w:p>
    <w:p w14:paraId="731B74AC" w14:textId="207947B8" w:rsidR="006D2A31" w:rsidRPr="00935764" w:rsidRDefault="00DF25A3" w:rsidP="00E06B10">
      <w:pPr>
        <w:pStyle w:val="Paragraphedeliste"/>
        <w:numPr>
          <w:ilvl w:val="0"/>
          <w:numId w:val="351"/>
        </w:numPr>
        <w:spacing w:before="120"/>
        <w:rPr>
          <w:rFonts w:ascii="Helvetica Neue Light" w:eastAsia="Times New Roman" w:hAnsi="Helvetica Neue Light" w:cs="Times New Roman"/>
          <w:rPrChange w:id="4053" w:author="Arthur de Catheu" w:date="2014-06-20T17:08:00Z">
            <w:rPr>
              <w:rFonts w:eastAsia="Times New Roman" w:cs="Times New Roman"/>
            </w:rPr>
          </w:rPrChange>
        </w:rPr>
      </w:pPr>
      <w:r w:rsidRPr="00935764">
        <w:rPr>
          <w:rFonts w:ascii="Helvetica Neue Light" w:eastAsia="Times New Roman" w:hAnsi="Helvetica Neue Light" w:cs="Times New Roman"/>
          <w:rPrChange w:id="4054" w:author="Arthur de Catheu" w:date="2014-06-20T17:08:00Z">
            <w:rPr>
              <w:rFonts w:eastAsia="Times New Roman" w:cs="Times New Roman"/>
              <w:b/>
              <w:bCs/>
              <w:sz w:val="24"/>
            </w:rPr>
          </w:rPrChange>
        </w:rPr>
        <w:t>à la demande du Cédant</w:t>
      </w:r>
      <w:r w:rsidR="00124558" w:rsidRPr="00935764">
        <w:rPr>
          <w:rFonts w:ascii="Helvetica Neue Light" w:eastAsia="Times New Roman" w:hAnsi="Helvetica Neue Light" w:cs="Times New Roman"/>
          <w:rPrChange w:id="4055" w:author="Arthur de Catheu" w:date="2014-06-20T17:08:00Z">
            <w:rPr>
              <w:rFonts w:eastAsia="Times New Roman" w:cs="Times New Roman"/>
              <w:b/>
              <w:bCs/>
              <w:sz w:val="24"/>
            </w:rPr>
          </w:rPrChange>
        </w:rPr>
        <w:t xml:space="preserve"> et </w:t>
      </w:r>
      <w:r w:rsidRPr="00935764">
        <w:rPr>
          <w:rFonts w:ascii="Helvetica Neue Light" w:eastAsia="Times New Roman" w:hAnsi="Helvetica Neue Light" w:cs="Times New Roman"/>
          <w:rPrChange w:id="4056" w:author="Arthur de Catheu" w:date="2014-06-20T17:08:00Z">
            <w:rPr>
              <w:rFonts w:eastAsia="Times New Roman" w:cs="Times New Roman"/>
              <w:b/>
              <w:bCs/>
              <w:sz w:val="24"/>
            </w:rPr>
          </w:rPrChange>
        </w:rPr>
        <w:t xml:space="preserve">porté à la connaissance de </w:t>
      </w:r>
      <w:r w:rsidR="002119A8" w:rsidRPr="00935764">
        <w:rPr>
          <w:rFonts w:ascii="Helvetica Neue Light" w:eastAsia="Times New Roman" w:hAnsi="Helvetica Neue Light" w:cs="Times New Roman"/>
          <w:rPrChange w:id="4057" w:author="Arthur de Catheu" w:date="2014-06-20T17:08:00Z">
            <w:rPr>
              <w:rFonts w:eastAsia="Times New Roman" w:cs="Times New Roman"/>
              <w:b/>
              <w:bCs/>
              <w:sz w:val="24"/>
            </w:rPr>
          </w:rPrChange>
        </w:rPr>
        <w:t>Finexkap AM</w:t>
      </w:r>
      <w:r w:rsidRPr="00935764">
        <w:rPr>
          <w:rFonts w:ascii="Helvetica Neue Light" w:eastAsia="Times New Roman" w:hAnsi="Helvetica Neue Light" w:cs="Times New Roman"/>
          <w:rPrChange w:id="4058" w:author="Arthur de Catheu" w:date="2014-06-20T17:08:00Z">
            <w:rPr>
              <w:rFonts w:eastAsia="Times New Roman" w:cs="Times New Roman"/>
              <w:b/>
              <w:bCs/>
              <w:sz w:val="24"/>
            </w:rPr>
          </w:rPrChange>
        </w:rPr>
        <w:t xml:space="preserve"> par tous moyens</w:t>
      </w:r>
      <w:r w:rsidR="006D2A31" w:rsidRPr="00935764">
        <w:rPr>
          <w:rFonts w:ascii="Helvetica Neue Light" w:eastAsia="Times New Roman" w:hAnsi="Helvetica Neue Light" w:cs="Times New Roman"/>
          <w:rPrChange w:id="4059" w:author="Arthur de Catheu" w:date="2014-06-20T17:08:00Z">
            <w:rPr>
              <w:rFonts w:eastAsia="Times New Roman" w:cs="Times New Roman"/>
              <w:b/>
              <w:bCs/>
              <w:sz w:val="24"/>
            </w:rPr>
          </w:rPrChange>
        </w:rPr>
        <w:t> ;</w:t>
      </w:r>
    </w:p>
    <w:p w14:paraId="29E64AA8" w14:textId="44577FF4" w:rsidR="006D2A31" w:rsidRPr="00935764" w:rsidRDefault="00DF25A3" w:rsidP="00E06B10">
      <w:pPr>
        <w:pStyle w:val="Paragraphedeliste"/>
        <w:numPr>
          <w:ilvl w:val="0"/>
          <w:numId w:val="351"/>
        </w:numPr>
        <w:spacing w:before="120"/>
        <w:rPr>
          <w:rFonts w:ascii="Helvetica Neue Light" w:eastAsia="Times New Roman" w:hAnsi="Helvetica Neue Light" w:cs="Times New Roman"/>
          <w:rPrChange w:id="4060" w:author="Arthur de Catheu" w:date="2014-06-20T17:08:00Z">
            <w:rPr>
              <w:rFonts w:eastAsia="Times New Roman" w:cs="Times New Roman"/>
            </w:rPr>
          </w:rPrChange>
        </w:rPr>
      </w:pPr>
      <w:r w:rsidRPr="00935764">
        <w:rPr>
          <w:rFonts w:ascii="Helvetica Neue Light" w:eastAsia="Times New Roman" w:hAnsi="Helvetica Neue Light" w:cs="Times New Roman"/>
          <w:rPrChange w:id="4061" w:author="Arthur de Catheu" w:date="2014-06-20T17:08:00Z">
            <w:rPr>
              <w:rFonts w:eastAsia="Times New Roman" w:cs="Times New Roman"/>
              <w:b/>
              <w:bCs/>
              <w:sz w:val="24"/>
            </w:rPr>
          </w:rPrChange>
        </w:rPr>
        <w:t xml:space="preserve">sur proposition de </w:t>
      </w:r>
      <w:r w:rsidR="002119A8" w:rsidRPr="00935764">
        <w:rPr>
          <w:rFonts w:ascii="Helvetica Neue Light" w:eastAsia="Times New Roman" w:hAnsi="Helvetica Neue Light" w:cs="Times New Roman"/>
          <w:rPrChange w:id="4062" w:author="Arthur de Catheu" w:date="2014-06-20T17:08:00Z">
            <w:rPr>
              <w:rFonts w:eastAsia="Times New Roman" w:cs="Times New Roman"/>
              <w:b/>
              <w:bCs/>
              <w:sz w:val="24"/>
            </w:rPr>
          </w:rPrChange>
        </w:rPr>
        <w:t>Finexkap AM</w:t>
      </w:r>
      <w:r w:rsidR="00CE1100" w:rsidRPr="00935764">
        <w:rPr>
          <w:rFonts w:ascii="Helvetica Neue Light" w:eastAsia="Times New Roman" w:hAnsi="Helvetica Neue Light" w:cs="Times New Roman"/>
          <w:rPrChange w:id="4063" w:author="Arthur de Catheu" w:date="2014-06-20T17:08:00Z">
            <w:rPr>
              <w:rFonts w:eastAsia="Times New Roman" w:cs="Times New Roman"/>
              <w:b/>
              <w:bCs/>
              <w:sz w:val="24"/>
            </w:rPr>
          </w:rPrChange>
        </w:rPr>
        <w:t xml:space="preserve"> </w:t>
      </w:r>
      <w:r w:rsidRPr="00935764">
        <w:rPr>
          <w:rFonts w:ascii="Helvetica Neue Light" w:eastAsia="Times New Roman" w:hAnsi="Helvetica Neue Light" w:cs="Times New Roman"/>
          <w:rPrChange w:id="4064" w:author="Arthur de Catheu" w:date="2014-06-20T17:08:00Z">
            <w:rPr>
              <w:rFonts w:eastAsia="Times New Roman" w:cs="Times New Roman"/>
              <w:b/>
              <w:bCs/>
              <w:sz w:val="24"/>
            </w:rPr>
          </w:rPrChange>
        </w:rPr>
        <w:t xml:space="preserve">adressée par email au Cédant </w:t>
      </w:r>
      <w:r w:rsidR="0095530B" w:rsidRPr="00935764">
        <w:rPr>
          <w:rFonts w:ascii="Helvetica Neue Light" w:eastAsia="Times New Roman" w:hAnsi="Helvetica Neue Light" w:cs="Times New Roman"/>
          <w:rPrChange w:id="4065" w:author="Arthur de Catheu" w:date="2014-06-20T17:08:00Z">
            <w:rPr>
              <w:rFonts w:eastAsia="Times New Roman" w:cs="Times New Roman"/>
              <w:b/>
              <w:bCs/>
              <w:sz w:val="24"/>
            </w:rPr>
          </w:rPrChange>
        </w:rPr>
        <w:t xml:space="preserve">le </w:t>
      </w:r>
      <w:r w:rsidR="00735523" w:rsidRPr="00935764">
        <w:rPr>
          <w:rFonts w:ascii="Helvetica Neue Light" w:eastAsia="Times New Roman" w:hAnsi="Helvetica Neue Light" w:cs="Times New Roman"/>
          <w:rPrChange w:id="4066" w:author="Arthur de Catheu" w:date="2014-06-20T17:08:00Z">
            <w:rPr>
              <w:rFonts w:eastAsia="Times New Roman" w:cs="Times New Roman"/>
              <w:b/>
              <w:bCs/>
              <w:sz w:val="24"/>
            </w:rPr>
          </w:rPrChange>
        </w:rPr>
        <w:t>trentième (</w:t>
      </w:r>
      <w:r w:rsidR="0095530B" w:rsidRPr="00935764">
        <w:rPr>
          <w:rFonts w:ascii="Helvetica Neue Light" w:eastAsia="Times New Roman" w:hAnsi="Helvetica Neue Light" w:cs="Times New Roman"/>
          <w:rPrChange w:id="4067" w:author="Arthur de Catheu" w:date="2014-06-20T17:08:00Z">
            <w:rPr>
              <w:rFonts w:eastAsia="Times New Roman" w:cs="Times New Roman"/>
              <w:b/>
              <w:bCs/>
              <w:sz w:val="24"/>
            </w:rPr>
          </w:rPrChange>
        </w:rPr>
        <w:t>3</w:t>
      </w:r>
      <w:r w:rsidR="00124558" w:rsidRPr="00935764">
        <w:rPr>
          <w:rFonts w:ascii="Helvetica Neue Light" w:eastAsia="Times New Roman" w:hAnsi="Helvetica Neue Light" w:cs="Times New Roman"/>
          <w:rPrChange w:id="4068" w:author="Arthur de Catheu" w:date="2014-06-20T17:08:00Z">
            <w:rPr>
              <w:rFonts w:eastAsia="Times New Roman" w:cs="Times New Roman"/>
              <w:b/>
              <w:bCs/>
              <w:sz w:val="24"/>
            </w:rPr>
          </w:rPrChange>
        </w:rPr>
        <w:t>0</w:t>
      </w:r>
      <w:r w:rsidR="0095530B" w:rsidRPr="00935764">
        <w:rPr>
          <w:rFonts w:ascii="Helvetica Neue Light" w:eastAsia="Times New Roman" w:hAnsi="Helvetica Neue Light" w:cs="Times New Roman"/>
          <w:vertAlign w:val="superscript"/>
          <w:rPrChange w:id="4069" w:author="Arthur de Catheu" w:date="2014-06-20T17:08:00Z">
            <w:rPr>
              <w:rFonts w:eastAsia="Times New Roman" w:cs="Times New Roman"/>
              <w:b/>
              <w:bCs/>
              <w:sz w:val="24"/>
              <w:vertAlign w:val="superscript"/>
            </w:rPr>
          </w:rPrChange>
        </w:rPr>
        <w:t>ème</w:t>
      </w:r>
      <w:r w:rsidR="00735523" w:rsidRPr="00935764">
        <w:rPr>
          <w:rFonts w:ascii="Helvetica Neue Light" w:eastAsia="Times New Roman" w:hAnsi="Helvetica Neue Light" w:cs="Times New Roman"/>
          <w:rPrChange w:id="4070" w:author="Arthur de Catheu" w:date="2014-06-20T17:08:00Z">
            <w:rPr>
              <w:rFonts w:eastAsia="Times New Roman" w:cs="Times New Roman"/>
              <w:b/>
              <w:bCs/>
              <w:sz w:val="24"/>
            </w:rPr>
          </w:rPrChange>
        </w:rPr>
        <w:t xml:space="preserve">) </w:t>
      </w:r>
      <w:r w:rsidR="0095530B" w:rsidRPr="00935764">
        <w:rPr>
          <w:rFonts w:ascii="Helvetica Neue Light" w:eastAsia="Times New Roman" w:hAnsi="Helvetica Neue Light" w:cs="Times New Roman"/>
          <w:rPrChange w:id="4071" w:author="Arthur de Catheu" w:date="2014-06-20T17:08:00Z">
            <w:rPr>
              <w:rFonts w:eastAsia="Times New Roman" w:cs="Times New Roman"/>
              <w:b/>
              <w:bCs/>
              <w:sz w:val="24"/>
            </w:rPr>
          </w:rPrChange>
        </w:rPr>
        <w:t>jour calendaire suivant la Date d’Echéance</w:t>
      </w:r>
      <w:r w:rsidR="00B60408" w:rsidRPr="00935764">
        <w:rPr>
          <w:rFonts w:ascii="Helvetica Neue Light" w:eastAsia="Times New Roman" w:hAnsi="Helvetica Neue Light" w:cs="Times New Roman"/>
          <w:rPrChange w:id="4072" w:author="Arthur de Catheu" w:date="2014-06-20T17:08:00Z">
            <w:rPr>
              <w:rFonts w:eastAsia="Times New Roman" w:cs="Times New Roman"/>
              <w:b/>
              <w:bCs/>
              <w:sz w:val="24"/>
            </w:rPr>
          </w:rPrChange>
        </w:rPr>
        <w:t xml:space="preserve"> ou, si ce jour n’est pas un Jour Ouvré, le Jour Ouvré suivant</w:t>
      </w:r>
      <w:r w:rsidR="006D2A31" w:rsidRPr="00935764">
        <w:rPr>
          <w:rFonts w:ascii="Helvetica Neue Light" w:eastAsia="Times New Roman" w:hAnsi="Helvetica Neue Light" w:cs="Times New Roman"/>
          <w:rPrChange w:id="4073" w:author="Arthur de Catheu" w:date="2014-06-20T17:08:00Z">
            <w:rPr>
              <w:rFonts w:eastAsia="Times New Roman" w:cs="Times New Roman"/>
              <w:b/>
              <w:bCs/>
              <w:sz w:val="24"/>
            </w:rPr>
          </w:rPrChange>
        </w:rPr>
        <w:t> ; ou</w:t>
      </w:r>
    </w:p>
    <w:p w14:paraId="67C12B8B" w14:textId="6BD49CFD" w:rsidR="006D2A31" w:rsidRPr="00935764" w:rsidRDefault="006D2A31" w:rsidP="00E06B10">
      <w:pPr>
        <w:pStyle w:val="Paragraphedeliste"/>
        <w:numPr>
          <w:ilvl w:val="0"/>
          <w:numId w:val="351"/>
        </w:numPr>
        <w:spacing w:before="120"/>
        <w:rPr>
          <w:rFonts w:ascii="Helvetica Neue Light" w:eastAsia="Times New Roman" w:hAnsi="Helvetica Neue Light" w:cs="Times New Roman"/>
          <w:rPrChange w:id="4074" w:author="Arthur de Catheu" w:date="2014-06-20T17:08:00Z">
            <w:rPr>
              <w:rFonts w:eastAsia="Times New Roman" w:cs="Times New Roman"/>
            </w:rPr>
          </w:rPrChange>
        </w:rPr>
      </w:pPr>
      <w:r w:rsidRPr="00935764">
        <w:rPr>
          <w:rFonts w:ascii="Helvetica Neue Light" w:eastAsia="Times New Roman" w:hAnsi="Helvetica Neue Light" w:cs="Times New Roman"/>
          <w:rPrChange w:id="4075" w:author="Arthur de Catheu" w:date="2014-06-20T17:08:00Z">
            <w:rPr>
              <w:rFonts w:eastAsia="Times New Roman" w:cs="Times New Roman"/>
              <w:b/>
              <w:bCs/>
              <w:sz w:val="24"/>
            </w:rPr>
          </w:rPrChange>
        </w:rPr>
        <w:t xml:space="preserve">sur </w:t>
      </w:r>
      <w:r w:rsidR="00877F62" w:rsidRPr="00935764">
        <w:rPr>
          <w:rFonts w:ascii="Helvetica Neue Light" w:eastAsia="Times New Roman" w:hAnsi="Helvetica Neue Light" w:cs="Times New Roman"/>
          <w:rPrChange w:id="4076" w:author="Arthur de Catheu" w:date="2014-06-20T17:08:00Z">
            <w:rPr>
              <w:rFonts w:eastAsia="Times New Roman" w:cs="Times New Roman"/>
              <w:b/>
              <w:bCs/>
              <w:sz w:val="24"/>
            </w:rPr>
          </w:rPrChange>
        </w:rPr>
        <w:t xml:space="preserve">décision de l’analyste crédit en charge de la gestion de la Créance, sur </w:t>
      </w:r>
      <w:r w:rsidRPr="00935764">
        <w:rPr>
          <w:rFonts w:ascii="Helvetica Neue Light" w:eastAsia="Times New Roman" w:hAnsi="Helvetica Neue Light" w:cs="Times New Roman"/>
          <w:rPrChange w:id="4077" w:author="Arthur de Catheu" w:date="2014-06-20T17:08:00Z">
            <w:rPr>
              <w:rFonts w:eastAsia="Times New Roman" w:cs="Times New Roman"/>
              <w:b/>
              <w:bCs/>
              <w:sz w:val="24"/>
            </w:rPr>
          </w:rPrChange>
        </w:rPr>
        <w:t>proposition de Finexkap A</w:t>
      </w:r>
      <w:r w:rsidR="00673A73" w:rsidRPr="00935764">
        <w:rPr>
          <w:rFonts w:ascii="Helvetica Neue Light" w:eastAsia="Times New Roman" w:hAnsi="Helvetica Neue Light" w:cs="Times New Roman"/>
          <w:rPrChange w:id="4078" w:author="Arthur de Catheu" w:date="2014-06-20T17:08:00Z">
            <w:rPr>
              <w:rFonts w:eastAsia="Times New Roman" w:cs="Times New Roman"/>
              <w:b/>
              <w:bCs/>
              <w:sz w:val="24"/>
            </w:rPr>
          </w:rPrChange>
        </w:rPr>
        <w:t xml:space="preserve">M adressée par email au Cédant </w:t>
      </w:r>
      <w:r w:rsidRPr="00935764">
        <w:rPr>
          <w:rFonts w:ascii="Helvetica Neue Light" w:eastAsia="Times New Roman" w:hAnsi="Helvetica Neue Light" w:cs="Times New Roman"/>
          <w:rPrChange w:id="4079" w:author="Arthur de Catheu" w:date="2014-06-20T17:08:00Z">
            <w:rPr>
              <w:rFonts w:eastAsia="Times New Roman" w:cs="Times New Roman"/>
              <w:b/>
              <w:bCs/>
              <w:sz w:val="24"/>
            </w:rPr>
          </w:rPrChange>
        </w:rPr>
        <w:t>à tout moment avant le trentième (30</w:t>
      </w:r>
      <w:r w:rsidRPr="00935764">
        <w:rPr>
          <w:rFonts w:ascii="Helvetica Neue Light" w:eastAsia="Times New Roman" w:hAnsi="Helvetica Neue Light" w:cs="Times New Roman"/>
          <w:vertAlign w:val="superscript"/>
          <w:rPrChange w:id="4080" w:author="Arthur de Catheu" w:date="2014-06-20T17:08:00Z">
            <w:rPr>
              <w:rFonts w:eastAsia="Times New Roman" w:cs="Times New Roman"/>
              <w:b/>
              <w:bCs/>
              <w:sz w:val="24"/>
              <w:vertAlign w:val="superscript"/>
            </w:rPr>
          </w:rPrChange>
        </w:rPr>
        <w:t>ème</w:t>
      </w:r>
      <w:r w:rsidRPr="00935764">
        <w:rPr>
          <w:rFonts w:ascii="Helvetica Neue Light" w:eastAsia="Times New Roman" w:hAnsi="Helvetica Neue Light" w:cs="Times New Roman"/>
          <w:rPrChange w:id="4081" w:author="Arthur de Catheu" w:date="2014-06-20T17:08:00Z">
            <w:rPr>
              <w:rFonts w:eastAsia="Times New Roman" w:cs="Times New Roman"/>
              <w:b/>
              <w:bCs/>
              <w:sz w:val="24"/>
            </w:rPr>
          </w:rPrChange>
        </w:rPr>
        <w:t>) jour calendaire suivant la Date d’Echéance</w:t>
      </w:r>
      <w:r w:rsidR="00C84AB6" w:rsidRPr="00935764">
        <w:rPr>
          <w:rFonts w:ascii="Helvetica Neue Light" w:eastAsia="Times New Roman" w:hAnsi="Helvetica Neue Light" w:cs="Times New Roman"/>
          <w:rPrChange w:id="4082" w:author="Arthur de Catheu" w:date="2014-06-20T17:08:00Z">
            <w:rPr>
              <w:rFonts w:eastAsia="Times New Roman" w:cs="Times New Roman"/>
              <w:b/>
              <w:bCs/>
              <w:sz w:val="24"/>
            </w:rPr>
          </w:rPrChange>
        </w:rPr>
        <w:t xml:space="preserve"> </w:t>
      </w:r>
    </w:p>
    <w:p w14:paraId="622E2996" w14:textId="7837988A" w:rsidR="006D2A31" w:rsidRPr="00935764" w:rsidRDefault="006D2A31">
      <w:pPr>
        <w:spacing w:before="120"/>
        <w:rPr>
          <w:rFonts w:ascii="Helvetica Neue Light" w:eastAsia="Times New Roman" w:hAnsi="Helvetica Neue Light" w:cs="Times New Roman"/>
          <w:rPrChange w:id="4083" w:author="Arthur de Catheu" w:date="2014-06-20T17:08:00Z">
            <w:rPr>
              <w:rFonts w:eastAsia="Times New Roman" w:cs="Times New Roman"/>
            </w:rPr>
          </w:rPrChange>
        </w:rPr>
      </w:pPr>
      <w:r w:rsidRPr="00935764">
        <w:rPr>
          <w:rFonts w:ascii="Helvetica Neue Light" w:eastAsia="Times New Roman" w:hAnsi="Helvetica Neue Light" w:cs="Times New Roman"/>
          <w:rPrChange w:id="4084" w:author="Arthur de Catheu" w:date="2014-06-20T17:08:00Z">
            <w:rPr>
              <w:rFonts w:eastAsia="Times New Roman" w:cs="Times New Roman"/>
              <w:b/>
              <w:bCs/>
              <w:sz w:val="24"/>
            </w:rPr>
          </w:rPrChange>
        </w:rPr>
        <w:t>Nonobstant ce qui précède, aucun rachat ne peut être effectué à compter du passage en DIC de la Créance concernée.</w:t>
      </w:r>
    </w:p>
    <w:p w14:paraId="1BB58274" w14:textId="7BD573DF" w:rsidR="00DF25A3" w:rsidRPr="00935764" w:rsidRDefault="00C84AB6">
      <w:pPr>
        <w:spacing w:before="120"/>
        <w:rPr>
          <w:rFonts w:ascii="Helvetica Neue Light" w:eastAsia="Times New Roman" w:hAnsi="Helvetica Neue Light" w:cs="Times New Roman"/>
          <w:rPrChange w:id="4085" w:author="Arthur de Catheu" w:date="2014-06-20T17:08:00Z">
            <w:rPr>
              <w:rFonts w:eastAsia="Times New Roman" w:cs="Times New Roman"/>
            </w:rPr>
          </w:rPrChange>
        </w:rPr>
      </w:pPr>
      <w:r w:rsidRPr="00935764">
        <w:rPr>
          <w:rFonts w:ascii="Helvetica Neue Light" w:eastAsia="Times New Roman" w:hAnsi="Helvetica Neue Light" w:cs="Times New Roman"/>
          <w:rPrChange w:id="4086" w:author="Arthur de Catheu" w:date="2014-06-20T17:08:00Z">
            <w:rPr>
              <w:rFonts w:eastAsia="Times New Roman" w:cs="Times New Roman"/>
              <w:b/>
              <w:bCs/>
              <w:sz w:val="24"/>
            </w:rPr>
          </w:rPrChange>
        </w:rPr>
        <w:lastRenderedPageBreak/>
        <w:t xml:space="preserve">Dans </w:t>
      </w:r>
      <w:r w:rsidR="006D2A31" w:rsidRPr="00935764">
        <w:rPr>
          <w:rFonts w:ascii="Helvetica Neue Light" w:eastAsia="Times New Roman" w:hAnsi="Helvetica Neue Light" w:cs="Times New Roman"/>
          <w:rPrChange w:id="4087" w:author="Arthur de Catheu" w:date="2014-06-20T17:08:00Z">
            <w:rPr>
              <w:rFonts w:eastAsia="Times New Roman" w:cs="Times New Roman"/>
              <w:b/>
              <w:bCs/>
              <w:sz w:val="24"/>
            </w:rPr>
          </w:rPrChange>
        </w:rPr>
        <w:t>tous les cas</w:t>
      </w:r>
      <w:r w:rsidRPr="00935764">
        <w:rPr>
          <w:rFonts w:ascii="Helvetica Neue Light" w:eastAsia="Times New Roman" w:hAnsi="Helvetica Neue Light" w:cs="Times New Roman"/>
          <w:rPrChange w:id="4088" w:author="Arthur de Catheu" w:date="2014-06-20T17:08:00Z">
            <w:rPr>
              <w:rFonts w:eastAsia="Times New Roman" w:cs="Times New Roman"/>
              <w:b/>
              <w:bCs/>
              <w:sz w:val="24"/>
            </w:rPr>
          </w:rPrChange>
        </w:rPr>
        <w:t xml:space="preserve">, seule la constatation du paiement lettré sur le Compte de Collecte permettra l’envoi des informations nécessaires à la signature de l’Acte de Rachat par le Cédant. Dans le cas où le Cédant propose un rachat à une date proche du passage en DIC, </w:t>
      </w:r>
      <w:r w:rsidR="006D2A31" w:rsidRPr="00935764">
        <w:rPr>
          <w:rFonts w:ascii="Helvetica Neue Light" w:eastAsia="Times New Roman" w:hAnsi="Helvetica Neue Light" w:cs="Times New Roman"/>
          <w:rPrChange w:id="4089" w:author="Arthur de Catheu" w:date="2014-06-20T17:08:00Z">
            <w:rPr>
              <w:rFonts w:eastAsia="Times New Roman" w:cs="Times New Roman"/>
              <w:b/>
              <w:bCs/>
              <w:sz w:val="24"/>
            </w:rPr>
          </w:rPrChange>
        </w:rPr>
        <w:t>l’analyste crédit en charge de la gestion de la Créance concernée</w:t>
      </w:r>
      <w:r w:rsidRPr="00935764">
        <w:rPr>
          <w:rFonts w:ascii="Helvetica Neue Light" w:eastAsia="Times New Roman" w:hAnsi="Helvetica Neue Light" w:cs="Times New Roman"/>
          <w:rPrChange w:id="4090" w:author="Arthur de Catheu" w:date="2014-06-20T17:08:00Z">
            <w:rPr>
              <w:rFonts w:eastAsia="Times New Roman" w:cs="Times New Roman"/>
              <w:b/>
              <w:bCs/>
              <w:sz w:val="24"/>
            </w:rPr>
          </w:rPrChange>
        </w:rPr>
        <w:t xml:space="preserve"> </w:t>
      </w:r>
      <w:r w:rsidR="00DA2C54" w:rsidRPr="00935764">
        <w:rPr>
          <w:rFonts w:ascii="Helvetica Neue Light" w:eastAsia="Times New Roman" w:hAnsi="Helvetica Neue Light" w:cs="Times New Roman"/>
          <w:rPrChange w:id="4091" w:author="Arthur de Catheu" w:date="2014-06-20T17:08:00Z">
            <w:rPr>
              <w:rFonts w:eastAsia="Times New Roman" w:cs="Times New Roman"/>
              <w:b/>
              <w:bCs/>
              <w:sz w:val="24"/>
            </w:rPr>
          </w:rPrChange>
        </w:rPr>
        <w:t>exigera une copie de l’ordre de virement afin d’accorder éventuellement un délai supplémentaire avant passage en DIC.</w:t>
      </w:r>
    </w:p>
    <w:p w14:paraId="598CDD0D" w14:textId="46CB2A92" w:rsidR="00A77C14" w:rsidRPr="00935764" w:rsidRDefault="000B7940" w:rsidP="00212A18">
      <w:pPr>
        <w:spacing w:before="120"/>
        <w:rPr>
          <w:rFonts w:ascii="Helvetica Neue Light" w:eastAsia="Times New Roman" w:hAnsi="Helvetica Neue Light" w:cs="Times New Roman"/>
          <w:rPrChange w:id="4092" w:author="Arthur de Catheu" w:date="2014-06-20T17:08:00Z">
            <w:rPr>
              <w:rFonts w:eastAsia="Times New Roman" w:cs="Times New Roman"/>
            </w:rPr>
          </w:rPrChange>
        </w:rPr>
      </w:pPr>
      <w:r w:rsidRPr="00935764">
        <w:rPr>
          <w:rFonts w:ascii="Helvetica Neue Light" w:eastAsia="Times New Roman" w:hAnsi="Helvetica Neue Light" w:cs="Times New Roman"/>
          <w:rPrChange w:id="4093" w:author="Arthur de Catheu" w:date="2014-06-20T17:08:00Z">
            <w:rPr>
              <w:rFonts w:eastAsia="Times New Roman" w:cs="Times New Roman"/>
              <w:b/>
              <w:bCs/>
              <w:sz w:val="24"/>
            </w:rPr>
          </w:rPrChange>
        </w:rPr>
        <w:t>Dans le cas d’un rachat initié par Finexkap AM le trentième (30</w:t>
      </w:r>
      <w:r w:rsidRPr="00935764">
        <w:rPr>
          <w:rFonts w:ascii="Helvetica Neue Light" w:eastAsia="Times New Roman" w:hAnsi="Helvetica Neue Light" w:cs="Times New Roman"/>
          <w:vertAlign w:val="superscript"/>
          <w:rPrChange w:id="4094" w:author="Arthur de Catheu" w:date="2014-06-20T17:08:00Z">
            <w:rPr>
              <w:rFonts w:eastAsia="Times New Roman" w:cs="Times New Roman"/>
              <w:b/>
              <w:bCs/>
              <w:sz w:val="24"/>
              <w:vertAlign w:val="superscript"/>
            </w:rPr>
          </w:rPrChange>
        </w:rPr>
        <w:t>ème</w:t>
      </w:r>
      <w:r w:rsidRPr="00935764">
        <w:rPr>
          <w:rFonts w:ascii="Helvetica Neue Light" w:eastAsia="Times New Roman" w:hAnsi="Helvetica Neue Light" w:cs="Times New Roman"/>
          <w:rPrChange w:id="4095" w:author="Arthur de Catheu" w:date="2014-06-20T17:08:00Z">
            <w:rPr>
              <w:rFonts w:eastAsia="Times New Roman" w:cs="Times New Roman"/>
              <w:b/>
              <w:bCs/>
              <w:sz w:val="24"/>
            </w:rPr>
          </w:rPrChange>
        </w:rPr>
        <w:t>) jour calendaire suivant la Date d’échéance, l</w:t>
      </w:r>
      <w:r w:rsidR="00A77C14" w:rsidRPr="00935764">
        <w:rPr>
          <w:rFonts w:ascii="Helvetica Neue Light" w:eastAsia="Times New Roman" w:hAnsi="Helvetica Neue Light" w:cs="Times New Roman"/>
          <w:rPrChange w:id="4096" w:author="Arthur de Catheu" w:date="2014-06-20T17:08:00Z">
            <w:rPr>
              <w:rFonts w:eastAsia="Times New Roman" w:cs="Times New Roman"/>
              <w:b/>
              <w:bCs/>
              <w:sz w:val="24"/>
            </w:rPr>
          </w:rPrChange>
        </w:rPr>
        <w:t>e rachat d’une Créance suit le processus décrit ci-après :</w:t>
      </w:r>
    </w:p>
    <w:p w14:paraId="06C3DE95" w14:textId="77777777" w:rsidR="000B7940" w:rsidRPr="00935764" w:rsidRDefault="000B7940" w:rsidP="00212A18">
      <w:pPr>
        <w:spacing w:before="120"/>
        <w:rPr>
          <w:rFonts w:ascii="Helvetica Neue Light" w:eastAsia="Times New Roman" w:hAnsi="Helvetica Neue Light" w:cs="Times New Roman"/>
          <w:rPrChange w:id="4097" w:author="Arthur de Catheu" w:date="2014-06-20T17:08:00Z">
            <w:rPr>
              <w:rFonts w:eastAsia="Times New Roman" w:cs="Times New Roman"/>
            </w:rPr>
          </w:rPrChange>
        </w:rPr>
      </w:pPr>
    </w:p>
    <w:tbl>
      <w:tblPr>
        <w:tblStyle w:val="Grilledutableau"/>
        <w:tblW w:w="0" w:type="auto"/>
        <w:tblLook w:val="04A0" w:firstRow="1" w:lastRow="0" w:firstColumn="1" w:lastColumn="0" w:noHBand="0" w:noVBand="1"/>
      </w:tblPr>
      <w:tblGrid>
        <w:gridCol w:w="2367"/>
        <w:gridCol w:w="6140"/>
      </w:tblGrid>
      <w:tr w:rsidR="00255928" w:rsidRPr="00935764" w14:paraId="302534AE" w14:textId="77777777" w:rsidTr="00AC59DC">
        <w:tc>
          <w:tcPr>
            <w:tcW w:w="2367" w:type="dxa"/>
            <w:tcBorders>
              <w:top w:val="nil"/>
              <w:left w:val="nil"/>
            </w:tcBorders>
          </w:tcPr>
          <w:p w14:paraId="1D5A6A85" w14:textId="6C24B697" w:rsidR="00255928" w:rsidRPr="00935764" w:rsidRDefault="00255928" w:rsidP="00212A18">
            <w:pPr>
              <w:spacing w:before="82"/>
              <w:jc w:val="center"/>
              <w:rPr>
                <w:rFonts w:ascii="Helvetica Neue Light" w:eastAsiaTheme="majorEastAsia" w:hAnsi="Helvetica Neue Light" w:cstheme="majorBidi"/>
                <w:b/>
                <w:bCs/>
                <w:sz w:val="18"/>
                <w:szCs w:val="18"/>
                <w:lang w:eastAsia="fr-FR"/>
                <w:rPrChange w:id="4098" w:author="Arthur de Catheu" w:date="2014-06-20T17:08:00Z">
                  <w:rPr>
                    <w:rFonts w:eastAsiaTheme="majorEastAsia" w:cstheme="majorBidi"/>
                    <w:b/>
                    <w:bCs/>
                    <w:sz w:val="18"/>
                    <w:szCs w:val="18"/>
                    <w:lang w:eastAsia="fr-FR"/>
                  </w:rPr>
                </w:rPrChange>
              </w:rPr>
            </w:pPr>
          </w:p>
        </w:tc>
        <w:tc>
          <w:tcPr>
            <w:tcW w:w="6140" w:type="dxa"/>
          </w:tcPr>
          <w:p w14:paraId="30B523A5" w14:textId="77777777" w:rsidR="00255928" w:rsidRPr="00935764" w:rsidRDefault="00F34ADE" w:rsidP="00212A18">
            <w:pPr>
              <w:spacing w:before="82"/>
              <w:jc w:val="center"/>
              <w:rPr>
                <w:rFonts w:ascii="Helvetica Neue Light" w:hAnsi="Helvetica Neue Light"/>
                <w:b/>
                <w:sz w:val="18"/>
                <w:szCs w:val="18"/>
                <w:lang w:eastAsia="fr-FR"/>
                <w:rPrChange w:id="4099" w:author="Arthur de Catheu" w:date="2014-06-20T17:08:00Z">
                  <w:rPr>
                    <w:b/>
                    <w:sz w:val="18"/>
                    <w:szCs w:val="18"/>
                    <w:lang w:eastAsia="fr-FR"/>
                  </w:rPr>
                </w:rPrChange>
              </w:rPr>
            </w:pPr>
            <w:r w:rsidRPr="00935764">
              <w:rPr>
                <w:rFonts w:ascii="Helvetica Neue Light" w:hAnsi="Helvetica Neue Light"/>
                <w:b/>
                <w:sz w:val="18"/>
                <w:rPrChange w:id="4100" w:author="Arthur de Catheu" w:date="2014-06-20T17:08:00Z">
                  <w:rPr>
                    <w:rFonts w:eastAsiaTheme="majorEastAsia" w:cstheme="majorBidi"/>
                    <w:b/>
                    <w:bCs/>
                    <w:sz w:val="18"/>
                  </w:rPr>
                </w:rPrChange>
              </w:rPr>
              <w:t>Opération de rachat</w:t>
            </w:r>
          </w:p>
        </w:tc>
      </w:tr>
      <w:tr w:rsidR="00255928" w:rsidRPr="00935764" w14:paraId="11386837" w14:textId="77777777" w:rsidTr="00AC59DC">
        <w:tc>
          <w:tcPr>
            <w:tcW w:w="2367" w:type="dxa"/>
            <w:vAlign w:val="center"/>
          </w:tcPr>
          <w:p w14:paraId="4B65E629" w14:textId="096F4416" w:rsidR="009203A0" w:rsidRPr="00935764" w:rsidRDefault="00283CCC" w:rsidP="008E1130">
            <w:pPr>
              <w:spacing w:before="82"/>
              <w:jc w:val="center"/>
              <w:rPr>
                <w:rFonts w:ascii="Helvetica Neue Light" w:eastAsiaTheme="majorEastAsia" w:hAnsi="Helvetica Neue Light" w:cstheme="majorBidi"/>
                <w:b/>
                <w:bCs/>
                <w:i/>
                <w:iCs/>
                <w:sz w:val="18"/>
                <w:szCs w:val="18"/>
                <w:lang w:eastAsia="fr-FR"/>
                <w:rPrChange w:id="4101" w:author="Arthur de Catheu" w:date="2014-06-20T17:08:00Z">
                  <w:rPr>
                    <w:rFonts w:eastAsiaTheme="majorEastAsia" w:cstheme="majorBidi"/>
                    <w:b/>
                    <w:bCs/>
                    <w:i/>
                    <w:iCs/>
                    <w:sz w:val="18"/>
                    <w:szCs w:val="18"/>
                    <w:lang w:eastAsia="fr-FR"/>
                  </w:rPr>
                </w:rPrChange>
              </w:rPr>
            </w:pPr>
            <w:r w:rsidRPr="00935764">
              <w:rPr>
                <w:rFonts w:ascii="Helvetica Neue Light" w:hAnsi="Helvetica Neue Light"/>
                <w:b/>
                <w:sz w:val="18"/>
                <w:szCs w:val="18"/>
                <w:rPrChange w:id="4102" w:author="Arthur de Catheu" w:date="2014-06-20T17:08:00Z">
                  <w:rPr>
                    <w:rFonts w:eastAsiaTheme="majorEastAsia" w:cstheme="majorBidi"/>
                    <w:b/>
                    <w:bCs/>
                    <w:sz w:val="18"/>
                    <w:szCs w:val="18"/>
                  </w:rPr>
                </w:rPrChange>
              </w:rPr>
              <w:t xml:space="preserve">Date </w:t>
            </w:r>
            <w:r w:rsidR="000B7940" w:rsidRPr="00935764">
              <w:rPr>
                <w:rFonts w:ascii="Helvetica Neue Light" w:hAnsi="Helvetica Neue Light"/>
                <w:b/>
                <w:sz w:val="18"/>
                <w:szCs w:val="18"/>
                <w:rPrChange w:id="4103" w:author="Arthur de Catheu" w:date="2014-06-20T17:08:00Z">
                  <w:rPr>
                    <w:rFonts w:eastAsiaTheme="majorEastAsia" w:cstheme="majorBidi"/>
                    <w:b/>
                    <w:bCs/>
                    <w:sz w:val="18"/>
                    <w:szCs w:val="18"/>
                  </w:rPr>
                </w:rPrChange>
              </w:rPr>
              <w:t>de référence</w:t>
            </w:r>
            <w:r w:rsidR="00B60408" w:rsidRPr="00935764">
              <w:rPr>
                <w:rFonts w:ascii="Helvetica Neue Light" w:hAnsi="Helvetica Neue Light"/>
                <w:sz w:val="18"/>
                <w:szCs w:val="18"/>
                <w:rPrChange w:id="4104" w:author="Arthur de Catheu" w:date="2014-06-20T17:08:00Z">
                  <w:rPr>
                    <w:rFonts w:eastAsiaTheme="majorEastAsia" w:cstheme="majorBidi"/>
                    <w:b/>
                    <w:bCs/>
                    <w:sz w:val="18"/>
                    <w:szCs w:val="18"/>
                  </w:rPr>
                </w:rPrChange>
              </w:rPr>
              <w:t xml:space="preserve">: </w:t>
            </w:r>
            <w:r w:rsidR="00E4769F" w:rsidRPr="00935764">
              <w:rPr>
                <w:rFonts w:ascii="Helvetica Neue Light" w:hAnsi="Helvetica Neue Light"/>
                <w:sz w:val="18"/>
                <w:szCs w:val="18"/>
                <w:rPrChange w:id="4105" w:author="Arthur de Catheu" w:date="2014-06-20T17:08:00Z">
                  <w:rPr>
                    <w:rFonts w:eastAsiaTheme="majorEastAsia" w:cstheme="majorBidi"/>
                    <w:b/>
                    <w:bCs/>
                    <w:sz w:val="18"/>
                    <w:szCs w:val="18"/>
                  </w:rPr>
                </w:rPrChange>
              </w:rPr>
              <w:t xml:space="preserve">le jour correspondant à la </w:t>
            </w:r>
            <w:r w:rsidR="00B60408" w:rsidRPr="00935764">
              <w:rPr>
                <w:rFonts w:ascii="Helvetica Neue Light" w:hAnsi="Helvetica Neue Light"/>
                <w:sz w:val="18"/>
                <w:szCs w:val="18"/>
                <w:rPrChange w:id="4106" w:author="Arthur de Catheu" w:date="2014-06-20T17:08:00Z">
                  <w:rPr>
                    <w:rFonts w:eastAsiaTheme="majorEastAsia" w:cstheme="majorBidi"/>
                    <w:b/>
                    <w:bCs/>
                    <w:sz w:val="18"/>
                    <w:szCs w:val="18"/>
                  </w:rPr>
                </w:rPrChange>
              </w:rPr>
              <w:t xml:space="preserve">Date d’Echéance </w:t>
            </w:r>
            <w:r w:rsidR="009203A0" w:rsidRPr="00935764">
              <w:rPr>
                <w:rFonts w:ascii="Helvetica Neue Light" w:hAnsi="Helvetica Neue Light"/>
                <w:sz w:val="18"/>
                <w:szCs w:val="18"/>
                <w:rPrChange w:id="4107" w:author="Arthur de Catheu" w:date="2014-06-20T17:08:00Z">
                  <w:rPr>
                    <w:rFonts w:eastAsiaTheme="majorEastAsia" w:cstheme="majorBidi"/>
                    <w:b/>
                    <w:bCs/>
                    <w:sz w:val="18"/>
                    <w:szCs w:val="18"/>
                  </w:rPr>
                </w:rPrChange>
              </w:rPr>
              <w:t>+ 3</w:t>
            </w:r>
            <w:r w:rsidR="00124558" w:rsidRPr="00935764">
              <w:rPr>
                <w:rFonts w:ascii="Helvetica Neue Light" w:hAnsi="Helvetica Neue Light"/>
                <w:sz w:val="18"/>
                <w:szCs w:val="18"/>
                <w:rPrChange w:id="4108" w:author="Arthur de Catheu" w:date="2014-06-20T17:08:00Z">
                  <w:rPr>
                    <w:rFonts w:eastAsiaTheme="majorEastAsia" w:cstheme="majorBidi"/>
                    <w:b/>
                    <w:bCs/>
                    <w:sz w:val="18"/>
                    <w:szCs w:val="18"/>
                  </w:rPr>
                </w:rPrChange>
              </w:rPr>
              <w:t>0</w:t>
            </w:r>
            <w:r w:rsidR="009203A0" w:rsidRPr="00935764">
              <w:rPr>
                <w:rFonts w:ascii="Helvetica Neue Light" w:hAnsi="Helvetica Neue Light"/>
                <w:sz w:val="18"/>
                <w:szCs w:val="18"/>
                <w:rPrChange w:id="4109" w:author="Arthur de Catheu" w:date="2014-06-20T17:08:00Z">
                  <w:rPr>
                    <w:rFonts w:eastAsiaTheme="majorEastAsia" w:cstheme="majorBidi"/>
                    <w:b/>
                    <w:bCs/>
                    <w:sz w:val="18"/>
                    <w:szCs w:val="18"/>
                  </w:rPr>
                </w:rPrChange>
              </w:rPr>
              <w:t xml:space="preserve"> jours</w:t>
            </w:r>
            <w:r w:rsidR="00B60408" w:rsidRPr="00935764">
              <w:rPr>
                <w:rFonts w:ascii="Helvetica Neue Light" w:hAnsi="Helvetica Neue Light"/>
                <w:sz w:val="18"/>
                <w:szCs w:val="18"/>
                <w:rPrChange w:id="4110" w:author="Arthur de Catheu" w:date="2014-06-20T17:08:00Z">
                  <w:rPr>
                    <w:rFonts w:eastAsiaTheme="majorEastAsia" w:cstheme="majorBidi"/>
                    <w:b/>
                    <w:bCs/>
                    <w:sz w:val="18"/>
                    <w:szCs w:val="18"/>
                  </w:rPr>
                </w:rPrChange>
              </w:rPr>
              <w:t xml:space="preserve"> </w:t>
            </w:r>
            <w:r w:rsidR="00E4769F" w:rsidRPr="00935764">
              <w:rPr>
                <w:rFonts w:ascii="Helvetica Neue Light" w:hAnsi="Helvetica Neue Light"/>
                <w:sz w:val="18"/>
                <w:szCs w:val="18"/>
                <w:rPrChange w:id="4111" w:author="Arthur de Catheu" w:date="2014-06-20T17:08:00Z">
                  <w:rPr>
                    <w:rFonts w:eastAsiaTheme="majorEastAsia" w:cstheme="majorBidi"/>
                    <w:b/>
                    <w:bCs/>
                    <w:sz w:val="18"/>
                    <w:szCs w:val="18"/>
                  </w:rPr>
                </w:rPrChange>
              </w:rPr>
              <w:t xml:space="preserve">si ce jour est </w:t>
            </w:r>
            <w:r w:rsidRPr="00935764">
              <w:rPr>
                <w:rFonts w:ascii="Helvetica Neue Light" w:hAnsi="Helvetica Neue Light"/>
                <w:sz w:val="18"/>
                <w:szCs w:val="18"/>
                <w:rPrChange w:id="4112" w:author="Arthur de Catheu" w:date="2014-06-20T17:08:00Z">
                  <w:rPr>
                    <w:rFonts w:eastAsiaTheme="majorEastAsia" w:cstheme="majorBidi"/>
                    <w:b/>
                    <w:bCs/>
                    <w:sz w:val="18"/>
                    <w:szCs w:val="18"/>
                  </w:rPr>
                </w:rPrChange>
              </w:rPr>
              <w:t>un Jour Ouvré ou le premier Jour Ouvré suivant</w:t>
            </w:r>
            <w:r w:rsidR="00E4769F" w:rsidRPr="00935764">
              <w:rPr>
                <w:rFonts w:ascii="Helvetica Neue Light" w:hAnsi="Helvetica Neue Light"/>
                <w:sz w:val="18"/>
                <w:szCs w:val="18"/>
                <w:rPrChange w:id="4113" w:author="Arthur de Catheu" w:date="2014-06-20T17:08:00Z">
                  <w:rPr>
                    <w:rFonts w:eastAsiaTheme="majorEastAsia" w:cstheme="majorBidi"/>
                    <w:b/>
                    <w:bCs/>
                    <w:sz w:val="18"/>
                    <w:szCs w:val="18"/>
                  </w:rPr>
                </w:rPrChange>
              </w:rPr>
              <w:t xml:space="preserve"> dans le cas contraire</w:t>
            </w:r>
            <w:r w:rsidR="000B7940" w:rsidRPr="00935764">
              <w:rPr>
                <w:rFonts w:ascii="Helvetica Neue Light" w:hAnsi="Helvetica Neue Light"/>
                <w:sz w:val="18"/>
                <w:szCs w:val="18"/>
                <w:rPrChange w:id="4114" w:author="Arthur de Catheu" w:date="2014-06-20T17:08:00Z">
                  <w:rPr>
                    <w:rFonts w:eastAsiaTheme="majorEastAsia" w:cstheme="majorBidi"/>
                    <w:b/>
                    <w:bCs/>
                    <w:sz w:val="18"/>
                    <w:szCs w:val="18"/>
                  </w:rPr>
                </w:rPrChange>
              </w:rPr>
              <w:t>, ou toute date préalable décidée par le Comité de Crédit</w:t>
            </w:r>
          </w:p>
          <w:p w14:paraId="1F3B85B1" w14:textId="77777777" w:rsidR="00255928" w:rsidRPr="00935764" w:rsidRDefault="00255928" w:rsidP="008E1130">
            <w:pPr>
              <w:spacing w:before="82"/>
              <w:jc w:val="center"/>
              <w:rPr>
                <w:rFonts w:ascii="Helvetica Neue Light" w:hAnsi="Helvetica Neue Light"/>
                <w:sz w:val="18"/>
                <w:szCs w:val="18"/>
                <w:lang w:eastAsia="fr-FR"/>
                <w:rPrChange w:id="4115" w:author="Arthur de Catheu" w:date="2014-06-20T17:08:00Z">
                  <w:rPr>
                    <w:sz w:val="18"/>
                    <w:szCs w:val="18"/>
                    <w:lang w:eastAsia="fr-FR"/>
                  </w:rPr>
                </w:rPrChange>
              </w:rPr>
            </w:pPr>
          </w:p>
        </w:tc>
        <w:tc>
          <w:tcPr>
            <w:tcW w:w="6140" w:type="dxa"/>
          </w:tcPr>
          <w:p w14:paraId="4984A620" w14:textId="448CEED6" w:rsidR="00B60408" w:rsidRPr="00935764" w:rsidRDefault="002119A8" w:rsidP="00F157DC">
            <w:pPr>
              <w:pStyle w:val="Paragraphedeliste"/>
              <w:numPr>
                <w:ilvl w:val="0"/>
                <w:numId w:val="28"/>
              </w:numPr>
              <w:spacing w:before="82"/>
              <w:ind w:left="248" w:hanging="248"/>
              <w:rPr>
                <w:rFonts w:ascii="Helvetica Neue Light" w:eastAsia="Times New Roman" w:hAnsi="Helvetica Neue Light" w:cs="Times New Roman"/>
                <w:sz w:val="18"/>
                <w:szCs w:val="18"/>
                <w:lang w:eastAsia="fr-FR"/>
                <w:rPrChange w:id="4116" w:author="Arthur de Catheu" w:date="2014-06-20T17:08:00Z">
                  <w:rPr>
                    <w:rFonts w:eastAsia="Times New Roman" w:cs="Times New Roman"/>
                    <w:sz w:val="18"/>
                    <w:szCs w:val="18"/>
                    <w:lang w:eastAsia="fr-FR"/>
                  </w:rPr>
                </w:rPrChange>
              </w:rPr>
            </w:pPr>
            <w:r w:rsidRPr="00935764">
              <w:rPr>
                <w:rFonts w:ascii="Helvetica Neue Light" w:hAnsi="Helvetica Neue Light"/>
                <w:sz w:val="18"/>
                <w:rPrChange w:id="4117" w:author="Arthur de Catheu" w:date="2014-06-20T17:08:00Z">
                  <w:rPr>
                    <w:rFonts w:eastAsiaTheme="majorEastAsia" w:cstheme="majorBidi"/>
                    <w:b/>
                    <w:bCs/>
                    <w:sz w:val="18"/>
                  </w:rPr>
                </w:rPrChange>
              </w:rPr>
              <w:t>Finexkap AM</w:t>
            </w:r>
            <w:r w:rsidR="00CE1100" w:rsidRPr="00935764">
              <w:rPr>
                <w:rFonts w:ascii="Helvetica Neue Light" w:hAnsi="Helvetica Neue Light"/>
                <w:sz w:val="18"/>
                <w:rPrChange w:id="4118" w:author="Arthur de Catheu" w:date="2014-06-20T17:08:00Z">
                  <w:rPr>
                    <w:rFonts w:eastAsiaTheme="majorEastAsia" w:cstheme="majorBidi"/>
                    <w:b/>
                    <w:bCs/>
                    <w:sz w:val="18"/>
                  </w:rPr>
                </w:rPrChange>
              </w:rPr>
              <w:t xml:space="preserve"> </w:t>
            </w:r>
            <w:r w:rsidR="00F34ADE" w:rsidRPr="00935764">
              <w:rPr>
                <w:rFonts w:ascii="Helvetica Neue Light" w:hAnsi="Helvetica Neue Light"/>
                <w:sz w:val="18"/>
                <w:rPrChange w:id="4119" w:author="Arthur de Catheu" w:date="2014-06-20T17:08:00Z">
                  <w:rPr>
                    <w:rFonts w:eastAsiaTheme="majorEastAsia" w:cstheme="majorBidi"/>
                    <w:b/>
                    <w:bCs/>
                    <w:sz w:val="18"/>
                  </w:rPr>
                </w:rPrChange>
              </w:rPr>
              <w:t xml:space="preserve">propose </w:t>
            </w:r>
            <w:r w:rsidR="000B7940" w:rsidRPr="00935764">
              <w:rPr>
                <w:rFonts w:ascii="Helvetica Neue Light" w:hAnsi="Helvetica Neue Light"/>
                <w:sz w:val="18"/>
                <w:rPrChange w:id="4120" w:author="Arthur de Catheu" w:date="2014-06-20T17:08:00Z">
                  <w:rPr>
                    <w:rFonts w:eastAsiaTheme="majorEastAsia" w:cstheme="majorBidi"/>
                    <w:b/>
                    <w:bCs/>
                    <w:sz w:val="18"/>
                  </w:rPr>
                </w:rPrChange>
              </w:rPr>
              <w:t xml:space="preserve">au Cédant de </w:t>
            </w:r>
            <w:r w:rsidR="00F34ADE" w:rsidRPr="00935764">
              <w:rPr>
                <w:rFonts w:ascii="Helvetica Neue Light" w:hAnsi="Helvetica Neue Light"/>
                <w:sz w:val="18"/>
                <w:rPrChange w:id="4121" w:author="Arthur de Catheu" w:date="2014-06-20T17:08:00Z">
                  <w:rPr>
                    <w:rFonts w:eastAsiaTheme="majorEastAsia" w:cstheme="majorBidi"/>
                    <w:b/>
                    <w:bCs/>
                    <w:sz w:val="18"/>
                  </w:rPr>
                </w:rPrChange>
              </w:rPr>
              <w:t>racheter</w:t>
            </w:r>
            <w:r w:rsidR="000B7940" w:rsidRPr="00935764">
              <w:rPr>
                <w:rFonts w:ascii="Helvetica Neue Light" w:hAnsi="Helvetica Neue Light"/>
                <w:sz w:val="18"/>
                <w:rPrChange w:id="4122" w:author="Arthur de Catheu" w:date="2014-06-20T17:08:00Z">
                  <w:rPr>
                    <w:rFonts w:eastAsiaTheme="majorEastAsia" w:cstheme="majorBidi"/>
                    <w:b/>
                    <w:bCs/>
                    <w:sz w:val="18"/>
                  </w:rPr>
                </w:rPrChange>
              </w:rPr>
              <w:t xml:space="preserve"> la créance</w:t>
            </w:r>
            <w:r w:rsidR="00CF36F6" w:rsidRPr="00935764">
              <w:rPr>
                <w:rFonts w:ascii="Helvetica Neue Light" w:eastAsia="Times New Roman" w:hAnsi="Helvetica Neue Light" w:cs="Times New Roman"/>
                <w:sz w:val="18"/>
                <w:szCs w:val="18"/>
                <w:rPrChange w:id="4123" w:author="Arthur de Catheu" w:date="2014-06-20T17:08:00Z">
                  <w:rPr>
                    <w:rFonts w:eastAsia="Times New Roman" w:cs="Times New Roman"/>
                    <w:b/>
                    <w:bCs/>
                    <w:sz w:val="18"/>
                    <w:szCs w:val="18"/>
                  </w:rPr>
                </w:rPrChange>
              </w:rPr>
              <w:t>, conformément au modèle joint en Annexe</w:t>
            </w:r>
            <w:r w:rsidR="00FF42AD" w:rsidRPr="00935764">
              <w:rPr>
                <w:rFonts w:ascii="Helvetica Neue Light" w:eastAsia="Times New Roman" w:hAnsi="Helvetica Neue Light" w:cs="Times New Roman"/>
                <w:sz w:val="18"/>
                <w:szCs w:val="18"/>
                <w:rPrChange w:id="4124" w:author="Arthur de Catheu" w:date="2014-06-20T17:08:00Z">
                  <w:rPr>
                    <w:rFonts w:eastAsia="Times New Roman" w:cs="Times New Roman"/>
                    <w:b/>
                    <w:bCs/>
                    <w:sz w:val="18"/>
                    <w:szCs w:val="18"/>
                  </w:rPr>
                </w:rPrChange>
              </w:rPr>
              <w:t xml:space="preserve"> J</w:t>
            </w:r>
            <w:r w:rsidR="00255928" w:rsidRPr="00935764">
              <w:rPr>
                <w:rFonts w:ascii="Helvetica Neue Light" w:eastAsia="Times New Roman" w:hAnsi="Helvetica Neue Light" w:cs="Times New Roman"/>
                <w:sz w:val="18"/>
                <w:szCs w:val="18"/>
                <w:rPrChange w:id="4125" w:author="Arthur de Catheu" w:date="2014-06-20T17:08:00Z">
                  <w:rPr>
                    <w:rFonts w:eastAsia="Times New Roman" w:cs="Times New Roman"/>
                    <w:b/>
                    <w:bCs/>
                    <w:sz w:val="18"/>
                    <w:szCs w:val="18"/>
                  </w:rPr>
                </w:rPrChange>
              </w:rPr>
              <w:t>.</w:t>
            </w:r>
            <w:r w:rsidR="00B60408" w:rsidRPr="00935764">
              <w:rPr>
                <w:rFonts w:ascii="Helvetica Neue Light" w:eastAsia="Times New Roman" w:hAnsi="Helvetica Neue Light" w:cs="Times New Roman"/>
                <w:sz w:val="18"/>
                <w:szCs w:val="18"/>
                <w:rPrChange w:id="4126" w:author="Arthur de Catheu" w:date="2014-06-20T17:08:00Z">
                  <w:rPr>
                    <w:rFonts w:eastAsia="Times New Roman" w:cs="Times New Roman"/>
                    <w:b/>
                    <w:bCs/>
                    <w:sz w:val="18"/>
                    <w:szCs w:val="18"/>
                  </w:rPr>
                </w:rPrChange>
              </w:rPr>
              <w:t xml:space="preserve"> </w:t>
            </w:r>
          </w:p>
          <w:p w14:paraId="00E5F6C4" w14:textId="074F4A0E" w:rsidR="00255928" w:rsidRPr="00935764" w:rsidRDefault="00B60408" w:rsidP="00E06B10">
            <w:pPr>
              <w:pStyle w:val="Paragraphedeliste"/>
              <w:numPr>
                <w:ilvl w:val="0"/>
                <w:numId w:val="28"/>
              </w:numPr>
              <w:spacing w:before="82"/>
              <w:ind w:left="248" w:hanging="248"/>
              <w:rPr>
                <w:rFonts w:ascii="Helvetica Neue Light" w:eastAsia="Times New Roman" w:hAnsi="Helvetica Neue Light" w:cs="Times New Roman"/>
                <w:b/>
                <w:bCs/>
                <w:i/>
                <w:iCs/>
                <w:sz w:val="18"/>
                <w:szCs w:val="18"/>
                <w:lang w:eastAsia="fr-FR"/>
                <w:rPrChange w:id="4127" w:author="Arthur de Catheu" w:date="2014-06-20T17:08:00Z">
                  <w:rPr>
                    <w:rFonts w:eastAsia="Times New Roman" w:cs="Times New Roman"/>
                    <w:b/>
                    <w:bCs/>
                    <w:i/>
                    <w:iCs/>
                    <w:sz w:val="18"/>
                    <w:szCs w:val="18"/>
                    <w:lang w:eastAsia="fr-FR"/>
                  </w:rPr>
                </w:rPrChange>
              </w:rPr>
            </w:pPr>
            <w:r w:rsidRPr="00935764">
              <w:rPr>
                <w:rFonts w:ascii="Helvetica Neue Light" w:eastAsia="Times New Roman" w:hAnsi="Helvetica Neue Light" w:cs="Times New Roman"/>
                <w:sz w:val="18"/>
                <w:szCs w:val="18"/>
                <w:rPrChange w:id="4128" w:author="Arthur de Catheu" w:date="2014-06-20T17:08:00Z">
                  <w:rPr>
                    <w:rFonts w:eastAsia="Times New Roman" w:cs="Times New Roman"/>
                    <w:b/>
                    <w:bCs/>
                    <w:sz w:val="18"/>
                    <w:szCs w:val="18"/>
                  </w:rPr>
                </w:rPrChange>
              </w:rPr>
              <w:t>Cet email contient toutes les informations permetta</w:t>
            </w:r>
            <w:r w:rsidR="00A77C14" w:rsidRPr="00935764">
              <w:rPr>
                <w:rFonts w:ascii="Helvetica Neue Light" w:eastAsia="Times New Roman" w:hAnsi="Helvetica Neue Light" w:cs="Times New Roman"/>
                <w:sz w:val="18"/>
                <w:szCs w:val="18"/>
                <w:rPrChange w:id="4129" w:author="Arthur de Catheu" w:date="2014-06-20T17:08:00Z">
                  <w:rPr>
                    <w:rFonts w:eastAsia="Times New Roman" w:cs="Times New Roman"/>
                    <w:b/>
                    <w:bCs/>
                    <w:sz w:val="18"/>
                    <w:szCs w:val="18"/>
                  </w:rPr>
                </w:rPrChange>
              </w:rPr>
              <w:t xml:space="preserve">nt d’individualiser la Créance </w:t>
            </w:r>
            <w:r w:rsidRPr="00935764">
              <w:rPr>
                <w:rFonts w:ascii="Helvetica Neue Light" w:eastAsia="Times New Roman" w:hAnsi="Helvetica Neue Light" w:cs="Times New Roman"/>
                <w:sz w:val="18"/>
                <w:szCs w:val="18"/>
                <w:rPrChange w:id="4130" w:author="Arthur de Catheu" w:date="2014-06-20T17:08:00Z">
                  <w:rPr>
                    <w:rFonts w:eastAsia="Times New Roman" w:cs="Times New Roman"/>
                    <w:b/>
                    <w:bCs/>
                    <w:sz w:val="18"/>
                    <w:szCs w:val="18"/>
                  </w:rPr>
                </w:rPrChange>
              </w:rPr>
              <w:t xml:space="preserve">(le Montant Nominal de la Créance, la Date </w:t>
            </w:r>
            <w:r w:rsidR="000B7940" w:rsidRPr="00935764">
              <w:rPr>
                <w:rFonts w:ascii="Helvetica Neue Light" w:eastAsia="Times New Roman" w:hAnsi="Helvetica Neue Light" w:cs="Times New Roman"/>
                <w:sz w:val="18"/>
                <w:szCs w:val="18"/>
                <w:rPrChange w:id="4131" w:author="Arthur de Catheu" w:date="2014-06-20T17:08:00Z">
                  <w:rPr>
                    <w:rFonts w:eastAsia="Times New Roman" w:cs="Times New Roman"/>
                    <w:b/>
                    <w:bCs/>
                    <w:sz w:val="18"/>
                    <w:szCs w:val="18"/>
                  </w:rPr>
                </w:rPrChange>
              </w:rPr>
              <w:t>d’Echéance</w:t>
            </w:r>
            <w:r w:rsidR="007F0DA4" w:rsidRPr="00935764">
              <w:rPr>
                <w:rFonts w:ascii="Helvetica Neue Light" w:eastAsia="Times New Roman" w:hAnsi="Helvetica Neue Light" w:cs="Times New Roman"/>
                <w:sz w:val="18"/>
                <w:szCs w:val="18"/>
                <w:rPrChange w:id="4132" w:author="Arthur de Catheu" w:date="2014-06-20T17:08:00Z">
                  <w:rPr>
                    <w:rFonts w:eastAsia="Times New Roman" w:cs="Times New Roman"/>
                    <w:b/>
                    <w:bCs/>
                    <w:sz w:val="18"/>
                    <w:szCs w:val="18"/>
                  </w:rPr>
                </w:rPrChange>
              </w:rPr>
              <w:t xml:space="preserve">, </w:t>
            </w:r>
            <w:r w:rsidR="000B7940" w:rsidRPr="00935764">
              <w:rPr>
                <w:rFonts w:ascii="Helvetica Neue Light" w:eastAsia="Times New Roman" w:hAnsi="Helvetica Neue Light" w:cs="Times New Roman"/>
                <w:sz w:val="18"/>
                <w:szCs w:val="18"/>
                <w:rPrChange w:id="4133" w:author="Arthur de Catheu" w:date="2014-06-20T17:08:00Z">
                  <w:rPr>
                    <w:rFonts w:eastAsia="Times New Roman" w:cs="Times New Roman"/>
                    <w:b/>
                    <w:bCs/>
                    <w:sz w:val="18"/>
                    <w:szCs w:val="18"/>
                  </w:rPr>
                </w:rPrChange>
              </w:rPr>
              <w:t>référence de la Créance</w:t>
            </w:r>
            <w:r w:rsidR="00A77C14" w:rsidRPr="00935764">
              <w:rPr>
                <w:rFonts w:ascii="Helvetica Neue Light" w:eastAsia="Times New Roman" w:hAnsi="Helvetica Neue Light" w:cs="Times New Roman"/>
                <w:sz w:val="18"/>
                <w:szCs w:val="18"/>
                <w:rPrChange w:id="4134" w:author="Arthur de Catheu" w:date="2014-06-20T17:08:00Z">
                  <w:rPr>
                    <w:rFonts w:eastAsia="Times New Roman" w:cs="Times New Roman"/>
                    <w:b/>
                    <w:bCs/>
                    <w:sz w:val="18"/>
                    <w:szCs w:val="18"/>
                  </w:rPr>
                </w:rPrChange>
              </w:rPr>
              <w:t>)</w:t>
            </w:r>
            <w:r w:rsidRPr="00935764">
              <w:rPr>
                <w:rFonts w:ascii="Helvetica Neue Light" w:eastAsia="Times New Roman" w:hAnsi="Helvetica Neue Light" w:cs="Times New Roman"/>
                <w:sz w:val="18"/>
                <w:szCs w:val="18"/>
                <w:rPrChange w:id="4135" w:author="Arthur de Catheu" w:date="2014-06-20T17:08:00Z">
                  <w:rPr>
                    <w:rFonts w:eastAsia="Times New Roman" w:cs="Times New Roman"/>
                    <w:b/>
                    <w:bCs/>
                    <w:sz w:val="18"/>
                    <w:szCs w:val="18"/>
                  </w:rPr>
                </w:rPrChange>
              </w:rPr>
              <w:t>, et le prix de rachat.</w:t>
            </w:r>
            <w:r w:rsidR="00A3183F" w:rsidRPr="00935764">
              <w:rPr>
                <w:rFonts w:ascii="Helvetica Neue Light" w:eastAsia="Times New Roman" w:hAnsi="Helvetica Neue Light" w:cs="Times New Roman"/>
                <w:sz w:val="18"/>
                <w:szCs w:val="18"/>
                <w:rPrChange w:id="4136" w:author="Arthur de Catheu" w:date="2014-06-20T17:08:00Z">
                  <w:rPr>
                    <w:rFonts w:eastAsia="Times New Roman" w:cs="Times New Roman"/>
                    <w:b/>
                    <w:bCs/>
                    <w:sz w:val="18"/>
                    <w:szCs w:val="18"/>
                  </w:rPr>
                </w:rPrChange>
              </w:rPr>
              <w:t xml:space="preserve"> </w:t>
            </w:r>
          </w:p>
        </w:tc>
      </w:tr>
      <w:tr w:rsidR="00B60408" w:rsidRPr="00935764" w14:paraId="4BEB92D3" w14:textId="77777777" w:rsidTr="00AC59DC">
        <w:tc>
          <w:tcPr>
            <w:tcW w:w="2367" w:type="dxa"/>
            <w:vAlign w:val="center"/>
          </w:tcPr>
          <w:p w14:paraId="3C02C380" w14:textId="44AFD13A" w:rsidR="00B60408" w:rsidRPr="00935764" w:rsidRDefault="00B60408" w:rsidP="008E1130">
            <w:pPr>
              <w:spacing w:before="82"/>
              <w:jc w:val="center"/>
              <w:rPr>
                <w:rFonts w:ascii="Helvetica Neue Light" w:hAnsi="Helvetica Neue Light"/>
                <w:sz w:val="18"/>
                <w:szCs w:val="18"/>
                <w:rPrChange w:id="4137" w:author="Arthur de Catheu" w:date="2014-06-20T17:08:00Z">
                  <w:rPr>
                    <w:sz w:val="18"/>
                    <w:szCs w:val="18"/>
                    <w:lang w:eastAsia="fr-FR"/>
                  </w:rPr>
                </w:rPrChange>
              </w:rPr>
            </w:pPr>
            <w:r w:rsidRPr="00935764">
              <w:rPr>
                <w:rFonts w:ascii="Helvetica Neue Light" w:hAnsi="Helvetica Neue Light"/>
                <w:b/>
                <w:sz w:val="18"/>
                <w:szCs w:val="18"/>
                <w:rPrChange w:id="4138" w:author="Arthur de Catheu" w:date="2014-06-20T17:08:00Z">
                  <w:rPr>
                    <w:rFonts w:eastAsiaTheme="majorEastAsia" w:cstheme="majorBidi"/>
                    <w:b/>
                    <w:bCs/>
                    <w:sz w:val="18"/>
                    <w:szCs w:val="18"/>
                  </w:rPr>
                </w:rPrChange>
              </w:rPr>
              <w:t>Date d’</w:t>
            </w:r>
            <w:r w:rsidR="00A85625" w:rsidRPr="00935764">
              <w:rPr>
                <w:rFonts w:ascii="Helvetica Neue Light" w:hAnsi="Helvetica Neue Light"/>
                <w:b/>
                <w:sz w:val="18"/>
                <w:szCs w:val="18"/>
                <w:rPrChange w:id="4139" w:author="Arthur de Catheu" w:date="2014-06-20T17:08:00Z">
                  <w:rPr>
                    <w:rFonts w:eastAsiaTheme="majorEastAsia" w:cstheme="majorBidi"/>
                    <w:b/>
                    <w:bCs/>
                    <w:sz w:val="18"/>
                    <w:szCs w:val="18"/>
                  </w:rPr>
                </w:rPrChange>
              </w:rPr>
              <w:t>o</w:t>
            </w:r>
            <w:r w:rsidRPr="00935764">
              <w:rPr>
                <w:rFonts w:ascii="Helvetica Neue Light" w:hAnsi="Helvetica Neue Light"/>
                <w:b/>
                <w:sz w:val="18"/>
                <w:szCs w:val="18"/>
                <w:rPrChange w:id="4140" w:author="Arthur de Catheu" w:date="2014-06-20T17:08:00Z">
                  <w:rPr>
                    <w:rFonts w:eastAsiaTheme="majorEastAsia" w:cstheme="majorBidi"/>
                    <w:b/>
                    <w:bCs/>
                    <w:sz w:val="18"/>
                    <w:szCs w:val="18"/>
                  </w:rPr>
                </w:rPrChange>
              </w:rPr>
              <w:t xml:space="preserve">ffre </w:t>
            </w:r>
            <w:r w:rsidRPr="00935764">
              <w:rPr>
                <w:rFonts w:ascii="Helvetica Neue Light" w:hAnsi="Helvetica Neue Light"/>
                <w:sz w:val="18"/>
                <w:szCs w:val="18"/>
                <w:rPrChange w:id="4141" w:author="Arthur de Catheu" w:date="2014-06-20T17:08:00Z">
                  <w:rPr>
                    <w:rFonts w:eastAsiaTheme="majorEastAsia" w:cstheme="majorBidi"/>
                    <w:b/>
                    <w:bCs/>
                    <w:sz w:val="18"/>
                    <w:szCs w:val="18"/>
                  </w:rPr>
                </w:rPrChange>
              </w:rPr>
              <w:t xml:space="preserve">: le Jour Ouvré suivant la </w:t>
            </w:r>
            <w:r w:rsidR="00283CCC" w:rsidRPr="00935764">
              <w:rPr>
                <w:rFonts w:ascii="Helvetica Neue Light" w:hAnsi="Helvetica Neue Light"/>
                <w:sz w:val="18"/>
                <w:szCs w:val="18"/>
                <w:rPrChange w:id="4142" w:author="Arthur de Catheu" w:date="2014-06-20T17:08:00Z">
                  <w:rPr>
                    <w:rFonts w:eastAsiaTheme="majorEastAsia" w:cstheme="majorBidi"/>
                    <w:b/>
                    <w:bCs/>
                    <w:sz w:val="18"/>
                    <w:szCs w:val="18"/>
                  </w:rPr>
                </w:rPrChange>
              </w:rPr>
              <w:t xml:space="preserve">date </w:t>
            </w:r>
            <w:r w:rsidR="000B7940" w:rsidRPr="00935764">
              <w:rPr>
                <w:rFonts w:ascii="Helvetica Neue Light" w:hAnsi="Helvetica Neue Light"/>
                <w:sz w:val="18"/>
                <w:szCs w:val="18"/>
                <w:rPrChange w:id="4143" w:author="Arthur de Catheu" w:date="2014-06-20T17:08:00Z">
                  <w:rPr>
                    <w:rFonts w:eastAsiaTheme="majorEastAsia" w:cstheme="majorBidi"/>
                    <w:b/>
                    <w:bCs/>
                    <w:sz w:val="18"/>
                    <w:szCs w:val="18"/>
                  </w:rPr>
                </w:rPrChange>
              </w:rPr>
              <w:t>de référence</w:t>
            </w:r>
          </w:p>
          <w:p w14:paraId="5112C959" w14:textId="77777777" w:rsidR="00B60408" w:rsidRPr="00935764" w:rsidRDefault="00B60408" w:rsidP="008E1130">
            <w:pPr>
              <w:spacing w:before="82"/>
              <w:jc w:val="center"/>
              <w:rPr>
                <w:rFonts w:ascii="Helvetica Neue Light" w:eastAsiaTheme="majorEastAsia" w:hAnsi="Helvetica Neue Light" w:cstheme="majorBidi"/>
                <w:b/>
                <w:bCs/>
                <w:sz w:val="18"/>
                <w:szCs w:val="18"/>
                <w:lang w:eastAsia="fr-FR"/>
                <w:rPrChange w:id="4144" w:author="Arthur de Catheu" w:date="2014-06-20T17:08:00Z">
                  <w:rPr>
                    <w:rFonts w:eastAsiaTheme="majorEastAsia" w:cstheme="majorBidi"/>
                    <w:b/>
                    <w:bCs/>
                    <w:sz w:val="18"/>
                    <w:szCs w:val="18"/>
                    <w:lang w:eastAsia="fr-FR"/>
                  </w:rPr>
                </w:rPrChange>
              </w:rPr>
            </w:pPr>
          </w:p>
        </w:tc>
        <w:tc>
          <w:tcPr>
            <w:tcW w:w="6140" w:type="dxa"/>
          </w:tcPr>
          <w:p w14:paraId="139B67D8" w14:textId="50DFEFBA" w:rsidR="00E4769F" w:rsidRPr="00935764" w:rsidRDefault="00E4769F" w:rsidP="00E06B10">
            <w:pPr>
              <w:pStyle w:val="Paragraphedeliste"/>
              <w:numPr>
                <w:ilvl w:val="0"/>
                <w:numId w:val="27"/>
              </w:numPr>
              <w:spacing w:before="82"/>
              <w:ind w:left="248" w:hanging="248"/>
              <w:rPr>
                <w:rFonts w:ascii="Helvetica Neue Light" w:eastAsiaTheme="majorEastAsia" w:hAnsi="Helvetica Neue Light" w:cstheme="majorBidi"/>
                <w:b/>
                <w:bCs/>
                <w:i/>
                <w:iCs/>
                <w:sz w:val="18"/>
                <w:szCs w:val="18"/>
                <w:lang w:eastAsia="fr-FR"/>
                <w:rPrChange w:id="4145" w:author="Arthur de Catheu" w:date="2014-06-20T17:08:00Z">
                  <w:rPr>
                    <w:rFonts w:eastAsiaTheme="majorEastAsia" w:cstheme="majorBidi"/>
                    <w:b/>
                    <w:bCs/>
                    <w:i/>
                    <w:iCs/>
                    <w:sz w:val="18"/>
                    <w:szCs w:val="18"/>
                    <w:lang w:eastAsia="fr-FR"/>
                  </w:rPr>
                </w:rPrChange>
              </w:rPr>
            </w:pPr>
            <w:r w:rsidRPr="00935764">
              <w:rPr>
                <w:rFonts w:ascii="Helvetica Neue Light" w:hAnsi="Helvetica Neue Light"/>
                <w:sz w:val="18"/>
                <w:szCs w:val="18"/>
                <w:rPrChange w:id="4146" w:author="Arthur de Catheu" w:date="2014-06-20T17:08:00Z">
                  <w:rPr>
                    <w:rFonts w:eastAsiaTheme="majorEastAsia" w:cstheme="majorBidi"/>
                    <w:b/>
                    <w:bCs/>
                    <w:sz w:val="18"/>
                    <w:szCs w:val="18"/>
                  </w:rPr>
                </w:rPrChange>
              </w:rPr>
              <w:t xml:space="preserve">Le Cédant communique à </w:t>
            </w:r>
            <w:r w:rsidR="002119A8" w:rsidRPr="00935764">
              <w:rPr>
                <w:rFonts w:ascii="Helvetica Neue Light" w:hAnsi="Helvetica Neue Light"/>
                <w:sz w:val="18"/>
                <w:szCs w:val="18"/>
                <w:rPrChange w:id="4147" w:author="Arthur de Catheu" w:date="2014-06-20T17:08:00Z">
                  <w:rPr>
                    <w:rFonts w:eastAsiaTheme="majorEastAsia" w:cstheme="majorBidi"/>
                    <w:b/>
                    <w:bCs/>
                    <w:sz w:val="18"/>
                    <w:szCs w:val="18"/>
                  </w:rPr>
                </w:rPrChange>
              </w:rPr>
              <w:t>Finexkap AM</w:t>
            </w:r>
            <w:r w:rsidRPr="00935764">
              <w:rPr>
                <w:rFonts w:ascii="Helvetica Neue Light" w:hAnsi="Helvetica Neue Light"/>
                <w:sz w:val="18"/>
                <w:szCs w:val="18"/>
                <w:rPrChange w:id="4148" w:author="Arthur de Catheu" w:date="2014-06-20T17:08:00Z">
                  <w:rPr>
                    <w:rFonts w:eastAsiaTheme="majorEastAsia" w:cstheme="majorBidi"/>
                    <w:b/>
                    <w:bCs/>
                    <w:sz w:val="18"/>
                    <w:szCs w:val="18"/>
                  </w:rPr>
                </w:rPrChange>
              </w:rPr>
              <w:t>, par tous moyens, son acceptation ou son refus de l’offre de rachat. En cas d’accord,</w:t>
            </w:r>
            <w:r w:rsidR="00F34ADE" w:rsidRPr="00935764">
              <w:rPr>
                <w:rFonts w:ascii="Helvetica Neue Light" w:hAnsi="Helvetica Neue Light"/>
                <w:sz w:val="18"/>
                <w:rPrChange w:id="4149" w:author="Arthur de Catheu" w:date="2014-06-20T17:08:00Z">
                  <w:rPr>
                    <w:rFonts w:eastAsiaTheme="majorEastAsia" w:cstheme="majorBidi"/>
                    <w:b/>
                    <w:bCs/>
                    <w:sz w:val="18"/>
                  </w:rPr>
                </w:rPrChange>
              </w:rPr>
              <w:t xml:space="preserve"> le Cédant </w:t>
            </w:r>
            <w:r w:rsidRPr="00935764">
              <w:rPr>
                <w:rFonts w:ascii="Helvetica Neue Light" w:hAnsi="Helvetica Neue Light"/>
                <w:sz w:val="18"/>
                <w:szCs w:val="18"/>
                <w:rPrChange w:id="4150" w:author="Arthur de Catheu" w:date="2014-06-20T17:08:00Z">
                  <w:rPr>
                    <w:rFonts w:eastAsiaTheme="majorEastAsia" w:cstheme="majorBidi"/>
                    <w:b/>
                    <w:bCs/>
                    <w:sz w:val="18"/>
                    <w:szCs w:val="18"/>
                  </w:rPr>
                </w:rPrChange>
              </w:rPr>
              <w:t xml:space="preserve">et </w:t>
            </w:r>
            <w:r w:rsidR="000B7940" w:rsidRPr="00935764">
              <w:rPr>
                <w:rFonts w:ascii="Helvetica Neue Light" w:hAnsi="Helvetica Neue Light"/>
                <w:sz w:val="18"/>
                <w:szCs w:val="18"/>
                <w:rPrChange w:id="4151" w:author="Arthur de Catheu" w:date="2014-06-20T17:08:00Z">
                  <w:rPr>
                    <w:rFonts w:eastAsiaTheme="majorEastAsia" w:cstheme="majorBidi"/>
                    <w:b/>
                    <w:bCs/>
                    <w:sz w:val="18"/>
                    <w:szCs w:val="18"/>
                  </w:rPr>
                </w:rPrChange>
              </w:rPr>
              <w:t>l’analyste crédit en charge de la gestion de la Créance</w:t>
            </w:r>
            <w:r w:rsidRPr="00935764">
              <w:rPr>
                <w:rFonts w:ascii="Helvetica Neue Light" w:hAnsi="Helvetica Neue Light"/>
                <w:sz w:val="18"/>
                <w:szCs w:val="18"/>
                <w:rPrChange w:id="4152" w:author="Arthur de Catheu" w:date="2014-06-20T17:08:00Z">
                  <w:rPr>
                    <w:rFonts w:eastAsiaTheme="majorEastAsia" w:cstheme="majorBidi"/>
                    <w:b/>
                    <w:bCs/>
                    <w:sz w:val="18"/>
                    <w:szCs w:val="18"/>
                  </w:rPr>
                </w:rPrChange>
              </w:rPr>
              <w:t xml:space="preserve"> </w:t>
            </w:r>
            <w:r w:rsidR="000B7940" w:rsidRPr="00935764">
              <w:rPr>
                <w:rFonts w:ascii="Helvetica Neue Light" w:hAnsi="Helvetica Neue Light"/>
                <w:sz w:val="18"/>
                <w:szCs w:val="18"/>
                <w:rPrChange w:id="4153" w:author="Arthur de Catheu" w:date="2014-06-20T17:08:00Z">
                  <w:rPr>
                    <w:rFonts w:eastAsiaTheme="majorEastAsia" w:cstheme="majorBidi"/>
                    <w:b/>
                    <w:bCs/>
                    <w:sz w:val="18"/>
                    <w:szCs w:val="18"/>
                  </w:rPr>
                </w:rPrChange>
              </w:rPr>
              <w:t xml:space="preserve">conviennent que le paiement doit intervenir par </w:t>
            </w:r>
            <w:r w:rsidR="00F34ADE" w:rsidRPr="00935764">
              <w:rPr>
                <w:rFonts w:ascii="Helvetica Neue Light" w:hAnsi="Helvetica Neue Light"/>
                <w:sz w:val="18"/>
                <w:rPrChange w:id="4154" w:author="Arthur de Catheu" w:date="2014-06-20T17:08:00Z">
                  <w:rPr>
                    <w:rFonts w:eastAsiaTheme="majorEastAsia" w:cstheme="majorBidi"/>
                    <w:b/>
                    <w:bCs/>
                    <w:sz w:val="18"/>
                  </w:rPr>
                </w:rPrChange>
              </w:rPr>
              <w:t>virement</w:t>
            </w:r>
            <w:r w:rsidRPr="00935764">
              <w:rPr>
                <w:rFonts w:ascii="Helvetica Neue Light" w:hAnsi="Helvetica Neue Light"/>
                <w:sz w:val="18"/>
                <w:szCs w:val="18"/>
                <w:rPrChange w:id="4155" w:author="Arthur de Catheu" w:date="2014-06-20T17:08:00Z">
                  <w:rPr>
                    <w:rFonts w:eastAsiaTheme="majorEastAsia" w:cstheme="majorBidi"/>
                    <w:b/>
                    <w:bCs/>
                    <w:sz w:val="18"/>
                    <w:szCs w:val="18"/>
                  </w:rPr>
                </w:rPrChange>
              </w:rPr>
              <w:t>.</w:t>
            </w:r>
          </w:p>
        </w:tc>
      </w:tr>
      <w:tr w:rsidR="00810B98" w:rsidRPr="00935764" w14:paraId="0940A9BA" w14:textId="77777777" w:rsidTr="00AC59DC">
        <w:tc>
          <w:tcPr>
            <w:tcW w:w="2367" w:type="dxa"/>
            <w:vAlign w:val="center"/>
          </w:tcPr>
          <w:p w14:paraId="276C7BD3" w14:textId="6D17AC43" w:rsidR="00810B98" w:rsidRPr="00935764" w:rsidRDefault="00957D2B">
            <w:pPr>
              <w:spacing w:before="82"/>
              <w:jc w:val="center"/>
              <w:rPr>
                <w:rFonts w:ascii="Helvetica Neue Light" w:eastAsiaTheme="majorEastAsia" w:hAnsi="Helvetica Neue Light" w:cstheme="majorBidi"/>
                <w:b/>
                <w:bCs/>
                <w:sz w:val="18"/>
                <w:szCs w:val="18"/>
                <w:lang w:eastAsia="fr-FR"/>
                <w:rPrChange w:id="4156" w:author="Arthur de Catheu" w:date="2014-06-20T17:08:00Z">
                  <w:rPr>
                    <w:rFonts w:eastAsiaTheme="majorEastAsia" w:cstheme="majorBidi"/>
                    <w:b/>
                    <w:bCs/>
                    <w:sz w:val="18"/>
                    <w:szCs w:val="18"/>
                    <w:lang w:eastAsia="fr-FR"/>
                  </w:rPr>
                </w:rPrChange>
              </w:rPr>
            </w:pPr>
            <w:r w:rsidRPr="00935764">
              <w:rPr>
                <w:rFonts w:ascii="Helvetica Neue Light" w:hAnsi="Helvetica Neue Light"/>
                <w:b/>
                <w:sz w:val="18"/>
                <w:szCs w:val="18"/>
                <w:rPrChange w:id="4157" w:author="Arthur de Catheu" w:date="2014-06-20T17:08:00Z">
                  <w:rPr>
                    <w:rFonts w:eastAsiaTheme="majorEastAsia" w:cstheme="majorBidi"/>
                    <w:b/>
                    <w:bCs/>
                    <w:sz w:val="18"/>
                    <w:szCs w:val="18"/>
                  </w:rPr>
                </w:rPrChange>
              </w:rPr>
              <w:t xml:space="preserve">Maximum </w:t>
            </w:r>
            <w:r w:rsidR="000B7940" w:rsidRPr="00935764">
              <w:rPr>
                <w:rFonts w:ascii="Helvetica Neue Light" w:hAnsi="Helvetica Neue Light"/>
                <w:b/>
                <w:sz w:val="18"/>
                <w:szCs w:val="18"/>
                <w:rPrChange w:id="4158" w:author="Arthur de Catheu" w:date="2014-06-20T17:08:00Z">
                  <w:rPr>
                    <w:rFonts w:eastAsiaTheme="majorEastAsia" w:cstheme="majorBidi"/>
                    <w:b/>
                    <w:bCs/>
                    <w:sz w:val="18"/>
                    <w:szCs w:val="18"/>
                  </w:rPr>
                </w:rPrChange>
              </w:rPr>
              <w:t>cinq (</w:t>
            </w:r>
            <w:r w:rsidRPr="00935764">
              <w:rPr>
                <w:rFonts w:ascii="Helvetica Neue Light" w:hAnsi="Helvetica Neue Light"/>
                <w:b/>
                <w:sz w:val="18"/>
                <w:szCs w:val="18"/>
                <w:rPrChange w:id="4159" w:author="Arthur de Catheu" w:date="2014-06-20T17:08:00Z">
                  <w:rPr>
                    <w:rFonts w:eastAsiaTheme="majorEastAsia" w:cstheme="majorBidi"/>
                    <w:b/>
                    <w:bCs/>
                    <w:sz w:val="18"/>
                    <w:szCs w:val="18"/>
                  </w:rPr>
                </w:rPrChange>
              </w:rPr>
              <w:t>5</w:t>
            </w:r>
            <w:r w:rsidR="000B7940" w:rsidRPr="00935764">
              <w:rPr>
                <w:rFonts w:ascii="Helvetica Neue Light" w:hAnsi="Helvetica Neue Light"/>
                <w:b/>
                <w:sz w:val="18"/>
                <w:szCs w:val="18"/>
                <w:rPrChange w:id="4160" w:author="Arthur de Catheu" w:date="2014-06-20T17:08:00Z">
                  <w:rPr>
                    <w:rFonts w:eastAsiaTheme="majorEastAsia" w:cstheme="majorBidi"/>
                    <w:b/>
                    <w:bCs/>
                    <w:sz w:val="18"/>
                    <w:szCs w:val="18"/>
                  </w:rPr>
                </w:rPrChange>
              </w:rPr>
              <w:t>)</w:t>
            </w:r>
            <w:r w:rsidRPr="00935764">
              <w:rPr>
                <w:rFonts w:ascii="Helvetica Neue Light" w:hAnsi="Helvetica Neue Light"/>
                <w:b/>
                <w:sz w:val="18"/>
                <w:szCs w:val="18"/>
                <w:rPrChange w:id="4161" w:author="Arthur de Catheu" w:date="2014-06-20T17:08:00Z">
                  <w:rPr>
                    <w:rFonts w:eastAsiaTheme="majorEastAsia" w:cstheme="majorBidi"/>
                    <w:b/>
                    <w:bCs/>
                    <w:sz w:val="18"/>
                    <w:szCs w:val="18"/>
                  </w:rPr>
                </w:rPrChange>
              </w:rPr>
              <w:t xml:space="preserve"> </w:t>
            </w:r>
            <w:r w:rsidR="000B7940" w:rsidRPr="00935764">
              <w:rPr>
                <w:rFonts w:ascii="Helvetica Neue Light" w:hAnsi="Helvetica Neue Light"/>
                <w:b/>
                <w:sz w:val="18"/>
                <w:szCs w:val="18"/>
                <w:rPrChange w:id="4162" w:author="Arthur de Catheu" w:date="2014-06-20T17:08:00Z">
                  <w:rPr>
                    <w:rFonts w:eastAsiaTheme="majorEastAsia" w:cstheme="majorBidi"/>
                    <w:b/>
                    <w:bCs/>
                    <w:sz w:val="18"/>
                    <w:szCs w:val="18"/>
                  </w:rPr>
                </w:rPrChange>
              </w:rPr>
              <w:t>Jours Ouvrés</w:t>
            </w:r>
            <w:r w:rsidR="000B7940" w:rsidRPr="00935764" w:rsidDel="000B7940">
              <w:rPr>
                <w:rFonts w:ascii="Helvetica Neue Light" w:hAnsi="Helvetica Neue Light"/>
                <w:b/>
                <w:sz w:val="18"/>
                <w:szCs w:val="18"/>
                <w:rPrChange w:id="4163" w:author="Arthur de Catheu" w:date="2014-06-20T17:08:00Z">
                  <w:rPr>
                    <w:rFonts w:eastAsiaTheme="majorEastAsia" w:cstheme="majorBidi"/>
                    <w:b/>
                    <w:bCs/>
                    <w:sz w:val="18"/>
                    <w:szCs w:val="18"/>
                  </w:rPr>
                </w:rPrChange>
              </w:rPr>
              <w:t xml:space="preserve"> </w:t>
            </w:r>
            <w:r w:rsidRPr="00935764">
              <w:rPr>
                <w:rFonts w:ascii="Helvetica Neue Light" w:hAnsi="Helvetica Neue Light"/>
                <w:b/>
                <w:sz w:val="18"/>
                <w:szCs w:val="18"/>
                <w:rPrChange w:id="4164" w:author="Arthur de Catheu" w:date="2014-06-20T17:08:00Z">
                  <w:rPr>
                    <w:rFonts w:eastAsiaTheme="majorEastAsia" w:cstheme="majorBidi"/>
                    <w:b/>
                    <w:bCs/>
                    <w:sz w:val="18"/>
                    <w:szCs w:val="18"/>
                  </w:rPr>
                </w:rPrChange>
              </w:rPr>
              <w:t xml:space="preserve">après </w:t>
            </w:r>
            <w:r w:rsidR="00A85625" w:rsidRPr="00935764">
              <w:rPr>
                <w:rFonts w:ascii="Helvetica Neue Light" w:hAnsi="Helvetica Neue Light"/>
                <w:b/>
                <w:sz w:val="18"/>
                <w:szCs w:val="18"/>
                <w:rPrChange w:id="4165" w:author="Arthur de Catheu" w:date="2014-06-20T17:08:00Z">
                  <w:rPr>
                    <w:rFonts w:eastAsiaTheme="majorEastAsia" w:cstheme="majorBidi"/>
                    <w:b/>
                    <w:bCs/>
                    <w:sz w:val="18"/>
                    <w:szCs w:val="18"/>
                  </w:rPr>
                </w:rPrChange>
              </w:rPr>
              <w:t xml:space="preserve">date d’offre </w:t>
            </w:r>
            <w:r w:rsidRPr="00935764">
              <w:rPr>
                <w:rFonts w:ascii="Helvetica Neue Light" w:hAnsi="Helvetica Neue Light"/>
                <w:b/>
                <w:sz w:val="18"/>
                <w:szCs w:val="18"/>
                <w:rPrChange w:id="4166" w:author="Arthur de Catheu" w:date="2014-06-20T17:08:00Z">
                  <w:rPr>
                    <w:rFonts w:eastAsiaTheme="majorEastAsia" w:cstheme="majorBidi"/>
                    <w:b/>
                    <w:bCs/>
                    <w:sz w:val="18"/>
                    <w:szCs w:val="18"/>
                  </w:rPr>
                </w:rPrChange>
              </w:rPr>
              <w:t>de rachat</w:t>
            </w:r>
          </w:p>
        </w:tc>
        <w:tc>
          <w:tcPr>
            <w:tcW w:w="6140" w:type="dxa"/>
          </w:tcPr>
          <w:p w14:paraId="31905604" w14:textId="5F4E2598" w:rsidR="00810B98" w:rsidRPr="00935764" w:rsidRDefault="008C5139" w:rsidP="00E06B10">
            <w:pPr>
              <w:pStyle w:val="Paragraphedeliste"/>
              <w:numPr>
                <w:ilvl w:val="0"/>
                <w:numId w:val="27"/>
              </w:numPr>
              <w:spacing w:before="82"/>
              <w:ind w:left="248" w:hanging="248"/>
              <w:rPr>
                <w:rFonts w:ascii="Helvetica Neue Light" w:eastAsiaTheme="majorEastAsia" w:hAnsi="Helvetica Neue Light" w:cstheme="majorBidi"/>
                <w:b/>
                <w:bCs/>
                <w:i/>
                <w:iCs/>
                <w:sz w:val="18"/>
                <w:szCs w:val="18"/>
                <w:lang w:eastAsia="fr-FR"/>
                <w:rPrChange w:id="4167" w:author="Arthur de Catheu" w:date="2014-06-20T17:08:00Z">
                  <w:rPr>
                    <w:rFonts w:eastAsiaTheme="majorEastAsia" w:cstheme="majorBidi"/>
                    <w:b/>
                    <w:bCs/>
                    <w:i/>
                    <w:iCs/>
                    <w:sz w:val="18"/>
                    <w:szCs w:val="18"/>
                    <w:lang w:eastAsia="fr-FR"/>
                  </w:rPr>
                </w:rPrChange>
              </w:rPr>
            </w:pPr>
            <w:r w:rsidRPr="00935764">
              <w:rPr>
                <w:rFonts w:ascii="Helvetica Neue Light" w:hAnsi="Helvetica Neue Light"/>
                <w:sz w:val="18"/>
                <w:szCs w:val="18"/>
                <w:rPrChange w:id="4168" w:author="Arthur de Catheu" w:date="2014-06-20T17:08:00Z">
                  <w:rPr>
                    <w:rFonts w:eastAsiaTheme="majorEastAsia" w:cstheme="majorBidi"/>
                    <w:b/>
                    <w:bCs/>
                    <w:sz w:val="18"/>
                    <w:szCs w:val="18"/>
                  </w:rPr>
                </w:rPrChange>
              </w:rPr>
              <w:t xml:space="preserve">Dans le cas où l’intégralité du </w:t>
            </w:r>
            <w:r w:rsidR="000B7940" w:rsidRPr="00935764">
              <w:rPr>
                <w:rFonts w:ascii="Helvetica Neue Light" w:hAnsi="Helvetica Neue Light"/>
                <w:sz w:val="18"/>
                <w:szCs w:val="18"/>
                <w:rPrChange w:id="4169" w:author="Arthur de Catheu" w:date="2014-06-20T17:08:00Z">
                  <w:rPr>
                    <w:rFonts w:eastAsiaTheme="majorEastAsia" w:cstheme="majorBidi"/>
                    <w:b/>
                    <w:bCs/>
                    <w:sz w:val="18"/>
                    <w:szCs w:val="18"/>
                  </w:rPr>
                </w:rPrChange>
              </w:rPr>
              <w:t xml:space="preserve">prix </w:t>
            </w:r>
            <w:r w:rsidRPr="00935764">
              <w:rPr>
                <w:rFonts w:ascii="Helvetica Neue Light" w:hAnsi="Helvetica Neue Light"/>
                <w:sz w:val="18"/>
                <w:szCs w:val="18"/>
                <w:rPrChange w:id="4170" w:author="Arthur de Catheu" w:date="2014-06-20T17:08:00Z">
                  <w:rPr>
                    <w:rFonts w:eastAsiaTheme="majorEastAsia" w:cstheme="majorBidi"/>
                    <w:b/>
                    <w:bCs/>
                    <w:sz w:val="18"/>
                    <w:szCs w:val="18"/>
                  </w:rPr>
                </w:rPrChange>
              </w:rPr>
              <w:t>de rachat a</w:t>
            </w:r>
            <w:r w:rsidR="000B7940" w:rsidRPr="00935764">
              <w:rPr>
                <w:rFonts w:ascii="Helvetica Neue Light" w:hAnsi="Helvetica Neue Light"/>
                <w:sz w:val="18"/>
                <w:szCs w:val="18"/>
                <w:rPrChange w:id="4171" w:author="Arthur de Catheu" w:date="2014-06-20T17:08:00Z">
                  <w:rPr>
                    <w:rFonts w:eastAsiaTheme="majorEastAsia" w:cstheme="majorBidi"/>
                    <w:b/>
                    <w:bCs/>
                    <w:sz w:val="18"/>
                    <w:szCs w:val="18"/>
                  </w:rPr>
                </w:rPrChange>
              </w:rPr>
              <w:t>ura</w:t>
            </w:r>
            <w:r w:rsidRPr="00935764">
              <w:rPr>
                <w:rFonts w:ascii="Helvetica Neue Light" w:hAnsi="Helvetica Neue Light"/>
                <w:sz w:val="18"/>
                <w:szCs w:val="18"/>
                <w:rPrChange w:id="4172" w:author="Arthur de Catheu" w:date="2014-06-20T17:08:00Z">
                  <w:rPr>
                    <w:rFonts w:eastAsiaTheme="majorEastAsia" w:cstheme="majorBidi"/>
                    <w:b/>
                    <w:bCs/>
                    <w:sz w:val="18"/>
                    <w:szCs w:val="18"/>
                  </w:rPr>
                </w:rPrChange>
              </w:rPr>
              <w:t xml:space="preserve">it été payé et lettré sur le Compte de Collecte, </w:t>
            </w:r>
            <w:r w:rsidR="000B7940" w:rsidRPr="00935764">
              <w:rPr>
                <w:rFonts w:ascii="Helvetica Neue Light" w:hAnsi="Helvetica Neue Light"/>
                <w:sz w:val="18"/>
                <w:szCs w:val="18"/>
                <w:rPrChange w:id="4173" w:author="Arthur de Catheu" w:date="2014-06-20T17:08:00Z">
                  <w:rPr>
                    <w:rFonts w:eastAsiaTheme="majorEastAsia" w:cstheme="majorBidi"/>
                    <w:b/>
                    <w:bCs/>
                    <w:sz w:val="18"/>
                    <w:szCs w:val="18"/>
                  </w:rPr>
                </w:rPrChange>
              </w:rPr>
              <w:t xml:space="preserve">l’analyste crédit en charge de la gestion de la Créance </w:t>
            </w:r>
            <w:r w:rsidR="00810B98" w:rsidRPr="00935764">
              <w:rPr>
                <w:rFonts w:ascii="Helvetica Neue Light" w:hAnsi="Helvetica Neue Light"/>
                <w:sz w:val="18"/>
                <w:szCs w:val="18"/>
                <w:rPrChange w:id="4174" w:author="Arthur de Catheu" w:date="2014-06-20T17:08:00Z">
                  <w:rPr>
                    <w:rFonts w:eastAsiaTheme="majorEastAsia" w:cstheme="majorBidi"/>
                    <w:b/>
                    <w:bCs/>
                    <w:sz w:val="18"/>
                    <w:szCs w:val="18"/>
                  </w:rPr>
                </w:rPrChange>
              </w:rPr>
              <w:t xml:space="preserve">envoie un email et un SMS </w:t>
            </w:r>
            <w:r w:rsidR="00FF45FE" w:rsidRPr="00935764">
              <w:rPr>
                <w:rFonts w:ascii="Helvetica Neue Light" w:hAnsi="Helvetica Neue Light"/>
                <w:sz w:val="18"/>
                <w:szCs w:val="18"/>
                <w:rPrChange w:id="4175" w:author="Arthur de Catheu" w:date="2014-06-20T17:08:00Z">
                  <w:rPr>
                    <w:rFonts w:eastAsiaTheme="majorEastAsia" w:cstheme="majorBidi"/>
                    <w:b/>
                    <w:bCs/>
                    <w:sz w:val="18"/>
                    <w:szCs w:val="18"/>
                  </w:rPr>
                </w:rPrChange>
              </w:rPr>
              <w:t xml:space="preserve">au </w:t>
            </w:r>
            <w:r w:rsidR="004C7B56" w:rsidRPr="00935764">
              <w:rPr>
                <w:rFonts w:ascii="Helvetica Neue Light" w:hAnsi="Helvetica Neue Light"/>
                <w:sz w:val="18"/>
                <w:szCs w:val="18"/>
                <w:rPrChange w:id="4176" w:author="Arthur de Catheu" w:date="2014-06-20T17:08:00Z">
                  <w:rPr>
                    <w:rFonts w:eastAsiaTheme="majorEastAsia" w:cstheme="majorBidi"/>
                    <w:b/>
                    <w:bCs/>
                    <w:sz w:val="18"/>
                    <w:szCs w:val="18"/>
                  </w:rPr>
                </w:rPrChange>
              </w:rPr>
              <w:t>C</w:t>
            </w:r>
            <w:r w:rsidR="00FF45FE" w:rsidRPr="00935764">
              <w:rPr>
                <w:rFonts w:ascii="Helvetica Neue Light" w:hAnsi="Helvetica Neue Light"/>
                <w:sz w:val="18"/>
                <w:szCs w:val="18"/>
                <w:rPrChange w:id="4177" w:author="Arthur de Catheu" w:date="2014-06-20T17:08:00Z">
                  <w:rPr>
                    <w:rFonts w:eastAsiaTheme="majorEastAsia" w:cstheme="majorBidi"/>
                    <w:b/>
                    <w:bCs/>
                    <w:sz w:val="18"/>
                    <w:szCs w:val="18"/>
                  </w:rPr>
                </w:rPrChange>
              </w:rPr>
              <w:t xml:space="preserve">édant </w:t>
            </w:r>
            <w:r w:rsidR="00124558" w:rsidRPr="00935764">
              <w:rPr>
                <w:rFonts w:ascii="Helvetica Neue Light" w:hAnsi="Helvetica Neue Light"/>
                <w:sz w:val="18"/>
                <w:szCs w:val="18"/>
                <w:rPrChange w:id="4178" w:author="Arthur de Catheu" w:date="2014-06-20T17:08:00Z">
                  <w:rPr>
                    <w:rFonts w:eastAsiaTheme="majorEastAsia" w:cstheme="majorBidi"/>
                    <w:b/>
                    <w:bCs/>
                    <w:sz w:val="18"/>
                    <w:szCs w:val="18"/>
                  </w:rPr>
                </w:rPrChange>
              </w:rPr>
              <w:t xml:space="preserve">dans lesquels </w:t>
            </w:r>
            <w:r w:rsidR="00810B98" w:rsidRPr="00935764">
              <w:rPr>
                <w:rFonts w:ascii="Helvetica Neue Light" w:hAnsi="Helvetica Neue Light"/>
                <w:sz w:val="18"/>
                <w:szCs w:val="18"/>
                <w:rPrChange w:id="4179" w:author="Arthur de Catheu" w:date="2014-06-20T17:08:00Z">
                  <w:rPr>
                    <w:rFonts w:eastAsiaTheme="majorEastAsia" w:cstheme="majorBidi"/>
                    <w:b/>
                    <w:bCs/>
                    <w:sz w:val="18"/>
                    <w:szCs w:val="18"/>
                  </w:rPr>
                </w:rPrChange>
              </w:rPr>
              <w:t xml:space="preserve">figurent les informations nécessaires pour procéder à la signature électronique de l’Acte de Rachat par </w:t>
            </w:r>
            <w:r w:rsidR="00FF45FE" w:rsidRPr="00935764">
              <w:rPr>
                <w:rFonts w:ascii="Helvetica Neue Light" w:hAnsi="Helvetica Neue Light"/>
                <w:sz w:val="18"/>
                <w:szCs w:val="18"/>
                <w:rPrChange w:id="4180" w:author="Arthur de Catheu" w:date="2014-06-20T17:08:00Z">
                  <w:rPr>
                    <w:rFonts w:eastAsiaTheme="majorEastAsia" w:cstheme="majorBidi"/>
                    <w:b/>
                    <w:bCs/>
                    <w:sz w:val="18"/>
                    <w:szCs w:val="18"/>
                  </w:rPr>
                </w:rPrChange>
              </w:rPr>
              <w:t>le Cédant</w:t>
            </w:r>
            <w:r w:rsidR="00124558" w:rsidRPr="00935764">
              <w:rPr>
                <w:rFonts w:ascii="Helvetica Neue Light" w:hAnsi="Helvetica Neue Light"/>
                <w:sz w:val="18"/>
                <w:szCs w:val="18"/>
                <w:rPrChange w:id="4181" w:author="Arthur de Catheu" w:date="2014-06-20T17:08:00Z">
                  <w:rPr>
                    <w:rFonts w:eastAsiaTheme="majorEastAsia" w:cstheme="majorBidi"/>
                    <w:b/>
                    <w:bCs/>
                    <w:sz w:val="18"/>
                    <w:szCs w:val="18"/>
                  </w:rPr>
                </w:rPrChange>
              </w:rPr>
              <w:t>.</w:t>
            </w:r>
            <w:r w:rsidRPr="00935764">
              <w:rPr>
                <w:rFonts w:ascii="Helvetica Neue Light" w:hAnsi="Helvetica Neue Light"/>
                <w:sz w:val="18"/>
                <w:szCs w:val="18"/>
                <w:rPrChange w:id="4182" w:author="Arthur de Catheu" w:date="2014-06-20T17:08:00Z">
                  <w:rPr>
                    <w:rFonts w:eastAsiaTheme="majorEastAsia" w:cstheme="majorBidi"/>
                    <w:b/>
                    <w:bCs/>
                    <w:sz w:val="18"/>
                    <w:szCs w:val="18"/>
                  </w:rPr>
                </w:rPrChange>
              </w:rPr>
              <w:t xml:space="preserve"> Dans le cas contraire, voir la procédure ci-dessous.</w:t>
            </w:r>
          </w:p>
        </w:tc>
      </w:tr>
      <w:tr w:rsidR="00810B98" w:rsidRPr="00935764" w14:paraId="6EF7699F" w14:textId="77777777" w:rsidTr="00AC59DC">
        <w:tc>
          <w:tcPr>
            <w:tcW w:w="2367" w:type="dxa"/>
            <w:vAlign w:val="center"/>
          </w:tcPr>
          <w:p w14:paraId="73F8790B" w14:textId="6535F138" w:rsidR="00810B98" w:rsidRPr="00935764" w:rsidRDefault="005F429B" w:rsidP="00957D2B">
            <w:pPr>
              <w:spacing w:before="82"/>
              <w:jc w:val="center"/>
              <w:rPr>
                <w:rFonts w:ascii="Helvetica Neue Light" w:hAnsi="Helvetica Neue Light"/>
                <w:sz w:val="18"/>
                <w:szCs w:val="18"/>
                <w:lang w:eastAsia="fr-FR"/>
                <w:rPrChange w:id="4183" w:author="Arthur de Catheu" w:date="2014-06-20T17:08:00Z">
                  <w:rPr>
                    <w:sz w:val="18"/>
                    <w:szCs w:val="18"/>
                    <w:lang w:eastAsia="fr-FR"/>
                  </w:rPr>
                </w:rPrChange>
              </w:rPr>
            </w:pPr>
            <w:r w:rsidRPr="00935764">
              <w:rPr>
                <w:rFonts w:ascii="Helvetica Neue Light" w:hAnsi="Helvetica Neue Light"/>
                <w:b/>
                <w:sz w:val="18"/>
                <w:szCs w:val="18"/>
                <w:rPrChange w:id="4184" w:author="Arthur de Catheu" w:date="2014-06-20T17:08:00Z">
                  <w:rPr>
                    <w:rFonts w:eastAsiaTheme="majorEastAsia" w:cstheme="majorBidi"/>
                    <w:b/>
                    <w:bCs/>
                    <w:sz w:val="18"/>
                    <w:szCs w:val="18"/>
                  </w:rPr>
                </w:rPrChange>
              </w:rPr>
              <w:t>Date de Cession</w:t>
            </w:r>
          </w:p>
        </w:tc>
        <w:tc>
          <w:tcPr>
            <w:tcW w:w="6140" w:type="dxa"/>
          </w:tcPr>
          <w:p w14:paraId="3071E9C2" w14:textId="3C6B1C8D" w:rsidR="00E92EB7" w:rsidRPr="00935764" w:rsidRDefault="002119A8" w:rsidP="00F157DC">
            <w:pPr>
              <w:pStyle w:val="Paragraphedeliste"/>
              <w:numPr>
                <w:ilvl w:val="0"/>
                <w:numId w:val="27"/>
              </w:numPr>
              <w:spacing w:before="82"/>
              <w:ind w:left="248" w:hanging="248"/>
              <w:rPr>
                <w:rFonts w:ascii="Helvetica Neue Light" w:eastAsiaTheme="majorEastAsia" w:hAnsi="Helvetica Neue Light" w:cstheme="majorBidi"/>
                <w:b/>
                <w:bCs/>
                <w:i/>
                <w:iCs/>
                <w:sz w:val="18"/>
                <w:szCs w:val="18"/>
                <w:lang w:eastAsia="fr-FR"/>
                <w:rPrChange w:id="4185" w:author="Arthur de Catheu" w:date="2014-06-20T17:08:00Z">
                  <w:rPr>
                    <w:rFonts w:eastAsiaTheme="majorEastAsia" w:cstheme="majorBidi"/>
                    <w:b/>
                    <w:bCs/>
                    <w:i/>
                    <w:iCs/>
                    <w:sz w:val="18"/>
                    <w:szCs w:val="18"/>
                    <w:lang w:eastAsia="fr-FR"/>
                  </w:rPr>
                </w:rPrChange>
              </w:rPr>
            </w:pPr>
            <w:r w:rsidRPr="00935764">
              <w:rPr>
                <w:rFonts w:ascii="Helvetica Neue Light" w:hAnsi="Helvetica Neue Light"/>
                <w:sz w:val="18"/>
                <w:szCs w:val="18"/>
                <w:rPrChange w:id="4186" w:author="Arthur de Catheu" w:date="2014-06-20T17:08:00Z">
                  <w:rPr>
                    <w:rFonts w:eastAsiaTheme="majorEastAsia" w:cstheme="majorBidi"/>
                    <w:b/>
                    <w:bCs/>
                    <w:sz w:val="18"/>
                    <w:szCs w:val="18"/>
                  </w:rPr>
                </w:rPrChange>
              </w:rPr>
              <w:t>Finexkap AM</w:t>
            </w:r>
            <w:r w:rsidR="00810B98" w:rsidRPr="00935764">
              <w:rPr>
                <w:rFonts w:ascii="Helvetica Neue Light" w:hAnsi="Helvetica Neue Light"/>
                <w:sz w:val="18"/>
                <w:szCs w:val="18"/>
                <w:rPrChange w:id="4187" w:author="Arthur de Catheu" w:date="2014-06-20T17:08:00Z">
                  <w:rPr>
                    <w:rFonts w:eastAsiaTheme="majorEastAsia" w:cstheme="majorBidi"/>
                    <w:b/>
                    <w:bCs/>
                    <w:sz w:val="18"/>
                    <w:szCs w:val="18"/>
                  </w:rPr>
                </w:rPrChange>
              </w:rPr>
              <w:t xml:space="preserve"> </w:t>
            </w:r>
            <w:r w:rsidR="000B7940" w:rsidRPr="00935764">
              <w:rPr>
                <w:rFonts w:ascii="Helvetica Neue Light" w:hAnsi="Helvetica Neue Light"/>
                <w:sz w:val="18"/>
                <w:szCs w:val="18"/>
                <w:rPrChange w:id="4188" w:author="Arthur de Catheu" w:date="2014-06-20T17:08:00Z">
                  <w:rPr>
                    <w:rFonts w:eastAsiaTheme="majorEastAsia" w:cstheme="majorBidi"/>
                    <w:b/>
                    <w:bCs/>
                    <w:sz w:val="18"/>
                    <w:szCs w:val="18"/>
                  </w:rPr>
                </w:rPrChange>
              </w:rPr>
              <w:t xml:space="preserve">signe, </w:t>
            </w:r>
            <w:r w:rsidR="00810B98" w:rsidRPr="00935764">
              <w:rPr>
                <w:rFonts w:ascii="Helvetica Neue Light" w:hAnsi="Helvetica Neue Light"/>
                <w:sz w:val="18"/>
                <w:szCs w:val="18"/>
                <w:rPrChange w:id="4189" w:author="Arthur de Catheu" w:date="2014-06-20T17:08:00Z">
                  <w:rPr>
                    <w:rFonts w:eastAsiaTheme="majorEastAsia" w:cstheme="majorBidi"/>
                    <w:b/>
                    <w:bCs/>
                    <w:sz w:val="18"/>
                    <w:szCs w:val="18"/>
                  </w:rPr>
                </w:rPrChange>
              </w:rPr>
              <w:t>numérote et horodate l’Acte de Rachat.</w:t>
            </w:r>
          </w:p>
          <w:p w14:paraId="5F072CD9" w14:textId="1CB70CAB" w:rsidR="00810B98" w:rsidRPr="00935764" w:rsidRDefault="00FF45FE" w:rsidP="00087D25">
            <w:pPr>
              <w:pStyle w:val="Paragraphedeliste"/>
              <w:numPr>
                <w:ilvl w:val="0"/>
                <w:numId w:val="27"/>
              </w:numPr>
              <w:spacing w:before="82"/>
              <w:ind w:left="248" w:hanging="248"/>
              <w:rPr>
                <w:rFonts w:ascii="Helvetica Neue Light" w:hAnsi="Helvetica Neue Light"/>
                <w:sz w:val="18"/>
                <w:szCs w:val="18"/>
                <w:rPrChange w:id="4190" w:author="Arthur de Catheu" w:date="2014-06-20T17:08:00Z">
                  <w:rPr>
                    <w:sz w:val="18"/>
                    <w:szCs w:val="18"/>
                    <w:lang w:eastAsia="fr-FR"/>
                  </w:rPr>
                </w:rPrChange>
              </w:rPr>
            </w:pPr>
            <w:r w:rsidRPr="00935764">
              <w:rPr>
                <w:rFonts w:ascii="Helvetica Neue Light" w:hAnsi="Helvetica Neue Light"/>
                <w:sz w:val="18"/>
                <w:szCs w:val="18"/>
                <w:rPrChange w:id="4191" w:author="Arthur de Catheu" w:date="2014-06-20T17:08:00Z">
                  <w:rPr>
                    <w:rFonts w:eastAsiaTheme="majorEastAsia" w:cstheme="majorBidi"/>
                    <w:b/>
                    <w:bCs/>
                    <w:sz w:val="18"/>
                    <w:szCs w:val="18"/>
                  </w:rPr>
                </w:rPrChange>
              </w:rPr>
              <w:t xml:space="preserve">Le Cédant </w:t>
            </w:r>
            <w:r w:rsidR="00124558" w:rsidRPr="00935764">
              <w:rPr>
                <w:rFonts w:ascii="Helvetica Neue Light" w:hAnsi="Helvetica Neue Light"/>
                <w:sz w:val="18"/>
                <w:szCs w:val="18"/>
                <w:rPrChange w:id="4192" w:author="Arthur de Catheu" w:date="2014-06-20T17:08:00Z">
                  <w:rPr>
                    <w:rFonts w:eastAsiaTheme="majorEastAsia" w:cstheme="majorBidi"/>
                    <w:b/>
                    <w:bCs/>
                    <w:sz w:val="18"/>
                    <w:szCs w:val="18"/>
                  </w:rPr>
                </w:rPrChange>
              </w:rPr>
              <w:t>s</w:t>
            </w:r>
            <w:r w:rsidR="00810B98" w:rsidRPr="00935764">
              <w:rPr>
                <w:rFonts w:ascii="Helvetica Neue Light" w:hAnsi="Helvetica Neue Light"/>
                <w:sz w:val="18"/>
                <w:szCs w:val="18"/>
                <w:rPrChange w:id="4193" w:author="Arthur de Catheu" w:date="2014-06-20T17:08:00Z">
                  <w:rPr>
                    <w:rFonts w:eastAsiaTheme="majorEastAsia" w:cstheme="majorBidi"/>
                    <w:b/>
                    <w:bCs/>
                    <w:sz w:val="18"/>
                    <w:szCs w:val="18"/>
                  </w:rPr>
                </w:rPrChange>
              </w:rPr>
              <w:t>e connecte à la plate-forme électronique et signe par voie électronique l’Acte de Rachat.</w:t>
            </w:r>
          </w:p>
          <w:p w14:paraId="31505C3F" w14:textId="3354CF97" w:rsidR="00D03479" w:rsidRPr="00935764" w:rsidRDefault="00D03479" w:rsidP="00F157DC">
            <w:pPr>
              <w:pStyle w:val="Paragraphedeliste"/>
              <w:numPr>
                <w:ilvl w:val="0"/>
                <w:numId w:val="27"/>
              </w:numPr>
              <w:spacing w:before="82"/>
              <w:ind w:left="248" w:hanging="248"/>
              <w:rPr>
                <w:rFonts w:ascii="Helvetica Neue Light" w:eastAsiaTheme="majorEastAsia" w:hAnsi="Helvetica Neue Light" w:cstheme="majorBidi"/>
                <w:b/>
                <w:bCs/>
                <w:i/>
                <w:iCs/>
                <w:sz w:val="18"/>
                <w:szCs w:val="18"/>
                <w:lang w:eastAsia="fr-FR"/>
                <w:rPrChange w:id="4194" w:author="Arthur de Catheu" w:date="2014-06-20T17:08:00Z">
                  <w:rPr>
                    <w:rFonts w:eastAsiaTheme="majorEastAsia" w:cstheme="majorBidi"/>
                    <w:b/>
                    <w:bCs/>
                    <w:i/>
                    <w:iCs/>
                    <w:sz w:val="18"/>
                    <w:szCs w:val="18"/>
                    <w:lang w:eastAsia="fr-FR"/>
                  </w:rPr>
                </w:rPrChange>
              </w:rPr>
            </w:pPr>
            <w:r w:rsidRPr="00935764">
              <w:rPr>
                <w:rFonts w:ascii="Helvetica Neue Light" w:hAnsi="Helvetica Neue Light"/>
                <w:sz w:val="18"/>
                <w:szCs w:val="18"/>
                <w:rPrChange w:id="4195" w:author="Arthur de Catheu" w:date="2014-06-20T17:08:00Z">
                  <w:rPr>
                    <w:rFonts w:eastAsiaTheme="majorEastAsia" w:cstheme="majorBidi"/>
                    <w:b/>
                    <w:bCs/>
                    <w:sz w:val="18"/>
                    <w:szCs w:val="18"/>
                  </w:rPr>
                </w:rPrChange>
              </w:rPr>
              <w:t>Si la Créance est assurée au titre de la Police d’</w:t>
            </w:r>
            <w:r w:rsidR="00A8407D" w:rsidRPr="00935764">
              <w:rPr>
                <w:rFonts w:ascii="Helvetica Neue Light" w:hAnsi="Helvetica Neue Light"/>
                <w:sz w:val="18"/>
                <w:szCs w:val="18"/>
                <w:rPrChange w:id="4196" w:author="Arthur de Catheu" w:date="2014-06-20T17:08:00Z">
                  <w:rPr>
                    <w:rFonts w:eastAsiaTheme="majorEastAsia" w:cstheme="majorBidi"/>
                    <w:b/>
                    <w:bCs/>
                    <w:sz w:val="18"/>
                    <w:szCs w:val="18"/>
                  </w:rPr>
                </w:rPrChange>
              </w:rPr>
              <w:t>Assurance-Crédit</w:t>
            </w:r>
            <w:r w:rsidRPr="00935764">
              <w:rPr>
                <w:rFonts w:ascii="Helvetica Neue Light" w:hAnsi="Helvetica Neue Light"/>
                <w:sz w:val="18"/>
                <w:szCs w:val="18"/>
                <w:rPrChange w:id="4197" w:author="Arthur de Catheu" w:date="2014-06-20T17:08:00Z">
                  <w:rPr>
                    <w:rFonts w:eastAsiaTheme="majorEastAsia" w:cstheme="majorBidi"/>
                    <w:b/>
                    <w:bCs/>
                    <w:sz w:val="18"/>
                    <w:szCs w:val="18"/>
                  </w:rPr>
                </w:rPrChange>
              </w:rPr>
              <w:t xml:space="preserve">, </w:t>
            </w:r>
            <w:r w:rsidR="000B7940" w:rsidRPr="00935764">
              <w:rPr>
                <w:rFonts w:ascii="Helvetica Neue Light" w:hAnsi="Helvetica Neue Light"/>
                <w:sz w:val="18"/>
                <w:szCs w:val="18"/>
                <w:rPrChange w:id="4198" w:author="Arthur de Catheu" w:date="2014-06-20T17:08:00Z">
                  <w:rPr>
                    <w:rFonts w:eastAsiaTheme="majorEastAsia" w:cstheme="majorBidi"/>
                    <w:b/>
                    <w:bCs/>
                    <w:sz w:val="18"/>
                    <w:szCs w:val="18"/>
                  </w:rPr>
                </w:rPrChange>
              </w:rPr>
              <w:t xml:space="preserve">l’analyste crédit en charge de la gestion de la Créance </w:t>
            </w:r>
            <w:r w:rsidRPr="00935764">
              <w:rPr>
                <w:rFonts w:ascii="Helvetica Neue Light" w:hAnsi="Helvetica Neue Light"/>
                <w:sz w:val="18"/>
                <w:szCs w:val="18"/>
                <w:rPrChange w:id="4199" w:author="Arthur de Catheu" w:date="2014-06-20T17:08:00Z">
                  <w:rPr>
                    <w:rFonts w:eastAsiaTheme="majorEastAsia" w:cstheme="majorBidi"/>
                    <w:b/>
                    <w:bCs/>
                    <w:sz w:val="18"/>
                    <w:szCs w:val="18"/>
                  </w:rPr>
                </w:rPrChange>
              </w:rPr>
              <w:t>doit renoncer au bénéfice de l’</w:t>
            </w:r>
            <w:r w:rsidR="00A8407D" w:rsidRPr="00935764">
              <w:rPr>
                <w:rFonts w:ascii="Helvetica Neue Light" w:hAnsi="Helvetica Neue Light"/>
                <w:sz w:val="18"/>
                <w:szCs w:val="18"/>
                <w:rPrChange w:id="4200" w:author="Arthur de Catheu" w:date="2014-06-20T17:08:00Z">
                  <w:rPr>
                    <w:rFonts w:eastAsiaTheme="majorEastAsia" w:cstheme="majorBidi"/>
                    <w:b/>
                    <w:bCs/>
                    <w:sz w:val="18"/>
                    <w:szCs w:val="18"/>
                  </w:rPr>
                </w:rPrChange>
              </w:rPr>
              <w:t>Assurance-Crédit</w:t>
            </w:r>
            <w:r w:rsidRPr="00935764">
              <w:rPr>
                <w:rFonts w:ascii="Helvetica Neue Light" w:hAnsi="Helvetica Neue Light"/>
                <w:sz w:val="18"/>
                <w:szCs w:val="18"/>
                <w:rPrChange w:id="4201" w:author="Arthur de Catheu" w:date="2014-06-20T17:08:00Z">
                  <w:rPr>
                    <w:rFonts w:eastAsiaTheme="majorEastAsia" w:cstheme="majorBidi"/>
                    <w:b/>
                    <w:bCs/>
                    <w:sz w:val="18"/>
                    <w:szCs w:val="18"/>
                  </w:rPr>
                </w:rPrChange>
              </w:rPr>
              <w:t xml:space="preserve"> par l’intermédiaire du web-service </w:t>
            </w:r>
            <w:r w:rsidR="008E1130" w:rsidRPr="00935764">
              <w:rPr>
                <w:rFonts w:ascii="Helvetica Neue Light" w:hAnsi="Helvetica Neue Light"/>
                <w:sz w:val="18"/>
                <w:szCs w:val="18"/>
                <w:rPrChange w:id="4202" w:author="Arthur de Catheu" w:date="2014-06-20T17:08:00Z">
                  <w:rPr>
                    <w:rFonts w:eastAsiaTheme="majorEastAsia" w:cstheme="majorBidi"/>
                    <w:b/>
                    <w:bCs/>
                    <w:sz w:val="18"/>
                    <w:szCs w:val="18"/>
                  </w:rPr>
                </w:rPrChange>
              </w:rPr>
              <w:t>de l’Assureur-Crédit</w:t>
            </w:r>
            <w:r w:rsidRPr="00935764">
              <w:rPr>
                <w:rFonts w:ascii="Helvetica Neue Light" w:hAnsi="Helvetica Neue Light"/>
                <w:sz w:val="18"/>
                <w:szCs w:val="18"/>
                <w:rPrChange w:id="4203" w:author="Arthur de Catheu" w:date="2014-06-20T17:08:00Z">
                  <w:rPr>
                    <w:rFonts w:eastAsiaTheme="majorEastAsia" w:cstheme="majorBidi"/>
                    <w:b/>
                    <w:bCs/>
                    <w:sz w:val="18"/>
                    <w:szCs w:val="18"/>
                  </w:rPr>
                </w:rPrChange>
              </w:rPr>
              <w:t>.</w:t>
            </w:r>
          </w:p>
          <w:p w14:paraId="72EFA770" w14:textId="77777777" w:rsidR="00810B98" w:rsidRPr="00935764" w:rsidRDefault="00810B98" w:rsidP="00212A18">
            <w:pPr>
              <w:spacing w:before="82"/>
              <w:rPr>
                <w:rFonts w:ascii="Helvetica Neue Light" w:eastAsiaTheme="majorEastAsia" w:hAnsi="Helvetica Neue Light" w:cstheme="majorBidi"/>
                <w:i/>
                <w:iCs/>
                <w:sz w:val="18"/>
                <w:szCs w:val="18"/>
                <w:lang w:eastAsia="fr-FR"/>
                <w:rPrChange w:id="4204" w:author="Arthur de Catheu" w:date="2014-06-20T17:08:00Z">
                  <w:rPr>
                    <w:rFonts w:eastAsiaTheme="majorEastAsia" w:cstheme="majorBidi"/>
                    <w:i/>
                    <w:iCs/>
                    <w:sz w:val="18"/>
                    <w:szCs w:val="18"/>
                    <w:lang w:eastAsia="fr-FR"/>
                  </w:rPr>
                </w:rPrChange>
              </w:rPr>
            </w:pPr>
          </w:p>
        </w:tc>
      </w:tr>
    </w:tbl>
    <w:p w14:paraId="3C20EAE5" w14:textId="7EA60729" w:rsidR="000B7940" w:rsidRPr="00935764" w:rsidRDefault="000B7940" w:rsidP="00212A18">
      <w:pPr>
        <w:spacing w:before="120"/>
        <w:rPr>
          <w:rFonts w:ascii="Helvetica Neue Light" w:hAnsi="Helvetica Neue Light"/>
          <w:rPrChange w:id="4205" w:author="Arthur de Catheu" w:date="2014-06-20T17:08:00Z">
            <w:rPr/>
          </w:rPrChange>
        </w:rPr>
      </w:pPr>
      <w:r w:rsidRPr="00935764">
        <w:rPr>
          <w:rFonts w:ascii="Helvetica Neue Light" w:eastAsia="Times New Roman" w:hAnsi="Helvetica Neue Light" w:cs="Times New Roman"/>
          <w:rPrChange w:id="4206" w:author="Arthur de Catheu" w:date="2014-06-20T17:08:00Z">
            <w:rPr>
              <w:rFonts w:eastAsia="Times New Roman" w:cs="Times New Roman"/>
              <w:b/>
              <w:bCs/>
              <w:sz w:val="24"/>
            </w:rPr>
          </w:rPrChange>
        </w:rPr>
        <w:t xml:space="preserve">Dans le cas d’un rachat initié par le Cédant, l’email joint en Annexe </w:t>
      </w:r>
      <w:del w:id="4207" w:author="Hervé Monnerie" w:date="2014-06-18T19:38:00Z">
        <w:r w:rsidRPr="00935764" w:rsidDel="00E13108">
          <w:rPr>
            <w:rFonts w:ascii="Helvetica Neue Light" w:eastAsia="Times New Roman" w:hAnsi="Helvetica Neue Light" w:cs="Times New Roman"/>
            <w:rPrChange w:id="4208" w:author="Arthur de Catheu" w:date="2014-06-20T17:08:00Z">
              <w:rPr>
                <w:rFonts w:eastAsia="Times New Roman" w:cs="Times New Roman"/>
                <w:b/>
                <w:bCs/>
                <w:sz w:val="24"/>
              </w:rPr>
            </w:rPrChange>
          </w:rPr>
          <w:delText>J</w:delText>
        </w:r>
      </w:del>
      <w:ins w:id="4209" w:author="Hervé Monnerie" w:date="2014-06-18T19:38:00Z">
        <w:r w:rsidR="00E13108" w:rsidRPr="00935764">
          <w:rPr>
            <w:rFonts w:ascii="Helvetica Neue Light" w:eastAsia="Times New Roman" w:hAnsi="Helvetica Neue Light" w:cs="Times New Roman"/>
            <w:rPrChange w:id="4210" w:author="Arthur de Catheu" w:date="2014-06-20T17:08:00Z">
              <w:rPr>
                <w:rFonts w:eastAsia="Times New Roman" w:cs="Times New Roman"/>
                <w:b/>
                <w:bCs/>
                <w:sz w:val="24"/>
              </w:rPr>
            </w:rPrChange>
          </w:rPr>
          <w:t>K</w:t>
        </w:r>
      </w:ins>
      <w:r w:rsidRPr="00935764">
        <w:rPr>
          <w:rFonts w:ascii="Helvetica Neue Light" w:eastAsia="Times New Roman" w:hAnsi="Helvetica Neue Light" w:cs="Times New Roman"/>
          <w:rPrChange w:id="4211" w:author="Arthur de Catheu" w:date="2014-06-20T17:08:00Z">
            <w:rPr>
              <w:rFonts w:eastAsia="Times New Roman" w:cs="Times New Roman"/>
              <w:b/>
              <w:bCs/>
              <w:sz w:val="24"/>
            </w:rPr>
          </w:rPrChange>
        </w:rPr>
        <w:t xml:space="preserve"> est ajusté en conséquence.</w:t>
      </w:r>
    </w:p>
    <w:p w14:paraId="2EED2189" w14:textId="03919EB9" w:rsidR="00A3183F" w:rsidRPr="00935764" w:rsidRDefault="00A3183F" w:rsidP="00212A18">
      <w:pPr>
        <w:spacing w:before="120"/>
        <w:rPr>
          <w:rFonts w:ascii="Helvetica Neue Light" w:hAnsi="Helvetica Neue Light"/>
          <w:rPrChange w:id="4212" w:author="Arthur de Catheu" w:date="2014-06-20T17:08:00Z">
            <w:rPr/>
          </w:rPrChange>
        </w:rPr>
      </w:pPr>
      <w:r w:rsidRPr="00935764">
        <w:rPr>
          <w:rFonts w:ascii="Helvetica Neue Light" w:hAnsi="Helvetica Neue Light"/>
          <w:rPrChange w:id="4213" w:author="Arthur de Catheu" w:date="2014-06-20T17:08:00Z">
            <w:rPr>
              <w:rFonts w:eastAsiaTheme="majorEastAsia" w:cstheme="majorBidi"/>
              <w:b/>
              <w:bCs/>
              <w:sz w:val="24"/>
            </w:rPr>
          </w:rPrChange>
        </w:rPr>
        <w:t>Le prix de rachat de la Créance concernée correspond :</w:t>
      </w:r>
    </w:p>
    <w:p w14:paraId="5A2C43DC" w14:textId="15EF5E95" w:rsidR="00A3183F" w:rsidRPr="00935764" w:rsidRDefault="000B7940" w:rsidP="00556A1C">
      <w:pPr>
        <w:pStyle w:val="Paragraphedeliste"/>
        <w:numPr>
          <w:ilvl w:val="0"/>
          <w:numId w:val="192"/>
        </w:numPr>
        <w:rPr>
          <w:rFonts w:ascii="Helvetica Neue Light" w:hAnsi="Helvetica Neue Light"/>
          <w:rPrChange w:id="4214" w:author="Arthur de Catheu" w:date="2014-06-20T17:08:00Z">
            <w:rPr/>
          </w:rPrChange>
        </w:rPr>
      </w:pPr>
      <w:r w:rsidRPr="00935764">
        <w:rPr>
          <w:rFonts w:ascii="Helvetica Neue Light" w:hAnsi="Helvetica Neue Light"/>
          <w:rPrChange w:id="4215" w:author="Arthur de Catheu" w:date="2014-06-20T17:08:00Z">
            <w:rPr>
              <w:rFonts w:eastAsiaTheme="majorEastAsia" w:cstheme="majorBidi"/>
              <w:b/>
              <w:bCs/>
              <w:sz w:val="24"/>
            </w:rPr>
          </w:rPrChange>
        </w:rPr>
        <w:t xml:space="preserve">au </w:t>
      </w:r>
      <w:r w:rsidR="00692431" w:rsidRPr="00935764">
        <w:rPr>
          <w:rFonts w:ascii="Helvetica Neue Light" w:hAnsi="Helvetica Neue Light"/>
          <w:rPrChange w:id="4216" w:author="Arthur de Catheu" w:date="2014-06-20T17:08:00Z">
            <w:rPr>
              <w:rFonts w:eastAsiaTheme="majorEastAsia" w:cstheme="majorBidi"/>
              <w:b/>
              <w:bCs/>
              <w:sz w:val="24"/>
            </w:rPr>
          </w:rPrChange>
        </w:rPr>
        <w:t>Montant Nominal de la</w:t>
      </w:r>
      <w:r w:rsidR="00A3183F" w:rsidRPr="00935764">
        <w:rPr>
          <w:rFonts w:ascii="Helvetica Neue Light" w:hAnsi="Helvetica Neue Light"/>
          <w:rPrChange w:id="4217" w:author="Arthur de Catheu" w:date="2014-06-20T17:08:00Z">
            <w:rPr>
              <w:rFonts w:eastAsiaTheme="majorEastAsia" w:cstheme="majorBidi"/>
              <w:b/>
              <w:bCs/>
              <w:sz w:val="24"/>
            </w:rPr>
          </w:rPrChange>
        </w:rPr>
        <w:t xml:space="preserve"> Créance Cédée ;</w:t>
      </w:r>
    </w:p>
    <w:p w14:paraId="6F342683" w14:textId="3D4424B9" w:rsidR="00A3183F" w:rsidRPr="00935764" w:rsidRDefault="000B7940" w:rsidP="00556A1C">
      <w:pPr>
        <w:pStyle w:val="Paragraphedeliste"/>
        <w:numPr>
          <w:ilvl w:val="0"/>
          <w:numId w:val="192"/>
        </w:numPr>
        <w:rPr>
          <w:rFonts w:ascii="Helvetica Neue Light" w:hAnsi="Helvetica Neue Light"/>
          <w:rPrChange w:id="4218" w:author="Arthur de Catheu" w:date="2014-06-20T17:08:00Z">
            <w:rPr/>
          </w:rPrChange>
        </w:rPr>
      </w:pPr>
      <w:r w:rsidRPr="00935764">
        <w:rPr>
          <w:rFonts w:ascii="Helvetica Neue Light" w:hAnsi="Helvetica Neue Light"/>
          <w:rPrChange w:id="4219" w:author="Arthur de Catheu" w:date="2014-06-20T17:08:00Z">
            <w:rPr>
              <w:rFonts w:eastAsiaTheme="majorEastAsia" w:cstheme="majorBidi"/>
              <w:b/>
              <w:bCs/>
              <w:sz w:val="24"/>
            </w:rPr>
          </w:rPrChange>
        </w:rPr>
        <w:t xml:space="preserve">minoré </w:t>
      </w:r>
      <w:r w:rsidR="00A3183F" w:rsidRPr="00935764">
        <w:rPr>
          <w:rFonts w:ascii="Helvetica Neue Light" w:hAnsi="Helvetica Neue Light"/>
          <w:rPrChange w:id="4220" w:author="Arthur de Catheu" w:date="2014-06-20T17:08:00Z">
            <w:rPr>
              <w:rFonts w:eastAsiaTheme="majorEastAsia" w:cstheme="majorBidi"/>
              <w:b/>
              <w:bCs/>
              <w:sz w:val="24"/>
            </w:rPr>
          </w:rPrChange>
        </w:rPr>
        <w:t xml:space="preserve">des Encaissements déjà reçus par le </w:t>
      </w:r>
      <w:r w:rsidR="00A37D87" w:rsidRPr="00935764">
        <w:rPr>
          <w:rFonts w:ascii="Helvetica Neue Light" w:hAnsi="Helvetica Neue Light"/>
          <w:rPrChange w:id="4221" w:author="Arthur de Catheu" w:date="2014-06-20T17:08:00Z">
            <w:rPr>
              <w:rFonts w:eastAsiaTheme="majorEastAsia" w:cstheme="majorBidi"/>
              <w:b/>
              <w:bCs/>
              <w:sz w:val="24"/>
            </w:rPr>
          </w:rPrChange>
        </w:rPr>
        <w:t>FCT 2014</w:t>
      </w:r>
      <w:r w:rsidR="00A3183F" w:rsidRPr="00935764">
        <w:rPr>
          <w:rFonts w:ascii="Helvetica Neue Light" w:hAnsi="Helvetica Neue Light"/>
          <w:rPrChange w:id="4222" w:author="Arthur de Catheu" w:date="2014-06-20T17:08:00Z">
            <w:rPr>
              <w:rFonts w:eastAsiaTheme="majorEastAsia" w:cstheme="majorBidi"/>
              <w:b/>
              <w:bCs/>
              <w:sz w:val="24"/>
            </w:rPr>
          </w:rPrChange>
        </w:rPr>
        <w:t xml:space="preserve"> au titre de la Créance Cédée ; </w:t>
      </w:r>
      <w:r w:rsidRPr="00935764">
        <w:rPr>
          <w:rFonts w:ascii="Helvetica Neue Light" w:hAnsi="Helvetica Neue Light"/>
          <w:rPrChange w:id="4223" w:author="Arthur de Catheu" w:date="2014-06-20T17:08:00Z">
            <w:rPr>
              <w:rFonts w:eastAsiaTheme="majorEastAsia" w:cstheme="majorBidi"/>
              <w:b/>
              <w:bCs/>
              <w:sz w:val="24"/>
            </w:rPr>
          </w:rPrChange>
        </w:rPr>
        <w:t>et</w:t>
      </w:r>
    </w:p>
    <w:p w14:paraId="741D1C42" w14:textId="2391C020" w:rsidR="00A3183F" w:rsidRPr="00935764" w:rsidRDefault="000B7940">
      <w:pPr>
        <w:pStyle w:val="Paragraphedeliste"/>
        <w:numPr>
          <w:ilvl w:val="0"/>
          <w:numId w:val="192"/>
        </w:numPr>
        <w:rPr>
          <w:rFonts w:ascii="Helvetica Neue Light" w:hAnsi="Helvetica Neue Light"/>
          <w:rPrChange w:id="4224" w:author="Arthur de Catheu" w:date="2014-06-20T17:08:00Z">
            <w:rPr/>
          </w:rPrChange>
        </w:rPr>
      </w:pPr>
      <w:r w:rsidRPr="00935764">
        <w:rPr>
          <w:rFonts w:ascii="Helvetica Neue Light" w:hAnsi="Helvetica Neue Light"/>
          <w:rPrChange w:id="4225" w:author="Arthur de Catheu" w:date="2014-06-20T17:08:00Z">
            <w:rPr>
              <w:rFonts w:eastAsiaTheme="majorEastAsia" w:cstheme="majorBidi"/>
              <w:b/>
              <w:bCs/>
              <w:sz w:val="24"/>
            </w:rPr>
          </w:rPrChange>
        </w:rPr>
        <w:lastRenderedPageBreak/>
        <w:t xml:space="preserve">majoré </w:t>
      </w:r>
      <w:r w:rsidR="00A3183F" w:rsidRPr="00935764">
        <w:rPr>
          <w:rFonts w:ascii="Helvetica Neue Light" w:hAnsi="Helvetica Neue Light"/>
          <w:rPrChange w:id="4226" w:author="Arthur de Catheu" w:date="2014-06-20T17:08:00Z">
            <w:rPr>
              <w:rFonts w:eastAsiaTheme="majorEastAsia" w:cstheme="majorBidi"/>
              <w:b/>
              <w:bCs/>
              <w:sz w:val="24"/>
            </w:rPr>
          </w:rPrChange>
        </w:rPr>
        <w:t xml:space="preserve">de tous les frais, coûts et pertes directement supportés par le </w:t>
      </w:r>
      <w:r w:rsidR="00A37D87" w:rsidRPr="00935764">
        <w:rPr>
          <w:rFonts w:ascii="Helvetica Neue Light" w:hAnsi="Helvetica Neue Light"/>
          <w:rPrChange w:id="4227" w:author="Arthur de Catheu" w:date="2014-06-20T17:08:00Z">
            <w:rPr>
              <w:rFonts w:eastAsiaTheme="majorEastAsia" w:cstheme="majorBidi"/>
              <w:b/>
              <w:bCs/>
              <w:sz w:val="24"/>
            </w:rPr>
          </w:rPrChange>
        </w:rPr>
        <w:t>FCT 2014</w:t>
      </w:r>
      <w:r w:rsidR="00A3183F" w:rsidRPr="00935764">
        <w:rPr>
          <w:rFonts w:ascii="Helvetica Neue Light" w:hAnsi="Helvetica Neue Light"/>
          <w:rPrChange w:id="4228" w:author="Arthur de Catheu" w:date="2014-06-20T17:08:00Z">
            <w:rPr>
              <w:rFonts w:eastAsiaTheme="majorEastAsia" w:cstheme="majorBidi"/>
              <w:b/>
              <w:bCs/>
              <w:sz w:val="24"/>
            </w:rPr>
          </w:rPrChange>
        </w:rPr>
        <w:t xml:space="preserve"> s’agissant de la Créance Cédée considérée (notamment, les frais liés à la Police d’</w:t>
      </w:r>
      <w:r w:rsidR="00A8407D" w:rsidRPr="00935764">
        <w:rPr>
          <w:rFonts w:ascii="Helvetica Neue Light" w:hAnsi="Helvetica Neue Light"/>
          <w:rPrChange w:id="4229" w:author="Arthur de Catheu" w:date="2014-06-20T17:08:00Z">
            <w:rPr>
              <w:rFonts w:eastAsiaTheme="majorEastAsia" w:cstheme="majorBidi"/>
              <w:b/>
              <w:bCs/>
              <w:sz w:val="24"/>
            </w:rPr>
          </w:rPrChange>
        </w:rPr>
        <w:t>Assurance-Crédit</w:t>
      </w:r>
      <w:r w:rsidR="00A3183F" w:rsidRPr="00935764">
        <w:rPr>
          <w:rFonts w:ascii="Helvetica Neue Light" w:hAnsi="Helvetica Neue Light"/>
          <w:rPrChange w:id="4230" w:author="Arthur de Catheu" w:date="2014-06-20T17:08:00Z">
            <w:rPr>
              <w:rFonts w:eastAsiaTheme="majorEastAsia" w:cstheme="majorBidi"/>
              <w:b/>
              <w:bCs/>
              <w:sz w:val="24"/>
            </w:rPr>
          </w:rPrChange>
        </w:rPr>
        <w:t xml:space="preserve"> et au recouvrement exposés par le </w:t>
      </w:r>
      <w:r w:rsidR="00A37D87" w:rsidRPr="00935764">
        <w:rPr>
          <w:rFonts w:ascii="Helvetica Neue Light" w:hAnsi="Helvetica Neue Light"/>
          <w:rPrChange w:id="4231" w:author="Arthur de Catheu" w:date="2014-06-20T17:08:00Z">
            <w:rPr>
              <w:rFonts w:eastAsiaTheme="majorEastAsia" w:cstheme="majorBidi"/>
              <w:b/>
              <w:bCs/>
              <w:sz w:val="24"/>
            </w:rPr>
          </w:rPrChange>
        </w:rPr>
        <w:t>FCT 2014</w:t>
      </w:r>
      <w:r w:rsidR="00A3183F" w:rsidRPr="00935764">
        <w:rPr>
          <w:rFonts w:ascii="Helvetica Neue Light" w:hAnsi="Helvetica Neue Light"/>
          <w:rPrChange w:id="4232" w:author="Arthur de Catheu" w:date="2014-06-20T17:08:00Z">
            <w:rPr>
              <w:rFonts w:eastAsiaTheme="majorEastAsia" w:cstheme="majorBidi"/>
              <w:b/>
              <w:bCs/>
              <w:sz w:val="24"/>
            </w:rPr>
          </w:rPrChange>
        </w:rPr>
        <w:t xml:space="preserve"> à cette date) et que le </w:t>
      </w:r>
      <w:r w:rsidR="00A37D87" w:rsidRPr="00935764">
        <w:rPr>
          <w:rFonts w:ascii="Helvetica Neue Light" w:hAnsi="Helvetica Neue Light"/>
          <w:rPrChange w:id="4233" w:author="Arthur de Catheu" w:date="2014-06-20T17:08:00Z">
            <w:rPr>
              <w:rFonts w:eastAsiaTheme="majorEastAsia" w:cstheme="majorBidi"/>
              <w:b/>
              <w:bCs/>
              <w:sz w:val="24"/>
            </w:rPr>
          </w:rPrChange>
        </w:rPr>
        <w:t>FCT 2014</w:t>
      </w:r>
      <w:r w:rsidR="00A3183F" w:rsidRPr="00935764">
        <w:rPr>
          <w:rFonts w:ascii="Helvetica Neue Light" w:hAnsi="Helvetica Neue Light"/>
          <w:rPrChange w:id="4234" w:author="Arthur de Catheu" w:date="2014-06-20T17:08:00Z">
            <w:rPr>
              <w:rFonts w:eastAsiaTheme="majorEastAsia" w:cstheme="majorBidi"/>
              <w:b/>
              <w:bCs/>
              <w:sz w:val="24"/>
            </w:rPr>
          </w:rPrChange>
        </w:rPr>
        <w:t xml:space="preserve"> </w:t>
      </w:r>
      <w:r w:rsidR="008E1130" w:rsidRPr="00935764">
        <w:rPr>
          <w:rFonts w:ascii="Helvetica Neue Light" w:hAnsi="Helvetica Neue Light"/>
          <w:rPrChange w:id="4235" w:author="Arthur de Catheu" w:date="2014-06-20T17:08:00Z">
            <w:rPr>
              <w:rFonts w:eastAsiaTheme="majorEastAsia" w:cstheme="majorBidi"/>
              <w:b/>
              <w:bCs/>
              <w:sz w:val="24"/>
            </w:rPr>
          </w:rPrChange>
        </w:rPr>
        <w:t>est</w:t>
      </w:r>
      <w:r w:rsidR="00A3183F" w:rsidRPr="00935764">
        <w:rPr>
          <w:rFonts w:ascii="Helvetica Neue Light" w:hAnsi="Helvetica Neue Light"/>
          <w:rPrChange w:id="4236" w:author="Arthur de Catheu" w:date="2014-06-20T17:08:00Z">
            <w:rPr>
              <w:rFonts w:eastAsiaTheme="majorEastAsia" w:cstheme="majorBidi"/>
              <w:b/>
              <w:bCs/>
              <w:sz w:val="24"/>
            </w:rPr>
          </w:rPrChange>
        </w:rPr>
        <w:t xml:space="preserve"> en mesure de justifie</w:t>
      </w:r>
      <w:r w:rsidR="005C4F32" w:rsidRPr="00935764">
        <w:rPr>
          <w:rFonts w:ascii="Helvetica Neue Light" w:hAnsi="Helvetica Neue Light"/>
          <w:rPrChange w:id="4237" w:author="Arthur de Catheu" w:date="2014-06-20T17:08:00Z">
            <w:rPr>
              <w:rFonts w:eastAsiaTheme="majorEastAsia" w:cstheme="majorBidi"/>
              <w:b/>
              <w:bCs/>
              <w:sz w:val="24"/>
            </w:rPr>
          </w:rPrChange>
        </w:rPr>
        <w:t>r</w:t>
      </w:r>
      <w:r w:rsidR="00A3183F" w:rsidRPr="00935764">
        <w:rPr>
          <w:rFonts w:ascii="Helvetica Neue Light" w:hAnsi="Helvetica Neue Light"/>
          <w:rPrChange w:id="4238" w:author="Arthur de Catheu" w:date="2014-06-20T17:08:00Z">
            <w:rPr>
              <w:rFonts w:eastAsiaTheme="majorEastAsia" w:cstheme="majorBidi"/>
              <w:b/>
              <w:bCs/>
              <w:sz w:val="24"/>
            </w:rPr>
          </w:rPrChange>
        </w:rPr>
        <w:t>.</w:t>
      </w:r>
    </w:p>
    <w:p w14:paraId="74FACBA4" w14:textId="385C98FA" w:rsidR="003F2765" w:rsidRPr="00935764" w:rsidRDefault="003F2765" w:rsidP="00087D25">
      <w:pPr>
        <w:tabs>
          <w:tab w:val="num" w:pos="1440"/>
        </w:tabs>
        <w:spacing w:before="120"/>
        <w:rPr>
          <w:rFonts w:ascii="Helvetica Neue Light" w:hAnsi="Helvetica Neue Light"/>
          <w:rPrChange w:id="4239" w:author="Arthur de Catheu" w:date="2014-06-20T17:08:00Z">
            <w:rPr/>
          </w:rPrChange>
        </w:rPr>
      </w:pPr>
      <w:r w:rsidRPr="00935764">
        <w:rPr>
          <w:rFonts w:ascii="Helvetica Neue Light" w:hAnsi="Helvetica Neue Light"/>
          <w:rPrChange w:id="4240" w:author="Arthur de Catheu" w:date="2014-06-20T17:08:00Z">
            <w:rPr>
              <w:rFonts w:eastAsiaTheme="majorEastAsia" w:cstheme="majorBidi"/>
              <w:b/>
              <w:bCs/>
              <w:sz w:val="24"/>
            </w:rPr>
          </w:rPrChange>
        </w:rPr>
        <w:t xml:space="preserve">Au titre du rachat de la Créance Cédée, le Cédant devra payer au </w:t>
      </w:r>
      <w:r w:rsidR="00A37D87" w:rsidRPr="00935764">
        <w:rPr>
          <w:rFonts w:ascii="Helvetica Neue Light" w:hAnsi="Helvetica Neue Light"/>
          <w:rPrChange w:id="4241" w:author="Arthur de Catheu" w:date="2014-06-20T17:08:00Z">
            <w:rPr>
              <w:rFonts w:eastAsiaTheme="majorEastAsia" w:cstheme="majorBidi"/>
              <w:b/>
              <w:bCs/>
              <w:sz w:val="24"/>
            </w:rPr>
          </w:rPrChange>
        </w:rPr>
        <w:t>FCT 2014</w:t>
      </w:r>
      <w:r w:rsidRPr="00935764">
        <w:rPr>
          <w:rFonts w:ascii="Helvetica Neue Light" w:hAnsi="Helvetica Neue Light"/>
          <w:rPrChange w:id="4242" w:author="Arthur de Catheu" w:date="2014-06-20T17:08:00Z">
            <w:rPr>
              <w:rFonts w:eastAsiaTheme="majorEastAsia" w:cstheme="majorBidi"/>
              <w:b/>
              <w:bCs/>
              <w:sz w:val="24"/>
            </w:rPr>
          </w:rPrChange>
        </w:rPr>
        <w:t xml:space="preserve"> un montant égal au prix de rachat minoré de la Retenue de Garantie constituée pour la Créance considérée.</w:t>
      </w:r>
    </w:p>
    <w:p w14:paraId="6A76C26F" w14:textId="5466B83C" w:rsidR="00740BB8" w:rsidRPr="00935764" w:rsidRDefault="003F2765" w:rsidP="00087D25">
      <w:pPr>
        <w:tabs>
          <w:tab w:val="num" w:pos="1440"/>
        </w:tabs>
        <w:spacing w:before="120"/>
        <w:rPr>
          <w:rFonts w:ascii="Helvetica Neue Light" w:hAnsi="Helvetica Neue Light"/>
          <w:rPrChange w:id="4243" w:author="Arthur de Catheu" w:date="2014-06-20T17:08:00Z">
            <w:rPr/>
          </w:rPrChange>
        </w:rPr>
      </w:pPr>
      <w:r w:rsidRPr="00935764">
        <w:rPr>
          <w:rFonts w:ascii="Helvetica Neue Light" w:hAnsi="Helvetica Neue Light"/>
          <w:rPrChange w:id="4244" w:author="Arthur de Catheu" w:date="2014-06-20T17:08:00Z">
            <w:rPr>
              <w:rFonts w:eastAsiaTheme="majorEastAsia" w:cstheme="majorBidi"/>
              <w:b/>
              <w:bCs/>
              <w:sz w:val="24"/>
            </w:rPr>
          </w:rPrChange>
        </w:rPr>
        <w:t>Ce montant doit être payé</w:t>
      </w:r>
      <w:r w:rsidR="007E0582" w:rsidRPr="00935764">
        <w:rPr>
          <w:rFonts w:ascii="Helvetica Neue Light" w:hAnsi="Helvetica Neue Light"/>
          <w:rPrChange w:id="4245" w:author="Arthur de Catheu" w:date="2014-06-20T17:08:00Z">
            <w:rPr>
              <w:rFonts w:eastAsiaTheme="majorEastAsia" w:cstheme="majorBidi"/>
              <w:b/>
              <w:bCs/>
              <w:sz w:val="24"/>
            </w:rPr>
          </w:rPrChange>
        </w:rPr>
        <w:t xml:space="preserve"> uniquement par virement et constaté par </w:t>
      </w:r>
      <w:r w:rsidR="002119A8" w:rsidRPr="00935764">
        <w:rPr>
          <w:rFonts w:ascii="Helvetica Neue Light" w:hAnsi="Helvetica Neue Light"/>
          <w:rPrChange w:id="4246" w:author="Arthur de Catheu" w:date="2014-06-20T17:08:00Z">
            <w:rPr>
              <w:rFonts w:eastAsiaTheme="majorEastAsia" w:cstheme="majorBidi"/>
              <w:b/>
              <w:bCs/>
              <w:sz w:val="24"/>
            </w:rPr>
          </w:rPrChange>
        </w:rPr>
        <w:t>Finexkap AM</w:t>
      </w:r>
      <w:r w:rsidR="007E0582" w:rsidRPr="00935764">
        <w:rPr>
          <w:rFonts w:ascii="Helvetica Neue Light" w:hAnsi="Helvetica Neue Light"/>
          <w:rPrChange w:id="4247" w:author="Arthur de Catheu" w:date="2014-06-20T17:08:00Z">
            <w:rPr>
              <w:rFonts w:eastAsiaTheme="majorEastAsia" w:cstheme="majorBidi"/>
              <w:b/>
              <w:bCs/>
              <w:sz w:val="24"/>
            </w:rPr>
          </w:rPrChange>
        </w:rPr>
        <w:t xml:space="preserve"> avant production des Informations nécessaires pour procéder à la signature électronique de l’Acte de Rachat par le Cédant. </w:t>
      </w:r>
      <w:r w:rsidR="00E92EB7" w:rsidRPr="00935764">
        <w:rPr>
          <w:rFonts w:ascii="Helvetica Neue Light" w:hAnsi="Helvetica Neue Light"/>
          <w:rPrChange w:id="4248" w:author="Arthur de Catheu" w:date="2014-06-20T17:08:00Z">
            <w:rPr>
              <w:rFonts w:eastAsiaTheme="majorEastAsia" w:cstheme="majorBidi"/>
              <w:b/>
              <w:bCs/>
              <w:sz w:val="24"/>
            </w:rPr>
          </w:rPrChange>
        </w:rPr>
        <w:t xml:space="preserve">Tant que le paiement de l’intégralité du </w:t>
      </w:r>
      <w:r w:rsidRPr="00935764">
        <w:rPr>
          <w:rFonts w:ascii="Helvetica Neue Light" w:hAnsi="Helvetica Neue Light"/>
          <w:rPrChange w:id="4249" w:author="Arthur de Catheu" w:date="2014-06-20T17:08:00Z">
            <w:rPr>
              <w:rFonts w:eastAsiaTheme="majorEastAsia" w:cstheme="majorBidi"/>
              <w:b/>
              <w:bCs/>
              <w:sz w:val="24"/>
            </w:rPr>
          </w:rPrChange>
        </w:rPr>
        <w:t>montant à payer</w:t>
      </w:r>
      <w:r w:rsidR="00740BB8" w:rsidRPr="00935764">
        <w:rPr>
          <w:rFonts w:ascii="Helvetica Neue Light" w:hAnsi="Helvetica Neue Light"/>
          <w:rPrChange w:id="4250" w:author="Arthur de Catheu" w:date="2014-06-20T17:08:00Z">
            <w:rPr>
              <w:rFonts w:eastAsiaTheme="majorEastAsia" w:cstheme="majorBidi"/>
              <w:b/>
              <w:bCs/>
              <w:sz w:val="24"/>
            </w:rPr>
          </w:rPrChange>
        </w:rPr>
        <w:t xml:space="preserve"> </w:t>
      </w:r>
      <w:r w:rsidR="00E92EB7" w:rsidRPr="00935764">
        <w:rPr>
          <w:rFonts w:ascii="Helvetica Neue Light" w:hAnsi="Helvetica Neue Light"/>
          <w:rPrChange w:id="4251" w:author="Arthur de Catheu" w:date="2014-06-20T17:08:00Z">
            <w:rPr>
              <w:rFonts w:eastAsiaTheme="majorEastAsia" w:cstheme="majorBidi"/>
              <w:b/>
              <w:bCs/>
              <w:sz w:val="24"/>
            </w:rPr>
          </w:rPrChange>
        </w:rPr>
        <w:t>n’est pas constaté, l</w:t>
      </w:r>
      <w:r w:rsidR="00740BB8" w:rsidRPr="00935764">
        <w:rPr>
          <w:rFonts w:ascii="Helvetica Neue Light" w:hAnsi="Helvetica Neue Light"/>
          <w:rPrChange w:id="4252" w:author="Arthur de Catheu" w:date="2014-06-20T17:08:00Z">
            <w:rPr>
              <w:rFonts w:eastAsiaTheme="majorEastAsia" w:cstheme="majorBidi"/>
              <w:b/>
              <w:bCs/>
              <w:sz w:val="24"/>
            </w:rPr>
          </w:rPrChange>
        </w:rPr>
        <w:t xml:space="preserve">e rachat ne </w:t>
      </w:r>
      <w:r w:rsidR="008E1130" w:rsidRPr="00935764">
        <w:rPr>
          <w:rFonts w:ascii="Helvetica Neue Light" w:hAnsi="Helvetica Neue Light"/>
          <w:rPrChange w:id="4253" w:author="Arthur de Catheu" w:date="2014-06-20T17:08:00Z">
            <w:rPr>
              <w:rFonts w:eastAsiaTheme="majorEastAsia" w:cstheme="majorBidi"/>
              <w:b/>
              <w:bCs/>
              <w:sz w:val="24"/>
            </w:rPr>
          </w:rPrChange>
        </w:rPr>
        <w:t>peut</w:t>
      </w:r>
      <w:r w:rsidR="00740BB8" w:rsidRPr="00935764">
        <w:rPr>
          <w:rFonts w:ascii="Helvetica Neue Light" w:hAnsi="Helvetica Neue Light"/>
          <w:rPrChange w:id="4254" w:author="Arthur de Catheu" w:date="2014-06-20T17:08:00Z">
            <w:rPr>
              <w:rFonts w:eastAsiaTheme="majorEastAsia" w:cstheme="majorBidi"/>
              <w:b/>
              <w:bCs/>
              <w:sz w:val="24"/>
            </w:rPr>
          </w:rPrChange>
        </w:rPr>
        <w:t xml:space="preserve"> avoir lieu</w:t>
      </w:r>
      <w:r w:rsidR="00E92EB7" w:rsidRPr="00935764">
        <w:rPr>
          <w:rFonts w:ascii="Helvetica Neue Light" w:hAnsi="Helvetica Neue Light"/>
          <w:rPrChange w:id="4255" w:author="Arthur de Catheu" w:date="2014-06-20T17:08:00Z">
            <w:rPr>
              <w:rFonts w:eastAsiaTheme="majorEastAsia" w:cstheme="majorBidi"/>
              <w:b/>
              <w:bCs/>
              <w:sz w:val="24"/>
            </w:rPr>
          </w:rPrChange>
        </w:rPr>
        <w:t xml:space="preserve">, </w:t>
      </w:r>
      <w:r w:rsidR="00740BB8" w:rsidRPr="00935764">
        <w:rPr>
          <w:rFonts w:ascii="Helvetica Neue Light" w:hAnsi="Helvetica Neue Light"/>
          <w:rPrChange w:id="4256" w:author="Arthur de Catheu" w:date="2014-06-20T17:08:00Z">
            <w:rPr>
              <w:rFonts w:eastAsiaTheme="majorEastAsia" w:cstheme="majorBidi"/>
              <w:b/>
              <w:bCs/>
              <w:sz w:val="24"/>
            </w:rPr>
          </w:rPrChange>
        </w:rPr>
        <w:t>les Créances considérées sont réputées ne jamais avoir été rachetées par le Cédant</w:t>
      </w:r>
      <w:r w:rsidR="000B7940" w:rsidRPr="00935764">
        <w:rPr>
          <w:rFonts w:ascii="Helvetica Neue Light" w:hAnsi="Helvetica Neue Light"/>
          <w:rPrChange w:id="4257" w:author="Arthur de Catheu" w:date="2014-06-20T17:08:00Z">
            <w:rPr>
              <w:rFonts w:eastAsiaTheme="majorEastAsia" w:cstheme="majorBidi"/>
              <w:b/>
              <w:bCs/>
              <w:sz w:val="24"/>
            </w:rPr>
          </w:rPrChange>
        </w:rPr>
        <w:t>,</w:t>
      </w:r>
      <w:r w:rsidR="00740BB8" w:rsidRPr="00935764">
        <w:rPr>
          <w:rFonts w:ascii="Helvetica Neue Light" w:hAnsi="Helvetica Neue Light"/>
          <w:rPrChange w:id="4258" w:author="Arthur de Catheu" w:date="2014-06-20T17:08:00Z">
            <w:rPr>
              <w:rFonts w:eastAsiaTheme="majorEastAsia" w:cstheme="majorBidi"/>
              <w:b/>
              <w:bCs/>
              <w:sz w:val="24"/>
            </w:rPr>
          </w:rPrChange>
        </w:rPr>
        <w:t> et</w:t>
      </w:r>
      <w:r w:rsidR="00E92EB7" w:rsidRPr="00935764">
        <w:rPr>
          <w:rFonts w:ascii="Helvetica Neue Light" w:hAnsi="Helvetica Neue Light"/>
          <w:rPrChange w:id="4259" w:author="Arthur de Catheu" w:date="2014-06-20T17:08:00Z">
            <w:rPr>
              <w:rFonts w:eastAsiaTheme="majorEastAsia" w:cstheme="majorBidi"/>
              <w:b/>
              <w:bCs/>
              <w:sz w:val="24"/>
            </w:rPr>
          </w:rPrChange>
        </w:rPr>
        <w:t xml:space="preserve"> </w:t>
      </w:r>
      <w:r w:rsidR="002119A8" w:rsidRPr="00935764">
        <w:rPr>
          <w:rFonts w:ascii="Helvetica Neue Light" w:hAnsi="Helvetica Neue Light"/>
          <w:rPrChange w:id="4260" w:author="Arthur de Catheu" w:date="2014-06-20T17:08:00Z">
            <w:rPr>
              <w:rFonts w:eastAsiaTheme="majorEastAsia" w:cstheme="majorBidi"/>
              <w:b/>
              <w:bCs/>
              <w:sz w:val="24"/>
            </w:rPr>
          </w:rPrChange>
        </w:rPr>
        <w:t>Finexkap AM</w:t>
      </w:r>
      <w:r w:rsidR="00740BB8" w:rsidRPr="00935764">
        <w:rPr>
          <w:rFonts w:ascii="Helvetica Neue Light" w:hAnsi="Helvetica Neue Light"/>
          <w:rPrChange w:id="4261" w:author="Arthur de Catheu" w:date="2014-06-20T17:08:00Z">
            <w:rPr>
              <w:rFonts w:eastAsiaTheme="majorEastAsia" w:cstheme="majorBidi"/>
              <w:b/>
              <w:bCs/>
              <w:sz w:val="24"/>
            </w:rPr>
          </w:rPrChange>
        </w:rPr>
        <w:t xml:space="preserve"> </w:t>
      </w:r>
      <w:r w:rsidR="008E1130" w:rsidRPr="00935764">
        <w:rPr>
          <w:rFonts w:ascii="Helvetica Neue Light" w:hAnsi="Helvetica Neue Light"/>
          <w:rPrChange w:id="4262" w:author="Arthur de Catheu" w:date="2014-06-20T17:08:00Z">
            <w:rPr>
              <w:rFonts w:eastAsiaTheme="majorEastAsia" w:cstheme="majorBidi"/>
              <w:b/>
              <w:bCs/>
              <w:sz w:val="24"/>
            </w:rPr>
          </w:rPrChange>
        </w:rPr>
        <w:t>est</w:t>
      </w:r>
      <w:r w:rsidR="00740BB8" w:rsidRPr="00935764">
        <w:rPr>
          <w:rFonts w:ascii="Helvetica Neue Light" w:hAnsi="Helvetica Neue Light"/>
          <w:rPrChange w:id="4263" w:author="Arthur de Catheu" w:date="2014-06-20T17:08:00Z">
            <w:rPr>
              <w:rFonts w:eastAsiaTheme="majorEastAsia" w:cstheme="majorBidi"/>
              <w:b/>
              <w:bCs/>
              <w:sz w:val="24"/>
            </w:rPr>
          </w:rPrChange>
        </w:rPr>
        <w:t xml:space="preserve"> fondé</w:t>
      </w:r>
      <w:r w:rsidR="008E1130" w:rsidRPr="00935764">
        <w:rPr>
          <w:rFonts w:ascii="Helvetica Neue Light" w:hAnsi="Helvetica Neue Light"/>
          <w:rPrChange w:id="4264" w:author="Arthur de Catheu" w:date="2014-06-20T17:08:00Z">
            <w:rPr>
              <w:rFonts w:eastAsiaTheme="majorEastAsia" w:cstheme="majorBidi"/>
              <w:b/>
              <w:bCs/>
              <w:sz w:val="24"/>
            </w:rPr>
          </w:rPrChange>
        </w:rPr>
        <w:t xml:space="preserve">e </w:t>
      </w:r>
      <w:r w:rsidR="00740BB8" w:rsidRPr="00935764">
        <w:rPr>
          <w:rFonts w:ascii="Helvetica Neue Light" w:hAnsi="Helvetica Neue Light"/>
          <w:rPrChange w:id="4265" w:author="Arthur de Catheu" w:date="2014-06-20T17:08:00Z">
            <w:rPr>
              <w:rFonts w:eastAsiaTheme="majorEastAsia" w:cstheme="majorBidi"/>
              <w:b/>
              <w:bCs/>
              <w:sz w:val="24"/>
            </w:rPr>
          </w:rPrChange>
        </w:rPr>
        <w:t xml:space="preserve">à poursuivre </w:t>
      </w:r>
      <w:r w:rsidR="00E92EB7" w:rsidRPr="00935764">
        <w:rPr>
          <w:rFonts w:ascii="Helvetica Neue Light" w:hAnsi="Helvetica Neue Light"/>
          <w:rPrChange w:id="4266" w:author="Arthur de Catheu" w:date="2014-06-20T17:08:00Z">
            <w:rPr>
              <w:rFonts w:eastAsiaTheme="majorEastAsia" w:cstheme="majorBidi"/>
              <w:b/>
              <w:bCs/>
              <w:sz w:val="24"/>
            </w:rPr>
          </w:rPrChange>
        </w:rPr>
        <w:t>la procédure de recouvrement</w:t>
      </w:r>
      <w:r w:rsidR="008419F6" w:rsidRPr="00935764">
        <w:rPr>
          <w:rFonts w:ascii="Helvetica Neue Light" w:hAnsi="Helvetica Neue Light"/>
          <w:rPrChange w:id="4267" w:author="Arthur de Catheu" w:date="2014-06-20T17:08:00Z">
            <w:rPr>
              <w:rFonts w:eastAsiaTheme="majorEastAsia" w:cstheme="majorBidi"/>
              <w:b/>
              <w:bCs/>
              <w:sz w:val="24"/>
            </w:rPr>
          </w:rPrChange>
        </w:rPr>
        <w:t>.</w:t>
      </w:r>
    </w:p>
    <w:p w14:paraId="5B66AFDD" w14:textId="1196DC3C" w:rsidR="00D03479" w:rsidRPr="00935764" w:rsidRDefault="008419F6" w:rsidP="00D03479">
      <w:pPr>
        <w:spacing w:before="120"/>
        <w:rPr>
          <w:rFonts w:ascii="Helvetica Neue Light" w:hAnsi="Helvetica Neue Light"/>
          <w:rPrChange w:id="4268" w:author="Arthur de Catheu" w:date="2014-06-20T17:08:00Z">
            <w:rPr/>
          </w:rPrChange>
        </w:rPr>
      </w:pPr>
      <w:r w:rsidRPr="00935764">
        <w:rPr>
          <w:rFonts w:ascii="Helvetica Neue Light" w:hAnsi="Helvetica Neue Light"/>
          <w:rPrChange w:id="4269" w:author="Arthur de Catheu" w:date="2014-06-20T17:08:00Z">
            <w:rPr>
              <w:rFonts w:eastAsiaTheme="majorEastAsia" w:cstheme="majorBidi"/>
              <w:b/>
              <w:bCs/>
              <w:sz w:val="24"/>
            </w:rPr>
          </w:rPrChange>
        </w:rPr>
        <w:t xml:space="preserve">En cas de paiement </w:t>
      </w:r>
      <w:r w:rsidR="003F2765" w:rsidRPr="00935764">
        <w:rPr>
          <w:rFonts w:ascii="Helvetica Neue Light" w:hAnsi="Helvetica Neue Light"/>
          <w:rPrChange w:id="4270" w:author="Arthur de Catheu" w:date="2014-06-20T17:08:00Z">
            <w:rPr>
              <w:rFonts w:eastAsiaTheme="majorEastAsia" w:cstheme="majorBidi"/>
              <w:b/>
              <w:bCs/>
              <w:sz w:val="24"/>
            </w:rPr>
          </w:rPrChange>
        </w:rPr>
        <w:t xml:space="preserve">intégral </w:t>
      </w:r>
      <w:r w:rsidRPr="00935764">
        <w:rPr>
          <w:rFonts w:ascii="Helvetica Neue Light" w:hAnsi="Helvetica Neue Light"/>
          <w:rPrChange w:id="4271" w:author="Arthur de Catheu" w:date="2014-06-20T17:08:00Z">
            <w:rPr>
              <w:rFonts w:eastAsiaTheme="majorEastAsia" w:cstheme="majorBidi"/>
              <w:b/>
              <w:bCs/>
              <w:sz w:val="24"/>
            </w:rPr>
          </w:rPrChange>
        </w:rPr>
        <w:t xml:space="preserve">du </w:t>
      </w:r>
      <w:r w:rsidR="003F2765" w:rsidRPr="00935764">
        <w:rPr>
          <w:rFonts w:ascii="Helvetica Neue Light" w:hAnsi="Helvetica Neue Light"/>
          <w:rPrChange w:id="4272" w:author="Arthur de Catheu" w:date="2014-06-20T17:08:00Z">
            <w:rPr>
              <w:rFonts w:eastAsiaTheme="majorEastAsia" w:cstheme="majorBidi"/>
              <w:b/>
              <w:bCs/>
              <w:sz w:val="24"/>
            </w:rPr>
          </w:rPrChange>
        </w:rPr>
        <w:t>montant à payer</w:t>
      </w:r>
      <w:r w:rsidRPr="00935764">
        <w:rPr>
          <w:rFonts w:ascii="Helvetica Neue Light" w:hAnsi="Helvetica Neue Light"/>
          <w:rPrChange w:id="4273" w:author="Arthur de Catheu" w:date="2014-06-20T17:08:00Z">
            <w:rPr>
              <w:rFonts w:eastAsiaTheme="majorEastAsia" w:cstheme="majorBidi"/>
              <w:b/>
              <w:bCs/>
              <w:sz w:val="24"/>
            </w:rPr>
          </w:rPrChange>
        </w:rPr>
        <w:t xml:space="preserve">, </w:t>
      </w:r>
      <w:r w:rsidR="00691467" w:rsidRPr="00935764">
        <w:rPr>
          <w:rFonts w:ascii="Helvetica Neue Light" w:hAnsi="Helvetica Neue Light"/>
          <w:rPrChange w:id="4274" w:author="Arthur de Catheu" w:date="2014-06-20T17:08:00Z">
            <w:rPr>
              <w:rFonts w:eastAsiaTheme="majorEastAsia" w:cstheme="majorBidi"/>
              <w:b/>
              <w:bCs/>
              <w:sz w:val="24"/>
            </w:rPr>
          </w:rPrChange>
        </w:rPr>
        <w:t>la Créance est alors soldée</w:t>
      </w:r>
      <w:r w:rsidR="007205AF" w:rsidRPr="00935764">
        <w:rPr>
          <w:rFonts w:ascii="Helvetica Neue Light" w:hAnsi="Helvetica Neue Light"/>
          <w:rPrChange w:id="4275" w:author="Arthur de Catheu" w:date="2014-06-20T17:08:00Z">
            <w:rPr>
              <w:rFonts w:eastAsiaTheme="majorEastAsia" w:cstheme="majorBidi"/>
              <w:b/>
              <w:bCs/>
              <w:sz w:val="24"/>
            </w:rPr>
          </w:rPrChange>
        </w:rPr>
        <w:t>.</w:t>
      </w:r>
      <w:r w:rsidR="00453A15" w:rsidRPr="00935764">
        <w:rPr>
          <w:rFonts w:ascii="Helvetica Neue Light" w:hAnsi="Helvetica Neue Light"/>
          <w:rPrChange w:id="4276" w:author="Arthur de Catheu" w:date="2014-06-20T17:08:00Z">
            <w:rPr>
              <w:rFonts w:eastAsiaTheme="majorEastAsia" w:cstheme="majorBidi"/>
              <w:b/>
              <w:bCs/>
              <w:sz w:val="24"/>
            </w:rPr>
          </w:rPrChange>
        </w:rPr>
        <w:t xml:space="preserve"> </w:t>
      </w:r>
      <w:r w:rsidR="00D03479" w:rsidRPr="00935764">
        <w:rPr>
          <w:rFonts w:ascii="Helvetica Neue Light" w:hAnsi="Helvetica Neue Light"/>
          <w:rPrChange w:id="4277" w:author="Arthur de Catheu" w:date="2014-06-20T17:08:00Z">
            <w:rPr>
              <w:rFonts w:eastAsiaTheme="majorEastAsia" w:cstheme="majorBidi"/>
              <w:b/>
              <w:bCs/>
              <w:sz w:val="24"/>
            </w:rPr>
          </w:rPrChange>
        </w:rPr>
        <w:t xml:space="preserve">À l’issue du rachat de toute Créance, </w:t>
      </w:r>
      <w:r w:rsidR="000B7940" w:rsidRPr="00935764">
        <w:rPr>
          <w:rFonts w:ascii="Helvetica Neue Light" w:eastAsia="Times New Roman" w:hAnsi="Helvetica Neue Light" w:cs="Times New Roman"/>
          <w:rPrChange w:id="4278" w:author="Arthur de Catheu" w:date="2014-06-20T17:08:00Z">
            <w:rPr>
              <w:rFonts w:eastAsia="Times New Roman" w:cs="Times New Roman"/>
              <w:b/>
              <w:bCs/>
              <w:sz w:val="24"/>
            </w:rPr>
          </w:rPrChange>
        </w:rPr>
        <w:t>l’analyste crédit en charge de la gestion de la Créance concernée</w:t>
      </w:r>
      <w:r w:rsidR="000B7940" w:rsidRPr="00935764" w:rsidDel="000B7940">
        <w:rPr>
          <w:rFonts w:ascii="Helvetica Neue Light" w:hAnsi="Helvetica Neue Light"/>
          <w:rPrChange w:id="4279" w:author="Arthur de Catheu" w:date="2014-06-20T17:08:00Z">
            <w:rPr>
              <w:rFonts w:eastAsiaTheme="majorEastAsia" w:cstheme="majorBidi"/>
              <w:b/>
              <w:bCs/>
              <w:sz w:val="24"/>
            </w:rPr>
          </w:rPrChange>
        </w:rPr>
        <w:t xml:space="preserve"> </w:t>
      </w:r>
      <w:r w:rsidR="00D03479" w:rsidRPr="00935764">
        <w:rPr>
          <w:rFonts w:ascii="Helvetica Neue Light" w:hAnsi="Helvetica Neue Light"/>
          <w:rPrChange w:id="4280" w:author="Arthur de Catheu" w:date="2014-06-20T17:08:00Z">
            <w:rPr>
              <w:rFonts w:eastAsiaTheme="majorEastAsia" w:cstheme="majorBidi"/>
              <w:b/>
              <w:bCs/>
              <w:sz w:val="24"/>
            </w:rPr>
          </w:rPrChange>
        </w:rPr>
        <w:t>en informe le Débiteur concerné.</w:t>
      </w:r>
    </w:p>
    <w:p w14:paraId="72A62DF0" w14:textId="263540E9" w:rsidR="00156B5B" w:rsidRPr="00935764" w:rsidRDefault="00124558">
      <w:pPr>
        <w:pStyle w:val="Titre2"/>
        <w:numPr>
          <w:ilvl w:val="1"/>
          <w:numId w:val="382"/>
        </w:numPr>
        <w:rPr>
          <w:rFonts w:ascii="Helvetica Neue Light" w:hAnsi="Helvetica Neue Light"/>
          <w:rPrChange w:id="4281" w:author="Arthur de Catheu" w:date="2014-06-20T17:08:00Z">
            <w:rPr/>
          </w:rPrChange>
        </w:rPr>
        <w:pPrChange w:id="4282" w:author="Arthur de Catheu" w:date="2014-06-20T18:04:00Z">
          <w:pPr>
            <w:pStyle w:val="Titre2"/>
          </w:pPr>
        </w:pPrChange>
      </w:pPr>
      <w:bookmarkStart w:id="4283" w:name="_Ref248489844"/>
      <w:bookmarkStart w:id="4284" w:name="_Ref248489872"/>
      <w:bookmarkStart w:id="4285" w:name="_Toc248579976"/>
      <w:bookmarkStart w:id="4286" w:name="_Toc379362348"/>
      <w:bookmarkStart w:id="4287" w:name="_Toc265315350"/>
      <w:r w:rsidRPr="00935764">
        <w:rPr>
          <w:rFonts w:ascii="Helvetica Neue Light" w:hAnsi="Helvetica Neue Light"/>
          <w:rPrChange w:id="4288" w:author="Arthur de Catheu" w:date="2014-06-20T17:08:00Z">
            <w:rPr/>
          </w:rPrChange>
        </w:rPr>
        <w:t>R</w:t>
      </w:r>
      <w:r w:rsidR="00882A68" w:rsidRPr="00935764">
        <w:rPr>
          <w:rFonts w:ascii="Helvetica Neue Light" w:hAnsi="Helvetica Neue Light"/>
          <w:rPrChange w:id="4289" w:author="Arthur de Catheu" w:date="2014-06-20T17:08:00Z">
            <w:rPr/>
          </w:rPrChange>
        </w:rPr>
        <w:t xml:space="preserve">ecouvrement et </w:t>
      </w:r>
      <w:r w:rsidR="008D62C1" w:rsidRPr="00935764">
        <w:rPr>
          <w:rFonts w:ascii="Helvetica Neue Light" w:hAnsi="Helvetica Neue Light"/>
          <w:rPrChange w:id="4290" w:author="Arthur de Catheu" w:date="2014-06-20T17:08:00Z">
            <w:rPr/>
          </w:rPrChange>
        </w:rPr>
        <w:t>Assurance-</w:t>
      </w:r>
      <w:r w:rsidR="005C4F32" w:rsidRPr="00935764">
        <w:rPr>
          <w:rFonts w:ascii="Helvetica Neue Light" w:hAnsi="Helvetica Neue Light"/>
          <w:rPrChange w:id="4291" w:author="Arthur de Catheu" w:date="2014-06-20T17:08:00Z">
            <w:rPr/>
          </w:rPrChange>
        </w:rPr>
        <w:t>C</w:t>
      </w:r>
      <w:r w:rsidR="008D62C1" w:rsidRPr="00935764">
        <w:rPr>
          <w:rFonts w:ascii="Helvetica Neue Light" w:hAnsi="Helvetica Neue Light"/>
          <w:rPrChange w:id="4292" w:author="Arthur de Catheu" w:date="2014-06-20T17:08:00Z">
            <w:rPr/>
          </w:rPrChange>
        </w:rPr>
        <w:t>rédit</w:t>
      </w:r>
      <w:bookmarkEnd w:id="4283"/>
      <w:bookmarkEnd w:id="4284"/>
      <w:bookmarkEnd w:id="4285"/>
      <w:bookmarkEnd w:id="4286"/>
      <w:bookmarkEnd w:id="4287"/>
    </w:p>
    <w:p w14:paraId="6C3D52DC" w14:textId="5365824A" w:rsidR="00156B5B" w:rsidRPr="00935764" w:rsidRDefault="00255928">
      <w:pPr>
        <w:pStyle w:val="Titre3"/>
        <w:numPr>
          <w:ilvl w:val="2"/>
          <w:numId w:val="382"/>
        </w:numPr>
        <w:rPr>
          <w:rFonts w:ascii="Helvetica Neue Light" w:hAnsi="Helvetica Neue Light"/>
          <w:rPrChange w:id="4293" w:author="Arthur de Catheu" w:date="2014-06-20T17:08:00Z">
            <w:rPr/>
          </w:rPrChange>
        </w:rPr>
        <w:pPrChange w:id="4294" w:author="Arthur de Catheu" w:date="2014-06-20T18:04:00Z">
          <w:pPr>
            <w:pStyle w:val="Titre3"/>
          </w:pPr>
        </w:pPrChange>
      </w:pPr>
      <w:bookmarkStart w:id="4295" w:name="_Toc265315351"/>
      <w:r w:rsidRPr="00935764">
        <w:rPr>
          <w:rFonts w:ascii="Helvetica Neue Light" w:hAnsi="Helvetica Neue Light"/>
          <w:rPrChange w:id="4296" w:author="Arthur de Catheu" w:date="2014-06-20T17:08:00Z">
            <w:rPr/>
          </w:rPrChange>
        </w:rPr>
        <w:t xml:space="preserve">Souscription par le </w:t>
      </w:r>
      <w:r w:rsidR="00A37D87" w:rsidRPr="00935764">
        <w:rPr>
          <w:rFonts w:ascii="Helvetica Neue Light" w:hAnsi="Helvetica Neue Light"/>
          <w:rPrChange w:id="4297" w:author="Arthur de Catheu" w:date="2014-06-20T17:08:00Z">
            <w:rPr/>
          </w:rPrChange>
        </w:rPr>
        <w:t>FCT 2014</w:t>
      </w:r>
      <w:r w:rsidR="00C973A9" w:rsidRPr="00935764">
        <w:rPr>
          <w:rFonts w:ascii="Helvetica Neue Light" w:hAnsi="Helvetica Neue Light"/>
          <w:rPrChange w:id="4298" w:author="Arthur de Catheu" w:date="2014-06-20T17:08:00Z">
            <w:rPr/>
          </w:rPrChange>
        </w:rPr>
        <w:t xml:space="preserve"> </w:t>
      </w:r>
      <w:r w:rsidRPr="00935764">
        <w:rPr>
          <w:rFonts w:ascii="Helvetica Neue Light" w:hAnsi="Helvetica Neue Light"/>
          <w:rPrChange w:id="4299" w:author="Arthur de Catheu" w:date="2014-06-20T17:08:00Z">
            <w:rPr/>
          </w:rPrChange>
        </w:rPr>
        <w:t xml:space="preserve">d’une </w:t>
      </w:r>
      <w:r w:rsidR="00C973A9" w:rsidRPr="00935764">
        <w:rPr>
          <w:rFonts w:ascii="Helvetica Neue Light" w:hAnsi="Helvetica Neue Light"/>
          <w:rPrChange w:id="4300" w:author="Arthur de Catheu" w:date="2014-06-20T17:08:00Z">
            <w:rPr/>
          </w:rPrChange>
        </w:rPr>
        <w:t>Police d’</w:t>
      </w:r>
      <w:r w:rsidR="00A8407D" w:rsidRPr="00935764">
        <w:rPr>
          <w:rFonts w:ascii="Helvetica Neue Light" w:hAnsi="Helvetica Neue Light"/>
          <w:rPrChange w:id="4301" w:author="Arthur de Catheu" w:date="2014-06-20T17:08:00Z">
            <w:rPr/>
          </w:rPrChange>
        </w:rPr>
        <w:t>Assurance-Crédit</w:t>
      </w:r>
      <w:bookmarkEnd w:id="4295"/>
      <w:r w:rsidR="00C973A9" w:rsidRPr="00935764">
        <w:rPr>
          <w:rFonts w:ascii="Helvetica Neue Light" w:hAnsi="Helvetica Neue Light"/>
          <w:rPrChange w:id="4302" w:author="Arthur de Catheu" w:date="2014-06-20T17:08:00Z">
            <w:rPr/>
          </w:rPrChange>
        </w:rPr>
        <w:t xml:space="preserve"> </w:t>
      </w:r>
    </w:p>
    <w:p w14:paraId="07A0B9BC" w14:textId="03CDF77A" w:rsidR="00156B5B" w:rsidRPr="00935764" w:rsidRDefault="00255928" w:rsidP="00AC59DC">
      <w:pPr>
        <w:spacing w:before="120"/>
        <w:rPr>
          <w:rFonts w:ascii="Helvetica Neue Light" w:eastAsia="Times New Roman" w:hAnsi="Helvetica Neue Light" w:cs="Times New Roman"/>
          <w:rPrChange w:id="4303" w:author="Arthur de Catheu" w:date="2014-06-20T17:08:00Z">
            <w:rPr>
              <w:rFonts w:eastAsia="Times New Roman" w:cs="Times New Roman"/>
            </w:rPr>
          </w:rPrChange>
        </w:rPr>
      </w:pPr>
      <w:bookmarkStart w:id="4304" w:name="_Ref248489780"/>
      <w:r w:rsidRPr="00935764">
        <w:rPr>
          <w:rFonts w:ascii="Helvetica Neue Light" w:eastAsia="Times New Roman" w:hAnsi="Helvetica Neue Light" w:cs="Times New Roman"/>
          <w:rPrChange w:id="4305" w:author="Arthur de Catheu" w:date="2014-06-20T17:08:00Z">
            <w:rPr>
              <w:rFonts w:eastAsia="Times New Roman" w:cs="Times New Roman"/>
              <w:b/>
              <w:bCs/>
              <w:sz w:val="24"/>
            </w:rPr>
          </w:rPrChange>
        </w:rPr>
        <w:t xml:space="preserve">Une </w:t>
      </w:r>
      <w:r w:rsidR="000B7940" w:rsidRPr="00935764">
        <w:rPr>
          <w:rFonts w:ascii="Helvetica Neue Light" w:eastAsia="Times New Roman" w:hAnsi="Helvetica Neue Light" w:cs="Times New Roman"/>
          <w:rPrChange w:id="4306" w:author="Arthur de Catheu" w:date="2014-06-20T17:08:00Z">
            <w:rPr>
              <w:rFonts w:eastAsia="Times New Roman" w:cs="Times New Roman"/>
              <w:b/>
              <w:bCs/>
              <w:sz w:val="24"/>
            </w:rPr>
          </w:rPrChange>
        </w:rPr>
        <w:t>assurance</w:t>
      </w:r>
      <w:r w:rsidRPr="00935764">
        <w:rPr>
          <w:rFonts w:ascii="Helvetica Neue Light" w:eastAsia="Times New Roman" w:hAnsi="Helvetica Neue Light" w:cs="Times New Roman"/>
          <w:rPrChange w:id="4307" w:author="Arthur de Catheu" w:date="2014-06-20T17:08:00Z">
            <w:rPr>
              <w:rFonts w:eastAsia="Times New Roman" w:cs="Times New Roman"/>
              <w:b/>
              <w:bCs/>
              <w:sz w:val="24"/>
            </w:rPr>
          </w:rPrChange>
        </w:rPr>
        <w:t>-</w:t>
      </w:r>
      <w:r w:rsidR="000B7940" w:rsidRPr="00935764">
        <w:rPr>
          <w:rFonts w:ascii="Helvetica Neue Light" w:eastAsia="Times New Roman" w:hAnsi="Helvetica Neue Light" w:cs="Times New Roman"/>
          <w:rPrChange w:id="4308" w:author="Arthur de Catheu" w:date="2014-06-20T17:08:00Z">
            <w:rPr>
              <w:rFonts w:eastAsia="Times New Roman" w:cs="Times New Roman"/>
              <w:b/>
              <w:bCs/>
              <w:sz w:val="24"/>
            </w:rPr>
          </w:rPrChange>
        </w:rPr>
        <w:t xml:space="preserve">crédit </w:t>
      </w:r>
      <w:r w:rsidRPr="00935764">
        <w:rPr>
          <w:rFonts w:ascii="Helvetica Neue Light" w:eastAsia="Times New Roman" w:hAnsi="Helvetica Neue Light" w:cs="Times New Roman"/>
          <w:rPrChange w:id="4309" w:author="Arthur de Catheu" w:date="2014-06-20T17:08:00Z">
            <w:rPr>
              <w:rFonts w:eastAsia="Times New Roman" w:cs="Times New Roman"/>
              <w:b/>
              <w:bCs/>
              <w:sz w:val="24"/>
            </w:rPr>
          </w:rPrChange>
        </w:rPr>
        <w:t xml:space="preserve">est souscrite par </w:t>
      </w:r>
      <w:r w:rsidR="000B7940" w:rsidRPr="00935764">
        <w:rPr>
          <w:rFonts w:ascii="Helvetica Neue Light" w:eastAsia="Times New Roman" w:hAnsi="Helvetica Neue Light" w:cs="Times New Roman"/>
          <w:rPrChange w:id="4310" w:author="Arthur de Catheu" w:date="2014-06-20T17:08:00Z">
            <w:rPr>
              <w:rFonts w:eastAsia="Times New Roman" w:cs="Times New Roman"/>
              <w:b/>
              <w:bCs/>
              <w:sz w:val="24"/>
            </w:rPr>
          </w:rPrChange>
        </w:rPr>
        <w:t>le FCT 2014</w:t>
      </w:r>
      <w:r w:rsidR="00C973A9" w:rsidRPr="00935764">
        <w:rPr>
          <w:rFonts w:ascii="Helvetica Neue Light" w:eastAsia="Times New Roman" w:hAnsi="Helvetica Neue Light" w:cs="Times New Roman"/>
          <w:rPrChange w:id="4311" w:author="Arthur de Catheu" w:date="2014-06-20T17:08:00Z">
            <w:rPr>
              <w:rFonts w:eastAsia="Times New Roman" w:cs="Times New Roman"/>
              <w:b/>
              <w:bCs/>
              <w:sz w:val="24"/>
            </w:rPr>
          </w:rPrChange>
        </w:rPr>
        <w:t xml:space="preserve"> </w:t>
      </w:r>
      <w:r w:rsidRPr="00935764">
        <w:rPr>
          <w:rFonts w:ascii="Helvetica Neue Light" w:eastAsia="Times New Roman" w:hAnsi="Helvetica Neue Light" w:cs="Times New Roman"/>
          <w:rPrChange w:id="4312" w:author="Arthur de Catheu" w:date="2014-06-20T17:08:00Z">
            <w:rPr>
              <w:rFonts w:eastAsia="Times New Roman" w:cs="Times New Roman"/>
              <w:b/>
              <w:bCs/>
              <w:sz w:val="24"/>
            </w:rPr>
          </w:rPrChange>
        </w:rPr>
        <w:t>auprès d’</w:t>
      </w:r>
      <w:r w:rsidR="0051359F" w:rsidRPr="00935764">
        <w:rPr>
          <w:rFonts w:ascii="Helvetica Neue Light" w:eastAsia="Times New Roman" w:hAnsi="Helvetica Neue Light" w:cs="Times New Roman"/>
          <w:rPrChange w:id="4313" w:author="Arthur de Catheu" w:date="2014-06-20T17:08:00Z">
            <w:rPr>
              <w:rFonts w:eastAsia="Times New Roman" w:cs="Times New Roman"/>
              <w:b/>
              <w:bCs/>
              <w:sz w:val="24"/>
            </w:rPr>
          </w:rPrChange>
        </w:rPr>
        <w:t>Euler Hermes</w:t>
      </w:r>
      <w:r w:rsidR="008E1130" w:rsidRPr="00935764">
        <w:rPr>
          <w:rFonts w:ascii="Helvetica Neue Light" w:eastAsia="Times New Roman" w:hAnsi="Helvetica Neue Light" w:cs="Times New Roman"/>
          <w:rPrChange w:id="4314" w:author="Arthur de Catheu" w:date="2014-06-20T17:08:00Z">
            <w:rPr>
              <w:rFonts w:eastAsia="Times New Roman" w:cs="Times New Roman"/>
              <w:b/>
              <w:bCs/>
              <w:sz w:val="24"/>
            </w:rPr>
          </w:rPrChange>
        </w:rPr>
        <w:t xml:space="preserve"> </w:t>
      </w:r>
      <w:proofErr w:type="spellStart"/>
      <w:r w:rsidR="008E1130" w:rsidRPr="00935764">
        <w:rPr>
          <w:rFonts w:ascii="Helvetica Neue Light" w:eastAsia="Times New Roman" w:hAnsi="Helvetica Neue Light" w:cs="Times New Roman"/>
          <w:rPrChange w:id="4315" w:author="Arthur de Catheu" w:date="2014-06-20T17:08:00Z">
            <w:rPr>
              <w:rFonts w:eastAsia="Times New Roman" w:cs="Times New Roman"/>
              <w:b/>
              <w:bCs/>
              <w:sz w:val="24"/>
            </w:rPr>
          </w:rPrChange>
        </w:rPr>
        <w:t>Credit</w:t>
      </w:r>
      <w:proofErr w:type="spellEnd"/>
      <w:r w:rsidR="008E1130" w:rsidRPr="00935764">
        <w:rPr>
          <w:rFonts w:ascii="Helvetica Neue Light" w:eastAsia="Times New Roman" w:hAnsi="Helvetica Neue Light" w:cs="Times New Roman"/>
          <w:rPrChange w:id="4316" w:author="Arthur de Catheu" w:date="2014-06-20T17:08:00Z">
            <w:rPr>
              <w:rFonts w:eastAsia="Times New Roman" w:cs="Times New Roman"/>
              <w:b/>
              <w:bCs/>
              <w:sz w:val="24"/>
            </w:rPr>
          </w:rPrChange>
        </w:rPr>
        <w:t xml:space="preserve"> France</w:t>
      </w:r>
      <w:r w:rsidR="00DE2816" w:rsidRPr="00935764">
        <w:rPr>
          <w:rFonts w:ascii="Helvetica Neue Light" w:eastAsia="Times New Roman" w:hAnsi="Helvetica Neue Light" w:cs="Times New Roman"/>
          <w:rPrChange w:id="4317" w:author="Arthur de Catheu" w:date="2014-06-20T17:08:00Z">
            <w:rPr>
              <w:rFonts w:eastAsia="Times New Roman" w:cs="Times New Roman"/>
              <w:b/>
              <w:bCs/>
              <w:sz w:val="24"/>
            </w:rPr>
          </w:rPrChange>
        </w:rPr>
        <w:t>.</w:t>
      </w:r>
      <w:r w:rsidRPr="00935764">
        <w:rPr>
          <w:rFonts w:ascii="Helvetica Neue Light" w:eastAsia="Times New Roman" w:hAnsi="Helvetica Neue Light" w:cs="Times New Roman"/>
          <w:rPrChange w:id="4318" w:author="Arthur de Catheu" w:date="2014-06-20T17:08:00Z">
            <w:rPr>
              <w:rFonts w:eastAsia="Times New Roman" w:cs="Times New Roman"/>
              <w:b/>
              <w:bCs/>
              <w:sz w:val="24"/>
            </w:rPr>
          </w:rPrChange>
        </w:rPr>
        <w:t xml:space="preserve"> </w:t>
      </w:r>
      <w:r w:rsidR="00DE2816" w:rsidRPr="00935764">
        <w:rPr>
          <w:rFonts w:ascii="Helvetica Neue Light" w:eastAsia="Times New Roman" w:hAnsi="Helvetica Neue Light" w:cs="Times New Roman"/>
          <w:rPrChange w:id="4319" w:author="Arthur de Catheu" w:date="2014-06-20T17:08:00Z">
            <w:rPr>
              <w:rFonts w:eastAsia="Times New Roman" w:cs="Times New Roman"/>
              <w:b/>
              <w:bCs/>
              <w:sz w:val="24"/>
            </w:rPr>
          </w:rPrChange>
        </w:rPr>
        <w:t>L</w:t>
      </w:r>
      <w:r w:rsidRPr="00935764">
        <w:rPr>
          <w:rFonts w:ascii="Helvetica Neue Light" w:eastAsia="Times New Roman" w:hAnsi="Helvetica Neue Light" w:cs="Times New Roman"/>
          <w:rPrChange w:id="4320" w:author="Arthur de Catheu" w:date="2014-06-20T17:08:00Z">
            <w:rPr>
              <w:rFonts w:eastAsia="Times New Roman" w:cs="Times New Roman"/>
              <w:b/>
              <w:bCs/>
              <w:sz w:val="24"/>
            </w:rPr>
          </w:rPrChange>
        </w:rPr>
        <w:t>’obje</w:t>
      </w:r>
      <w:r w:rsidR="00DE2816" w:rsidRPr="00935764">
        <w:rPr>
          <w:rFonts w:ascii="Helvetica Neue Light" w:eastAsia="Times New Roman" w:hAnsi="Helvetica Neue Light" w:cs="Times New Roman"/>
          <w:rPrChange w:id="4321" w:author="Arthur de Catheu" w:date="2014-06-20T17:08:00Z">
            <w:rPr>
              <w:rFonts w:eastAsia="Times New Roman" w:cs="Times New Roman"/>
              <w:b/>
              <w:bCs/>
              <w:sz w:val="24"/>
            </w:rPr>
          </w:rPrChange>
        </w:rPr>
        <w:t>c</w:t>
      </w:r>
      <w:r w:rsidRPr="00935764">
        <w:rPr>
          <w:rFonts w:ascii="Helvetica Neue Light" w:eastAsia="Times New Roman" w:hAnsi="Helvetica Neue Light" w:cs="Times New Roman"/>
          <w:rPrChange w:id="4322" w:author="Arthur de Catheu" w:date="2014-06-20T17:08:00Z">
            <w:rPr>
              <w:rFonts w:eastAsia="Times New Roman" w:cs="Times New Roman"/>
              <w:b/>
              <w:bCs/>
              <w:sz w:val="24"/>
            </w:rPr>
          </w:rPrChange>
        </w:rPr>
        <w:t>t</w:t>
      </w:r>
      <w:r w:rsidR="00DE2816" w:rsidRPr="00935764">
        <w:rPr>
          <w:rFonts w:ascii="Helvetica Neue Light" w:eastAsia="Times New Roman" w:hAnsi="Helvetica Neue Light" w:cs="Times New Roman"/>
          <w:rPrChange w:id="4323" w:author="Arthur de Catheu" w:date="2014-06-20T17:08:00Z">
            <w:rPr>
              <w:rFonts w:eastAsia="Times New Roman" w:cs="Times New Roman"/>
              <w:b/>
              <w:bCs/>
              <w:sz w:val="24"/>
            </w:rPr>
          </w:rPrChange>
        </w:rPr>
        <w:t>if</w:t>
      </w:r>
      <w:r w:rsidRPr="00935764">
        <w:rPr>
          <w:rFonts w:ascii="Helvetica Neue Light" w:eastAsia="Times New Roman" w:hAnsi="Helvetica Neue Light" w:cs="Times New Roman"/>
          <w:rPrChange w:id="4324" w:author="Arthur de Catheu" w:date="2014-06-20T17:08:00Z">
            <w:rPr>
              <w:rFonts w:eastAsia="Times New Roman" w:cs="Times New Roman"/>
              <w:b/>
              <w:bCs/>
              <w:sz w:val="24"/>
            </w:rPr>
          </w:rPrChange>
        </w:rPr>
        <w:t xml:space="preserve"> est d’indemniser </w:t>
      </w:r>
      <w:r w:rsidR="000B7940" w:rsidRPr="00935764">
        <w:rPr>
          <w:rFonts w:ascii="Helvetica Neue Light" w:eastAsia="Times New Roman" w:hAnsi="Helvetica Neue Light" w:cs="Times New Roman"/>
          <w:rPrChange w:id="4325" w:author="Arthur de Catheu" w:date="2014-06-20T17:08:00Z">
            <w:rPr>
              <w:rFonts w:eastAsia="Times New Roman" w:cs="Times New Roman"/>
              <w:b/>
              <w:bCs/>
              <w:sz w:val="24"/>
            </w:rPr>
          </w:rPrChange>
        </w:rPr>
        <w:t>le FCT 2014</w:t>
      </w:r>
      <w:r w:rsidR="00C973A9" w:rsidRPr="00935764">
        <w:rPr>
          <w:rFonts w:ascii="Helvetica Neue Light" w:eastAsia="Times New Roman" w:hAnsi="Helvetica Neue Light" w:cs="Times New Roman"/>
          <w:rPrChange w:id="4326" w:author="Arthur de Catheu" w:date="2014-06-20T17:08:00Z">
            <w:rPr>
              <w:rFonts w:eastAsia="Times New Roman" w:cs="Times New Roman"/>
              <w:b/>
              <w:bCs/>
              <w:sz w:val="24"/>
            </w:rPr>
          </w:rPrChange>
        </w:rPr>
        <w:t xml:space="preserve"> </w:t>
      </w:r>
      <w:r w:rsidRPr="00935764">
        <w:rPr>
          <w:rFonts w:ascii="Helvetica Neue Light" w:eastAsia="Times New Roman" w:hAnsi="Helvetica Neue Light" w:cs="Times New Roman"/>
          <w:rPrChange w:id="4327" w:author="Arthur de Catheu" w:date="2014-06-20T17:08:00Z">
            <w:rPr>
              <w:rFonts w:eastAsia="Times New Roman" w:cs="Times New Roman"/>
              <w:b/>
              <w:bCs/>
              <w:sz w:val="24"/>
            </w:rPr>
          </w:rPrChange>
        </w:rPr>
        <w:t>en cas d’impayés consécutif</w:t>
      </w:r>
      <w:r w:rsidR="00EF28E7" w:rsidRPr="00935764">
        <w:rPr>
          <w:rFonts w:ascii="Helvetica Neue Light" w:eastAsia="Times New Roman" w:hAnsi="Helvetica Neue Light" w:cs="Times New Roman"/>
          <w:rPrChange w:id="4328" w:author="Arthur de Catheu" w:date="2014-06-20T17:08:00Z">
            <w:rPr>
              <w:rFonts w:eastAsia="Times New Roman" w:cs="Times New Roman"/>
              <w:b/>
              <w:bCs/>
              <w:sz w:val="24"/>
            </w:rPr>
          </w:rPrChange>
        </w:rPr>
        <w:t>s</w:t>
      </w:r>
      <w:r w:rsidRPr="00935764">
        <w:rPr>
          <w:rFonts w:ascii="Helvetica Neue Light" w:eastAsia="Times New Roman" w:hAnsi="Helvetica Neue Light" w:cs="Times New Roman"/>
          <w:rPrChange w:id="4329" w:author="Arthur de Catheu" w:date="2014-06-20T17:08:00Z">
            <w:rPr>
              <w:rFonts w:eastAsia="Times New Roman" w:cs="Times New Roman"/>
              <w:b/>
              <w:bCs/>
              <w:sz w:val="24"/>
            </w:rPr>
          </w:rPrChange>
        </w:rPr>
        <w:t xml:space="preserve"> à un refus de paiement non litigieux ou </w:t>
      </w:r>
      <w:r w:rsidR="005E079A" w:rsidRPr="00935764">
        <w:rPr>
          <w:rFonts w:ascii="Helvetica Neue Light" w:eastAsia="Times New Roman" w:hAnsi="Helvetica Neue Light" w:cs="Times New Roman"/>
          <w:rPrChange w:id="4330" w:author="Arthur de Catheu" w:date="2014-06-20T17:08:00Z">
            <w:rPr>
              <w:rFonts w:eastAsia="Times New Roman" w:cs="Times New Roman"/>
              <w:b/>
              <w:bCs/>
              <w:sz w:val="24"/>
            </w:rPr>
          </w:rPrChange>
        </w:rPr>
        <w:t xml:space="preserve">de </w:t>
      </w:r>
      <w:r w:rsidRPr="00935764">
        <w:rPr>
          <w:rFonts w:ascii="Helvetica Neue Light" w:eastAsia="Times New Roman" w:hAnsi="Helvetica Neue Light" w:cs="Times New Roman"/>
          <w:rPrChange w:id="4331" w:author="Arthur de Catheu" w:date="2014-06-20T17:08:00Z">
            <w:rPr>
              <w:rFonts w:eastAsia="Times New Roman" w:cs="Times New Roman"/>
              <w:b/>
              <w:bCs/>
              <w:sz w:val="24"/>
            </w:rPr>
          </w:rPrChange>
        </w:rPr>
        <w:t>défaillance du Débiteur selon les garanties et conditions</w:t>
      </w:r>
      <w:r w:rsidR="00472CAC" w:rsidRPr="00935764">
        <w:rPr>
          <w:rFonts w:ascii="Helvetica Neue Light" w:eastAsia="Times New Roman" w:hAnsi="Helvetica Neue Light" w:cs="Times New Roman"/>
          <w:rPrChange w:id="4332" w:author="Arthur de Catheu" w:date="2014-06-20T17:08:00Z">
            <w:rPr>
              <w:rFonts w:eastAsia="Times New Roman" w:cs="Times New Roman"/>
              <w:b/>
              <w:bCs/>
              <w:sz w:val="24"/>
            </w:rPr>
          </w:rPrChange>
        </w:rPr>
        <w:t xml:space="preserve"> générales </w:t>
      </w:r>
      <w:r w:rsidR="008E1130" w:rsidRPr="00935764">
        <w:rPr>
          <w:rFonts w:ascii="Helvetica Neue Light" w:eastAsia="Times New Roman" w:hAnsi="Helvetica Neue Light" w:cs="Times New Roman"/>
          <w:rPrChange w:id="4333" w:author="Arthur de Catheu" w:date="2014-06-20T17:08:00Z">
            <w:rPr>
              <w:rFonts w:eastAsia="Times New Roman" w:cs="Times New Roman"/>
              <w:b/>
              <w:bCs/>
              <w:sz w:val="24"/>
            </w:rPr>
          </w:rPrChange>
        </w:rPr>
        <w:t>de la Police d’</w:t>
      </w:r>
      <w:r w:rsidR="00A8407D" w:rsidRPr="00935764">
        <w:rPr>
          <w:rFonts w:ascii="Helvetica Neue Light" w:eastAsia="Times New Roman" w:hAnsi="Helvetica Neue Light" w:cs="Times New Roman"/>
          <w:rPrChange w:id="4334" w:author="Arthur de Catheu" w:date="2014-06-20T17:08:00Z">
            <w:rPr>
              <w:rFonts w:eastAsia="Times New Roman" w:cs="Times New Roman"/>
              <w:b/>
              <w:bCs/>
              <w:sz w:val="24"/>
            </w:rPr>
          </w:rPrChange>
        </w:rPr>
        <w:t>Assurance-Crédit</w:t>
      </w:r>
      <w:r w:rsidR="00472CAC" w:rsidRPr="00935764">
        <w:rPr>
          <w:rFonts w:ascii="Helvetica Neue Light" w:eastAsia="Times New Roman" w:hAnsi="Helvetica Neue Light" w:cs="Times New Roman"/>
          <w:rPrChange w:id="4335" w:author="Arthur de Catheu" w:date="2014-06-20T17:08:00Z">
            <w:rPr>
              <w:rFonts w:eastAsia="Times New Roman" w:cs="Times New Roman"/>
              <w:b/>
              <w:bCs/>
              <w:sz w:val="24"/>
            </w:rPr>
          </w:rPrChange>
        </w:rPr>
        <w:t>.</w:t>
      </w:r>
      <w:bookmarkEnd w:id="4304"/>
    </w:p>
    <w:p w14:paraId="3973241E" w14:textId="47AD65B8" w:rsidR="00156B5B" w:rsidRPr="00935764" w:rsidRDefault="00255928" w:rsidP="00AC59DC">
      <w:pPr>
        <w:spacing w:before="120"/>
        <w:rPr>
          <w:rFonts w:ascii="Helvetica Neue Light" w:eastAsia="Times New Roman" w:hAnsi="Helvetica Neue Light" w:cs="Times New Roman"/>
          <w:rPrChange w:id="4336" w:author="Arthur de Catheu" w:date="2014-06-20T17:08:00Z">
            <w:rPr>
              <w:rFonts w:eastAsia="Times New Roman" w:cs="Times New Roman"/>
            </w:rPr>
          </w:rPrChange>
        </w:rPr>
      </w:pPr>
      <w:r w:rsidRPr="00935764">
        <w:rPr>
          <w:rFonts w:ascii="Helvetica Neue Light" w:eastAsia="Times New Roman" w:hAnsi="Helvetica Neue Light" w:cs="Times New Roman"/>
          <w:rPrChange w:id="4337" w:author="Arthur de Catheu" w:date="2014-06-20T17:08:00Z">
            <w:rPr>
              <w:rFonts w:eastAsia="Times New Roman" w:cs="Times New Roman"/>
              <w:b/>
              <w:bCs/>
              <w:sz w:val="24"/>
            </w:rPr>
          </w:rPrChange>
        </w:rPr>
        <w:t xml:space="preserve">La totalité des </w:t>
      </w:r>
      <w:r w:rsidR="00557914" w:rsidRPr="00935764">
        <w:rPr>
          <w:rFonts w:ascii="Helvetica Neue Light" w:eastAsia="Times New Roman" w:hAnsi="Helvetica Neue Light" w:cs="Times New Roman"/>
          <w:rPrChange w:id="4338" w:author="Arthur de Catheu" w:date="2014-06-20T17:08:00Z">
            <w:rPr>
              <w:rFonts w:eastAsia="Times New Roman" w:cs="Times New Roman"/>
              <w:b/>
              <w:bCs/>
              <w:sz w:val="24"/>
            </w:rPr>
          </w:rPrChange>
        </w:rPr>
        <w:t>Créance</w:t>
      </w:r>
      <w:r w:rsidRPr="00935764">
        <w:rPr>
          <w:rFonts w:ascii="Helvetica Neue Light" w:eastAsia="Times New Roman" w:hAnsi="Helvetica Neue Light" w:cs="Times New Roman"/>
          <w:rPrChange w:id="4339" w:author="Arthur de Catheu" w:date="2014-06-20T17:08:00Z">
            <w:rPr>
              <w:rFonts w:eastAsia="Times New Roman" w:cs="Times New Roman"/>
              <w:b/>
              <w:bCs/>
              <w:sz w:val="24"/>
            </w:rPr>
          </w:rPrChange>
        </w:rPr>
        <w:t xml:space="preserve">s </w:t>
      </w:r>
      <w:r w:rsidR="005E079A" w:rsidRPr="00935764">
        <w:rPr>
          <w:rFonts w:ascii="Helvetica Neue Light" w:eastAsia="Times New Roman" w:hAnsi="Helvetica Neue Light" w:cs="Times New Roman"/>
          <w:rPrChange w:id="4340" w:author="Arthur de Catheu" w:date="2014-06-20T17:08:00Z">
            <w:rPr>
              <w:rFonts w:eastAsia="Times New Roman" w:cs="Times New Roman"/>
              <w:b/>
              <w:bCs/>
              <w:sz w:val="24"/>
            </w:rPr>
          </w:rPrChange>
        </w:rPr>
        <w:t>sélectionnées par l’équipe d’</w:t>
      </w:r>
      <w:r w:rsidR="00095467" w:rsidRPr="00935764">
        <w:rPr>
          <w:rFonts w:ascii="Helvetica Neue Light" w:eastAsia="Times New Roman" w:hAnsi="Helvetica Neue Light" w:cs="Times New Roman"/>
          <w:rPrChange w:id="4341" w:author="Arthur de Catheu" w:date="2014-06-20T17:08:00Z">
            <w:rPr>
              <w:rFonts w:eastAsia="Times New Roman" w:cs="Times New Roman"/>
              <w:b/>
              <w:bCs/>
              <w:sz w:val="24"/>
            </w:rPr>
          </w:rPrChange>
        </w:rPr>
        <w:t>Analyse Crédit</w:t>
      </w:r>
      <w:r w:rsidR="005E079A" w:rsidRPr="00935764">
        <w:rPr>
          <w:rFonts w:ascii="Helvetica Neue Light" w:eastAsia="Times New Roman" w:hAnsi="Helvetica Neue Light" w:cs="Times New Roman"/>
          <w:rPrChange w:id="4342" w:author="Arthur de Catheu" w:date="2014-06-20T17:08:00Z">
            <w:rPr>
              <w:rFonts w:eastAsia="Times New Roman" w:cs="Times New Roman"/>
              <w:b/>
              <w:bCs/>
              <w:sz w:val="24"/>
            </w:rPr>
          </w:rPrChange>
        </w:rPr>
        <w:t xml:space="preserve"> de </w:t>
      </w:r>
      <w:r w:rsidR="002119A8" w:rsidRPr="00935764">
        <w:rPr>
          <w:rFonts w:ascii="Helvetica Neue Light" w:eastAsia="Times New Roman" w:hAnsi="Helvetica Neue Light" w:cs="Times New Roman"/>
          <w:rPrChange w:id="4343" w:author="Arthur de Catheu" w:date="2014-06-20T17:08:00Z">
            <w:rPr>
              <w:rFonts w:eastAsia="Times New Roman" w:cs="Times New Roman"/>
              <w:b/>
              <w:bCs/>
              <w:sz w:val="24"/>
            </w:rPr>
          </w:rPrChange>
        </w:rPr>
        <w:t>Finexkap AM</w:t>
      </w:r>
      <w:r w:rsidR="005E079A" w:rsidRPr="00935764">
        <w:rPr>
          <w:rFonts w:ascii="Helvetica Neue Light" w:eastAsia="Times New Roman" w:hAnsi="Helvetica Neue Light" w:cs="Times New Roman"/>
          <w:rPrChange w:id="4344" w:author="Arthur de Catheu" w:date="2014-06-20T17:08:00Z">
            <w:rPr>
              <w:rFonts w:eastAsia="Times New Roman" w:cs="Times New Roman"/>
              <w:b/>
              <w:bCs/>
              <w:sz w:val="24"/>
            </w:rPr>
          </w:rPrChange>
        </w:rPr>
        <w:t xml:space="preserve"> </w:t>
      </w:r>
      <w:r w:rsidR="008E1130" w:rsidRPr="00935764">
        <w:rPr>
          <w:rFonts w:ascii="Helvetica Neue Light" w:eastAsia="Times New Roman" w:hAnsi="Helvetica Neue Light" w:cs="Times New Roman"/>
          <w:rPrChange w:id="4345" w:author="Arthur de Catheu" w:date="2014-06-20T17:08:00Z">
            <w:rPr>
              <w:rFonts w:eastAsia="Times New Roman" w:cs="Times New Roman"/>
              <w:b/>
              <w:bCs/>
              <w:sz w:val="24"/>
            </w:rPr>
          </w:rPrChange>
        </w:rPr>
        <w:t>est</w:t>
      </w:r>
      <w:r w:rsidRPr="00935764">
        <w:rPr>
          <w:rFonts w:ascii="Helvetica Neue Light" w:eastAsia="Times New Roman" w:hAnsi="Helvetica Neue Light" w:cs="Times New Roman"/>
          <w:rPrChange w:id="4346" w:author="Arthur de Catheu" w:date="2014-06-20T17:08:00Z">
            <w:rPr>
              <w:rFonts w:eastAsia="Times New Roman" w:cs="Times New Roman"/>
              <w:b/>
              <w:bCs/>
              <w:sz w:val="24"/>
            </w:rPr>
          </w:rPrChange>
        </w:rPr>
        <w:t xml:space="preserve"> </w:t>
      </w:r>
      <w:r w:rsidR="00C973A9" w:rsidRPr="00935764">
        <w:rPr>
          <w:rFonts w:ascii="Helvetica Neue Light" w:eastAsia="Times New Roman" w:hAnsi="Helvetica Neue Light" w:cs="Times New Roman"/>
          <w:rPrChange w:id="4347" w:author="Arthur de Catheu" w:date="2014-06-20T17:08:00Z">
            <w:rPr>
              <w:rFonts w:eastAsia="Times New Roman" w:cs="Times New Roman"/>
              <w:b/>
              <w:bCs/>
              <w:sz w:val="24"/>
            </w:rPr>
          </w:rPrChange>
        </w:rPr>
        <w:t xml:space="preserve">présentée </w:t>
      </w:r>
      <w:r w:rsidR="005E079A" w:rsidRPr="00935764">
        <w:rPr>
          <w:rFonts w:ascii="Helvetica Neue Light" w:eastAsia="Times New Roman" w:hAnsi="Helvetica Neue Light" w:cs="Times New Roman"/>
          <w:rPrChange w:id="4348" w:author="Arthur de Catheu" w:date="2014-06-20T17:08:00Z">
            <w:rPr>
              <w:rFonts w:eastAsia="Times New Roman" w:cs="Times New Roman"/>
              <w:b/>
              <w:bCs/>
              <w:sz w:val="24"/>
            </w:rPr>
          </w:rPrChange>
        </w:rPr>
        <w:t xml:space="preserve">par </w:t>
      </w:r>
      <w:r w:rsidR="000B7940" w:rsidRPr="00935764">
        <w:rPr>
          <w:rFonts w:ascii="Helvetica Neue Light" w:eastAsia="Times New Roman" w:hAnsi="Helvetica Neue Light" w:cs="Times New Roman"/>
          <w:rPrChange w:id="4349" w:author="Arthur de Catheu" w:date="2014-06-20T17:08:00Z">
            <w:rPr>
              <w:rFonts w:eastAsia="Times New Roman" w:cs="Times New Roman"/>
              <w:b/>
              <w:bCs/>
              <w:sz w:val="24"/>
            </w:rPr>
          </w:rPrChange>
        </w:rPr>
        <w:t>le FCT 2014</w:t>
      </w:r>
      <w:r w:rsidR="005E079A" w:rsidRPr="00935764">
        <w:rPr>
          <w:rFonts w:ascii="Helvetica Neue Light" w:eastAsia="Times New Roman" w:hAnsi="Helvetica Neue Light" w:cs="Times New Roman"/>
          <w:rPrChange w:id="4350" w:author="Arthur de Catheu" w:date="2014-06-20T17:08:00Z">
            <w:rPr>
              <w:rFonts w:eastAsia="Times New Roman" w:cs="Times New Roman"/>
              <w:b/>
              <w:bCs/>
              <w:sz w:val="24"/>
            </w:rPr>
          </w:rPrChange>
        </w:rPr>
        <w:t xml:space="preserve"> </w:t>
      </w:r>
      <w:r w:rsidR="008E1130" w:rsidRPr="00935764">
        <w:rPr>
          <w:rFonts w:ascii="Helvetica Neue Light" w:eastAsia="Times New Roman" w:hAnsi="Helvetica Neue Light" w:cs="Times New Roman"/>
          <w:rPrChange w:id="4351" w:author="Arthur de Catheu" w:date="2014-06-20T17:08:00Z">
            <w:rPr>
              <w:rFonts w:eastAsia="Times New Roman" w:cs="Times New Roman"/>
              <w:b/>
              <w:bCs/>
              <w:sz w:val="24"/>
            </w:rPr>
          </w:rPrChange>
        </w:rPr>
        <w:t>à l’Assureur</w:t>
      </w:r>
      <w:r w:rsidR="00C973A9" w:rsidRPr="00935764">
        <w:rPr>
          <w:rFonts w:ascii="Helvetica Neue Light" w:eastAsia="Times New Roman" w:hAnsi="Helvetica Neue Light" w:cs="Times New Roman"/>
          <w:rPrChange w:id="4352" w:author="Arthur de Catheu" w:date="2014-06-20T17:08:00Z">
            <w:rPr>
              <w:rFonts w:eastAsia="Times New Roman" w:cs="Times New Roman"/>
              <w:b/>
              <w:bCs/>
              <w:sz w:val="24"/>
            </w:rPr>
          </w:rPrChange>
        </w:rPr>
        <w:t>-Crédit</w:t>
      </w:r>
      <w:r w:rsidRPr="00935764">
        <w:rPr>
          <w:rFonts w:ascii="Helvetica Neue Light" w:eastAsia="Times New Roman" w:hAnsi="Helvetica Neue Light" w:cs="Times New Roman"/>
          <w:rPrChange w:id="4353" w:author="Arthur de Catheu" w:date="2014-06-20T17:08:00Z">
            <w:rPr>
              <w:rFonts w:eastAsia="Times New Roman" w:cs="Times New Roman"/>
              <w:b/>
              <w:bCs/>
              <w:sz w:val="24"/>
            </w:rPr>
          </w:rPrChange>
        </w:rPr>
        <w:t>. En cas d</w:t>
      </w:r>
      <w:r w:rsidR="0065792B" w:rsidRPr="00935764">
        <w:rPr>
          <w:rFonts w:ascii="Helvetica Neue Light" w:eastAsia="Times New Roman" w:hAnsi="Helvetica Neue Light" w:cs="Times New Roman"/>
          <w:rPrChange w:id="4354" w:author="Arthur de Catheu" w:date="2014-06-20T17:08:00Z">
            <w:rPr>
              <w:rFonts w:eastAsia="Times New Roman" w:cs="Times New Roman"/>
              <w:b/>
              <w:bCs/>
              <w:sz w:val="24"/>
            </w:rPr>
          </w:rPrChange>
        </w:rPr>
        <w:t>e garantie accordée</w:t>
      </w:r>
      <w:r w:rsidR="005E079A" w:rsidRPr="00935764">
        <w:rPr>
          <w:rFonts w:ascii="Helvetica Neue Light" w:eastAsia="Times New Roman" w:hAnsi="Helvetica Neue Light" w:cs="Times New Roman"/>
          <w:rPrChange w:id="4355" w:author="Arthur de Catheu" w:date="2014-06-20T17:08:00Z">
            <w:rPr>
              <w:rFonts w:eastAsia="Times New Roman" w:cs="Times New Roman"/>
              <w:b/>
              <w:bCs/>
              <w:sz w:val="24"/>
            </w:rPr>
          </w:rPrChange>
        </w:rPr>
        <w:t xml:space="preserve"> par </w:t>
      </w:r>
      <w:r w:rsidR="008E1130" w:rsidRPr="00935764">
        <w:rPr>
          <w:rFonts w:ascii="Helvetica Neue Light" w:eastAsia="Times New Roman" w:hAnsi="Helvetica Neue Light" w:cs="Times New Roman"/>
          <w:rPrChange w:id="4356" w:author="Arthur de Catheu" w:date="2014-06-20T17:08:00Z">
            <w:rPr>
              <w:rFonts w:eastAsia="Times New Roman" w:cs="Times New Roman"/>
              <w:b/>
              <w:bCs/>
              <w:sz w:val="24"/>
            </w:rPr>
          </w:rPrChange>
        </w:rPr>
        <w:t>l’Assureur-Crédit</w:t>
      </w:r>
      <w:r w:rsidR="0065792B" w:rsidRPr="00935764">
        <w:rPr>
          <w:rFonts w:ascii="Helvetica Neue Light" w:eastAsia="Times New Roman" w:hAnsi="Helvetica Neue Light" w:cs="Times New Roman"/>
          <w:rPrChange w:id="4357" w:author="Arthur de Catheu" w:date="2014-06-20T17:08:00Z">
            <w:rPr>
              <w:rFonts w:eastAsia="Times New Roman" w:cs="Times New Roman"/>
              <w:b/>
              <w:bCs/>
              <w:sz w:val="24"/>
            </w:rPr>
          </w:rPrChange>
        </w:rPr>
        <w:t>,</w:t>
      </w:r>
      <w:r w:rsidRPr="00935764">
        <w:rPr>
          <w:rFonts w:ascii="Helvetica Neue Light" w:eastAsia="Times New Roman" w:hAnsi="Helvetica Neue Light" w:cs="Times New Roman"/>
          <w:rPrChange w:id="4358" w:author="Arthur de Catheu" w:date="2014-06-20T17:08:00Z">
            <w:rPr>
              <w:rFonts w:eastAsia="Times New Roman" w:cs="Times New Roman"/>
              <w:b/>
              <w:bCs/>
              <w:sz w:val="24"/>
            </w:rPr>
          </w:rPrChange>
        </w:rPr>
        <w:t xml:space="preserve"> le </w:t>
      </w:r>
      <w:r w:rsidR="00A37D87" w:rsidRPr="00935764">
        <w:rPr>
          <w:rFonts w:ascii="Helvetica Neue Light" w:eastAsia="Times New Roman" w:hAnsi="Helvetica Neue Light" w:cs="Times New Roman"/>
          <w:rPrChange w:id="4359" w:author="Arthur de Catheu" w:date="2014-06-20T17:08:00Z">
            <w:rPr>
              <w:rFonts w:eastAsia="Times New Roman" w:cs="Times New Roman"/>
              <w:b/>
              <w:bCs/>
              <w:sz w:val="24"/>
            </w:rPr>
          </w:rPrChange>
        </w:rPr>
        <w:t>FCT 2014</w:t>
      </w:r>
      <w:r w:rsidR="005E079A" w:rsidRPr="00935764">
        <w:rPr>
          <w:rFonts w:ascii="Helvetica Neue Light" w:eastAsia="Times New Roman" w:hAnsi="Helvetica Neue Light" w:cs="Times New Roman"/>
          <w:rPrChange w:id="4360" w:author="Arthur de Catheu" w:date="2014-06-20T17:08:00Z">
            <w:rPr>
              <w:rFonts w:eastAsia="Times New Roman" w:cs="Times New Roman"/>
              <w:b/>
              <w:bCs/>
              <w:sz w:val="24"/>
            </w:rPr>
          </w:rPrChange>
        </w:rPr>
        <w:t xml:space="preserve"> </w:t>
      </w:r>
      <w:r w:rsidRPr="00935764">
        <w:rPr>
          <w:rFonts w:ascii="Helvetica Neue Light" w:eastAsia="Times New Roman" w:hAnsi="Helvetica Neue Light" w:cs="Times New Roman"/>
          <w:rPrChange w:id="4361" w:author="Arthur de Catheu" w:date="2014-06-20T17:08:00Z">
            <w:rPr>
              <w:rFonts w:eastAsia="Times New Roman" w:cs="Times New Roman"/>
              <w:b/>
              <w:bCs/>
              <w:sz w:val="24"/>
            </w:rPr>
          </w:rPrChange>
        </w:rPr>
        <w:t xml:space="preserve">est </w:t>
      </w:r>
      <w:r w:rsidR="0065792B" w:rsidRPr="00935764">
        <w:rPr>
          <w:rFonts w:ascii="Helvetica Neue Light" w:eastAsia="Times New Roman" w:hAnsi="Helvetica Neue Light" w:cs="Times New Roman"/>
          <w:rPrChange w:id="4362" w:author="Arthur de Catheu" w:date="2014-06-20T17:08:00Z">
            <w:rPr>
              <w:rFonts w:eastAsia="Times New Roman" w:cs="Times New Roman"/>
              <w:b/>
              <w:bCs/>
              <w:sz w:val="24"/>
            </w:rPr>
          </w:rPrChange>
        </w:rPr>
        <w:t>assuré</w:t>
      </w:r>
      <w:r w:rsidRPr="00935764">
        <w:rPr>
          <w:rFonts w:ascii="Helvetica Neue Light" w:eastAsia="Times New Roman" w:hAnsi="Helvetica Neue Light" w:cs="Times New Roman"/>
          <w:rPrChange w:id="4363" w:author="Arthur de Catheu" w:date="2014-06-20T17:08:00Z">
            <w:rPr>
              <w:rFonts w:eastAsia="Times New Roman" w:cs="Times New Roman"/>
              <w:b/>
              <w:bCs/>
              <w:sz w:val="24"/>
            </w:rPr>
          </w:rPrChange>
        </w:rPr>
        <w:t xml:space="preserve"> à hauteur du montant précisé sur l’avis de garantie. En cas de refus</w:t>
      </w:r>
      <w:r w:rsidR="005E079A" w:rsidRPr="00935764">
        <w:rPr>
          <w:rFonts w:ascii="Helvetica Neue Light" w:eastAsia="Times New Roman" w:hAnsi="Helvetica Neue Light" w:cs="Times New Roman"/>
          <w:rPrChange w:id="4364" w:author="Arthur de Catheu" w:date="2014-06-20T17:08:00Z">
            <w:rPr>
              <w:rFonts w:eastAsia="Times New Roman" w:cs="Times New Roman"/>
              <w:b/>
              <w:bCs/>
              <w:sz w:val="24"/>
            </w:rPr>
          </w:rPrChange>
        </w:rPr>
        <w:t xml:space="preserve"> de garantie par </w:t>
      </w:r>
      <w:r w:rsidR="008E1130" w:rsidRPr="00935764">
        <w:rPr>
          <w:rFonts w:ascii="Helvetica Neue Light" w:eastAsia="Times New Roman" w:hAnsi="Helvetica Neue Light" w:cs="Times New Roman"/>
          <w:rPrChange w:id="4365" w:author="Arthur de Catheu" w:date="2014-06-20T17:08:00Z">
            <w:rPr>
              <w:rFonts w:eastAsia="Times New Roman" w:cs="Times New Roman"/>
              <w:b/>
              <w:bCs/>
              <w:sz w:val="24"/>
            </w:rPr>
          </w:rPrChange>
        </w:rPr>
        <w:t>l’Assureur-Crédit</w:t>
      </w:r>
      <w:r w:rsidRPr="00935764">
        <w:rPr>
          <w:rFonts w:ascii="Helvetica Neue Light" w:eastAsia="Times New Roman" w:hAnsi="Helvetica Neue Light" w:cs="Times New Roman"/>
          <w:rPrChange w:id="4366" w:author="Arthur de Catheu" w:date="2014-06-20T17:08:00Z">
            <w:rPr>
              <w:rFonts w:eastAsia="Times New Roman" w:cs="Times New Roman"/>
              <w:b/>
              <w:bCs/>
              <w:sz w:val="24"/>
            </w:rPr>
          </w:rPrChange>
        </w:rPr>
        <w:t xml:space="preserve">, </w:t>
      </w:r>
      <w:r w:rsidR="002119A8" w:rsidRPr="00935764">
        <w:rPr>
          <w:rFonts w:ascii="Helvetica Neue Light" w:eastAsia="Times New Roman" w:hAnsi="Helvetica Neue Light" w:cs="Times New Roman"/>
          <w:rPrChange w:id="4367" w:author="Arthur de Catheu" w:date="2014-06-20T17:08:00Z">
            <w:rPr>
              <w:rFonts w:eastAsia="Times New Roman" w:cs="Times New Roman"/>
              <w:b/>
              <w:bCs/>
              <w:sz w:val="24"/>
            </w:rPr>
          </w:rPrChange>
        </w:rPr>
        <w:t>Finexkap AM</w:t>
      </w:r>
      <w:r w:rsidRPr="00935764">
        <w:rPr>
          <w:rFonts w:ascii="Helvetica Neue Light" w:eastAsia="Times New Roman" w:hAnsi="Helvetica Neue Light" w:cs="Times New Roman"/>
          <w:rPrChange w:id="4368" w:author="Arthur de Catheu" w:date="2014-06-20T17:08:00Z">
            <w:rPr>
              <w:rFonts w:eastAsia="Times New Roman" w:cs="Times New Roman"/>
              <w:b/>
              <w:bCs/>
              <w:sz w:val="24"/>
            </w:rPr>
          </w:rPrChange>
        </w:rPr>
        <w:t xml:space="preserve"> conserve le pouvoir de décider ou non </w:t>
      </w:r>
      <w:r w:rsidR="005E079A" w:rsidRPr="00935764">
        <w:rPr>
          <w:rFonts w:ascii="Helvetica Neue Light" w:eastAsia="Times New Roman" w:hAnsi="Helvetica Neue Light" w:cs="Times New Roman"/>
          <w:rPrChange w:id="4369" w:author="Arthur de Catheu" w:date="2014-06-20T17:08:00Z">
            <w:rPr>
              <w:rFonts w:eastAsia="Times New Roman" w:cs="Times New Roman"/>
              <w:b/>
              <w:bCs/>
              <w:sz w:val="24"/>
            </w:rPr>
          </w:rPrChange>
        </w:rPr>
        <w:t>de la sélection</w:t>
      </w:r>
      <w:r w:rsidRPr="00935764">
        <w:rPr>
          <w:rFonts w:ascii="Helvetica Neue Light" w:eastAsia="Times New Roman" w:hAnsi="Helvetica Neue Light" w:cs="Times New Roman"/>
          <w:rPrChange w:id="4370" w:author="Arthur de Catheu" w:date="2014-06-20T17:08:00Z">
            <w:rPr>
              <w:rFonts w:eastAsia="Times New Roman" w:cs="Times New Roman"/>
              <w:b/>
              <w:bCs/>
              <w:sz w:val="24"/>
            </w:rPr>
          </w:rPrChange>
        </w:rPr>
        <w:t xml:space="preserve"> d’une </w:t>
      </w:r>
      <w:r w:rsidR="00557914" w:rsidRPr="00935764">
        <w:rPr>
          <w:rFonts w:ascii="Helvetica Neue Light" w:eastAsia="Times New Roman" w:hAnsi="Helvetica Neue Light" w:cs="Times New Roman"/>
          <w:rPrChange w:id="4371" w:author="Arthur de Catheu" w:date="2014-06-20T17:08:00Z">
            <w:rPr>
              <w:rFonts w:eastAsia="Times New Roman" w:cs="Times New Roman"/>
              <w:b/>
              <w:bCs/>
              <w:sz w:val="24"/>
            </w:rPr>
          </w:rPrChange>
        </w:rPr>
        <w:t>Créance</w:t>
      </w:r>
      <w:r w:rsidR="005E079A" w:rsidRPr="00935764">
        <w:rPr>
          <w:rFonts w:ascii="Helvetica Neue Light" w:eastAsia="Times New Roman" w:hAnsi="Helvetica Neue Light" w:cs="Times New Roman"/>
          <w:rPrChange w:id="4372" w:author="Arthur de Catheu" w:date="2014-06-20T17:08:00Z">
            <w:rPr>
              <w:rFonts w:eastAsia="Times New Roman" w:cs="Times New Roman"/>
              <w:b/>
              <w:bCs/>
              <w:sz w:val="24"/>
            </w:rPr>
          </w:rPrChange>
        </w:rPr>
        <w:t xml:space="preserve"> aux fins de soumission au </w:t>
      </w:r>
      <w:r w:rsidR="00A37D87" w:rsidRPr="00935764">
        <w:rPr>
          <w:rFonts w:ascii="Helvetica Neue Light" w:eastAsia="Times New Roman" w:hAnsi="Helvetica Neue Light" w:cs="Times New Roman"/>
          <w:rPrChange w:id="4373" w:author="Arthur de Catheu" w:date="2014-06-20T17:08:00Z">
            <w:rPr>
              <w:rFonts w:eastAsia="Times New Roman" w:cs="Times New Roman"/>
              <w:b/>
              <w:bCs/>
              <w:sz w:val="24"/>
            </w:rPr>
          </w:rPrChange>
        </w:rPr>
        <w:t>FCT 2014</w:t>
      </w:r>
      <w:r w:rsidR="005E079A" w:rsidRPr="00935764">
        <w:rPr>
          <w:rFonts w:ascii="Helvetica Neue Light" w:eastAsia="Times New Roman" w:hAnsi="Helvetica Neue Light" w:cs="Times New Roman"/>
          <w:rPrChange w:id="4374" w:author="Arthur de Catheu" w:date="2014-06-20T17:08:00Z">
            <w:rPr>
              <w:rFonts w:eastAsia="Times New Roman" w:cs="Times New Roman"/>
              <w:b/>
              <w:bCs/>
              <w:sz w:val="24"/>
            </w:rPr>
          </w:rPrChange>
        </w:rPr>
        <w:t xml:space="preserve"> pour acquisition par ce dernier</w:t>
      </w:r>
      <w:r w:rsidRPr="00935764">
        <w:rPr>
          <w:rFonts w:ascii="Helvetica Neue Light" w:eastAsia="Times New Roman" w:hAnsi="Helvetica Neue Light" w:cs="Times New Roman"/>
          <w:rPrChange w:id="4375" w:author="Arthur de Catheu" w:date="2014-06-20T17:08:00Z">
            <w:rPr>
              <w:rFonts w:eastAsia="Times New Roman" w:cs="Times New Roman"/>
              <w:b/>
              <w:bCs/>
              <w:sz w:val="24"/>
            </w:rPr>
          </w:rPrChange>
        </w:rPr>
        <w:t>.</w:t>
      </w:r>
      <w:r w:rsidR="00175DD4" w:rsidRPr="00935764">
        <w:rPr>
          <w:rFonts w:ascii="Helvetica Neue Light" w:eastAsia="Times New Roman" w:hAnsi="Helvetica Neue Light" w:cs="Times New Roman"/>
          <w:rPrChange w:id="4376" w:author="Arthur de Catheu" w:date="2014-06-20T17:08:00Z">
            <w:rPr>
              <w:rFonts w:eastAsia="Times New Roman" w:cs="Times New Roman"/>
              <w:b/>
              <w:bCs/>
              <w:sz w:val="24"/>
            </w:rPr>
          </w:rPrChange>
        </w:rPr>
        <w:t xml:space="preserve"> L</w:t>
      </w:r>
      <w:r w:rsidR="005313F1" w:rsidRPr="00935764">
        <w:rPr>
          <w:rFonts w:ascii="Helvetica Neue Light" w:eastAsia="Times New Roman" w:hAnsi="Helvetica Neue Light" w:cs="Times New Roman"/>
          <w:rPrChange w:id="4377" w:author="Arthur de Catheu" w:date="2014-06-20T17:08:00Z">
            <w:rPr>
              <w:rFonts w:eastAsia="Times New Roman" w:cs="Times New Roman"/>
              <w:b/>
              <w:bCs/>
              <w:sz w:val="24"/>
            </w:rPr>
          </w:rPrChange>
        </w:rPr>
        <w:t xml:space="preserve">es Créances </w:t>
      </w:r>
      <w:r w:rsidR="005E079A" w:rsidRPr="00935764">
        <w:rPr>
          <w:rFonts w:ascii="Helvetica Neue Light" w:eastAsia="Times New Roman" w:hAnsi="Helvetica Neue Light" w:cs="Times New Roman"/>
          <w:rPrChange w:id="4378" w:author="Arthur de Catheu" w:date="2014-06-20T17:08:00Z">
            <w:rPr>
              <w:rFonts w:eastAsia="Times New Roman" w:cs="Times New Roman"/>
              <w:b/>
              <w:bCs/>
              <w:sz w:val="24"/>
            </w:rPr>
          </w:rPrChange>
        </w:rPr>
        <w:t xml:space="preserve">sélectionnées par </w:t>
      </w:r>
      <w:r w:rsidR="002119A8" w:rsidRPr="00935764">
        <w:rPr>
          <w:rFonts w:ascii="Helvetica Neue Light" w:eastAsia="Times New Roman" w:hAnsi="Helvetica Neue Light" w:cs="Times New Roman"/>
          <w:rPrChange w:id="4379" w:author="Arthur de Catheu" w:date="2014-06-20T17:08:00Z">
            <w:rPr>
              <w:rFonts w:eastAsia="Times New Roman" w:cs="Times New Roman"/>
              <w:b/>
              <w:bCs/>
              <w:sz w:val="24"/>
            </w:rPr>
          </w:rPrChange>
        </w:rPr>
        <w:t>Finexkap AM</w:t>
      </w:r>
      <w:r w:rsidR="005313F1" w:rsidRPr="00935764">
        <w:rPr>
          <w:rFonts w:ascii="Helvetica Neue Light" w:eastAsia="Times New Roman" w:hAnsi="Helvetica Neue Light" w:cs="Times New Roman"/>
          <w:rPrChange w:id="4380" w:author="Arthur de Catheu" w:date="2014-06-20T17:08:00Z">
            <w:rPr>
              <w:rFonts w:eastAsia="Times New Roman" w:cs="Times New Roman"/>
              <w:b/>
              <w:bCs/>
              <w:sz w:val="24"/>
            </w:rPr>
          </w:rPrChange>
        </w:rPr>
        <w:t xml:space="preserve"> </w:t>
      </w:r>
      <w:r w:rsidR="000B7940" w:rsidRPr="00935764">
        <w:rPr>
          <w:rFonts w:ascii="Helvetica Neue Light" w:eastAsia="Times New Roman" w:hAnsi="Helvetica Neue Light" w:cs="Times New Roman"/>
          <w:rPrChange w:id="4381" w:author="Arthur de Catheu" w:date="2014-06-20T17:08:00Z">
            <w:rPr>
              <w:rFonts w:eastAsia="Times New Roman" w:cs="Times New Roman"/>
              <w:b/>
              <w:bCs/>
              <w:sz w:val="24"/>
            </w:rPr>
          </w:rPrChange>
        </w:rPr>
        <w:t xml:space="preserve">pour le FCT 2014 </w:t>
      </w:r>
      <w:r w:rsidR="005313F1" w:rsidRPr="00935764">
        <w:rPr>
          <w:rFonts w:ascii="Helvetica Neue Light" w:eastAsia="Times New Roman" w:hAnsi="Helvetica Neue Light" w:cs="Times New Roman"/>
          <w:rPrChange w:id="4382" w:author="Arthur de Catheu" w:date="2014-06-20T17:08:00Z">
            <w:rPr>
              <w:rFonts w:eastAsia="Times New Roman" w:cs="Times New Roman"/>
              <w:b/>
              <w:bCs/>
              <w:sz w:val="24"/>
            </w:rPr>
          </w:rPrChange>
        </w:rPr>
        <w:t>ne concerne</w:t>
      </w:r>
      <w:r w:rsidR="00175DD4" w:rsidRPr="00935764">
        <w:rPr>
          <w:rFonts w:ascii="Helvetica Neue Light" w:eastAsia="Times New Roman" w:hAnsi="Helvetica Neue Light" w:cs="Times New Roman"/>
          <w:rPrChange w:id="4383" w:author="Arthur de Catheu" w:date="2014-06-20T17:08:00Z">
            <w:rPr>
              <w:rFonts w:eastAsia="Times New Roman" w:cs="Times New Roman"/>
              <w:b/>
              <w:bCs/>
              <w:sz w:val="24"/>
            </w:rPr>
          </w:rPrChange>
        </w:rPr>
        <w:t>ront</w:t>
      </w:r>
      <w:r w:rsidR="005313F1" w:rsidRPr="00935764">
        <w:rPr>
          <w:rFonts w:ascii="Helvetica Neue Light" w:eastAsia="Times New Roman" w:hAnsi="Helvetica Neue Light" w:cs="Times New Roman"/>
          <w:rPrChange w:id="4384" w:author="Arthur de Catheu" w:date="2014-06-20T17:08:00Z">
            <w:rPr>
              <w:rFonts w:eastAsia="Times New Roman" w:cs="Times New Roman"/>
              <w:b/>
              <w:bCs/>
              <w:sz w:val="24"/>
            </w:rPr>
          </w:rPrChange>
        </w:rPr>
        <w:t xml:space="preserve"> que des Débiteurs </w:t>
      </w:r>
      <w:r w:rsidR="005E079A" w:rsidRPr="00935764">
        <w:rPr>
          <w:rFonts w:ascii="Helvetica Neue Light" w:eastAsia="Times New Roman" w:hAnsi="Helvetica Neue Light" w:cs="Times New Roman"/>
          <w:rPrChange w:id="4385" w:author="Arthur de Catheu" w:date="2014-06-20T17:08:00Z">
            <w:rPr>
              <w:rFonts w:eastAsia="Times New Roman" w:cs="Times New Roman"/>
              <w:b/>
              <w:bCs/>
              <w:sz w:val="24"/>
            </w:rPr>
          </w:rPrChange>
        </w:rPr>
        <w:t xml:space="preserve">pour lesquels une garantie est fournie par </w:t>
      </w:r>
      <w:r w:rsidR="008E1130" w:rsidRPr="00935764">
        <w:rPr>
          <w:rFonts w:ascii="Helvetica Neue Light" w:eastAsia="Times New Roman" w:hAnsi="Helvetica Neue Light" w:cs="Times New Roman"/>
          <w:rPrChange w:id="4386" w:author="Arthur de Catheu" w:date="2014-06-20T17:08:00Z">
            <w:rPr>
              <w:rFonts w:eastAsia="Times New Roman" w:cs="Times New Roman"/>
              <w:b/>
              <w:bCs/>
              <w:sz w:val="24"/>
            </w:rPr>
          </w:rPrChange>
        </w:rPr>
        <w:t>l’Assureur-Crédit</w:t>
      </w:r>
      <w:r w:rsidR="00175DD4" w:rsidRPr="00935764">
        <w:rPr>
          <w:rFonts w:ascii="Helvetica Neue Light" w:eastAsia="Times New Roman" w:hAnsi="Helvetica Neue Light" w:cs="Times New Roman"/>
          <w:rPrChange w:id="4387" w:author="Arthur de Catheu" w:date="2014-06-20T17:08:00Z">
            <w:rPr>
              <w:rFonts w:eastAsia="Times New Roman" w:cs="Times New Roman"/>
              <w:b/>
              <w:bCs/>
              <w:sz w:val="24"/>
            </w:rPr>
          </w:rPrChange>
        </w:rPr>
        <w:t xml:space="preserve"> </w:t>
      </w:r>
      <w:r w:rsidR="000B7940" w:rsidRPr="00935764">
        <w:rPr>
          <w:rFonts w:ascii="Helvetica Neue Light" w:eastAsia="Times New Roman" w:hAnsi="Helvetica Neue Light" w:cs="Times New Roman"/>
          <w:rPrChange w:id="4388" w:author="Arthur de Catheu" w:date="2014-06-20T17:08:00Z">
            <w:rPr>
              <w:rFonts w:eastAsia="Times New Roman" w:cs="Times New Roman"/>
              <w:b/>
              <w:bCs/>
              <w:sz w:val="24"/>
            </w:rPr>
          </w:rPrChange>
        </w:rPr>
        <w:t>à hauteur du Montant Nominal de chaque Créance concernée</w:t>
      </w:r>
      <w:r w:rsidR="005313F1" w:rsidRPr="00935764">
        <w:rPr>
          <w:rFonts w:ascii="Helvetica Neue Light" w:eastAsia="Times New Roman" w:hAnsi="Helvetica Neue Light" w:cs="Times New Roman"/>
          <w:rPrChange w:id="4389" w:author="Arthur de Catheu" w:date="2014-06-20T17:08:00Z">
            <w:rPr>
              <w:rFonts w:eastAsia="Times New Roman" w:cs="Times New Roman"/>
              <w:b/>
              <w:bCs/>
              <w:sz w:val="24"/>
            </w:rPr>
          </w:rPrChange>
        </w:rPr>
        <w:t>.</w:t>
      </w:r>
    </w:p>
    <w:p w14:paraId="113D5969" w14:textId="40E14DAB" w:rsidR="00156B5B" w:rsidRPr="00935764" w:rsidRDefault="00255928" w:rsidP="00AC59DC">
      <w:pPr>
        <w:spacing w:before="120"/>
        <w:rPr>
          <w:rFonts w:ascii="Helvetica Neue Light" w:eastAsia="Times New Roman" w:hAnsi="Helvetica Neue Light" w:cs="Times New Roman"/>
          <w:rPrChange w:id="4390" w:author="Arthur de Catheu" w:date="2014-06-20T17:08:00Z">
            <w:rPr>
              <w:rFonts w:eastAsia="Times New Roman" w:cs="Times New Roman"/>
            </w:rPr>
          </w:rPrChange>
        </w:rPr>
      </w:pPr>
      <w:r w:rsidRPr="00935764">
        <w:rPr>
          <w:rFonts w:ascii="Helvetica Neue Light" w:eastAsia="Times New Roman" w:hAnsi="Helvetica Neue Light" w:cs="Times New Roman"/>
          <w:rPrChange w:id="4391" w:author="Arthur de Catheu" w:date="2014-06-20T17:08:00Z">
            <w:rPr>
              <w:rFonts w:eastAsia="Times New Roman" w:cs="Times New Roman"/>
              <w:b/>
              <w:bCs/>
              <w:sz w:val="24"/>
            </w:rPr>
          </w:rPrChange>
        </w:rPr>
        <w:t xml:space="preserve">Le </w:t>
      </w:r>
      <w:r w:rsidR="00A37D87" w:rsidRPr="00935764">
        <w:rPr>
          <w:rFonts w:ascii="Helvetica Neue Light" w:eastAsia="Times New Roman" w:hAnsi="Helvetica Neue Light" w:cs="Times New Roman"/>
          <w:rPrChange w:id="4392" w:author="Arthur de Catheu" w:date="2014-06-20T17:08:00Z">
            <w:rPr>
              <w:rFonts w:eastAsia="Times New Roman" w:cs="Times New Roman"/>
              <w:b/>
              <w:bCs/>
              <w:sz w:val="24"/>
            </w:rPr>
          </w:rPrChange>
        </w:rPr>
        <w:t>FCT 2014</w:t>
      </w:r>
      <w:r w:rsidR="005210BE" w:rsidRPr="00935764">
        <w:rPr>
          <w:rFonts w:ascii="Helvetica Neue Light" w:eastAsia="Times New Roman" w:hAnsi="Helvetica Neue Light" w:cs="Times New Roman"/>
          <w:rPrChange w:id="4393" w:author="Arthur de Catheu" w:date="2014-06-20T17:08:00Z">
            <w:rPr>
              <w:rFonts w:eastAsia="Times New Roman" w:cs="Times New Roman"/>
              <w:b/>
              <w:bCs/>
              <w:sz w:val="24"/>
            </w:rPr>
          </w:rPrChange>
        </w:rPr>
        <w:t xml:space="preserve"> </w:t>
      </w:r>
      <w:r w:rsidR="00882A68" w:rsidRPr="00935764">
        <w:rPr>
          <w:rFonts w:ascii="Helvetica Neue Light" w:eastAsia="Times New Roman" w:hAnsi="Helvetica Neue Light" w:cs="Times New Roman"/>
          <w:rPrChange w:id="4394" w:author="Arthur de Catheu" w:date="2014-06-20T17:08:00Z">
            <w:rPr>
              <w:rFonts w:eastAsia="Times New Roman" w:cs="Times New Roman"/>
              <w:b/>
              <w:bCs/>
              <w:sz w:val="24"/>
            </w:rPr>
          </w:rPrChange>
        </w:rPr>
        <w:t xml:space="preserve">bénéficie </w:t>
      </w:r>
      <w:r w:rsidRPr="00935764">
        <w:rPr>
          <w:rFonts w:ascii="Helvetica Neue Light" w:eastAsia="Times New Roman" w:hAnsi="Helvetica Neue Light" w:cs="Times New Roman"/>
          <w:rPrChange w:id="4395" w:author="Arthur de Catheu" w:date="2014-06-20T17:08:00Z">
            <w:rPr>
              <w:rFonts w:eastAsia="Times New Roman" w:cs="Times New Roman"/>
              <w:b/>
              <w:bCs/>
              <w:sz w:val="24"/>
            </w:rPr>
          </w:rPrChange>
        </w:rPr>
        <w:t>des prestations suivantes :</w:t>
      </w:r>
    </w:p>
    <w:p w14:paraId="799BC1B2" w14:textId="28B00DAC" w:rsidR="00156B5B" w:rsidRPr="00935764" w:rsidRDefault="0024236E" w:rsidP="00882A68">
      <w:pPr>
        <w:pStyle w:val="Paragraphedeliste"/>
        <w:numPr>
          <w:ilvl w:val="0"/>
          <w:numId w:val="195"/>
        </w:numPr>
        <w:rPr>
          <w:rFonts w:ascii="Helvetica Neue Light" w:hAnsi="Helvetica Neue Light"/>
          <w:rPrChange w:id="4396" w:author="Arthur de Catheu" w:date="2014-06-20T17:08:00Z">
            <w:rPr/>
          </w:rPrChange>
        </w:rPr>
      </w:pPr>
      <w:r w:rsidRPr="00935764">
        <w:rPr>
          <w:rFonts w:ascii="Helvetica Neue Light" w:hAnsi="Helvetica Neue Light"/>
          <w:rPrChange w:id="4397" w:author="Arthur de Catheu" w:date="2014-06-20T17:08:00Z">
            <w:rPr>
              <w:rFonts w:eastAsiaTheme="majorEastAsia" w:cstheme="majorBidi"/>
              <w:b/>
              <w:bCs/>
              <w:sz w:val="24"/>
            </w:rPr>
          </w:rPrChange>
        </w:rPr>
        <w:t>l</w:t>
      </w:r>
      <w:r w:rsidR="00255928" w:rsidRPr="00935764">
        <w:rPr>
          <w:rFonts w:ascii="Helvetica Neue Light" w:hAnsi="Helvetica Neue Light"/>
          <w:rPrChange w:id="4398" w:author="Arthur de Catheu" w:date="2014-06-20T17:08:00Z">
            <w:rPr>
              <w:rFonts w:eastAsiaTheme="majorEastAsia" w:cstheme="majorBidi"/>
              <w:b/>
              <w:bCs/>
              <w:sz w:val="24"/>
            </w:rPr>
          </w:rPrChange>
        </w:rPr>
        <w:t>a délivrance de garanties et la surveillance de la situation financière des Débiteurs</w:t>
      </w:r>
      <w:r w:rsidR="005210BE" w:rsidRPr="00935764">
        <w:rPr>
          <w:rFonts w:ascii="Helvetica Neue Light" w:hAnsi="Helvetica Neue Light"/>
          <w:rPrChange w:id="4399" w:author="Arthur de Catheu" w:date="2014-06-20T17:08:00Z">
            <w:rPr>
              <w:rFonts w:eastAsiaTheme="majorEastAsia" w:cstheme="majorBidi"/>
              <w:b/>
              <w:bCs/>
              <w:sz w:val="24"/>
            </w:rPr>
          </w:rPrChange>
        </w:rPr>
        <w:t> ;</w:t>
      </w:r>
    </w:p>
    <w:p w14:paraId="6762BE7A" w14:textId="5E580B72" w:rsidR="00156B5B" w:rsidRPr="00935764" w:rsidRDefault="00253995" w:rsidP="00882A68">
      <w:pPr>
        <w:pStyle w:val="Paragraphedeliste"/>
        <w:numPr>
          <w:ilvl w:val="0"/>
          <w:numId w:val="195"/>
        </w:numPr>
        <w:rPr>
          <w:rFonts w:ascii="Helvetica Neue Light" w:hAnsi="Helvetica Neue Light"/>
          <w:rPrChange w:id="4400" w:author="Arthur de Catheu" w:date="2014-06-20T17:08:00Z">
            <w:rPr/>
          </w:rPrChange>
        </w:rPr>
      </w:pPr>
      <w:r w:rsidRPr="00935764">
        <w:rPr>
          <w:rFonts w:ascii="Helvetica Neue Light" w:hAnsi="Helvetica Neue Light"/>
          <w:rPrChange w:id="4401" w:author="Arthur de Catheu" w:date="2014-06-20T17:08:00Z">
            <w:rPr>
              <w:rFonts w:eastAsiaTheme="majorEastAsia" w:cstheme="majorBidi"/>
              <w:b/>
              <w:bCs/>
              <w:sz w:val="24"/>
            </w:rPr>
          </w:rPrChange>
        </w:rPr>
        <w:t>l</w:t>
      </w:r>
      <w:r w:rsidR="00255928" w:rsidRPr="00935764">
        <w:rPr>
          <w:rFonts w:ascii="Helvetica Neue Light" w:hAnsi="Helvetica Neue Light"/>
          <w:rPrChange w:id="4402" w:author="Arthur de Catheu" w:date="2014-06-20T17:08:00Z">
            <w:rPr>
              <w:rFonts w:eastAsiaTheme="majorEastAsia" w:cstheme="majorBidi"/>
              <w:b/>
              <w:bCs/>
              <w:sz w:val="24"/>
            </w:rPr>
          </w:rPrChange>
        </w:rPr>
        <w:t xml:space="preserve">a surveillance de l’évolution du risque économique et politique des pays où sont situés les Débiteurs (France </w:t>
      </w:r>
      <w:r w:rsidR="005210BE" w:rsidRPr="00935764">
        <w:rPr>
          <w:rFonts w:ascii="Helvetica Neue Light" w:hAnsi="Helvetica Neue Light"/>
          <w:rPrChange w:id="4403" w:author="Arthur de Catheu" w:date="2014-06-20T17:08:00Z">
            <w:rPr>
              <w:rFonts w:eastAsiaTheme="majorEastAsia" w:cstheme="majorBidi"/>
              <w:b/>
              <w:bCs/>
              <w:sz w:val="24"/>
            </w:rPr>
          </w:rPrChange>
        </w:rPr>
        <w:t xml:space="preserve">métropolitaine </w:t>
      </w:r>
      <w:r w:rsidR="00255928" w:rsidRPr="00935764">
        <w:rPr>
          <w:rFonts w:ascii="Helvetica Neue Light" w:hAnsi="Helvetica Neue Light"/>
          <w:rPrChange w:id="4404" w:author="Arthur de Catheu" w:date="2014-06-20T17:08:00Z">
            <w:rPr>
              <w:rFonts w:eastAsiaTheme="majorEastAsia" w:cstheme="majorBidi"/>
              <w:b/>
              <w:bCs/>
              <w:sz w:val="24"/>
            </w:rPr>
          </w:rPrChange>
        </w:rPr>
        <w:t>uniquement dans un premier temps)</w:t>
      </w:r>
      <w:r w:rsidR="005210BE" w:rsidRPr="00935764">
        <w:rPr>
          <w:rFonts w:ascii="Helvetica Neue Light" w:hAnsi="Helvetica Neue Light"/>
          <w:rPrChange w:id="4405" w:author="Arthur de Catheu" w:date="2014-06-20T17:08:00Z">
            <w:rPr>
              <w:rFonts w:eastAsiaTheme="majorEastAsia" w:cstheme="majorBidi"/>
              <w:b/>
              <w:bCs/>
              <w:sz w:val="24"/>
            </w:rPr>
          </w:rPrChange>
        </w:rPr>
        <w:t> ;</w:t>
      </w:r>
    </w:p>
    <w:p w14:paraId="52322F0D" w14:textId="2FD8FB54" w:rsidR="00156B5B" w:rsidRPr="00935764" w:rsidRDefault="00253995" w:rsidP="00882A68">
      <w:pPr>
        <w:pStyle w:val="Paragraphedeliste"/>
        <w:numPr>
          <w:ilvl w:val="0"/>
          <w:numId w:val="195"/>
        </w:numPr>
        <w:rPr>
          <w:rFonts w:ascii="Helvetica Neue Light" w:hAnsi="Helvetica Neue Light"/>
          <w:rPrChange w:id="4406" w:author="Arthur de Catheu" w:date="2014-06-20T17:08:00Z">
            <w:rPr/>
          </w:rPrChange>
        </w:rPr>
      </w:pPr>
      <w:r w:rsidRPr="00935764">
        <w:rPr>
          <w:rFonts w:ascii="Helvetica Neue Light" w:hAnsi="Helvetica Neue Light"/>
          <w:rPrChange w:id="4407" w:author="Arthur de Catheu" w:date="2014-06-20T17:08:00Z">
            <w:rPr>
              <w:rFonts w:eastAsiaTheme="majorEastAsia" w:cstheme="majorBidi"/>
              <w:b/>
              <w:bCs/>
              <w:sz w:val="24"/>
            </w:rPr>
          </w:rPrChange>
        </w:rPr>
        <w:t>l</w:t>
      </w:r>
      <w:r w:rsidR="00255928" w:rsidRPr="00935764">
        <w:rPr>
          <w:rFonts w:ascii="Helvetica Neue Light" w:hAnsi="Helvetica Neue Light"/>
          <w:rPrChange w:id="4408" w:author="Arthur de Catheu" w:date="2014-06-20T17:08:00Z">
            <w:rPr>
              <w:rFonts w:eastAsiaTheme="majorEastAsia" w:cstheme="majorBidi"/>
              <w:b/>
              <w:bCs/>
              <w:sz w:val="24"/>
            </w:rPr>
          </w:rPrChange>
        </w:rPr>
        <w:t xml:space="preserve">e recouvrement des </w:t>
      </w:r>
      <w:r w:rsidR="00557914" w:rsidRPr="00935764">
        <w:rPr>
          <w:rFonts w:ascii="Helvetica Neue Light" w:hAnsi="Helvetica Neue Light"/>
          <w:rPrChange w:id="4409" w:author="Arthur de Catheu" w:date="2014-06-20T17:08:00Z">
            <w:rPr>
              <w:rFonts w:eastAsiaTheme="majorEastAsia" w:cstheme="majorBidi"/>
              <w:b/>
              <w:bCs/>
              <w:sz w:val="24"/>
            </w:rPr>
          </w:rPrChange>
        </w:rPr>
        <w:t>Créance</w:t>
      </w:r>
      <w:r w:rsidR="00255928" w:rsidRPr="00935764">
        <w:rPr>
          <w:rFonts w:ascii="Helvetica Neue Light" w:hAnsi="Helvetica Neue Light"/>
          <w:rPrChange w:id="4410" w:author="Arthur de Catheu" w:date="2014-06-20T17:08:00Z">
            <w:rPr>
              <w:rFonts w:eastAsiaTheme="majorEastAsia" w:cstheme="majorBidi"/>
              <w:b/>
              <w:bCs/>
              <w:sz w:val="24"/>
            </w:rPr>
          </w:rPrChange>
        </w:rPr>
        <w:t xml:space="preserve">s </w:t>
      </w:r>
      <w:r w:rsidR="005210BE" w:rsidRPr="00935764">
        <w:rPr>
          <w:rFonts w:ascii="Helvetica Neue Light" w:hAnsi="Helvetica Neue Light"/>
          <w:rPrChange w:id="4411" w:author="Arthur de Catheu" w:date="2014-06-20T17:08:00Z">
            <w:rPr>
              <w:rFonts w:eastAsiaTheme="majorEastAsia" w:cstheme="majorBidi"/>
              <w:b/>
              <w:bCs/>
              <w:sz w:val="24"/>
            </w:rPr>
          </w:rPrChange>
        </w:rPr>
        <w:t>Cédées</w:t>
      </w:r>
      <w:r w:rsidR="00255928" w:rsidRPr="00935764">
        <w:rPr>
          <w:rFonts w:ascii="Helvetica Neue Light" w:hAnsi="Helvetica Neue Light"/>
          <w:rPrChange w:id="4412" w:author="Arthur de Catheu" w:date="2014-06-20T17:08:00Z">
            <w:rPr>
              <w:rFonts w:eastAsiaTheme="majorEastAsia" w:cstheme="majorBidi"/>
              <w:b/>
              <w:bCs/>
              <w:sz w:val="24"/>
            </w:rPr>
          </w:rPrChange>
        </w:rPr>
        <w:t xml:space="preserve"> impayées, </w:t>
      </w:r>
      <w:r w:rsidR="005210BE" w:rsidRPr="00935764">
        <w:rPr>
          <w:rFonts w:ascii="Helvetica Neue Light" w:hAnsi="Helvetica Neue Light"/>
          <w:rPrChange w:id="4413" w:author="Arthur de Catheu" w:date="2014-06-20T17:08:00Z">
            <w:rPr>
              <w:rFonts w:eastAsiaTheme="majorEastAsia" w:cstheme="majorBidi"/>
              <w:b/>
              <w:bCs/>
              <w:sz w:val="24"/>
            </w:rPr>
          </w:rPrChange>
        </w:rPr>
        <w:t>garanties ou</w:t>
      </w:r>
      <w:r w:rsidR="00255928" w:rsidRPr="00935764">
        <w:rPr>
          <w:rFonts w:ascii="Helvetica Neue Light" w:hAnsi="Helvetica Neue Light"/>
          <w:rPrChange w:id="4414" w:author="Arthur de Catheu" w:date="2014-06-20T17:08:00Z">
            <w:rPr>
              <w:rFonts w:eastAsiaTheme="majorEastAsia" w:cstheme="majorBidi"/>
              <w:b/>
              <w:bCs/>
              <w:sz w:val="24"/>
            </w:rPr>
          </w:rPrChange>
        </w:rPr>
        <w:t xml:space="preserve"> non garanties</w:t>
      </w:r>
      <w:r w:rsidR="005210BE" w:rsidRPr="00935764">
        <w:rPr>
          <w:rFonts w:ascii="Helvetica Neue Light" w:hAnsi="Helvetica Neue Light"/>
          <w:rPrChange w:id="4415" w:author="Arthur de Catheu" w:date="2014-06-20T17:08:00Z">
            <w:rPr>
              <w:rFonts w:eastAsiaTheme="majorEastAsia" w:cstheme="majorBidi"/>
              <w:b/>
              <w:bCs/>
              <w:sz w:val="24"/>
            </w:rPr>
          </w:rPrChange>
        </w:rPr>
        <w:t> ; et</w:t>
      </w:r>
    </w:p>
    <w:p w14:paraId="6A43F2AB" w14:textId="20F8BC09" w:rsidR="00156B5B" w:rsidRPr="00935764" w:rsidRDefault="00253995" w:rsidP="00882A68">
      <w:pPr>
        <w:pStyle w:val="Paragraphedeliste"/>
        <w:numPr>
          <w:ilvl w:val="0"/>
          <w:numId w:val="195"/>
        </w:numPr>
        <w:rPr>
          <w:rFonts w:ascii="Helvetica Neue Light" w:hAnsi="Helvetica Neue Light"/>
          <w:rPrChange w:id="4416" w:author="Arthur de Catheu" w:date="2014-06-20T17:08:00Z">
            <w:rPr/>
          </w:rPrChange>
        </w:rPr>
      </w:pPr>
      <w:r w:rsidRPr="00935764">
        <w:rPr>
          <w:rFonts w:ascii="Helvetica Neue Light" w:hAnsi="Helvetica Neue Light"/>
          <w:rPrChange w:id="4417" w:author="Arthur de Catheu" w:date="2014-06-20T17:08:00Z">
            <w:rPr>
              <w:rFonts w:eastAsiaTheme="majorEastAsia" w:cstheme="majorBidi"/>
              <w:b/>
              <w:bCs/>
              <w:sz w:val="24"/>
            </w:rPr>
          </w:rPrChange>
        </w:rPr>
        <w:t>l</w:t>
      </w:r>
      <w:r w:rsidR="00255928" w:rsidRPr="00935764">
        <w:rPr>
          <w:rFonts w:ascii="Helvetica Neue Light" w:hAnsi="Helvetica Neue Light"/>
          <w:rPrChange w:id="4418" w:author="Arthur de Catheu" w:date="2014-06-20T17:08:00Z">
            <w:rPr>
              <w:rFonts w:eastAsiaTheme="majorEastAsia" w:cstheme="majorBidi"/>
              <w:b/>
              <w:bCs/>
              <w:sz w:val="24"/>
            </w:rPr>
          </w:rPrChange>
        </w:rPr>
        <w:t xml:space="preserve">’indemnisation des </w:t>
      </w:r>
      <w:r w:rsidR="00557914" w:rsidRPr="00935764">
        <w:rPr>
          <w:rFonts w:ascii="Helvetica Neue Light" w:hAnsi="Helvetica Neue Light"/>
          <w:rPrChange w:id="4419" w:author="Arthur de Catheu" w:date="2014-06-20T17:08:00Z">
            <w:rPr>
              <w:rFonts w:eastAsiaTheme="majorEastAsia" w:cstheme="majorBidi"/>
              <w:b/>
              <w:bCs/>
              <w:sz w:val="24"/>
            </w:rPr>
          </w:rPrChange>
        </w:rPr>
        <w:t>Créance</w:t>
      </w:r>
      <w:r w:rsidR="00255928" w:rsidRPr="00935764">
        <w:rPr>
          <w:rFonts w:ascii="Helvetica Neue Light" w:hAnsi="Helvetica Neue Light"/>
          <w:rPrChange w:id="4420" w:author="Arthur de Catheu" w:date="2014-06-20T17:08:00Z">
            <w:rPr>
              <w:rFonts w:eastAsiaTheme="majorEastAsia" w:cstheme="majorBidi"/>
              <w:b/>
              <w:bCs/>
              <w:sz w:val="24"/>
            </w:rPr>
          </w:rPrChange>
        </w:rPr>
        <w:t xml:space="preserve">s </w:t>
      </w:r>
      <w:r w:rsidR="005210BE" w:rsidRPr="00935764">
        <w:rPr>
          <w:rFonts w:ascii="Helvetica Neue Light" w:hAnsi="Helvetica Neue Light"/>
          <w:rPrChange w:id="4421" w:author="Arthur de Catheu" w:date="2014-06-20T17:08:00Z">
            <w:rPr>
              <w:rFonts w:eastAsiaTheme="majorEastAsia" w:cstheme="majorBidi"/>
              <w:b/>
              <w:bCs/>
              <w:sz w:val="24"/>
            </w:rPr>
          </w:rPrChange>
        </w:rPr>
        <w:t xml:space="preserve">garanties </w:t>
      </w:r>
      <w:r w:rsidR="00255928" w:rsidRPr="00935764">
        <w:rPr>
          <w:rFonts w:ascii="Helvetica Neue Light" w:hAnsi="Helvetica Neue Light"/>
          <w:rPrChange w:id="4422" w:author="Arthur de Catheu" w:date="2014-06-20T17:08:00Z">
            <w:rPr>
              <w:rFonts w:eastAsiaTheme="majorEastAsia" w:cstheme="majorBidi"/>
              <w:b/>
              <w:bCs/>
              <w:sz w:val="24"/>
            </w:rPr>
          </w:rPrChange>
        </w:rPr>
        <w:t>en cas de défaillance ou de refus de paiement non litigieux du Débiteur</w:t>
      </w:r>
      <w:r w:rsidR="005210BE" w:rsidRPr="00935764">
        <w:rPr>
          <w:rFonts w:ascii="Helvetica Neue Light" w:hAnsi="Helvetica Neue Light"/>
          <w:rPrChange w:id="4423" w:author="Arthur de Catheu" w:date="2014-06-20T17:08:00Z">
            <w:rPr>
              <w:rFonts w:eastAsiaTheme="majorEastAsia" w:cstheme="majorBidi"/>
              <w:b/>
              <w:bCs/>
              <w:sz w:val="24"/>
            </w:rPr>
          </w:rPrChange>
        </w:rPr>
        <w:t xml:space="preserve">, et selon les garanties et conditions générales </w:t>
      </w:r>
      <w:r w:rsidR="008E1130" w:rsidRPr="00935764">
        <w:rPr>
          <w:rFonts w:ascii="Helvetica Neue Light" w:hAnsi="Helvetica Neue Light"/>
          <w:rPrChange w:id="4424" w:author="Arthur de Catheu" w:date="2014-06-20T17:08:00Z">
            <w:rPr>
              <w:rFonts w:eastAsiaTheme="majorEastAsia" w:cstheme="majorBidi"/>
              <w:b/>
              <w:bCs/>
              <w:sz w:val="24"/>
            </w:rPr>
          </w:rPrChange>
        </w:rPr>
        <w:t>de la Police d’</w:t>
      </w:r>
      <w:r w:rsidR="00A8407D" w:rsidRPr="00935764">
        <w:rPr>
          <w:rFonts w:ascii="Helvetica Neue Light" w:hAnsi="Helvetica Neue Light"/>
          <w:rPrChange w:id="4425" w:author="Arthur de Catheu" w:date="2014-06-20T17:08:00Z">
            <w:rPr>
              <w:rFonts w:eastAsiaTheme="majorEastAsia" w:cstheme="majorBidi"/>
              <w:b/>
              <w:bCs/>
              <w:sz w:val="24"/>
            </w:rPr>
          </w:rPrChange>
        </w:rPr>
        <w:t>Assurance-Crédit</w:t>
      </w:r>
      <w:r w:rsidR="00255928" w:rsidRPr="00935764">
        <w:rPr>
          <w:rFonts w:ascii="Helvetica Neue Light" w:hAnsi="Helvetica Neue Light"/>
          <w:rPrChange w:id="4426" w:author="Arthur de Catheu" w:date="2014-06-20T17:08:00Z">
            <w:rPr>
              <w:rFonts w:eastAsiaTheme="majorEastAsia" w:cstheme="majorBidi"/>
              <w:b/>
              <w:bCs/>
              <w:sz w:val="24"/>
            </w:rPr>
          </w:rPrChange>
        </w:rPr>
        <w:t>.</w:t>
      </w:r>
    </w:p>
    <w:p w14:paraId="4BC16801" w14:textId="0509471F" w:rsidR="002D4F23" w:rsidRPr="00935764" w:rsidRDefault="002D4F23" w:rsidP="002D4F23">
      <w:pPr>
        <w:spacing w:before="120"/>
        <w:rPr>
          <w:rFonts w:ascii="Helvetica Neue Light" w:hAnsi="Helvetica Neue Light"/>
          <w:highlight w:val="yellow"/>
          <w:rPrChange w:id="4427" w:author="Arthur de Catheu" w:date="2014-06-20T17:08:00Z">
            <w:rPr>
              <w:highlight w:val="yellow"/>
            </w:rPr>
          </w:rPrChange>
        </w:rPr>
      </w:pPr>
      <w:r w:rsidRPr="00935764">
        <w:rPr>
          <w:rFonts w:ascii="Helvetica Neue Light" w:hAnsi="Helvetica Neue Light"/>
          <w:rPrChange w:id="4428" w:author="Arthur de Catheu" w:date="2014-06-20T17:08:00Z">
            <w:rPr>
              <w:rFonts w:eastAsiaTheme="majorEastAsia" w:cstheme="majorBidi"/>
              <w:b/>
              <w:bCs/>
              <w:sz w:val="24"/>
            </w:rPr>
          </w:rPrChange>
        </w:rPr>
        <w:lastRenderedPageBreak/>
        <w:t xml:space="preserve">L’ensemble des correspondances et documents fournis par l’Assureur-Crédit </w:t>
      </w:r>
      <w:r w:rsidR="0065274B" w:rsidRPr="00935764">
        <w:rPr>
          <w:rFonts w:ascii="Helvetica Neue Light" w:hAnsi="Helvetica Neue Light"/>
          <w:rPrChange w:id="4429" w:author="Arthur de Catheu" w:date="2014-06-20T17:08:00Z">
            <w:rPr>
              <w:rFonts w:eastAsiaTheme="majorEastAsia" w:cstheme="majorBidi"/>
              <w:b/>
              <w:bCs/>
              <w:sz w:val="24"/>
            </w:rPr>
          </w:rPrChange>
        </w:rPr>
        <w:t>est</w:t>
      </w:r>
      <w:r w:rsidRPr="00935764">
        <w:rPr>
          <w:rFonts w:ascii="Helvetica Neue Light" w:hAnsi="Helvetica Neue Light"/>
          <w:rPrChange w:id="4430" w:author="Arthur de Catheu" w:date="2014-06-20T17:08:00Z">
            <w:rPr>
              <w:rFonts w:eastAsiaTheme="majorEastAsia" w:cstheme="majorBidi"/>
              <w:b/>
              <w:bCs/>
              <w:sz w:val="24"/>
            </w:rPr>
          </w:rPrChange>
        </w:rPr>
        <w:t xml:space="preserve"> consultable sur le coffre-fort électronique auquel </w:t>
      </w:r>
      <w:r w:rsidR="002119A8" w:rsidRPr="00935764">
        <w:rPr>
          <w:rFonts w:ascii="Helvetica Neue Light" w:hAnsi="Helvetica Neue Light"/>
          <w:rPrChange w:id="4431" w:author="Arthur de Catheu" w:date="2014-06-20T17:08:00Z">
            <w:rPr>
              <w:rFonts w:eastAsiaTheme="majorEastAsia" w:cstheme="majorBidi"/>
              <w:b/>
              <w:bCs/>
              <w:sz w:val="24"/>
            </w:rPr>
          </w:rPrChange>
        </w:rPr>
        <w:t>Finexkap AM</w:t>
      </w:r>
      <w:r w:rsidRPr="00935764">
        <w:rPr>
          <w:rFonts w:ascii="Helvetica Neue Light" w:hAnsi="Helvetica Neue Light"/>
          <w:rPrChange w:id="4432" w:author="Arthur de Catheu" w:date="2014-06-20T17:08:00Z">
            <w:rPr>
              <w:rFonts w:eastAsiaTheme="majorEastAsia" w:cstheme="majorBidi"/>
              <w:b/>
              <w:bCs/>
              <w:sz w:val="24"/>
            </w:rPr>
          </w:rPrChange>
        </w:rPr>
        <w:t xml:space="preserve"> a accès par l’intermédiaire du web-service </w:t>
      </w:r>
      <w:r w:rsidR="004B1C54" w:rsidRPr="00935764">
        <w:rPr>
          <w:rFonts w:ascii="Helvetica Neue Light" w:hAnsi="Helvetica Neue Light"/>
          <w:rPrChange w:id="4433" w:author="Arthur de Catheu" w:date="2014-06-20T17:08:00Z">
            <w:rPr>
              <w:rFonts w:eastAsiaTheme="majorEastAsia" w:cstheme="majorBidi"/>
              <w:b/>
              <w:bCs/>
              <w:sz w:val="24"/>
            </w:rPr>
          </w:rPrChange>
        </w:rPr>
        <w:t>de l’Assureur-Crédit</w:t>
      </w:r>
      <w:r w:rsidRPr="00935764">
        <w:rPr>
          <w:rFonts w:ascii="Helvetica Neue Light" w:hAnsi="Helvetica Neue Light"/>
          <w:rPrChange w:id="4434" w:author="Arthur de Catheu" w:date="2014-06-20T17:08:00Z">
            <w:rPr>
              <w:rFonts w:eastAsiaTheme="majorEastAsia" w:cstheme="majorBidi"/>
              <w:b/>
              <w:bCs/>
              <w:sz w:val="24"/>
            </w:rPr>
          </w:rPrChange>
        </w:rPr>
        <w:t>.</w:t>
      </w:r>
    </w:p>
    <w:p w14:paraId="55BFDF0E" w14:textId="77777777" w:rsidR="00156B5B" w:rsidRPr="00935764" w:rsidRDefault="008D4109">
      <w:pPr>
        <w:pStyle w:val="Titre3"/>
        <w:numPr>
          <w:ilvl w:val="2"/>
          <w:numId w:val="382"/>
        </w:numPr>
        <w:rPr>
          <w:rFonts w:ascii="Helvetica Neue Light" w:hAnsi="Helvetica Neue Light"/>
          <w:rPrChange w:id="4435" w:author="Arthur de Catheu" w:date="2014-06-20T17:08:00Z">
            <w:rPr/>
          </w:rPrChange>
        </w:rPr>
        <w:pPrChange w:id="4436" w:author="Arthur de Catheu" w:date="2014-06-20T18:04:00Z">
          <w:pPr>
            <w:pStyle w:val="Titre3"/>
          </w:pPr>
        </w:pPrChange>
      </w:pPr>
      <w:bookmarkStart w:id="4437" w:name="_Toc265315352"/>
      <w:r w:rsidRPr="00935764">
        <w:rPr>
          <w:rFonts w:ascii="Helvetica Neue Light" w:hAnsi="Helvetica Neue Light"/>
          <w:rPrChange w:id="4438" w:author="Arthur de Catheu" w:date="2014-06-20T17:08:00Z">
            <w:rPr/>
          </w:rPrChange>
        </w:rPr>
        <w:t>Demande de surveillance</w:t>
      </w:r>
      <w:bookmarkEnd w:id="4437"/>
    </w:p>
    <w:p w14:paraId="61FB7CDD" w14:textId="663961FC" w:rsidR="009D21AB" w:rsidRPr="00935764" w:rsidRDefault="005C31B7" w:rsidP="0063739C">
      <w:pPr>
        <w:spacing w:before="120"/>
        <w:rPr>
          <w:rFonts w:ascii="Helvetica Neue Light" w:hAnsi="Helvetica Neue Light"/>
          <w:rPrChange w:id="4439" w:author="Arthur de Catheu" w:date="2014-06-20T17:08:00Z">
            <w:rPr/>
          </w:rPrChange>
        </w:rPr>
      </w:pPr>
      <w:r w:rsidRPr="00935764">
        <w:rPr>
          <w:rFonts w:ascii="Helvetica Neue Light" w:hAnsi="Helvetica Neue Light"/>
          <w:rPrChange w:id="4440" w:author="Arthur de Catheu" w:date="2014-06-20T17:08:00Z">
            <w:rPr>
              <w:rFonts w:eastAsiaTheme="majorEastAsia" w:cstheme="majorBidi"/>
              <w:b/>
              <w:bCs/>
              <w:sz w:val="24"/>
            </w:rPr>
          </w:rPrChange>
        </w:rPr>
        <w:t xml:space="preserve">La </w:t>
      </w:r>
      <w:r w:rsidR="009D21AB" w:rsidRPr="00935764">
        <w:rPr>
          <w:rFonts w:ascii="Helvetica Neue Light" w:hAnsi="Helvetica Neue Light"/>
          <w:rPrChange w:id="4441" w:author="Arthur de Catheu" w:date="2014-06-20T17:08:00Z">
            <w:rPr>
              <w:rFonts w:eastAsiaTheme="majorEastAsia" w:cstheme="majorBidi"/>
              <w:b/>
              <w:bCs/>
              <w:sz w:val="24"/>
            </w:rPr>
          </w:rPrChange>
        </w:rPr>
        <w:t xml:space="preserve">demande </w:t>
      </w:r>
      <w:r w:rsidRPr="00935764">
        <w:rPr>
          <w:rFonts w:ascii="Helvetica Neue Light" w:hAnsi="Helvetica Neue Light"/>
          <w:rPrChange w:id="4442" w:author="Arthur de Catheu" w:date="2014-06-20T17:08:00Z">
            <w:rPr>
              <w:rFonts w:eastAsiaTheme="majorEastAsia" w:cstheme="majorBidi"/>
              <w:b/>
              <w:bCs/>
              <w:sz w:val="24"/>
            </w:rPr>
          </w:rPrChange>
        </w:rPr>
        <w:t xml:space="preserve">de surveillance </w:t>
      </w:r>
      <w:r w:rsidR="009D21AB" w:rsidRPr="00935764">
        <w:rPr>
          <w:rFonts w:ascii="Helvetica Neue Light" w:hAnsi="Helvetica Neue Light"/>
          <w:rPrChange w:id="4443" w:author="Arthur de Catheu" w:date="2014-06-20T17:08:00Z">
            <w:rPr>
              <w:rFonts w:eastAsiaTheme="majorEastAsia" w:cstheme="majorBidi"/>
              <w:b/>
              <w:bCs/>
              <w:sz w:val="24"/>
            </w:rPr>
          </w:rPrChange>
        </w:rPr>
        <w:t xml:space="preserve">est la dernière étape du processus de sélection des Créances réalisée par </w:t>
      </w:r>
      <w:r w:rsidR="000B7940" w:rsidRPr="00935764">
        <w:rPr>
          <w:rFonts w:ascii="Helvetica Neue Light" w:hAnsi="Helvetica Neue Light"/>
          <w:rPrChange w:id="4444" w:author="Arthur de Catheu" w:date="2014-06-20T17:08:00Z">
            <w:rPr>
              <w:rFonts w:eastAsiaTheme="majorEastAsia" w:cstheme="majorBidi"/>
              <w:b/>
              <w:bCs/>
              <w:sz w:val="24"/>
            </w:rPr>
          </w:rPrChange>
        </w:rPr>
        <w:t>l’analyste crédit en charge de l’instruction d’une Créance</w:t>
      </w:r>
      <w:r w:rsidR="009D21AB" w:rsidRPr="00935764">
        <w:rPr>
          <w:rFonts w:ascii="Helvetica Neue Light" w:hAnsi="Helvetica Neue Light"/>
          <w:rPrChange w:id="4445" w:author="Arthur de Catheu" w:date="2014-06-20T17:08:00Z">
            <w:rPr>
              <w:rFonts w:eastAsiaTheme="majorEastAsia" w:cstheme="majorBidi"/>
              <w:b/>
              <w:bCs/>
              <w:sz w:val="24"/>
            </w:rPr>
          </w:rPrChange>
        </w:rPr>
        <w:t xml:space="preserve"> avant la soumission de la Créance au Comité de Crédit. Cette demande réalisée auprès de l’Assureur-Crédit permet d’obtenir un pré-accord. En cas de réponse positive, ce pré-accord n’est pas une garantie d’assurance et ne peut donc pas donner lieu à une indemnisation. La demande de surveillance est automatiquement interrompue au bout de sept (7) jours calendaires</w:t>
      </w:r>
      <w:r w:rsidRPr="00935764">
        <w:rPr>
          <w:rFonts w:ascii="Helvetica Neue Light" w:hAnsi="Helvetica Neue Light"/>
          <w:rPrChange w:id="4446" w:author="Arthur de Catheu" w:date="2014-06-20T17:08:00Z">
            <w:rPr>
              <w:rFonts w:eastAsiaTheme="majorEastAsia" w:cstheme="majorBidi"/>
              <w:b/>
              <w:bCs/>
              <w:sz w:val="24"/>
            </w:rPr>
          </w:rPrChange>
        </w:rPr>
        <w:t>.</w:t>
      </w:r>
    </w:p>
    <w:p w14:paraId="23311B63" w14:textId="03FD1A03" w:rsidR="0024236E" w:rsidRPr="00935764" w:rsidRDefault="009D21AB" w:rsidP="0063739C">
      <w:pPr>
        <w:spacing w:before="120"/>
        <w:rPr>
          <w:rFonts w:ascii="Helvetica Neue Light" w:hAnsi="Helvetica Neue Light"/>
          <w:rPrChange w:id="4447" w:author="Arthur de Catheu" w:date="2014-06-20T17:08:00Z">
            <w:rPr/>
          </w:rPrChange>
        </w:rPr>
      </w:pPr>
      <w:r w:rsidRPr="00935764">
        <w:rPr>
          <w:rFonts w:ascii="Helvetica Neue Light" w:hAnsi="Helvetica Neue Light"/>
          <w:rPrChange w:id="4448" w:author="Arthur de Catheu" w:date="2014-06-20T17:08:00Z">
            <w:rPr>
              <w:rFonts w:eastAsiaTheme="majorEastAsia" w:cstheme="majorBidi"/>
              <w:b/>
              <w:bCs/>
              <w:sz w:val="24"/>
            </w:rPr>
          </w:rPrChange>
        </w:rPr>
        <w:t xml:space="preserve">La demande </w:t>
      </w:r>
      <w:r w:rsidR="005C31B7" w:rsidRPr="00935764">
        <w:rPr>
          <w:rFonts w:ascii="Helvetica Neue Light" w:hAnsi="Helvetica Neue Light"/>
          <w:rPrChange w:id="4449" w:author="Arthur de Catheu" w:date="2014-06-20T17:08:00Z">
            <w:rPr>
              <w:rFonts w:eastAsiaTheme="majorEastAsia" w:cstheme="majorBidi"/>
              <w:b/>
              <w:bCs/>
              <w:sz w:val="24"/>
            </w:rPr>
          </w:rPrChange>
        </w:rPr>
        <w:t xml:space="preserve">de surveillance </w:t>
      </w:r>
      <w:r w:rsidRPr="00935764">
        <w:rPr>
          <w:rFonts w:ascii="Helvetica Neue Light" w:hAnsi="Helvetica Neue Light"/>
          <w:rPrChange w:id="4450" w:author="Arthur de Catheu" w:date="2014-06-20T17:08:00Z">
            <w:rPr>
              <w:rFonts w:eastAsiaTheme="majorEastAsia" w:cstheme="majorBidi"/>
              <w:b/>
              <w:bCs/>
              <w:sz w:val="24"/>
            </w:rPr>
          </w:rPrChange>
        </w:rPr>
        <w:t xml:space="preserve">est effectuée pour </w:t>
      </w:r>
      <w:r w:rsidR="0063739C" w:rsidRPr="00935764">
        <w:rPr>
          <w:rFonts w:ascii="Helvetica Neue Light" w:hAnsi="Helvetica Neue Light"/>
          <w:rPrChange w:id="4451" w:author="Arthur de Catheu" w:date="2014-06-20T17:08:00Z">
            <w:rPr>
              <w:rFonts w:eastAsiaTheme="majorEastAsia" w:cstheme="majorBidi"/>
              <w:b/>
              <w:bCs/>
              <w:sz w:val="24"/>
            </w:rPr>
          </w:rPrChange>
        </w:rPr>
        <w:t>tout nouveau Débiteur</w:t>
      </w:r>
      <w:r w:rsidRPr="00935764">
        <w:rPr>
          <w:rFonts w:ascii="Helvetica Neue Light" w:hAnsi="Helvetica Neue Light"/>
          <w:rPrChange w:id="4452" w:author="Arthur de Catheu" w:date="2014-06-20T17:08:00Z">
            <w:rPr>
              <w:rFonts w:eastAsiaTheme="majorEastAsia" w:cstheme="majorBidi"/>
              <w:b/>
              <w:bCs/>
              <w:sz w:val="24"/>
            </w:rPr>
          </w:rPrChange>
        </w:rPr>
        <w:t xml:space="preserve">. </w:t>
      </w:r>
      <w:r w:rsidR="000B7940" w:rsidRPr="00935764">
        <w:rPr>
          <w:rFonts w:ascii="Helvetica Neue Light" w:hAnsi="Helvetica Neue Light"/>
          <w:rPrChange w:id="4453" w:author="Arthur de Catheu" w:date="2014-06-20T17:08:00Z">
            <w:rPr>
              <w:rFonts w:eastAsiaTheme="majorEastAsia" w:cstheme="majorBidi"/>
              <w:b/>
              <w:bCs/>
              <w:sz w:val="24"/>
            </w:rPr>
          </w:rPrChange>
        </w:rPr>
        <w:t xml:space="preserve">L’analyste crédit en charge de l’instruction d’une Créance </w:t>
      </w:r>
      <w:r w:rsidR="0063739C" w:rsidRPr="00935764">
        <w:rPr>
          <w:rFonts w:ascii="Helvetica Neue Light" w:hAnsi="Helvetica Neue Light"/>
          <w:rPrChange w:id="4454" w:author="Arthur de Catheu" w:date="2014-06-20T17:08:00Z">
            <w:rPr>
              <w:rFonts w:eastAsiaTheme="majorEastAsia" w:cstheme="majorBidi"/>
              <w:b/>
              <w:bCs/>
              <w:sz w:val="24"/>
            </w:rPr>
          </w:rPrChange>
        </w:rPr>
        <w:t xml:space="preserve">interroge </w:t>
      </w:r>
      <w:r w:rsidR="008E1130" w:rsidRPr="00935764">
        <w:rPr>
          <w:rFonts w:ascii="Helvetica Neue Light" w:eastAsia="Times New Roman" w:hAnsi="Helvetica Neue Light" w:cs="Times New Roman"/>
          <w:rPrChange w:id="4455" w:author="Arthur de Catheu" w:date="2014-06-20T17:08:00Z">
            <w:rPr>
              <w:rFonts w:eastAsia="Times New Roman" w:cs="Times New Roman"/>
              <w:b/>
              <w:bCs/>
              <w:sz w:val="24"/>
            </w:rPr>
          </w:rPrChange>
        </w:rPr>
        <w:t>l’Assureur-Crédit</w:t>
      </w:r>
      <w:r w:rsidR="008E1130" w:rsidRPr="00935764">
        <w:rPr>
          <w:rFonts w:ascii="Helvetica Neue Light" w:hAnsi="Helvetica Neue Light"/>
          <w:rPrChange w:id="4456" w:author="Arthur de Catheu" w:date="2014-06-20T17:08:00Z">
            <w:rPr>
              <w:rFonts w:eastAsiaTheme="majorEastAsia" w:cstheme="majorBidi"/>
              <w:b/>
              <w:bCs/>
              <w:sz w:val="24"/>
            </w:rPr>
          </w:rPrChange>
        </w:rPr>
        <w:t xml:space="preserve"> </w:t>
      </w:r>
      <w:r w:rsidR="0063739C" w:rsidRPr="00935764">
        <w:rPr>
          <w:rFonts w:ascii="Helvetica Neue Light" w:hAnsi="Helvetica Neue Light"/>
          <w:rPrChange w:id="4457" w:author="Arthur de Catheu" w:date="2014-06-20T17:08:00Z">
            <w:rPr>
              <w:rFonts w:eastAsiaTheme="majorEastAsia" w:cstheme="majorBidi"/>
              <w:b/>
              <w:bCs/>
              <w:sz w:val="24"/>
            </w:rPr>
          </w:rPrChange>
        </w:rPr>
        <w:t xml:space="preserve">par l'intermédiaire du web-service mis à disposition </w:t>
      </w:r>
      <w:r w:rsidR="00744178" w:rsidRPr="00935764">
        <w:rPr>
          <w:rFonts w:ascii="Helvetica Neue Light" w:hAnsi="Helvetica Neue Light"/>
          <w:rPrChange w:id="4458" w:author="Arthur de Catheu" w:date="2014-06-20T17:08:00Z">
            <w:rPr>
              <w:rFonts w:eastAsiaTheme="majorEastAsia" w:cstheme="majorBidi"/>
              <w:b/>
              <w:bCs/>
              <w:sz w:val="24"/>
            </w:rPr>
          </w:rPrChange>
        </w:rPr>
        <w:t>par ce dernier</w:t>
      </w:r>
      <w:r w:rsidR="0063739C" w:rsidRPr="00935764">
        <w:rPr>
          <w:rFonts w:ascii="Helvetica Neue Light" w:hAnsi="Helvetica Neue Light"/>
          <w:rPrChange w:id="4459" w:author="Arthur de Catheu" w:date="2014-06-20T17:08:00Z">
            <w:rPr>
              <w:rFonts w:eastAsiaTheme="majorEastAsia" w:cstheme="majorBidi"/>
              <w:b/>
              <w:bCs/>
              <w:sz w:val="24"/>
            </w:rPr>
          </w:rPrChange>
        </w:rPr>
        <w:t xml:space="preserve"> </w:t>
      </w:r>
      <w:r w:rsidR="004A3973" w:rsidRPr="00935764">
        <w:rPr>
          <w:rFonts w:ascii="Helvetica Neue Light" w:hAnsi="Helvetica Neue Light"/>
          <w:rPrChange w:id="4460" w:author="Arthur de Catheu" w:date="2014-06-20T17:08:00Z">
            <w:rPr>
              <w:rFonts w:eastAsiaTheme="majorEastAsia" w:cstheme="majorBidi"/>
              <w:b/>
              <w:bCs/>
              <w:sz w:val="24"/>
            </w:rPr>
          </w:rPrChange>
        </w:rPr>
        <w:t>pour obtenir </w:t>
      </w:r>
      <w:r w:rsidRPr="00935764">
        <w:rPr>
          <w:rFonts w:ascii="Helvetica Neue Light" w:hAnsi="Helvetica Neue Light"/>
          <w:rPrChange w:id="4461" w:author="Arthur de Catheu" w:date="2014-06-20T17:08:00Z">
            <w:rPr>
              <w:rFonts w:eastAsiaTheme="majorEastAsia" w:cstheme="majorBidi"/>
              <w:b/>
              <w:bCs/>
              <w:sz w:val="24"/>
            </w:rPr>
          </w:rPrChange>
        </w:rPr>
        <w:t xml:space="preserve">la </w:t>
      </w:r>
      <w:r w:rsidR="004A3973" w:rsidRPr="00935764">
        <w:rPr>
          <w:rFonts w:ascii="Helvetica Neue Light" w:hAnsi="Helvetica Neue Light"/>
          <w:rPrChange w:id="4462" w:author="Arthur de Catheu" w:date="2014-06-20T17:08:00Z">
            <w:rPr>
              <w:rFonts w:eastAsiaTheme="majorEastAsia" w:cstheme="majorBidi"/>
              <w:b/>
              <w:bCs/>
              <w:sz w:val="24"/>
            </w:rPr>
          </w:rPrChange>
        </w:rPr>
        <w:t>demande de surveillance du Débiteur.</w:t>
      </w:r>
      <w:r w:rsidR="0024236E" w:rsidRPr="00935764">
        <w:rPr>
          <w:rFonts w:ascii="Helvetica Neue Light" w:hAnsi="Helvetica Neue Light"/>
          <w:rPrChange w:id="4463" w:author="Arthur de Catheu" w:date="2014-06-20T17:08:00Z">
            <w:rPr>
              <w:rFonts w:eastAsiaTheme="majorEastAsia" w:cstheme="majorBidi"/>
              <w:b/>
              <w:bCs/>
              <w:sz w:val="24"/>
            </w:rPr>
          </w:rPrChange>
        </w:rPr>
        <w:t xml:space="preserve"> Par ailleurs, au titre de la prestation de surveillance, l’Assureur-Crédit notifie </w:t>
      </w:r>
      <w:r w:rsidR="002119A8" w:rsidRPr="00935764">
        <w:rPr>
          <w:rFonts w:ascii="Helvetica Neue Light" w:hAnsi="Helvetica Neue Light"/>
          <w:rPrChange w:id="4464" w:author="Arthur de Catheu" w:date="2014-06-20T17:08:00Z">
            <w:rPr>
              <w:rFonts w:eastAsiaTheme="majorEastAsia" w:cstheme="majorBidi"/>
              <w:b/>
              <w:bCs/>
              <w:sz w:val="24"/>
            </w:rPr>
          </w:rPrChange>
        </w:rPr>
        <w:t>Finexkap AM</w:t>
      </w:r>
      <w:r w:rsidR="0024236E" w:rsidRPr="00935764">
        <w:rPr>
          <w:rFonts w:ascii="Helvetica Neue Light" w:hAnsi="Helvetica Neue Light"/>
          <w:rPrChange w:id="4465" w:author="Arthur de Catheu" w:date="2014-06-20T17:08:00Z">
            <w:rPr>
              <w:rFonts w:eastAsiaTheme="majorEastAsia" w:cstheme="majorBidi"/>
              <w:b/>
              <w:bCs/>
              <w:sz w:val="24"/>
            </w:rPr>
          </w:rPrChange>
        </w:rPr>
        <w:t xml:space="preserve"> par email de toute modification éventuelle </w:t>
      </w:r>
      <w:r w:rsidR="00F4572E" w:rsidRPr="00935764">
        <w:rPr>
          <w:rFonts w:ascii="Helvetica Neue Light" w:hAnsi="Helvetica Neue Light"/>
          <w:rPrChange w:id="4466" w:author="Arthur de Catheu" w:date="2014-06-20T17:08:00Z">
            <w:rPr>
              <w:rFonts w:eastAsiaTheme="majorEastAsia" w:cstheme="majorBidi"/>
              <w:b/>
              <w:bCs/>
              <w:sz w:val="24"/>
            </w:rPr>
          </w:rPrChange>
        </w:rPr>
        <w:t xml:space="preserve">relative à </w:t>
      </w:r>
      <w:r w:rsidR="0024236E" w:rsidRPr="00935764">
        <w:rPr>
          <w:rFonts w:ascii="Helvetica Neue Light" w:hAnsi="Helvetica Neue Light"/>
          <w:rPrChange w:id="4467" w:author="Arthur de Catheu" w:date="2014-06-20T17:08:00Z">
            <w:rPr>
              <w:rFonts w:eastAsiaTheme="majorEastAsia" w:cstheme="majorBidi"/>
              <w:b/>
              <w:bCs/>
              <w:sz w:val="24"/>
            </w:rPr>
          </w:rPrChange>
        </w:rPr>
        <w:t>la situation du Débiteur.</w:t>
      </w:r>
    </w:p>
    <w:p w14:paraId="7D0AABE2" w14:textId="3A9E3C81" w:rsidR="009A1911" w:rsidRPr="00935764" w:rsidRDefault="009A1911" w:rsidP="00AC59DC">
      <w:pPr>
        <w:spacing w:before="120"/>
        <w:rPr>
          <w:rFonts w:ascii="Helvetica Neue Light" w:hAnsi="Helvetica Neue Light"/>
          <w:rPrChange w:id="4468" w:author="Arthur de Catheu" w:date="2014-06-20T17:08:00Z">
            <w:rPr/>
          </w:rPrChange>
        </w:rPr>
      </w:pPr>
      <w:r w:rsidRPr="00935764">
        <w:rPr>
          <w:rFonts w:ascii="Helvetica Neue Light" w:hAnsi="Helvetica Neue Light"/>
          <w:rPrChange w:id="4469" w:author="Arthur de Catheu" w:date="2014-06-20T17:08:00Z">
            <w:rPr>
              <w:rFonts w:eastAsiaTheme="majorEastAsia" w:cstheme="majorBidi"/>
              <w:b/>
              <w:bCs/>
              <w:sz w:val="24"/>
            </w:rPr>
          </w:rPrChange>
        </w:rPr>
        <w:t>Pour un nouveau Débiteur, le montant de la demande de surveillance est égal au plus petit des montants suivant</w:t>
      </w:r>
      <w:r w:rsidR="004C7B56" w:rsidRPr="00935764">
        <w:rPr>
          <w:rFonts w:ascii="Helvetica Neue Light" w:hAnsi="Helvetica Neue Light"/>
          <w:rPrChange w:id="4470" w:author="Arthur de Catheu" w:date="2014-06-20T17:08:00Z">
            <w:rPr>
              <w:rFonts w:eastAsiaTheme="majorEastAsia" w:cstheme="majorBidi"/>
              <w:b/>
              <w:bCs/>
              <w:sz w:val="24"/>
            </w:rPr>
          </w:rPrChange>
        </w:rPr>
        <w:t>s</w:t>
      </w:r>
      <w:r w:rsidRPr="00935764">
        <w:rPr>
          <w:rFonts w:ascii="Helvetica Neue Light" w:hAnsi="Helvetica Neue Light"/>
          <w:rPrChange w:id="4471" w:author="Arthur de Catheu" w:date="2014-06-20T17:08:00Z">
            <w:rPr>
              <w:rFonts w:eastAsiaTheme="majorEastAsia" w:cstheme="majorBidi"/>
              <w:b/>
              <w:bCs/>
              <w:sz w:val="24"/>
            </w:rPr>
          </w:rPrChange>
        </w:rPr>
        <w:t> :</w:t>
      </w:r>
    </w:p>
    <w:p w14:paraId="4448A38E" w14:textId="77096C9F" w:rsidR="009A1911" w:rsidRPr="00935764" w:rsidRDefault="000B7940" w:rsidP="009D21AB">
      <w:pPr>
        <w:pStyle w:val="Paragraphedeliste"/>
        <w:numPr>
          <w:ilvl w:val="0"/>
          <w:numId w:val="196"/>
        </w:numPr>
        <w:rPr>
          <w:rFonts w:ascii="Helvetica Neue Light" w:hAnsi="Helvetica Neue Light"/>
          <w:rPrChange w:id="4472" w:author="Arthur de Catheu" w:date="2014-06-20T17:08:00Z">
            <w:rPr/>
          </w:rPrChange>
        </w:rPr>
      </w:pPr>
      <w:r w:rsidRPr="00935764">
        <w:rPr>
          <w:rFonts w:ascii="Helvetica Neue Light" w:hAnsi="Helvetica Neue Light"/>
          <w:rPrChange w:id="4473" w:author="Arthur de Catheu" w:date="2014-06-20T17:08:00Z">
            <w:rPr>
              <w:rFonts w:eastAsiaTheme="majorEastAsia" w:cstheme="majorBidi"/>
              <w:b/>
              <w:bCs/>
              <w:sz w:val="24"/>
            </w:rPr>
          </w:rPrChange>
        </w:rPr>
        <w:t xml:space="preserve">montant </w:t>
      </w:r>
      <w:r w:rsidR="009A1911" w:rsidRPr="00935764">
        <w:rPr>
          <w:rFonts w:ascii="Helvetica Neue Light" w:hAnsi="Helvetica Neue Light"/>
          <w:rPrChange w:id="4474" w:author="Arthur de Catheu" w:date="2014-06-20T17:08:00Z">
            <w:rPr>
              <w:rFonts w:eastAsiaTheme="majorEastAsia" w:cstheme="majorBidi"/>
              <w:b/>
              <w:bCs/>
              <w:sz w:val="24"/>
            </w:rPr>
          </w:rPrChange>
        </w:rPr>
        <w:t xml:space="preserve">de la ligne d’engagement pour un Débiteur tel que défini </w:t>
      </w:r>
      <w:r w:rsidR="00554D9C" w:rsidRPr="00935764">
        <w:rPr>
          <w:rFonts w:ascii="Helvetica Neue Light" w:hAnsi="Helvetica Neue Light"/>
          <w:rPrChange w:id="4475" w:author="Arthur de Catheu" w:date="2014-06-20T17:08:00Z">
            <w:rPr>
              <w:rFonts w:eastAsiaTheme="majorEastAsia" w:cstheme="majorBidi"/>
              <w:b/>
              <w:bCs/>
              <w:sz w:val="24"/>
            </w:rPr>
          </w:rPrChange>
        </w:rPr>
        <w:t>au paragraphe</w:t>
      </w:r>
      <w:r w:rsidR="00314E28" w:rsidRPr="00935764">
        <w:rPr>
          <w:rFonts w:ascii="Helvetica Neue Light" w:hAnsi="Helvetica Neue Light"/>
          <w:rPrChange w:id="4476" w:author="Arthur de Catheu" w:date="2014-06-20T17:08:00Z">
            <w:rPr>
              <w:rFonts w:eastAsiaTheme="majorEastAsia" w:cstheme="majorBidi"/>
              <w:b/>
              <w:bCs/>
              <w:sz w:val="24"/>
            </w:rPr>
          </w:rPrChange>
        </w:rPr>
        <w:t xml:space="preserve"> </w:t>
      </w:r>
      <w:r w:rsidRPr="00935764">
        <w:rPr>
          <w:rFonts w:ascii="Helvetica Neue Light" w:hAnsi="Helvetica Neue Light"/>
          <w:rPrChange w:id="4477" w:author="Arthur de Catheu" w:date="2014-06-20T17:08:00Z">
            <w:rPr>
              <w:rFonts w:eastAsiaTheme="majorEastAsia" w:cstheme="majorBidi"/>
              <w:b/>
              <w:bCs/>
              <w:sz w:val="24"/>
            </w:rPr>
          </w:rPrChange>
        </w:rPr>
        <w:fldChar w:fldCharType="begin"/>
      </w:r>
      <w:r w:rsidRPr="00935764">
        <w:rPr>
          <w:rFonts w:ascii="Helvetica Neue Light" w:hAnsi="Helvetica Neue Light"/>
          <w:rPrChange w:id="4478" w:author="Arthur de Catheu" w:date="2014-06-20T17:08:00Z">
            <w:rPr>
              <w:rFonts w:eastAsiaTheme="majorEastAsia" w:cstheme="majorBidi"/>
              <w:b/>
              <w:bCs/>
              <w:sz w:val="24"/>
            </w:rPr>
          </w:rPrChange>
        </w:rPr>
        <w:instrText xml:space="preserve"> REF _Ref380139511 \h </w:instrText>
      </w:r>
      <w:r w:rsidRPr="00935764">
        <w:rPr>
          <w:rFonts w:ascii="Helvetica Neue Light" w:hAnsi="Helvetica Neue Light"/>
          <w:rPrChange w:id="4479" w:author="Arthur de Catheu" w:date="2014-06-20T17:08:00Z">
            <w:rPr>
              <w:rFonts w:ascii="Helvetica Neue Light" w:hAnsi="Helvetica Neue Light"/>
            </w:rPr>
          </w:rPrChange>
        </w:rPr>
      </w:r>
      <w:r w:rsidRPr="00935764">
        <w:rPr>
          <w:rFonts w:ascii="Helvetica Neue Light" w:hAnsi="Helvetica Neue Light"/>
          <w:rPrChange w:id="4480" w:author="Arthur de Catheu" w:date="2014-06-20T17:08:00Z">
            <w:rPr>
              <w:rFonts w:eastAsiaTheme="majorEastAsia" w:cstheme="majorBidi"/>
              <w:b/>
              <w:bCs/>
              <w:sz w:val="24"/>
            </w:rPr>
          </w:rPrChange>
        </w:rPr>
        <w:fldChar w:fldCharType="separate"/>
      </w:r>
      <w:ins w:id="4481" w:author="Arthur de Catheu" w:date="2014-06-25T11:35:00Z">
        <w:r w:rsidR="005B0BF1" w:rsidRPr="00935764">
          <w:rPr>
            <w:rFonts w:ascii="Helvetica Neue Light" w:hAnsi="Helvetica Neue Light"/>
            <w:b/>
            <w:rPrChange w:id="4482" w:author="Arthur de Catheu" w:date="2014-06-20T17:08:00Z">
              <w:rPr>
                <w:rFonts w:asciiTheme="majorHAnsi" w:hAnsiTheme="majorHAnsi"/>
                <w:b/>
                <w:iCs/>
              </w:rPr>
            </w:rPrChange>
          </w:rPr>
          <w:t>Détermination d’une ligne d’engagement par Débiteur</w:t>
        </w:r>
      </w:ins>
      <w:ins w:id="4483" w:author="Hervé Monnerie" w:date="2014-06-25T11:23:00Z">
        <w:del w:id="4484" w:author="Arthur de Catheu" w:date="2014-06-25T11:31:00Z">
          <w:r w:rsidR="00446672" w:rsidRPr="00935764" w:rsidDel="00F5361D">
            <w:rPr>
              <w:rFonts w:ascii="Helvetica Neue Light" w:hAnsi="Helvetica Neue Light"/>
              <w:rPrChange w:id="4485" w:author="Arthur de Catheu" w:date="2014-06-20T17:08:00Z">
                <w:rPr>
                  <w:rFonts w:eastAsiaTheme="majorEastAsia" w:cstheme="majorBidi"/>
                  <w:b/>
                  <w:bCs/>
                  <w:sz w:val="24"/>
                </w:rPr>
              </w:rPrChange>
            </w:rPr>
            <w:delText>Détermination d’une ligne d’engagement par Débiteur</w:delText>
          </w:r>
        </w:del>
      </w:ins>
      <w:r w:rsidRPr="00935764">
        <w:rPr>
          <w:rFonts w:ascii="Helvetica Neue Light" w:hAnsi="Helvetica Neue Light"/>
          <w:rPrChange w:id="4486" w:author="Arthur de Catheu" w:date="2014-06-20T17:08:00Z">
            <w:rPr>
              <w:rFonts w:eastAsiaTheme="majorEastAsia" w:cstheme="majorBidi"/>
              <w:b/>
              <w:bCs/>
              <w:sz w:val="24"/>
            </w:rPr>
          </w:rPrChange>
        </w:rPr>
        <w:fldChar w:fldCharType="end"/>
      </w:r>
      <w:r w:rsidR="00314E28" w:rsidRPr="00935764">
        <w:rPr>
          <w:rFonts w:ascii="Helvetica Neue Light" w:hAnsi="Helvetica Neue Light"/>
          <w:rPrChange w:id="4487" w:author="Arthur de Catheu" w:date="2014-06-20T17:08:00Z">
            <w:rPr>
              <w:rFonts w:eastAsiaTheme="majorEastAsia" w:cstheme="majorBidi"/>
              <w:b/>
              <w:bCs/>
              <w:sz w:val="24"/>
            </w:rPr>
          </w:rPrChange>
        </w:rPr>
        <w:t xml:space="preserve"> – </w:t>
      </w:r>
      <w:r w:rsidRPr="00935764">
        <w:rPr>
          <w:rFonts w:ascii="Helvetica Neue Light" w:hAnsi="Helvetica Neue Light"/>
          <w:rPrChange w:id="4488" w:author="Arthur de Catheu" w:date="2014-06-20T17:08:00Z">
            <w:rPr>
              <w:rFonts w:eastAsiaTheme="majorEastAsia" w:cstheme="majorBidi"/>
              <w:b/>
              <w:bCs/>
              <w:sz w:val="24"/>
            </w:rPr>
          </w:rPrChange>
        </w:rPr>
        <w:fldChar w:fldCharType="begin"/>
      </w:r>
      <w:r w:rsidRPr="00935764">
        <w:rPr>
          <w:rFonts w:ascii="Helvetica Neue Light" w:hAnsi="Helvetica Neue Light"/>
          <w:rPrChange w:id="4489" w:author="Arthur de Catheu" w:date="2014-06-20T17:08:00Z">
            <w:rPr>
              <w:rFonts w:eastAsiaTheme="majorEastAsia" w:cstheme="majorBidi"/>
              <w:b/>
              <w:bCs/>
              <w:sz w:val="24"/>
            </w:rPr>
          </w:rPrChange>
        </w:rPr>
        <w:instrText xml:space="preserve"> REF _Ref380139511 \w \h </w:instrText>
      </w:r>
      <w:r w:rsidRPr="00935764">
        <w:rPr>
          <w:rFonts w:ascii="Helvetica Neue Light" w:hAnsi="Helvetica Neue Light"/>
          <w:rPrChange w:id="4490" w:author="Arthur de Catheu" w:date="2014-06-20T17:08:00Z">
            <w:rPr>
              <w:rFonts w:ascii="Helvetica Neue Light" w:hAnsi="Helvetica Neue Light"/>
            </w:rPr>
          </w:rPrChange>
        </w:rPr>
      </w:r>
      <w:r w:rsidRPr="00935764">
        <w:rPr>
          <w:rFonts w:ascii="Helvetica Neue Light" w:hAnsi="Helvetica Neue Light"/>
          <w:rPrChange w:id="4491" w:author="Arthur de Catheu" w:date="2014-06-20T17:08:00Z">
            <w:rPr>
              <w:rFonts w:eastAsiaTheme="majorEastAsia" w:cstheme="majorBidi"/>
              <w:b/>
              <w:bCs/>
              <w:sz w:val="24"/>
            </w:rPr>
          </w:rPrChange>
        </w:rPr>
        <w:fldChar w:fldCharType="separate"/>
      </w:r>
      <w:r w:rsidR="005B0BF1">
        <w:rPr>
          <w:rFonts w:ascii="Helvetica Neue Light" w:hAnsi="Helvetica Neue Light"/>
        </w:rPr>
        <w:t>V.B.3</w:t>
      </w:r>
      <w:r w:rsidRPr="00935764">
        <w:rPr>
          <w:rFonts w:ascii="Helvetica Neue Light" w:hAnsi="Helvetica Neue Light"/>
          <w:rPrChange w:id="4492" w:author="Arthur de Catheu" w:date="2014-06-20T17:08:00Z">
            <w:rPr>
              <w:rFonts w:eastAsiaTheme="majorEastAsia" w:cstheme="majorBidi"/>
              <w:b/>
              <w:bCs/>
              <w:sz w:val="24"/>
            </w:rPr>
          </w:rPrChange>
        </w:rPr>
        <w:fldChar w:fldCharType="end"/>
      </w:r>
      <w:r w:rsidRPr="00935764">
        <w:rPr>
          <w:rFonts w:ascii="Helvetica Neue Light" w:hAnsi="Helvetica Neue Light"/>
          <w:rPrChange w:id="4493" w:author="Arthur de Catheu" w:date="2014-06-20T17:08:00Z">
            <w:rPr>
              <w:rFonts w:eastAsiaTheme="majorEastAsia" w:cstheme="majorBidi"/>
              <w:b/>
              <w:bCs/>
              <w:sz w:val="24"/>
            </w:rPr>
          </w:rPrChange>
        </w:rPr>
        <w:t> ; et</w:t>
      </w:r>
    </w:p>
    <w:p w14:paraId="12FAAC89" w14:textId="2B3F2917" w:rsidR="009A1911" w:rsidRPr="00935764" w:rsidRDefault="000B7940" w:rsidP="009D21AB">
      <w:pPr>
        <w:pStyle w:val="Paragraphedeliste"/>
        <w:numPr>
          <w:ilvl w:val="0"/>
          <w:numId w:val="196"/>
        </w:numPr>
        <w:rPr>
          <w:rFonts w:ascii="Helvetica Neue Light" w:hAnsi="Helvetica Neue Light"/>
          <w:rPrChange w:id="4494" w:author="Arthur de Catheu" w:date="2014-06-20T17:08:00Z">
            <w:rPr/>
          </w:rPrChange>
        </w:rPr>
      </w:pPr>
      <w:r w:rsidRPr="00935764">
        <w:rPr>
          <w:rFonts w:ascii="Helvetica Neue Light" w:hAnsi="Helvetica Neue Light"/>
          <w:rPrChange w:id="4495" w:author="Arthur de Catheu" w:date="2014-06-20T17:08:00Z">
            <w:rPr>
              <w:rFonts w:eastAsiaTheme="majorEastAsia" w:cstheme="majorBidi"/>
              <w:b/>
              <w:bCs/>
              <w:sz w:val="24"/>
            </w:rPr>
          </w:rPrChange>
        </w:rPr>
        <w:t xml:space="preserve">montant </w:t>
      </w:r>
      <w:r w:rsidR="009A1911" w:rsidRPr="00935764">
        <w:rPr>
          <w:rFonts w:ascii="Helvetica Neue Light" w:hAnsi="Helvetica Neue Light"/>
          <w:rPrChange w:id="4496" w:author="Arthur de Catheu" w:date="2014-06-20T17:08:00Z">
            <w:rPr>
              <w:rFonts w:eastAsiaTheme="majorEastAsia" w:cstheme="majorBidi"/>
              <w:b/>
              <w:bCs/>
              <w:sz w:val="24"/>
            </w:rPr>
          </w:rPrChange>
        </w:rPr>
        <w:t>correspondant aux critères de concentration tel que défini</w:t>
      </w:r>
      <w:r w:rsidR="00554D9C" w:rsidRPr="00935764">
        <w:rPr>
          <w:rFonts w:ascii="Helvetica Neue Light" w:hAnsi="Helvetica Neue Light"/>
          <w:rPrChange w:id="4497" w:author="Arthur de Catheu" w:date="2014-06-20T17:08:00Z">
            <w:rPr>
              <w:rFonts w:eastAsiaTheme="majorEastAsia" w:cstheme="majorBidi"/>
              <w:b/>
              <w:bCs/>
              <w:sz w:val="24"/>
            </w:rPr>
          </w:rPrChange>
        </w:rPr>
        <w:t xml:space="preserve"> au paragraphe </w:t>
      </w:r>
      <w:r w:rsidRPr="00935764">
        <w:rPr>
          <w:rFonts w:ascii="Helvetica Neue Light" w:hAnsi="Helvetica Neue Light"/>
          <w:rPrChange w:id="4498" w:author="Arthur de Catheu" w:date="2014-06-20T17:08:00Z">
            <w:rPr>
              <w:rFonts w:eastAsiaTheme="majorEastAsia" w:cstheme="majorBidi"/>
              <w:b/>
              <w:bCs/>
              <w:sz w:val="24"/>
            </w:rPr>
          </w:rPrChange>
        </w:rPr>
        <w:fldChar w:fldCharType="begin"/>
      </w:r>
      <w:r w:rsidRPr="00935764">
        <w:rPr>
          <w:rFonts w:ascii="Helvetica Neue Light" w:hAnsi="Helvetica Neue Light"/>
          <w:rPrChange w:id="4499" w:author="Arthur de Catheu" w:date="2014-06-20T17:08:00Z">
            <w:rPr>
              <w:rFonts w:eastAsiaTheme="majorEastAsia" w:cstheme="majorBidi"/>
              <w:b/>
              <w:bCs/>
              <w:sz w:val="24"/>
            </w:rPr>
          </w:rPrChange>
        </w:rPr>
        <w:instrText xml:space="preserve"> REF _Ref248405090 \h </w:instrText>
      </w:r>
      <w:r w:rsidRPr="00935764">
        <w:rPr>
          <w:rFonts w:ascii="Helvetica Neue Light" w:hAnsi="Helvetica Neue Light"/>
          <w:rPrChange w:id="4500" w:author="Arthur de Catheu" w:date="2014-06-20T17:08:00Z">
            <w:rPr>
              <w:rFonts w:ascii="Helvetica Neue Light" w:hAnsi="Helvetica Neue Light"/>
            </w:rPr>
          </w:rPrChange>
        </w:rPr>
      </w:r>
      <w:r w:rsidRPr="00935764">
        <w:rPr>
          <w:rFonts w:ascii="Helvetica Neue Light" w:hAnsi="Helvetica Neue Light"/>
          <w:rPrChange w:id="4501" w:author="Arthur de Catheu" w:date="2014-06-20T17:08:00Z">
            <w:rPr>
              <w:rFonts w:eastAsiaTheme="majorEastAsia" w:cstheme="majorBidi"/>
              <w:b/>
              <w:bCs/>
              <w:sz w:val="24"/>
            </w:rPr>
          </w:rPrChange>
        </w:rPr>
        <w:fldChar w:fldCharType="separate"/>
      </w:r>
      <w:ins w:id="4502" w:author="Arthur de Catheu" w:date="2014-06-25T11:35:00Z">
        <w:r w:rsidR="005B0BF1" w:rsidRPr="00935764">
          <w:rPr>
            <w:rFonts w:ascii="Helvetica Neue Light" w:hAnsi="Helvetica Neue Light"/>
            <w:rPrChange w:id="4503" w:author="Arthur de Catheu" w:date="2014-06-20T17:08:00Z">
              <w:rPr/>
            </w:rPrChange>
          </w:rPr>
          <w:t>Contrôle des indicateurs et limites de concentration</w:t>
        </w:r>
      </w:ins>
      <w:r w:rsidRPr="00935764">
        <w:rPr>
          <w:rFonts w:ascii="Helvetica Neue Light" w:hAnsi="Helvetica Neue Light"/>
          <w:rPrChange w:id="4504" w:author="Arthur de Catheu" w:date="2014-06-20T17:08:00Z">
            <w:rPr>
              <w:rFonts w:eastAsiaTheme="majorEastAsia" w:cstheme="majorBidi"/>
              <w:b/>
              <w:bCs/>
              <w:sz w:val="24"/>
            </w:rPr>
          </w:rPrChange>
        </w:rPr>
        <w:fldChar w:fldCharType="end"/>
      </w:r>
      <w:r w:rsidR="00314E28" w:rsidRPr="00935764">
        <w:rPr>
          <w:rFonts w:ascii="Helvetica Neue Light" w:hAnsi="Helvetica Neue Light"/>
          <w:rPrChange w:id="4505" w:author="Arthur de Catheu" w:date="2014-06-20T17:08:00Z">
            <w:rPr>
              <w:rFonts w:eastAsiaTheme="majorEastAsia" w:cstheme="majorBidi"/>
              <w:b/>
              <w:bCs/>
              <w:sz w:val="24"/>
            </w:rPr>
          </w:rPrChange>
        </w:rPr>
        <w:t xml:space="preserve"> – </w:t>
      </w:r>
      <w:r w:rsidRPr="00935764">
        <w:rPr>
          <w:rFonts w:ascii="Helvetica Neue Light" w:hAnsi="Helvetica Neue Light"/>
          <w:rPrChange w:id="4506" w:author="Arthur de Catheu" w:date="2014-06-20T17:08:00Z">
            <w:rPr>
              <w:rFonts w:eastAsiaTheme="majorEastAsia" w:cstheme="majorBidi"/>
              <w:b/>
              <w:bCs/>
              <w:sz w:val="24"/>
            </w:rPr>
          </w:rPrChange>
        </w:rPr>
        <w:fldChar w:fldCharType="begin"/>
      </w:r>
      <w:r w:rsidRPr="00935764">
        <w:rPr>
          <w:rFonts w:ascii="Helvetica Neue Light" w:hAnsi="Helvetica Neue Light"/>
          <w:rPrChange w:id="4507" w:author="Arthur de Catheu" w:date="2014-06-20T17:08:00Z">
            <w:rPr>
              <w:rFonts w:eastAsiaTheme="majorEastAsia" w:cstheme="majorBidi"/>
              <w:b/>
              <w:bCs/>
              <w:sz w:val="24"/>
            </w:rPr>
          </w:rPrChange>
        </w:rPr>
        <w:instrText xml:space="preserve"> REF _Ref248405090 \w \h </w:instrText>
      </w:r>
      <w:r w:rsidRPr="00935764">
        <w:rPr>
          <w:rFonts w:ascii="Helvetica Neue Light" w:hAnsi="Helvetica Neue Light"/>
          <w:rPrChange w:id="4508" w:author="Arthur de Catheu" w:date="2014-06-20T17:08:00Z">
            <w:rPr>
              <w:rFonts w:ascii="Helvetica Neue Light" w:hAnsi="Helvetica Neue Light"/>
            </w:rPr>
          </w:rPrChange>
        </w:rPr>
      </w:r>
      <w:r w:rsidRPr="00935764">
        <w:rPr>
          <w:rFonts w:ascii="Helvetica Neue Light" w:hAnsi="Helvetica Neue Light"/>
          <w:rPrChange w:id="4509" w:author="Arthur de Catheu" w:date="2014-06-20T17:08:00Z">
            <w:rPr>
              <w:rFonts w:eastAsiaTheme="majorEastAsia" w:cstheme="majorBidi"/>
              <w:b/>
              <w:bCs/>
              <w:sz w:val="24"/>
            </w:rPr>
          </w:rPrChange>
        </w:rPr>
        <w:fldChar w:fldCharType="separate"/>
      </w:r>
      <w:r w:rsidR="005B0BF1">
        <w:rPr>
          <w:rFonts w:ascii="Helvetica Neue Light" w:hAnsi="Helvetica Neue Light"/>
        </w:rPr>
        <w:t>XIII.B</w:t>
      </w:r>
      <w:r w:rsidRPr="00935764">
        <w:rPr>
          <w:rFonts w:ascii="Helvetica Neue Light" w:hAnsi="Helvetica Neue Light"/>
          <w:rPrChange w:id="4510" w:author="Arthur de Catheu" w:date="2014-06-20T17:08:00Z">
            <w:rPr>
              <w:rFonts w:eastAsiaTheme="majorEastAsia" w:cstheme="majorBidi"/>
              <w:b/>
              <w:bCs/>
              <w:sz w:val="24"/>
            </w:rPr>
          </w:rPrChange>
        </w:rPr>
        <w:fldChar w:fldCharType="end"/>
      </w:r>
      <w:r w:rsidR="00554D9C" w:rsidRPr="00935764">
        <w:rPr>
          <w:rFonts w:ascii="Helvetica Neue Light" w:hAnsi="Helvetica Neue Light"/>
          <w:rPrChange w:id="4511" w:author="Arthur de Catheu" w:date="2014-06-20T17:08:00Z">
            <w:rPr>
              <w:rFonts w:eastAsiaTheme="majorEastAsia" w:cstheme="majorBidi"/>
              <w:b/>
              <w:bCs/>
              <w:sz w:val="24"/>
            </w:rPr>
          </w:rPrChange>
        </w:rPr>
        <w:t>.</w:t>
      </w:r>
    </w:p>
    <w:p w14:paraId="381C5276" w14:textId="77777777" w:rsidR="00156B5B" w:rsidRPr="00935764" w:rsidRDefault="008D4109">
      <w:pPr>
        <w:pStyle w:val="Titre3"/>
        <w:numPr>
          <w:ilvl w:val="2"/>
          <w:numId w:val="382"/>
        </w:numPr>
        <w:rPr>
          <w:rFonts w:ascii="Helvetica Neue Light" w:hAnsi="Helvetica Neue Light"/>
          <w:rPrChange w:id="4512" w:author="Arthur de Catheu" w:date="2014-06-20T17:08:00Z">
            <w:rPr/>
          </w:rPrChange>
        </w:rPr>
        <w:pPrChange w:id="4513" w:author="Arthur de Catheu" w:date="2014-06-20T18:04:00Z">
          <w:pPr>
            <w:pStyle w:val="Titre3"/>
          </w:pPr>
        </w:pPrChange>
      </w:pPr>
      <w:bookmarkStart w:id="4514" w:name="_Toc265315353"/>
      <w:r w:rsidRPr="00935764">
        <w:rPr>
          <w:rFonts w:ascii="Helvetica Neue Light" w:hAnsi="Helvetica Neue Light"/>
          <w:rPrChange w:id="4515" w:author="Arthur de Catheu" w:date="2014-06-20T17:08:00Z">
            <w:rPr/>
          </w:rPrChange>
        </w:rPr>
        <w:t>Demande d’agrément</w:t>
      </w:r>
      <w:bookmarkEnd w:id="4514"/>
    </w:p>
    <w:p w14:paraId="319444B2" w14:textId="05FC35AC" w:rsidR="00156B5B" w:rsidRPr="00935764" w:rsidRDefault="00B47896" w:rsidP="00AC59DC">
      <w:pPr>
        <w:spacing w:before="120"/>
        <w:rPr>
          <w:rFonts w:ascii="Helvetica Neue Light" w:hAnsi="Helvetica Neue Light"/>
          <w:rPrChange w:id="4516" w:author="Arthur de Catheu" w:date="2014-06-20T17:08:00Z">
            <w:rPr/>
          </w:rPrChange>
        </w:rPr>
      </w:pPr>
      <w:r w:rsidRPr="00935764">
        <w:rPr>
          <w:rFonts w:ascii="Helvetica Neue Light" w:hAnsi="Helvetica Neue Light"/>
          <w:rPrChange w:id="4517" w:author="Arthur de Catheu" w:date="2014-06-20T17:08:00Z">
            <w:rPr>
              <w:rFonts w:eastAsiaTheme="majorEastAsia" w:cstheme="majorBidi"/>
              <w:b/>
              <w:bCs/>
              <w:sz w:val="24"/>
            </w:rPr>
          </w:rPrChange>
        </w:rPr>
        <w:t xml:space="preserve">La demande d’agrément est initiée après la signature </w:t>
      </w:r>
      <w:r w:rsidR="00744178" w:rsidRPr="00935764">
        <w:rPr>
          <w:rFonts w:ascii="Helvetica Neue Light" w:hAnsi="Helvetica Neue Light"/>
          <w:rPrChange w:id="4518" w:author="Arthur de Catheu" w:date="2014-06-20T17:08:00Z">
            <w:rPr>
              <w:rFonts w:eastAsiaTheme="majorEastAsia" w:cstheme="majorBidi"/>
              <w:b/>
              <w:bCs/>
              <w:sz w:val="24"/>
            </w:rPr>
          </w:rPrChange>
        </w:rPr>
        <w:t>de l’Acte de Cession</w:t>
      </w:r>
      <w:r w:rsidR="00A17A3A" w:rsidRPr="00935764">
        <w:rPr>
          <w:rFonts w:ascii="Helvetica Neue Light" w:hAnsi="Helvetica Neue Light"/>
          <w:rPrChange w:id="4519" w:author="Arthur de Catheu" w:date="2014-06-20T17:08:00Z">
            <w:rPr>
              <w:rFonts w:eastAsiaTheme="majorEastAsia" w:cstheme="majorBidi"/>
              <w:b/>
              <w:bCs/>
              <w:sz w:val="24"/>
            </w:rPr>
          </w:rPrChange>
        </w:rPr>
        <w:t xml:space="preserve"> par le Cédant</w:t>
      </w:r>
      <w:r w:rsidRPr="00935764">
        <w:rPr>
          <w:rFonts w:ascii="Helvetica Neue Light" w:hAnsi="Helvetica Neue Light"/>
          <w:rPrChange w:id="4520" w:author="Arthur de Catheu" w:date="2014-06-20T17:08:00Z">
            <w:rPr>
              <w:rFonts w:eastAsiaTheme="majorEastAsia" w:cstheme="majorBidi"/>
              <w:b/>
              <w:bCs/>
              <w:sz w:val="24"/>
            </w:rPr>
          </w:rPrChange>
        </w:rPr>
        <w:t xml:space="preserve">. </w:t>
      </w:r>
      <w:r w:rsidR="00E512C9" w:rsidRPr="00935764">
        <w:rPr>
          <w:rFonts w:ascii="Helvetica Neue Light" w:hAnsi="Helvetica Neue Light"/>
          <w:rPrChange w:id="4521" w:author="Arthur de Catheu" w:date="2014-06-20T17:08:00Z">
            <w:rPr>
              <w:rFonts w:eastAsiaTheme="majorEastAsia" w:cstheme="majorBidi"/>
              <w:b/>
              <w:bCs/>
              <w:sz w:val="24"/>
            </w:rPr>
          </w:rPrChange>
        </w:rPr>
        <w:t xml:space="preserve">Faisant suite à </w:t>
      </w:r>
      <w:r w:rsidRPr="00935764">
        <w:rPr>
          <w:rFonts w:ascii="Helvetica Neue Light" w:hAnsi="Helvetica Neue Light"/>
          <w:rPrChange w:id="4522" w:author="Arthur de Catheu" w:date="2014-06-20T17:08:00Z">
            <w:rPr>
              <w:rFonts w:eastAsiaTheme="majorEastAsia" w:cstheme="majorBidi"/>
              <w:b/>
              <w:bCs/>
              <w:sz w:val="24"/>
            </w:rPr>
          </w:rPrChange>
        </w:rPr>
        <w:t>la demande de surveillance décrite précédemment</w:t>
      </w:r>
      <w:r w:rsidR="00E512C9" w:rsidRPr="00935764">
        <w:rPr>
          <w:rFonts w:ascii="Helvetica Neue Light" w:hAnsi="Helvetica Neue Light"/>
          <w:rPrChange w:id="4523" w:author="Arthur de Catheu" w:date="2014-06-20T17:08:00Z">
            <w:rPr>
              <w:rFonts w:eastAsiaTheme="majorEastAsia" w:cstheme="majorBidi"/>
              <w:b/>
              <w:bCs/>
              <w:sz w:val="24"/>
            </w:rPr>
          </w:rPrChange>
        </w:rPr>
        <w:t>,</w:t>
      </w:r>
      <w:r w:rsidRPr="00935764">
        <w:rPr>
          <w:rFonts w:ascii="Helvetica Neue Light" w:hAnsi="Helvetica Neue Light"/>
          <w:rPrChange w:id="4524" w:author="Arthur de Catheu" w:date="2014-06-20T17:08:00Z">
            <w:rPr>
              <w:rFonts w:eastAsiaTheme="majorEastAsia" w:cstheme="majorBidi"/>
              <w:b/>
              <w:bCs/>
              <w:sz w:val="24"/>
            </w:rPr>
          </w:rPrChange>
        </w:rPr>
        <w:t xml:space="preserve"> </w:t>
      </w:r>
      <w:r w:rsidR="00A43465" w:rsidRPr="00935764">
        <w:rPr>
          <w:rFonts w:ascii="Helvetica Neue Light" w:hAnsi="Helvetica Neue Light"/>
          <w:rPrChange w:id="4525" w:author="Arthur de Catheu" w:date="2014-06-20T17:08:00Z">
            <w:rPr>
              <w:rFonts w:eastAsiaTheme="majorEastAsia" w:cstheme="majorBidi"/>
              <w:b/>
              <w:bCs/>
              <w:sz w:val="24"/>
            </w:rPr>
          </w:rPrChange>
        </w:rPr>
        <w:t>l’analyste crédit en charge de l’instruction de la Créance</w:t>
      </w:r>
      <w:r w:rsidR="00A43465" w:rsidRPr="00935764" w:rsidDel="00A43465">
        <w:rPr>
          <w:rFonts w:ascii="Helvetica Neue Light" w:hAnsi="Helvetica Neue Light"/>
          <w:rPrChange w:id="4526" w:author="Arthur de Catheu" w:date="2014-06-20T17:08:00Z">
            <w:rPr>
              <w:rFonts w:eastAsiaTheme="majorEastAsia" w:cstheme="majorBidi"/>
              <w:b/>
              <w:bCs/>
              <w:sz w:val="24"/>
            </w:rPr>
          </w:rPrChange>
        </w:rPr>
        <w:t xml:space="preserve"> </w:t>
      </w:r>
      <w:r w:rsidRPr="00935764">
        <w:rPr>
          <w:rFonts w:ascii="Helvetica Neue Light" w:hAnsi="Helvetica Neue Light"/>
          <w:rPrChange w:id="4527" w:author="Arthur de Catheu" w:date="2014-06-20T17:08:00Z">
            <w:rPr>
              <w:rFonts w:eastAsiaTheme="majorEastAsia" w:cstheme="majorBidi"/>
              <w:b/>
              <w:bCs/>
              <w:sz w:val="24"/>
            </w:rPr>
          </w:rPrChange>
        </w:rPr>
        <w:t>interroge</w:t>
      </w:r>
      <w:r w:rsidR="00744178" w:rsidRPr="00935764">
        <w:rPr>
          <w:rFonts w:ascii="Helvetica Neue Light" w:hAnsi="Helvetica Neue Light"/>
          <w:rPrChange w:id="4528" w:author="Arthur de Catheu" w:date="2014-06-20T17:08:00Z">
            <w:rPr>
              <w:rFonts w:eastAsiaTheme="majorEastAsia" w:cstheme="majorBidi"/>
              <w:b/>
              <w:bCs/>
              <w:sz w:val="24"/>
            </w:rPr>
          </w:rPrChange>
        </w:rPr>
        <w:t xml:space="preserve"> par l'i</w:t>
      </w:r>
      <w:r w:rsidR="00B310EC" w:rsidRPr="00935764">
        <w:rPr>
          <w:rFonts w:ascii="Helvetica Neue Light" w:hAnsi="Helvetica Neue Light"/>
          <w:rPrChange w:id="4529" w:author="Arthur de Catheu" w:date="2014-06-20T17:08:00Z">
            <w:rPr>
              <w:rFonts w:eastAsiaTheme="majorEastAsia" w:cstheme="majorBidi"/>
              <w:b/>
              <w:bCs/>
              <w:sz w:val="24"/>
            </w:rPr>
          </w:rPrChange>
        </w:rPr>
        <w:t>ntermédiaire du web-service mis</w:t>
      </w:r>
      <w:r w:rsidR="00744178" w:rsidRPr="00935764">
        <w:rPr>
          <w:rFonts w:ascii="Helvetica Neue Light" w:hAnsi="Helvetica Neue Light"/>
          <w:rPrChange w:id="4530" w:author="Arthur de Catheu" w:date="2014-06-20T17:08:00Z">
            <w:rPr>
              <w:rFonts w:eastAsiaTheme="majorEastAsia" w:cstheme="majorBidi"/>
              <w:b/>
              <w:bCs/>
              <w:sz w:val="24"/>
            </w:rPr>
          </w:rPrChange>
        </w:rPr>
        <w:t xml:space="preserve"> à </w:t>
      </w:r>
      <w:r w:rsidR="00B310EC" w:rsidRPr="00935764">
        <w:rPr>
          <w:rFonts w:ascii="Helvetica Neue Light" w:hAnsi="Helvetica Neue Light"/>
          <w:rPrChange w:id="4531" w:author="Arthur de Catheu" w:date="2014-06-20T17:08:00Z">
            <w:rPr>
              <w:rFonts w:eastAsiaTheme="majorEastAsia" w:cstheme="majorBidi"/>
              <w:b/>
              <w:bCs/>
              <w:sz w:val="24"/>
            </w:rPr>
          </w:rPrChange>
        </w:rPr>
        <w:t xml:space="preserve">sa </w:t>
      </w:r>
      <w:r w:rsidR="00744178" w:rsidRPr="00935764">
        <w:rPr>
          <w:rFonts w:ascii="Helvetica Neue Light" w:hAnsi="Helvetica Neue Light"/>
          <w:rPrChange w:id="4532" w:author="Arthur de Catheu" w:date="2014-06-20T17:08:00Z">
            <w:rPr>
              <w:rFonts w:eastAsiaTheme="majorEastAsia" w:cstheme="majorBidi"/>
              <w:b/>
              <w:bCs/>
              <w:sz w:val="24"/>
            </w:rPr>
          </w:rPrChange>
        </w:rPr>
        <w:t xml:space="preserve">disposition par </w:t>
      </w:r>
      <w:r w:rsidR="008E1130" w:rsidRPr="00935764">
        <w:rPr>
          <w:rFonts w:ascii="Helvetica Neue Light" w:eastAsia="Times New Roman" w:hAnsi="Helvetica Neue Light" w:cs="Times New Roman"/>
          <w:rPrChange w:id="4533" w:author="Arthur de Catheu" w:date="2014-06-20T17:08:00Z">
            <w:rPr>
              <w:rFonts w:eastAsia="Times New Roman" w:cs="Times New Roman"/>
              <w:b/>
              <w:bCs/>
              <w:sz w:val="24"/>
            </w:rPr>
          </w:rPrChange>
        </w:rPr>
        <w:t>l’Assureur-Crédit</w:t>
      </w:r>
      <w:r w:rsidRPr="00935764">
        <w:rPr>
          <w:rFonts w:ascii="Helvetica Neue Light" w:hAnsi="Helvetica Neue Light"/>
          <w:rPrChange w:id="4534" w:author="Arthur de Catheu" w:date="2014-06-20T17:08:00Z">
            <w:rPr>
              <w:rFonts w:eastAsiaTheme="majorEastAsia" w:cstheme="majorBidi"/>
              <w:b/>
              <w:bCs/>
              <w:sz w:val="24"/>
            </w:rPr>
          </w:rPrChange>
        </w:rPr>
        <w:t xml:space="preserve"> </w:t>
      </w:r>
      <w:r w:rsidR="00711130" w:rsidRPr="00935764">
        <w:rPr>
          <w:rFonts w:ascii="Helvetica Neue Light" w:hAnsi="Helvetica Neue Light"/>
          <w:rPrChange w:id="4535" w:author="Arthur de Catheu" w:date="2014-06-20T17:08:00Z">
            <w:rPr>
              <w:rFonts w:eastAsiaTheme="majorEastAsia" w:cstheme="majorBidi"/>
              <w:b/>
              <w:bCs/>
              <w:sz w:val="24"/>
            </w:rPr>
          </w:rPrChange>
        </w:rPr>
        <w:t xml:space="preserve">afin d’obtenir une </w:t>
      </w:r>
      <w:r w:rsidRPr="00935764">
        <w:rPr>
          <w:rFonts w:ascii="Helvetica Neue Light" w:hAnsi="Helvetica Neue Light"/>
          <w:rPrChange w:id="4536" w:author="Arthur de Catheu" w:date="2014-06-20T17:08:00Z">
            <w:rPr>
              <w:rFonts w:eastAsiaTheme="majorEastAsia" w:cstheme="majorBidi"/>
              <w:b/>
              <w:bCs/>
              <w:sz w:val="24"/>
            </w:rPr>
          </w:rPrChange>
        </w:rPr>
        <w:t>garanti</w:t>
      </w:r>
      <w:r w:rsidR="00711130" w:rsidRPr="00935764">
        <w:rPr>
          <w:rFonts w:ascii="Helvetica Neue Light" w:hAnsi="Helvetica Neue Light"/>
          <w:rPrChange w:id="4537" w:author="Arthur de Catheu" w:date="2014-06-20T17:08:00Z">
            <w:rPr>
              <w:rFonts w:eastAsiaTheme="majorEastAsia" w:cstheme="majorBidi"/>
              <w:b/>
              <w:bCs/>
              <w:sz w:val="24"/>
            </w:rPr>
          </w:rPrChange>
        </w:rPr>
        <w:t>e</w:t>
      </w:r>
      <w:r w:rsidRPr="00935764">
        <w:rPr>
          <w:rFonts w:ascii="Helvetica Neue Light" w:hAnsi="Helvetica Neue Light"/>
          <w:rPrChange w:id="4538" w:author="Arthur de Catheu" w:date="2014-06-20T17:08:00Z">
            <w:rPr>
              <w:rFonts w:eastAsiaTheme="majorEastAsia" w:cstheme="majorBidi"/>
              <w:b/>
              <w:bCs/>
              <w:sz w:val="24"/>
            </w:rPr>
          </w:rPrChange>
        </w:rPr>
        <w:t xml:space="preserve"> sur tout encours individuel ou sur tout cumul d’encours sur un même </w:t>
      </w:r>
      <w:r w:rsidR="00711130" w:rsidRPr="00935764">
        <w:rPr>
          <w:rFonts w:ascii="Helvetica Neue Light" w:hAnsi="Helvetica Neue Light"/>
          <w:rPrChange w:id="4539" w:author="Arthur de Catheu" w:date="2014-06-20T17:08:00Z">
            <w:rPr>
              <w:rFonts w:eastAsiaTheme="majorEastAsia" w:cstheme="majorBidi"/>
              <w:b/>
              <w:bCs/>
              <w:sz w:val="24"/>
            </w:rPr>
          </w:rPrChange>
        </w:rPr>
        <w:t>D</w:t>
      </w:r>
      <w:r w:rsidRPr="00935764">
        <w:rPr>
          <w:rFonts w:ascii="Helvetica Neue Light" w:hAnsi="Helvetica Neue Light"/>
          <w:rPrChange w:id="4540" w:author="Arthur de Catheu" w:date="2014-06-20T17:08:00Z">
            <w:rPr>
              <w:rFonts w:eastAsiaTheme="majorEastAsia" w:cstheme="majorBidi"/>
              <w:b/>
              <w:bCs/>
              <w:sz w:val="24"/>
            </w:rPr>
          </w:rPrChange>
        </w:rPr>
        <w:t xml:space="preserve">ébiteur résultant des </w:t>
      </w:r>
      <w:r w:rsidR="00557914" w:rsidRPr="00935764">
        <w:rPr>
          <w:rFonts w:ascii="Helvetica Neue Light" w:hAnsi="Helvetica Neue Light"/>
          <w:rPrChange w:id="4541" w:author="Arthur de Catheu" w:date="2014-06-20T17:08:00Z">
            <w:rPr>
              <w:rFonts w:eastAsiaTheme="majorEastAsia" w:cstheme="majorBidi"/>
              <w:b/>
              <w:bCs/>
              <w:sz w:val="24"/>
            </w:rPr>
          </w:rPrChange>
        </w:rPr>
        <w:t>Créance</w:t>
      </w:r>
      <w:r w:rsidRPr="00935764">
        <w:rPr>
          <w:rFonts w:ascii="Helvetica Neue Light" w:hAnsi="Helvetica Neue Light"/>
          <w:rPrChange w:id="4542" w:author="Arthur de Catheu" w:date="2014-06-20T17:08:00Z">
            <w:rPr>
              <w:rFonts w:eastAsiaTheme="majorEastAsia" w:cstheme="majorBidi"/>
              <w:b/>
              <w:bCs/>
              <w:sz w:val="24"/>
            </w:rPr>
          </w:rPrChange>
        </w:rPr>
        <w:t>s</w:t>
      </w:r>
      <w:r w:rsidR="00DC05F8" w:rsidRPr="00935764">
        <w:rPr>
          <w:rFonts w:ascii="Helvetica Neue Light" w:hAnsi="Helvetica Neue Light"/>
          <w:rPrChange w:id="4543" w:author="Arthur de Catheu" w:date="2014-06-20T17:08:00Z">
            <w:rPr>
              <w:rFonts w:eastAsiaTheme="majorEastAsia" w:cstheme="majorBidi"/>
              <w:b/>
              <w:bCs/>
              <w:sz w:val="24"/>
            </w:rPr>
          </w:rPrChange>
        </w:rPr>
        <w:t xml:space="preserve"> </w:t>
      </w:r>
      <w:r w:rsidRPr="00935764">
        <w:rPr>
          <w:rFonts w:ascii="Helvetica Neue Light" w:hAnsi="Helvetica Neue Light"/>
          <w:rPrChange w:id="4544" w:author="Arthur de Catheu" w:date="2014-06-20T17:08:00Z">
            <w:rPr>
              <w:rFonts w:eastAsiaTheme="majorEastAsia" w:cstheme="majorBidi"/>
              <w:b/>
              <w:bCs/>
              <w:sz w:val="24"/>
            </w:rPr>
          </w:rPrChange>
        </w:rPr>
        <w:t>achetées à un ou plusieurs </w:t>
      </w:r>
      <w:r w:rsidR="00711130" w:rsidRPr="00935764">
        <w:rPr>
          <w:rFonts w:ascii="Helvetica Neue Light" w:hAnsi="Helvetica Neue Light"/>
          <w:rPrChange w:id="4545" w:author="Arthur de Catheu" w:date="2014-06-20T17:08:00Z">
            <w:rPr>
              <w:rFonts w:eastAsiaTheme="majorEastAsia" w:cstheme="majorBidi"/>
              <w:b/>
              <w:bCs/>
              <w:sz w:val="24"/>
            </w:rPr>
          </w:rPrChange>
        </w:rPr>
        <w:t>C</w:t>
      </w:r>
      <w:r w:rsidRPr="00935764">
        <w:rPr>
          <w:rFonts w:ascii="Helvetica Neue Light" w:hAnsi="Helvetica Neue Light"/>
          <w:rPrChange w:id="4546" w:author="Arthur de Catheu" w:date="2014-06-20T17:08:00Z">
            <w:rPr>
              <w:rFonts w:eastAsiaTheme="majorEastAsia" w:cstheme="majorBidi"/>
              <w:b/>
              <w:bCs/>
              <w:sz w:val="24"/>
            </w:rPr>
          </w:rPrChange>
        </w:rPr>
        <w:t>édants.</w:t>
      </w:r>
    </w:p>
    <w:p w14:paraId="1BFDFEB4" w14:textId="6857D56E" w:rsidR="00554D9C" w:rsidRPr="00935764" w:rsidRDefault="00554D9C" w:rsidP="00AC59DC">
      <w:pPr>
        <w:spacing w:before="120"/>
        <w:rPr>
          <w:rFonts w:ascii="Helvetica Neue Light" w:hAnsi="Helvetica Neue Light"/>
          <w:rPrChange w:id="4547" w:author="Arthur de Catheu" w:date="2014-06-20T17:08:00Z">
            <w:rPr/>
          </w:rPrChange>
        </w:rPr>
      </w:pPr>
      <w:r w:rsidRPr="00935764">
        <w:rPr>
          <w:rFonts w:ascii="Helvetica Neue Light" w:hAnsi="Helvetica Neue Light"/>
          <w:rPrChange w:id="4548" w:author="Arthur de Catheu" w:date="2014-06-20T17:08:00Z">
            <w:rPr>
              <w:rFonts w:eastAsiaTheme="majorEastAsia" w:cstheme="majorBidi"/>
              <w:b/>
              <w:bCs/>
              <w:sz w:val="24"/>
            </w:rPr>
          </w:rPrChange>
        </w:rPr>
        <w:t>Le montant de la demande d’agrément est identique au montant de la demande de surveillance tel que défini dans l</w:t>
      </w:r>
      <w:r w:rsidR="00722DDB" w:rsidRPr="00935764">
        <w:rPr>
          <w:rFonts w:ascii="Helvetica Neue Light" w:hAnsi="Helvetica Neue Light"/>
          <w:rPrChange w:id="4549" w:author="Arthur de Catheu" w:date="2014-06-20T17:08:00Z">
            <w:rPr>
              <w:rFonts w:eastAsiaTheme="majorEastAsia" w:cstheme="majorBidi"/>
              <w:b/>
              <w:bCs/>
              <w:sz w:val="24"/>
            </w:rPr>
          </w:rPrChange>
        </w:rPr>
        <w:t>e</w:t>
      </w:r>
      <w:r w:rsidRPr="00935764">
        <w:rPr>
          <w:rFonts w:ascii="Helvetica Neue Light" w:hAnsi="Helvetica Neue Light"/>
          <w:rPrChange w:id="4550" w:author="Arthur de Catheu" w:date="2014-06-20T17:08:00Z">
            <w:rPr>
              <w:rFonts w:eastAsiaTheme="majorEastAsia" w:cstheme="majorBidi"/>
              <w:b/>
              <w:bCs/>
              <w:sz w:val="24"/>
            </w:rPr>
          </w:rPrChange>
        </w:rPr>
        <w:t xml:space="preserve"> paragraphe précédent.  </w:t>
      </w:r>
    </w:p>
    <w:p w14:paraId="5783CBC6" w14:textId="18ADD911" w:rsidR="008E5C33" w:rsidRPr="00935764" w:rsidRDefault="008E5C33" w:rsidP="00AC59DC">
      <w:pPr>
        <w:spacing w:before="120"/>
        <w:rPr>
          <w:ins w:id="4551" w:author="Hervé Monnerie" w:date="2014-06-18T16:31:00Z"/>
          <w:rFonts w:ascii="Helvetica Neue Light" w:hAnsi="Helvetica Neue Light"/>
          <w:rPrChange w:id="4552" w:author="Arthur de Catheu" w:date="2014-06-20T17:08:00Z">
            <w:rPr>
              <w:ins w:id="4553" w:author="Hervé Monnerie" w:date="2014-06-18T16:31:00Z"/>
            </w:rPr>
          </w:rPrChange>
        </w:rPr>
      </w:pPr>
      <w:r w:rsidRPr="00935764">
        <w:rPr>
          <w:rFonts w:ascii="Helvetica Neue Light" w:hAnsi="Helvetica Neue Light"/>
          <w:rPrChange w:id="4554" w:author="Arthur de Catheu" w:date="2014-06-20T17:08:00Z">
            <w:rPr>
              <w:rFonts w:eastAsiaTheme="majorEastAsia" w:cstheme="majorBidi"/>
              <w:b/>
              <w:bCs/>
              <w:sz w:val="24"/>
            </w:rPr>
          </w:rPrChange>
        </w:rPr>
        <w:t>En cas de réponse positive de l’Assureur-Crédit, les Créances relatives au Débiteur assuré seront garanties dans les conditions stipulées infra.</w:t>
      </w:r>
      <w:ins w:id="4555" w:author="Hervé Monnerie" w:date="2014-06-18T16:30:00Z">
        <w:r w:rsidR="00497625" w:rsidRPr="00935764">
          <w:rPr>
            <w:rFonts w:ascii="Helvetica Neue Light" w:hAnsi="Helvetica Neue Light"/>
            <w:rPrChange w:id="4556" w:author="Arthur de Catheu" w:date="2014-06-20T17:08:00Z">
              <w:rPr>
                <w:rFonts w:eastAsiaTheme="majorEastAsia" w:cstheme="majorBidi"/>
                <w:b/>
                <w:bCs/>
                <w:sz w:val="24"/>
              </w:rPr>
            </w:rPrChange>
          </w:rPr>
          <w:t xml:space="preserve"> Finexkap AM procèdera alors à </w:t>
        </w:r>
      </w:ins>
      <w:ins w:id="4557" w:author="Arthur de Catheu" w:date="2014-06-20T17:30:00Z">
        <w:r w:rsidR="00FA1C8A">
          <w:rPr>
            <w:rFonts w:ascii="Helvetica Neue Light" w:hAnsi="Helvetica Neue Light"/>
          </w:rPr>
          <w:t>l</w:t>
        </w:r>
      </w:ins>
      <w:ins w:id="4558" w:author="Hervé Monnerie" w:date="2014-06-18T16:30:00Z">
        <w:r w:rsidR="00497625" w:rsidRPr="00935764">
          <w:rPr>
            <w:rFonts w:ascii="Helvetica Neue Light" w:hAnsi="Helvetica Neue Light"/>
            <w:rPrChange w:id="4559" w:author="Arthur de Catheu" w:date="2014-06-20T17:08:00Z">
              <w:rPr>
                <w:rFonts w:eastAsiaTheme="majorEastAsia" w:cstheme="majorBidi"/>
                <w:b/>
                <w:bCs/>
                <w:sz w:val="24"/>
              </w:rPr>
            </w:rPrChange>
          </w:rPr>
          <w:t>a contre-sign</w:t>
        </w:r>
      </w:ins>
      <w:ins w:id="4560" w:author="Hervé Monnerie" w:date="2014-06-18T16:31:00Z">
        <w:r w:rsidR="00497625" w:rsidRPr="00935764">
          <w:rPr>
            <w:rFonts w:ascii="Helvetica Neue Light" w:hAnsi="Helvetica Neue Light"/>
            <w:rPrChange w:id="4561" w:author="Arthur de Catheu" w:date="2014-06-20T17:08:00Z">
              <w:rPr>
                <w:rFonts w:eastAsiaTheme="majorEastAsia" w:cstheme="majorBidi"/>
                <w:b/>
                <w:bCs/>
                <w:sz w:val="24"/>
              </w:rPr>
            </w:rPrChange>
          </w:rPr>
          <w:t>a</w:t>
        </w:r>
      </w:ins>
      <w:ins w:id="4562" w:author="Hervé Monnerie" w:date="2014-06-18T16:30:00Z">
        <w:r w:rsidR="00497625" w:rsidRPr="00935764">
          <w:rPr>
            <w:rFonts w:ascii="Helvetica Neue Light" w:hAnsi="Helvetica Neue Light"/>
            <w:rPrChange w:id="4563" w:author="Arthur de Catheu" w:date="2014-06-20T17:08:00Z">
              <w:rPr>
                <w:rFonts w:eastAsiaTheme="majorEastAsia" w:cstheme="majorBidi"/>
                <w:b/>
                <w:bCs/>
                <w:sz w:val="24"/>
              </w:rPr>
            </w:rPrChange>
          </w:rPr>
          <w:t xml:space="preserve">ture du bordereau de cession </w:t>
        </w:r>
      </w:ins>
      <w:ins w:id="4564" w:author="Hervé Monnerie" w:date="2014-06-18T16:31:00Z">
        <w:r w:rsidR="00497625" w:rsidRPr="00935764">
          <w:rPr>
            <w:rFonts w:ascii="Helvetica Neue Light" w:hAnsi="Helvetica Neue Light"/>
            <w:rPrChange w:id="4565" w:author="Arthur de Catheu" w:date="2014-06-20T17:08:00Z">
              <w:rPr>
                <w:rFonts w:eastAsiaTheme="majorEastAsia" w:cstheme="majorBidi"/>
                <w:b/>
                <w:bCs/>
                <w:sz w:val="24"/>
              </w:rPr>
            </w:rPrChange>
          </w:rPr>
          <w:t>et la cession de Créance sera dès lors effective.</w:t>
        </w:r>
      </w:ins>
    </w:p>
    <w:p w14:paraId="27D74893" w14:textId="2761D256" w:rsidR="00497625" w:rsidRPr="00935764" w:rsidRDefault="00497625" w:rsidP="00AC59DC">
      <w:pPr>
        <w:spacing w:before="120"/>
        <w:rPr>
          <w:rFonts w:ascii="Helvetica Neue Light" w:hAnsi="Helvetica Neue Light"/>
          <w:rPrChange w:id="4566" w:author="Arthur de Catheu" w:date="2014-06-20T17:08:00Z">
            <w:rPr/>
          </w:rPrChange>
        </w:rPr>
      </w:pPr>
      <w:ins w:id="4567" w:author="Hervé Monnerie" w:date="2014-06-18T16:32:00Z">
        <w:r w:rsidRPr="00935764">
          <w:rPr>
            <w:rFonts w:ascii="Helvetica Neue Light" w:hAnsi="Helvetica Neue Light"/>
            <w:rPrChange w:id="4568" w:author="Arthur de Catheu" w:date="2014-06-20T17:08:00Z">
              <w:rPr>
                <w:rFonts w:eastAsiaTheme="majorEastAsia" w:cstheme="majorBidi"/>
                <w:b/>
                <w:bCs/>
                <w:sz w:val="24"/>
              </w:rPr>
            </w:rPrChange>
          </w:rPr>
          <w:t>En cas de réponse négative de l’Assureur</w:t>
        </w:r>
        <w:del w:id="4569" w:author="Arthur de Catheu" w:date="2014-06-20T17:30:00Z">
          <w:r w:rsidRPr="00935764" w:rsidDel="006C55AB">
            <w:rPr>
              <w:rFonts w:ascii="Helvetica Neue Light" w:hAnsi="Helvetica Neue Light"/>
              <w:rPrChange w:id="4570" w:author="Arthur de Catheu" w:date="2014-06-20T17:08:00Z">
                <w:rPr>
                  <w:rFonts w:eastAsiaTheme="majorEastAsia" w:cstheme="majorBidi"/>
                  <w:b/>
                  <w:bCs/>
                  <w:sz w:val="24"/>
                </w:rPr>
              </w:rPrChange>
            </w:rPr>
            <w:delText xml:space="preserve"> </w:delText>
          </w:r>
        </w:del>
      </w:ins>
      <w:ins w:id="4571" w:author="Arthur de Catheu" w:date="2014-06-20T17:30:00Z">
        <w:r w:rsidR="006C55AB">
          <w:rPr>
            <w:rFonts w:ascii="Helvetica Neue Light" w:hAnsi="Helvetica Neue Light"/>
          </w:rPr>
          <w:t>-</w:t>
        </w:r>
      </w:ins>
      <w:ins w:id="4572" w:author="Hervé Monnerie" w:date="2014-06-18T16:32:00Z">
        <w:r w:rsidRPr="00935764">
          <w:rPr>
            <w:rFonts w:ascii="Helvetica Neue Light" w:hAnsi="Helvetica Neue Light"/>
            <w:rPrChange w:id="4573" w:author="Arthur de Catheu" w:date="2014-06-20T17:08:00Z">
              <w:rPr>
                <w:rFonts w:eastAsiaTheme="majorEastAsia" w:cstheme="majorBidi"/>
                <w:b/>
                <w:bCs/>
                <w:sz w:val="24"/>
              </w:rPr>
            </w:rPrChange>
          </w:rPr>
          <w:t xml:space="preserve">Crédit, </w:t>
        </w:r>
      </w:ins>
      <w:ins w:id="4574" w:author="Hervé Monnerie" w:date="2014-06-18T16:34:00Z">
        <w:r w:rsidR="00C0071E" w:rsidRPr="00935764">
          <w:rPr>
            <w:rFonts w:ascii="Helvetica Neue Light" w:hAnsi="Helvetica Neue Light"/>
            <w:rPrChange w:id="4575" w:author="Arthur de Catheu" w:date="2014-06-20T17:08:00Z">
              <w:rPr>
                <w:rFonts w:eastAsiaTheme="majorEastAsia" w:cstheme="majorBidi"/>
                <w:b/>
                <w:bCs/>
                <w:sz w:val="24"/>
              </w:rPr>
            </w:rPrChange>
          </w:rPr>
          <w:t>Finexkap AM demandera à ce dernier les motifs de ce refus et pourra</w:t>
        </w:r>
      </w:ins>
      <w:ins w:id="4576" w:author="Arthur de Catheu" w:date="2014-06-20T17:30:00Z">
        <w:r w:rsidR="006C55AB">
          <w:rPr>
            <w:rFonts w:ascii="Helvetica Neue Light" w:hAnsi="Helvetica Neue Light"/>
          </w:rPr>
          <w:t>,</w:t>
        </w:r>
      </w:ins>
      <w:ins w:id="4577" w:author="Hervé Monnerie" w:date="2014-06-18T16:34:00Z">
        <w:r w:rsidR="00C0071E" w:rsidRPr="00935764">
          <w:rPr>
            <w:rFonts w:ascii="Helvetica Neue Light" w:hAnsi="Helvetica Neue Light"/>
            <w:rPrChange w:id="4578" w:author="Arthur de Catheu" w:date="2014-06-20T17:08:00Z">
              <w:rPr>
                <w:rFonts w:eastAsiaTheme="majorEastAsia" w:cstheme="majorBidi"/>
                <w:b/>
                <w:bCs/>
                <w:sz w:val="24"/>
              </w:rPr>
            </w:rPrChange>
          </w:rPr>
          <w:t xml:space="preserve"> le cas </w:t>
        </w:r>
      </w:ins>
      <w:ins w:id="4579" w:author="Hervé Monnerie" w:date="2014-06-18T16:35:00Z">
        <w:r w:rsidR="00C0071E" w:rsidRPr="00935764">
          <w:rPr>
            <w:rFonts w:ascii="Helvetica Neue Light" w:hAnsi="Helvetica Neue Light"/>
            <w:rPrChange w:id="4580" w:author="Arthur de Catheu" w:date="2014-06-20T17:08:00Z">
              <w:rPr>
                <w:rFonts w:eastAsiaTheme="majorEastAsia" w:cstheme="majorBidi"/>
                <w:b/>
                <w:bCs/>
                <w:sz w:val="24"/>
              </w:rPr>
            </w:rPrChange>
          </w:rPr>
          <w:t>échéant</w:t>
        </w:r>
      </w:ins>
      <w:ins w:id="4581" w:author="Arthur de Catheu" w:date="2014-06-20T17:30:00Z">
        <w:r w:rsidR="006C55AB">
          <w:rPr>
            <w:rFonts w:ascii="Helvetica Neue Light" w:hAnsi="Helvetica Neue Light"/>
          </w:rPr>
          <w:t>,</w:t>
        </w:r>
      </w:ins>
      <w:ins w:id="4582" w:author="Hervé Monnerie" w:date="2014-06-18T16:34:00Z">
        <w:r w:rsidR="00C0071E" w:rsidRPr="00935764">
          <w:rPr>
            <w:rFonts w:ascii="Helvetica Neue Light" w:hAnsi="Helvetica Neue Light"/>
            <w:rPrChange w:id="4583" w:author="Arthur de Catheu" w:date="2014-06-20T17:08:00Z">
              <w:rPr>
                <w:rFonts w:eastAsiaTheme="majorEastAsia" w:cstheme="majorBidi"/>
                <w:b/>
                <w:bCs/>
                <w:sz w:val="24"/>
              </w:rPr>
            </w:rPrChange>
          </w:rPr>
          <w:t xml:space="preserve"> </w:t>
        </w:r>
      </w:ins>
      <w:ins w:id="4584" w:author="Hervé Monnerie" w:date="2014-06-18T16:35:00Z">
        <w:r w:rsidR="00C0071E" w:rsidRPr="00935764">
          <w:rPr>
            <w:rFonts w:ascii="Helvetica Neue Light" w:hAnsi="Helvetica Neue Light"/>
            <w:rPrChange w:id="4585" w:author="Arthur de Catheu" w:date="2014-06-20T17:08:00Z">
              <w:rPr>
                <w:rFonts w:eastAsiaTheme="majorEastAsia" w:cstheme="majorBidi"/>
                <w:b/>
                <w:bCs/>
                <w:sz w:val="24"/>
              </w:rPr>
            </w:rPrChange>
          </w:rPr>
          <w:t>solliciter</w:t>
        </w:r>
      </w:ins>
      <w:ins w:id="4586" w:author="Hervé Monnerie" w:date="2014-06-18T16:34:00Z">
        <w:r w:rsidR="00C0071E" w:rsidRPr="00935764">
          <w:rPr>
            <w:rFonts w:ascii="Helvetica Neue Light" w:hAnsi="Helvetica Neue Light"/>
            <w:rPrChange w:id="4587" w:author="Arthur de Catheu" w:date="2014-06-20T17:08:00Z">
              <w:rPr>
                <w:rFonts w:eastAsiaTheme="majorEastAsia" w:cstheme="majorBidi"/>
                <w:b/>
                <w:bCs/>
                <w:sz w:val="24"/>
              </w:rPr>
            </w:rPrChange>
          </w:rPr>
          <w:t xml:space="preserve"> une de</w:t>
        </w:r>
      </w:ins>
      <w:ins w:id="4588" w:author="Hervé Monnerie" w:date="2014-06-18T16:35:00Z">
        <w:r w:rsidR="00C0071E" w:rsidRPr="00935764">
          <w:rPr>
            <w:rFonts w:ascii="Helvetica Neue Light" w:hAnsi="Helvetica Neue Light"/>
            <w:rPrChange w:id="4589" w:author="Arthur de Catheu" w:date="2014-06-20T17:08:00Z">
              <w:rPr>
                <w:rFonts w:eastAsiaTheme="majorEastAsia" w:cstheme="majorBidi"/>
                <w:b/>
                <w:bCs/>
                <w:sz w:val="24"/>
              </w:rPr>
            </w:rPrChange>
          </w:rPr>
          <w:t>m</w:t>
        </w:r>
      </w:ins>
      <w:ins w:id="4590" w:author="Hervé Monnerie" w:date="2014-06-18T16:34:00Z">
        <w:r w:rsidR="00C0071E" w:rsidRPr="00935764">
          <w:rPr>
            <w:rFonts w:ascii="Helvetica Neue Light" w:hAnsi="Helvetica Neue Light"/>
            <w:rPrChange w:id="4591" w:author="Arthur de Catheu" w:date="2014-06-20T17:08:00Z">
              <w:rPr>
                <w:rFonts w:eastAsiaTheme="majorEastAsia" w:cstheme="majorBidi"/>
                <w:b/>
                <w:bCs/>
                <w:sz w:val="24"/>
              </w:rPr>
            </w:rPrChange>
          </w:rPr>
          <w:t>ande</w:t>
        </w:r>
      </w:ins>
      <w:ins w:id="4592" w:author="Hervé Monnerie" w:date="2014-06-18T16:35:00Z">
        <w:r w:rsidR="00C0071E" w:rsidRPr="00935764">
          <w:rPr>
            <w:rFonts w:ascii="Helvetica Neue Light" w:hAnsi="Helvetica Neue Light"/>
            <w:rPrChange w:id="4593" w:author="Arthur de Catheu" w:date="2014-06-20T17:08:00Z">
              <w:rPr>
                <w:rFonts w:eastAsiaTheme="majorEastAsia" w:cstheme="majorBidi"/>
                <w:b/>
                <w:bCs/>
                <w:sz w:val="24"/>
              </w:rPr>
            </w:rPrChange>
          </w:rPr>
          <w:t xml:space="preserve"> d’arbitrage. </w:t>
        </w:r>
      </w:ins>
      <w:ins w:id="4594" w:author="Arthur de Catheu" w:date="2014-06-20T17:31:00Z">
        <w:r w:rsidR="006C55AB">
          <w:rPr>
            <w:rFonts w:ascii="Helvetica Neue Light" w:hAnsi="Helvetica Neue Light"/>
          </w:rPr>
          <w:t>L</w:t>
        </w:r>
      </w:ins>
      <w:ins w:id="4595" w:author="Arthur de Catheu" w:date="2014-06-20T17:30:00Z">
        <w:r w:rsidR="006C55AB" w:rsidRPr="0098057F">
          <w:rPr>
            <w:rFonts w:ascii="Helvetica Neue Light" w:hAnsi="Helvetica Neue Light"/>
          </w:rPr>
          <w:t xml:space="preserve">a signature du bordereau de cession par Finexkap AM </w:t>
        </w:r>
      </w:ins>
      <w:ins w:id="4596" w:author="Arthur de Catheu" w:date="2014-06-20T17:31:00Z">
        <w:r w:rsidR="006C55AB">
          <w:rPr>
            <w:rFonts w:ascii="Helvetica Neue Light" w:hAnsi="Helvetica Neue Light"/>
          </w:rPr>
          <w:t xml:space="preserve">est </w:t>
        </w:r>
      </w:ins>
      <w:ins w:id="4597" w:author="Arthur de Catheu" w:date="2014-06-20T17:30:00Z">
        <w:r w:rsidR="006C55AB" w:rsidRPr="0098057F">
          <w:rPr>
            <w:rFonts w:ascii="Helvetica Neue Light" w:hAnsi="Helvetica Neue Light"/>
          </w:rPr>
          <w:t>suspendue</w:t>
        </w:r>
        <w:r w:rsidR="006C55AB" w:rsidRPr="006C55AB">
          <w:rPr>
            <w:rFonts w:ascii="Helvetica Neue Light" w:hAnsi="Helvetica Neue Light"/>
          </w:rPr>
          <w:t xml:space="preserve"> </w:t>
        </w:r>
      </w:ins>
      <w:ins w:id="4598" w:author="Hervé Monnerie" w:date="2014-06-18T16:35:00Z">
        <w:del w:id="4599" w:author="Arthur de Catheu" w:date="2014-06-20T17:31:00Z">
          <w:r w:rsidR="00C0071E" w:rsidRPr="00935764" w:rsidDel="006C55AB">
            <w:rPr>
              <w:rFonts w:ascii="Helvetica Neue Light" w:hAnsi="Helvetica Neue Light"/>
              <w:rPrChange w:id="4600" w:author="Arthur de Catheu" w:date="2014-06-20T17:08:00Z">
                <w:rPr>
                  <w:rFonts w:eastAsiaTheme="majorEastAsia" w:cstheme="majorBidi"/>
                  <w:b/>
                  <w:bCs/>
                  <w:sz w:val="24"/>
                </w:rPr>
              </w:rPrChange>
            </w:rPr>
            <w:delText>D</w:delText>
          </w:r>
        </w:del>
      </w:ins>
      <w:ins w:id="4601" w:author="Arthur de Catheu" w:date="2014-06-20T17:31:00Z">
        <w:r w:rsidR="006C55AB">
          <w:rPr>
            <w:rFonts w:ascii="Helvetica Neue Light" w:hAnsi="Helvetica Neue Light"/>
          </w:rPr>
          <w:t>d</w:t>
        </w:r>
      </w:ins>
      <w:ins w:id="4602" w:author="Hervé Monnerie" w:date="2014-06-18T16:35:00Z">
        <w:r w:rsidR="00C0071E" w:rsidRPr="00935764">
          <w:rPr>
            <w:rFonts w:ascii="Helvetica Neue Light" w:hAnsi="Helvetica Neue Light"/>
            <w:rPrChange w:id="4603" w:author="Arthur de Catheu" w:date="2014-06-20T17:08:00Z">
              <w:rPr>
                <w:rFonts w:eastAsiaTheme="majorEastAsia" w:cstheme="majorBidi"/>
                <w:b/>
                <w:bCs/>
                <w:sz w:val="24"/>
              </w:rPr>
            </w:rPrChange>
          </w:rPr>
          <w:t>ans l</w:t>
        </w:r>
      </w:ins>
      <w:ins w:id="4604" w:author="Hervé Monnerie" w:date="2014-06-18T16:36:00Z">
        <w:r w:rsidR="00C0071E" w:rsidRPr="00935764">
          <w:rPr>
            <w:rFonts w:ascii="Helvetica Neue Light" w:hAnsi="Helvetica Neue Light"/>
            <w:rPrChange w:id="4605" w:author="Arthur de Catheu" w:date="2014-06-20T17:08:00Z">
              <w:rPr>
                <w:rFonts w:eastAsiaTheme="majorEastAsia" w:cstheme="majorBidi"/>
                <w:b/>
                <w:bCs/>
                <w:sz w:val="24"/>
              </w:rPr>
            </w:rPrChange>
          </w:rPr>
          <w:t>’attente de la réponse de l’Assureur</w:t>
        </w:r>
        <w:del w:id="4606" w:author="Arthur de Catheu" w:date="2014-06-20T17:30:00Z">
          <w:r w:rsidR="00C0071E" w:rsidRPr="00935764" w:rsidDel="006C55AB">
            <w:rPr>
              <w:rFonts w:ascii="Helvetica Neue Light" w:hAnsi="Helvetica Neue Light"/>
              <w:rPrChange w:id="4607" w:author="Arthur de Catheu" w:date="2014-06-20T17:08:00Z">
                <w:rPr>
                  <w:rFonts w:eastAsiaTheme="majorEastAsia" w:cstheme="majorBidi"/>
                  <w:b/>
                  <w:bCs/>
                  <w:sz w:val="24"/>
                </w:rPr>
              </w:rPrChange>
            </w:rPr>
            <w:delText xml:space="preserve"> </w:delText>
          </w:r>
        </w:del>
      </w:ins>
      <w:ins w:id="4608" w:author="Arthur de Catheu" w:date="2014-06-20T17:30:00Z">
        <w:r w:rsidR="006C55AB">
          <w:rPr>
            <w:rFonts w:ascii="Helvetica Neue Light" w:hAnsi="Helvetica Neue Light"/>
          </w:rPr>
          <w:t>-</w:t>
        </w:r>
      </w:ins>
      <w:ins w:id="4609" w:author="Hervé Monnerie" w:date="2014-06-18T16:36:00Z">
        <w:r w:rsidR="00C0071E" w:rsidRPr="00935764">
          <w:rPr>
            <w:rFonts w:ascii="Helvetica Neue Light" w:hAnsi="Helvetica Neue Light"/>
            <w:rPrChange w:id="4610" w:author="Arthur de Catheu" w:date="2014-06-20T17:08:00Z">
              <w:rPr>
                <w:rFonts w:eastAsiaTheme="majorEastAsia" w:cstheme="majorBidi"/>
                <w:b/>
                <w:bCs/>
                <w:sz w:val="24"/>
              </w:rPr>
            </w:rPrChange>
          </w:rPr>
          <w:t>Crédit</w:t>
        </w:r>
        <w:del w:id="4611" w:author="Arthur de Catheu" w:date="2014-06-20T17:30:00Z">
          <w:r w:rsidR="00C0071E" w:rsidRPr="00935764" w:rsidDel="006C55AB">
            <w:rPr>
              <w:rFonts w:ascii="Helvetica Neue Light" w:hAnsi="Helvetica Neue Light"/>
              <w:rPrChange w:id="4612" w:author="Arthur de Catheu" w:date="2014-06-20T17:08:00Z">
                <w:rPr>
                  <w:rFonts w:eastAsiaTheme="majorEastAsia" w:cstheme="majorBidi"/>
                  <w:b/>
                  <w:bCs/>
                  <w:sz w:val="24"/>
                </w:rPr>
              </w:rPrChange>
            </w:rPr>
            <w:delText xml:space="preserve"> l</w:delText>
          </w:r>
        </w:del>
      </w:ins>
      <w:ins w:id="4613" w:author="Hervé Monnerie" w:date="2014-06-18T16:32:00Z">
        <w:del w:id="4614" w:author="Arthur de Catheu" w:date="2014-06-20T17:30:00Z">
          <w:r w:rsidRPr="00935764" w:rsidDel="006C55AB">
            <w:rPr>
              <w:rFonts w:ascii="Helvetica Neue Light" w:hAnsi="Helvetica Neue Light"/>
              <w:rPrChange w:id="4615" w:author="Arthur de Catheu" w:date="2014-06-20T17:08:00Z">
                <w:rPr>
                  <w:rFonts w:eastAsiaTheme="majorEastAsia" w:cstheme="majorBidi"/>
                  <w:b/>
                  <w:bCs/>
                  <w:sz w:val="24"/>
                </w:rPr>
              </w:rPrChange>
            </w:rPr>
            <w:delText>a signature du bordereau de cession par Finexkap A</w:delText>
          </w:r>
        </w:del>
      </w:ins>
      <w:ins w:id="4616" w:author="Hervé Monnerie" w:date="2014-06-18T16:33:00Z">
        <w:del w:id="4617" w:author="Arthur de Catheu" w:date="2014-06-20T17:30:00Z">
          <w:r w:rsidRPr="00935764" w:rsidDel="006C55AB">
            <w:rPr>
              <w:rFonts w:ascii="Helvetica Neue Light" w:hAnsi="Helvetica Neue Light"/>
              <w:rPrChange w:id="4618" w:author="Arthur de Catheu" w:date="2014-06-20T17:08:00Z">
                <w:rPr>
                  <w:rFonts w:eastAsiaTheme="majorEastAsia" w:cstheme="majorBidi"/>
                  <w:b/>
                  <w:bCs/>
                  <w:sz w:val="24"/>
                </w:rPr>
              </w:rPrChange>
            </w:rPr>
            <w:delText>M</w:delText>
          </w:r>
        </w:del>
      </w:ins>
      <w:ins w:id="4619" w:author="Hervé Monnerie" w:date="2014-06-18T16:32:00Z">
        <w:del w:id="4620" w:author="Arthur de Catheu" w:date="2014-06-20T17:30:00Z">
          <w:r w:rsidRPr="00935764" w:rsidDel="006C55AB">
            <w:rPr>
              <w:rFonts w:ascii="Helvetica Neue Light" w:hAnsi="Helvetica Neue Light"/>
              <w:rPrChange w:id="4621" w:author="Arthur de Catheu" w:date="2014-06-20T17:08:00Z">
                <w:rPr>
                  <w:rFonts w:eastAsiaTheme="majorEastAsia" w:cstheme="majorBidi"/>
                  <w:b/>
                  <w:bCs/>
                  <w:sz w:val="24"/>
                </w:rPr>
              </w:rPrChange>
            </w:rPr>
            <w:delText xml:space="preserve"> sera suspendue</w:delText>
          </w:r>
        </w:del>
      </w:ins>
      <w:ins w:id="4622" w:author="Hervé Monnerie" w:date="2014-06-18T16:36:00Z">
        <w:r w:rsidR="00C0071E" w:rsidRPr="00935764">
          <w:rPr>
            <w:rFonts w:ascii="Helvetica Neue Light" w:hAnsi="Helvetica Neue Light"/>
            <w:rPrChange w:id="4623" w:author="Arthur de Catheu" w:date="2014-06-20T17:08:00Z">
              <w:rPr>
                <w:rFonts w:eastAsiaTheme="majorEastAsia" w:cstheme="majorBidi"/>
                <w:b/>
                <w:bCs/>
                <w:sz w:val="24"/>
              </w:rPr>
            </w:rPrChange>
          </w:rPr>
          <w:t xml:space="preserve">. En </w:t>
        </w:r>
      </w:ins>
      <w:ins w:id="4624" w:author="Arthur de Catheu" w:date="2014-06-20T17:31:00Z">
        <w:r w:rsidR="006C55AB">
          <w:rPr>
            <w:rFonts w:ascii="Helvetica Neue Light" w:hAnsi="Helvetica Neue Light"/>
          </w:rPr>
          <w:t>c</w:t>
        </w:r>
      </w:ins>
      <w:ins w:id="4625" w:author="Hervé Monnerie" w:date="2014-06-18T16:36:00Z">
        <w:r w:rsidR="00C0071E" w:rsidRPr="00935764">
          <w:rPr>
            <w:rFonts w:ascii="Helvetica Neue Light" w:hAnsi="Helvetica Neue Light"/>
            <w:rPrChange w:id="4626" w:author="Arthur de Catheu" w:date="2014-06-20T17:08:00Z">
              <w:rPr>
                <w:rFonts w:eastAsiaTheme="majorEastAsia" w:cstheme="majorBidi"/>
                <w:b/>
                <w:bCs/>
                <w:sz w:val="24"/>
              </w:rPr>
            </w:rPrChange>
          </w:rPr>
          <w:t xml:space="preserve">as de </w:t>
        </w:r>
        <w:del w:id="4627" w:author="Arthur de Catheu" w:date="2014-06-20T17:31:00Z">
          <w:r w:rsidR="00C0071E" w:rsidRPr="00935764" w:rsidDel="006C55AB">
            <w:rPr>
              <w:rFonts w:ascii="Helvetica Neue Light" w:hAnsi="Helvetica Neue Light"/>
              <w:rPrChange w:id="4628" w:author="Arthur de Catheu" w:date="2014-06-20T17:08:00Z">
                <w:rPr>
                  <w:rFonts w:eastAsiaTheme="majorEastAsia" w:cstheme="majorBidi"/>
                  <w:b/>
                  <w:bCs/>
                  <w:sz w:val="24"/>
                </w:rPr>
              </w:rPrChange>
            </w:rPr>
            <w:delText xml:space="preserve">de </w:delText>
          </w:r>
        </w:del>
        <w:r w:rsidR="00C0071E" w:rsidRPr="00935764">
          <w:rPr>
            <w:rFonts w:ascii="Helvetica Neue Light" w:hAnsi="Helvetica Neue Light"/>
            <w:rPrChange w:id="4629" w:author="Arthur de Catheu" w:date="2014-06-20T17:08:00Z">
              <w:rPr>
                <w:rFonts w:eastAsiaTheme="majorEastAsia" w:cstheme="majorBidi"/>
                <w:b/>
                <w:bCs/>
                <w:sz w:val="24"/>
              </w:rPr>
            </w:rPrChange>
          </w:rPr>
          <w:t>refus définitif d</w:t>
        </w:r>
      </w:ins>
      <w:ins w:id="4630" w:author="Hervé Monnerie" w:date="2014-06-18T16:37:00Z">
        <w:r w:rsidR="00C0071E" w:rsidRPr="00935764">
          <w:rPr>
            <w:rFonts w:ascii="Helvetica Neue Light" w:hAnsi="Helvetica Neue Light"/>
            <w:rPrChange w:id="4631" w:author="Arthur de Catheu" w:date="2014-06-20T17:08:00Z">
              <w:rPr>
                <w:rFonts w:eastAsiaTheme="majorEastAsia" w:cstheme="majorBidi"/>
                <w:b/>
                <w:bCs/>
                <w:sz w:val="24"/>
              </w:rPr>
            </w:rPrChange>
          </w:rPr>
          <w:t>e</w:t>
        </w:r>
      </w:ins>
      <w:ins w:id="4632" w:author="Hervé Monnerie" w:date="2014-06-18T16:36:00Z">
        <w:r w:rsidR="00C0071E" w:rsidRPr="00935764">
          <w:rPr>
            <w:rFonts w:ascii="Helvetica Neue Light" w:hAnsi="Helvetica Neue Light"/>
            <w:rPrChange w:id="4633" w:author="Arthur de Catheu" w:date="2014-06-20T17:08:00Z">
              <w:rPr>
                <w:rFonts w:eastAsiaTheme="majorEastAsia" w:cstheme="majorBidi"/>
                <w:b/>
                <w:bCs/>
                <w:sz w:val="24"/>
              </w:rPr>
            </w:rPrChange>
          </w:rPr>
          <w:t xml:space="preserve"> </w:t>
        </w:r>
      </w:ins>
      <w:ins w:id="4634" w:author="Hervé Monnerie" w:date="2014-06-18T16:37:00Z">
        <w:r w:rsidR="00C0071E" w:rsidRPr="00935764">
          <w:rPr>
            <w:rFonts w:ascii="Helvetica Neue Light" w:hAnsi="Helvetica Neue Light"/>
            <w:rPrChange w:id="4635" w:author="Arthur de Catheu" w:date="2014-06-20T17:08:00Z">
              <w:rPr>
                <w:rFonts w:eastAsiaTheme="majorEastAsia" w:cstheme="majorBidi"/>
                <w:b/>
                <w:bCs/>
                <w:sz w:val="24"/>
              </w:rPr>
            </w:rPrChange>
          </w:rPr>
          <w:t>l’Assureur</w:t>
        </w:r>
        <w:del w:id="4636" w:author="Arthur de Catheu" w:date="2014-06-20T17:31:00Z">
          <w:r w:rsidR="00C0071E" w:rsidRPr="00935764" w:rsidDel="006C55AB">
            <w:rPr>
              <w:rFonts w:ascii="Helvetica Neue Light" w:hAnsi="Helvetica Neue Light"/>
              <w:rPrChange w:id="4637" w:author="Arthur de Catheu" w:date="2014-06-20T17:08:00Z">
                <w:rPr>
                  <w:rFonts w:eastAsiaTheme="majorEastAsia" w:cstheme="majorBidi"/>
                  <w:b/>
                  <w:bCs/>
                  <w:sz w:val="24"/>
                </w:rPr>
              </w:rPrChange>
            </w:rPr>
            <w:delText xml:space="preserve"> </w:delText>
          </w:r>
        </w:del>
      </w:ins>
      <w:ins w:id="4638" w:author="Arthur de Catheu" w:date="2014-06-20T17:31:00Z">
        <w:r w:rsidR="006C55AB">
          <w:rPr>
            <w:rFonts w:ascii="Helvetica Neue Light" w:hAnsi="Helvetica Neue Light"/>
          </w:rPr>
          <w:t>-</w:t>
        </w:r>
      </w:ins>
      <w:ins w:id="4639" w:author="Hervé Monnerie" w:date="2014-06-18T16:37:00Z">
        <w:r w:rsidR="00C0071E" w:rsidRPr="00935764">
          <w:rPr>
            <w:rFonts w:ascii="Helvetica Neue Light" w:hAnsi="Helvetica Neue Light"/>
            <w:rPrChange w:id="4640" w:author="Arthur de Catheu" w:date="2014-06-20T17:08:00Z">
              <w:rPr>
                <w:rFonts w:eastAsiaTheme="majorEastAsia" w:cstheme="majorBidi"/>
                <w:b/>
                <w:bCs/>
                <w:sz w:val="24"/>
              </w:rPr>
            </w:rPrChange>
          </w:rPr>
          <w:t xml:space="preserve">Crédit, </w:t>
        </w:r>
      </w:ins>
      <w:ins w:id="4641" w:author="Hervé Monnerie" w:date="2014-06-18T16:38:00Z">
        <w:r w:rsidR="00C0071E" w:rsidRPr="00935764">
          <w:rPr>
            <w:rFonts w:ascii="Helvetica Neue Light" w:hAnsi="Helvetica Neue Light"/>
            <w:rPrChange w:id="4642" w:author="Arthur de Catheu" w:date="2014-06-20T17:08:00Z">
              <w:rPr>
                <w:rFonts w:eastAsiaTheme="majorEastAsia" w:cstheme="majorBidi"/>
                <w:b/>
                <w:bCs/>
                <w:sz w:val="24"/>
              </w:rPr>
            </w:rPrChange>
          </w:rPr>
          <w:t xml:space="preserve">l’offre de cession </w:t>
        </w:r>
        <w:del w:id="4643" w:author="Arthur de Catheu" w:date="2014-06-20T17:31:00Z">
          <w:r w:rsidR="00C0071E" w:rsidRPr="00935764" w:rsidDel="006C55AB">
            <w:rPr>
              <w:rFonts w:ascii="Helvetica Neue Light" w:hAnsi="Helvetica Neue Light"/>
              <w:rPrChange w:id="4644" w:author="Arthur de Catheu" w:date="2014-06-20T17:08:00Z">
                <w:rPr>
                  <w:rFonts w:eastAsiaTheme="majorEastAsia" w:cstheme="majorBidi"/>
                  <w:b/>
                  <w:bCs/>
                  <w:sz w:val="24"/>
                </w:rPr>
              </w:rPrChange>
            </w:rPr>
            <w:delText xml:space="preserve">sera </w:delText>
          </w:r>
        </w:del>
      </w:ins>
      <w:ins w:id="4645" w:author="Arthur de Catheu" w:date="2014-06-20T17:31:00Z">
        <w:r w:rsidR="006C55AB">
          <w:rPr>
            <w:rFonts w:ascii="Helvetica Neue Light" w:hAnsi="Helvetica Neue Light"/>
          </w:rPr>
          <w:t xml:space="preserve">est </w:t>
        </w:r>
      </w:ins>
      <w:ins w:id="4646" w:author="Hervé Monnerie" w:date="2014-06-18T16:38:00Z">
        <w:r w:rsidR="00C0071E" w:rsidRPr="00935764">
          <w:rPr>
            <w:rFonts w:ascii="Helvetica Neue Light" w:hAnsi="Helvetica Neue Light"/>
            <w:rPrChange w:id="4647" w:author="Arthur de Catheu" w:date="2014-06-20T17:08:00Z">
              <w:rPr>
                <w:rFonts w:eastAsiaTheme="majorEastAsia" w:cstheme="majorBidi"/>
                <w:b/>
                <w:bCs/>
                <w:sz w:val="24"/>
              </w:rPr>
            </w:rPrChange>
          </w:rPr>
          <w:t>annulée.</w:t>
        </w:r>
      </w:ins>
    </w:p>
    <w:p w14:paraId="6F1E9009" w14:textId="6EBDFA09" w:rsidR="006D5481" w:rsidRPr="00935764" w:rsidRDefault="00FE682B" w:rsidP="00AC59DC">
      <w:pPr>
        <w:spacing w:before="120"/>
        <w:rPr>
          <w:rFonts w:ascii="Helvetica Neue Light" w:hAnsi="Helvetica Neue Light"/>
          <w:rPrChange w:id="4648" w:author="Arthur de Catheu" w:date="2014-06-20T17:08:00Z">
            <w:rPr/>
          </w:rPrChange>
        </w:rPr>
      </w:pPr>
      <w:r w:rsidRPr="00935764">
        <w:rPr>
          <w:rFonts w:ascii="Helvetica Neue Light" w:hAnsi="Helvetica Neue Light"/>
          <w:rPrChange w:id="4649" w:author="Arthur de Catheu" w:date="2014-06-20T17:08:00Z">
            <w:rPr>
              <w:rFonts w:eastAsiaTheme="majorEastAsia" w:cstheme="majorBidi"/>
              <w:b/>
              <w:bCs/>
              <w:sz w:val="24"/>
            </w:rPr>
          </w:rPrChange>
        </w:rPr>
        <w:lastRenderedPageBreak/>
        <w:t>Dè</w:t>
      </w:r>
      <w:r w:rsidR="007A466D" w:rsidRPr="00935764">
        <w:rPr>
          <w:rFonts w:ascii="Helvetica Neue Light" w:hAnsi="Helvetica Neue Light"/>
          <w:rPrChange w:id="4650" w:author="Arthur de Catheu" w:date="2014-06-20T17:08:00Z">
            <w:rPr>
              <w:rFonts w:eastAsiaTheme="majorEastAsia" w:cstheme="majorBidi"/>
              <w:b/>
              <w:bCs/>
              <w:sz w:val="24"/>
            </w:rPr>
          </w:rPrChange>
        </w:rPr>
        <w:t xml:space="preserve">s qu’un agrément est délivré par l’Assureur-Crédit, le Débiteur est placé sous </w:t>
      </w:r>
      <w:r w:rsidR="00F4572E" w:rsidRPr="00935764">
        <w:rPr>
          <w:rFonts w:ascii="Helvetica Neue Light" w:hAnsi="Helvetica Neue Light"/>
          <w:rPrChange w:id="4651" w:author="Arthur de Catheu" w:date="2014-06-20T17:08:00Z">
            <w:rPr>
              <w:rFonts w:eastAsiaTheme="majorEastAsia" w:cstheme="majorBidi"/>
              <w:b/>
              <w:bCs/>
              <w:sz w:val="24"/>
            </w:rPr>
          </w:rPrChange>
        </w:rPr>
        <w:t xml:space="preserve">procédure de </w:t>
      </w:r>
      <w:r w:rsidR="007A466D" w:rsidRPr="00935764">
        <w:rPr>
          <w:rFonts w:ascii="Helvetica Neue Light" w:hAnsi="Helvetica Neue Light"/>
          <w:rPrChange w:id="4652" w:author="Arthur de Catheu" w:date="2014-06-20T17:08:00Z">
            <w:rPr>
              <w:rFonts w:eastAsiaTheme="majorEastAsia" w:cstheme="majorBidi"/>
              <w:b/>
              <w:bCs/>
              <w:sz w:val="24"/>
            </w:rPr>
          </w:rPrChange>
        </w:rPr>
        <w:t xml:space="preserve">surveillance </w:t>
      </w:r>
      <w:r w:rsidR="00F4572E" w:rsidRPr="00935764">
        <w:rPr>
          <w:rFonts w:ascii="Helvetica Neue Light" w:hAnsi="Helvetica Neue Light"/>
          <w:rPrChange w:id="4653" w:author="Arthur de Catheu" w:date="2014-06-20T17:08:00Z">
            <w:rPr>
              <w:rFonts w:eastAsiaTheme="majorEastAsia" w:cstheme="majorBidi"/>
              <w:b/>
              <w:bCs/>
              <w:sz w:val="24"/>
            </w:rPr>
          </w:rPrChange>
        </w:rPr>
        <w:t>par ce dernier</w:t>
      </w:r>
      <w:r w:rsidR="007A466D" w:rsidRPr="00935764">
        <w:rPr>
          <w:rFonts w:ascii="Helvetica Neue Light" w:hAnsi="Helvetica Neue Light"/>
          <w:rPrChange w:id="4654" w:author="Arthur de Catheu" w:date="2014-06-20T17:08:00Z">
            <w:rPr>
              <w:rFonts w:eastAsiaTheme="majorEastAsia" w:cstheme="majorBidi"/>
              <w:b/>
              <w:bCs/>
              <w:sz w:val="24"/>
            </w:rPr>
          </w:rPrChange>
        </w:rPr>
        <w:t xml:space="preserve"> qui facture à ce titre des « frais de surveillance »</w:t>
      </w:r>
      <w:r w:rsidR="00A43465" w:rsidRPr="00935764">
        <w:rPr>
          <w:rFonts w:ascii="Helvetica Neue Light" w:hAnsi="Helvetica Neue Light"/>
          <w:rPrChange w:id="4655" w:author="Arthur de Catheu" w:date="2014-06-20T17:08:00Z">
            <w:rPr>
              <w:rFonts w:eastAsiaTheme="majorEastAsia" w:cstheme="majorBidi"/>
              <w:b/>
              <w:bCs/>
              <w:sz w:val="24"/>
            </w:rPr>
          </w:rPrChange>
        </w:rPr>
        <w:t xml:space="preserve"> au FCT 2014</w:t>
      </w:r>
      <w:r w:rsidRPr="00935764">
        <w:rPr>
          <w:rFonts w:ascii="Helvetica Neue Light" w:hAnsi="Helvetica Neue Light"/>
          <w:rPrChange w:id="4656" w:author="Arthur de Catheu" w:date="2014-06-20T17:08:00Z">
            <w:rPr>
              <w:rFonts w:eastAsiaTheme="majorEastAsia" w:cstheme="majorBidi"/>
              <w:b/>
              <w:bCs/>
              <w:sz w:val="24"/>
            </w:rPr>
          </w:rPrChange>
        </w:rPr>
        <w:t xml:space="preserve">. Ainsi, </w:t>
      </w:r>
      <w:r w:rsidR="00F4572E" w:rsidRPr="00935764">
        <w:rPr>
          <w:rFonts w:ascii="Helvetica Neue Light" w:hAnsi="Helvetica Neue Light"/>
          <w:rPrChange w:id="4657" w:author="Arthur de Catheu" w:date="2014-06-20T17:08:00Z">
            <w:rPr>
              <w:rFonts w:eastAsiaTheme="majorEastAsia" w:cstheme="majorBidi"/>
              <w:b/>
              <w:bCs/>
              <w:sz w:val="24"/>
            </w:rPr>
          </w:rPrChange>
        </w:rPr>
        <w:t>jusqu’à l’arrêt de l’agrément à l’initiative de Finexkap AM</w:t>
      </w:r>
      <w:r w:rsidR="000248BF" w:rsidRPr="00935764">
        <w:rPr>
          <w:rFonts w:ascii="Helvetica Neue Light" w:hAnsi="Helvetica Neue Light"/>
          <w:rPrChange w:id="4658" w:author="Arthur de Catheu" w:date="2014-06-20T17:08:00Z">
            <w:rPr>
              <w:rFonts w:eastAsiaTheme="majorEastAsia" w:cstheme="majorBidi"/>
              <w:b/>
              <w:bCs/>
              <w:sz w:val="24"/>
            </w:rPr>
          </w:rPrChange>
        </w:rPr>
        <w:t xml:space="preserve"> sur décision du Comité de Crédit,</w:t>
      </w:r>
      <w:r w:rsidR="00F4572E" w:rsidRPr="00935764">
        <w:rPr>
          <w:rFonts w:ascii="Helvetica Neue Light" w:hAnsi="Helvetica Neue Light"/>
          <w:rPrChange w:id="4659" w:author="Arthur de Catheu" w:date="2014-06-20T17:08:00Z">
            <w:rPr>
              <w:rFonts w:eastAsiaTheme="majorEastAsia" w:cstheme="majorBidi"/>
              <w:b/>
              <w:bCs/>
              <w:sz w:val="24"/>
            </w:rPr>
          </w:rPrChange>
        </w:rPr>
        <w:t xml:space="preserve"> ou de l’Assureur-Crédit, </w:t>
      </w:r>
      <w:r w:rsidR="002119A8" w:rsidRPr="00935764">
        <w:rPr>
          <w:rFonts w:ascii="Helvetica Neue Light" w:hAnsi="Helvetica Neue Light"/>
          <w:rPrChange w:id="4660" w:author="Arthur de Catheu" w:date="2014-06-20T17:08:00Z">
            <w:rPr>
              <w:rFonts w:eastAsiaTheme="majorEastAsia" w:cstheme="majorBidi"/>
              <w:b/>
              <w:bCs/>
              <w:sz w:val="24"/>
            </w:rPr>
          </w:rPrChange>
        </w:rPr>
        <w:t>Finexkap AM</w:t>
      </w:r>
      <w:r w:rsidR="007A466D" w:rsidRPr="00935764">
        <w:rPr>
          <w:rFonts w:ascii="Helvetica Neue Light" w:hAnsi="Helvetica Neue Light"/>
          <w:rPrChange w:id="4661" w:author="Arthur de Catheu" w:date="2014-06-20T17:08:00Z">
            <w:rPr>
              <w:rFonts w:eastAsiaTheme="majorEastAsia" w:cstheme="majorBidi"/>
              <w:b/>
              <w:bCs/>
              <w:sz w:val="24"/>
            </w:rPr>
          </w:rPrChange>
        </w:rPr>
        <w:t xml:space="preserve"> sera informé de toute </w:t>
      </w:r>
      <w:r w:rsidR="00F4572E" w:rsidRPr="00935764">
        <w:rPr>
          <w:rFonts w:ascii="Helvetica Neue Light" w:hAnsi="Helvetica Neue Light"/>
          <w:rPrChange w:id="4662" w:author="Arthur de Catheu" w:date="2014-06-20T17:08:00Z">
            <w:rPr>
              <w:rFonts w:eastAsiaTheme="majorEastAsia" w:cstheme="majorBidi"/>
              <w:b/>
              <w:bCs/>
              <w:sz w:val="24"/>
            </w:rPr>
          </w:rPrChange>
        </w:rPr>
        <w:t xml:space="preserve">modification relative à </w:t>
      </w:r>
      <w:r w:rsidR="007A466D" w:rsidRPr="00935764">
        <w:rPr>
          <w:rFonts w:ascii="Helvetica Neue Light" w:hAnsi="Helvetica Neue Light"/>
          <w:rPrChange w:id="4663" w:author="Arthur de Catheu" w:date="2014-06-20T17:08:00Z">
            <w:rPr>
              <w:rFonts w:eastAsiaTheme="majorEastAsia" w:cstheme="majorBidi"/>
              <w:b/>
              <w:bCs/>
              <w:sz w:val="24"/>
            </w:rPr>
          </w:rPrChange>
        </w:rPr>
        <w:t>l’agrément</w:t>
      </w:r>
      <w:r w:rsidRPr="00935764">
        <w:rPr>
          <w:rFonts w:ascii="Helvetica Neue Light" w:hAnsi="Helvetica Neue Light"/>
          <w:rPrChange w:id="4664" w:author="Arthur de Catheu" w:date="2014-06-20T17:08:00Z">
            <w:rPr>
              <w:rFonts w:eastAsiaTheme="majorEastAsia" w:cstheme="majorBidi"/>
              <w:b/>
              <w:bCs/>
              <w:sz w:val="24"/>
            </w:rPr>
          </w:rPrChange>
        </w:rPr>
        <w:t>.</w:t>
      </w:r>
    </w:p>
    <w:p w14:paraId="79FA2BE9" w14:textId="34DBDE26" w:rsidR="00F654F1" w:rsidRPr="00935764" w:rsidDel="00060870" w:rsidRDefault="00F654F1" w:rsidP="00AC59DC">
      <w:pPr>
        <w:spacing w:before="120"/>
        <w:rPr>
          <w:del w:id="4665" w:author="Arthur de Catheu" w:date="2014-06-20T18:05:00Z"/>
          <w:rFonts w:ascii="Helvetica Neue Light" w:hAnsi="Helvetica Neue Light"/>
          <w:rPrChange w:id="4666" w:author="Arthur de Catheu" w:date="2014-06-20T17:08:00Z">
            <w:rPr>
              <w:del w:id="4667" w:author="Arthur de Catheu" w:date="2014-06-20T18:05:00Z"/>
            </w:rPr>
          </w:rPrChange>
        </w:rPr>
      </w:pPr>
    </w:p>
    <w:p w14:paraId="243EEF0F" w14:textId="68666F88" w:rsidR="008E5C33" w:rsidRPr="00935764" w:rsidRDefault="008E5C33">
      <w:pPr>
        <w:pStyle w:val="Titre3"/>
        <w:numPr>
          <w:ilvl w:val="2"/>
          <w:numId w:val="382"/>
        </w:numPr>
        <w:rPr>
          <w:rFonts w:ascii="Helvetica Neue Light" w:hAnsi="Helvetica Neue Light"/>
          <w:rPrChange w:id="4668" w:author="Arthur de Catheu" w:date="2014-06-20T17:08:00Z">
            <w:rPr/>
          </w:rPrChange>
        </w:rPr>
        <w:pPrChange w:id="4669" w:author="Arthur de Catheu" w:date="2014-06-20T18:04:00Z">
          <w:pPr>
            <w:pStyle w:val="Titre3"/>
          </w:pPr>
        </w:pPrChange>
      </w:pPr>
      <w:bookmarkStart w:id="4670" w:name="_Ref381369523"/>
      <w:bookmarkStart w:id="4671" w:name="_Toc265315354"/>
      <w:r w:rsidRPr="00935764">
        <w:rPr>
          <w:rFonts w:ascii="Helvetica Neue Light" w:hAnsi="Helvetica Neue Light"/>
          <w:rPrChange w:id="4672" w:author="Arthur de Catheu" w:date="2014-06-20T17:08:00Z">
            <w:rPr/>
          </w:rPrChange>
        </w:rPr>
        <w:t>Demande de Relance Client (DRC)</w:t>
      </w:r>
      <w:bookmarkEnd w:id="4670"/>
      <w:bookmarkEnd w:id="4671"/>
    </w:p>
    <w:p w14:paraId="7ECF0E59" w14:textId="2404B410" w:rsidR="008E5C33" w:rsidRPr="00935764" w:rsidRDefault="00EF28E7" w:rsidP="008E5C33">
      <w:pPr>
        <w:rPr>
          <w:rFonts w:ascii="Helvetica Neue Light" w:hAnsi="Helvetica Neue Light"/>
          <w:rPrChange w:id="4673" w:author="Arthur de Catheu" w:date="2014-06-20T17:08:00Z">
            <w:rPr/>
          </w:rPrChange>
        </w:rPr>
      </w:pPr>
      <w:r w:rsidRPr="00935764">
        <w:rPr>
          <w:rFonts w:ascii="Helvetica Neue Light" w:hAnsi="Helvetica Neue Light"/>
          <w:rPrChange w:id="4674" w:author="Arthur de Catheu" w:date="2014-06-20T17:08:00Z">
            <w:rPr>
              <w:rFonts w:eastAsiaTheme="majorEastAsia" w:cstheme="majorBidi"/>
              <w:b/>
              <w:bCs/>
              <w:sz w:val="24"/>
            </w:rPr>
          </w:rPrChange>
        </w:rPr>
        <w:t>A</w:t>
      </w:r>
      <w:r w:rsidR="002160BE" w:rsidRPr="00935764">
        <w:rPr>
          <w:rFonts w:ascii="Helvetica Neue Light" w:hAnsi="Helvetica Neue Light"/>
          <w:rPrChange w:id="4675" w:author="Arthur de Catheu" w:date="2014-06-20T17:08:00Z">
            <w:rPr>
              <w:rFonts w:eastAsiaTheme="majorEastAsia" w:cstheme="majorBidi"/>
              <w:b/>
              <w:bCs/>
              <w:sz w:val="24"/>
            </w:rPr>
          </w:rPrChange>
        </w:rPr>
        <w:t xml:space="preserve"> </w:t>
      </w:r>
      <w:r w:rsidR="003F78BE" w:rsidRPr="00935764">
        <w:rPr>
          <w:rFonts w:ascii="Helvetica Neue Light" w:hAnsi="Helvetica Neue Light"/>
          <w:rPrChange w:id="4676" w:author="Arthur de Catheu" w:date="2014-06-20T17:08:00Z">
            <w:rPr>
              <w:rFonts w:eastAsiaTheme="majorEastAsia" w:cstheme="majorBidi"/>
              <w:b/>
              <w:bCs/>
              <w:sz w:val="24"/>
            </w:rPr>
          </w:rPrChange>
        </w:rPr>
        <w:t xml:space="preserve">la </w:t>
      </w:r>
      <w:r w:rsidR="002160BE" w:rsidRPr="00935764">
        <w:rPr>
          <w:rFonts w:ascii="Helvetica Neue Light" w:hAnsi="Helvetica Neue Light"/>
          <w:rPrChange w:id="4677" w:author="Arthur de Catheu" w:date="2014-06-20T17:08:00Z">
            <w:rPr>
              <w:rFonts w:eastAsiaTheme="majorEastAsia" w:cstheme="majorBidi"/>
              <w:b/>
              <w:bCs/>
              <w:sz w:val="24"/>
            </w:rPr>
          </w:rPrChange>
        </w:rPr>
        <w:t xml:space="preserve">Date d'Echéance + 20 jours, </w:t>
      </w:r>
      <w:r w:rsidR="000248BF" w:rsidRPr="00935764">
        <w:rPr>
          <w:rFonts w:ascii="Helvetica Neue Light" w:hAnsi="Helvetica Neue Light"/>
          <w:rPrChange w:id="4678" w:author="Arthur de Catheu" w:date="2014-06-20T17:08:00Z">
            <w:rPr>
              <w:rFonts w:eastAsiaTheme="majorEastAsia" w:cstheme="majorBidi"/>
              <w:b/>
              <w:bCs/>
              <w:sz w:val="24"/>
            </w:rPr>
          </w:rPrChange>
        </w:rPr>
        <w:t>le FCT 2014</w:t>
      </w:r>
      <w:r w:rsidR="00CE1100" w:rsidRPr="00935764">
        <w:rPr>
          <w:rFonts w:ascii="Helvetica Neue Light" w:hAnsi="Helvetica Neue Light"/>
          <w:rPrChange w:id="4679" w:author="Arthur de Catheu" w:date="2014-06-20T17:08:00Z">
            <w:rPr>
              <w:rFonts w:eastAsiaTheme="majorEastAsia" w:cstheme="majorBidi"/>
              <w:b/>
              <w:bCs/>
              <w:sz w:val="24"/>
            </w:rPr>
          </w:rPrChange>
        </w:rPr>
        <w:t xml:space="preserve"> </w:t>
      </w:r>
      <w:r w:rsidR="003F78BE" w:rsidRPr="00935764">
        <w:rPr>
          <w:rFonts w:ascii="Helvetica Neue Light" w:hAnsi="Helvetica Neue Light"/>
          <w:rPrChange w:id="4680" w:author="Arthur de Catheu" w:date="2014-06-20T17:08:00Z">
            <w:rPr>
              <w:rFonts w:eastAsiaTheme="majorEastAsia" w:cstheme="majorBidi"/>
              <w:b/>
              <w:bCs/>
              <w:sz w:val="24"/>
            </w:rPr>
          </w:rPrChange>
        </w:rPr>
        <w:t xml:space="preserve">a la possibilité de </w:t>
      </w:r>
      <w:r w:rsidR="002160BE" w:rsidRPr="00935764">
        <w:rPr>
          <w:rFonts w:ascii="Helvetica Neue Light" w:hAnsi="Helvetica Neue Light"/>
          <w:rPrChange w:id="4681" w:author="Arthur de Catheu" w:date="2014-06-20T17:08:00Z">
            <w:rPr>
              <w:rFonts w:eastAsiaTheme="majorEastAsia" w:cstheme="majorBidi"/>
              <w:b/>
              <w:bCs/>
              <w:sz w:val="24"/>
            </w:rPr>
          </w:rPrChange>
        </w:rPr>
        <w:t>mandate</w:t>
      </w:r>
      <w:r w:rsidR="003F78BE" w:rsidRPr="00935764">
        <w:rPr>
          <w:rFonts w:ascii="Helvetica Neue Light" w:hAnsi="Helvetica Neue Light"/>
          <w:rPrChange w:id="4682" w:author="Arthur de Catheu" w:date="2014-06-20T17:08:00Z">
            <w:rPr>
              <w:rFonts w:eastAsiaTheme="majorEastAsia" w:cstheme="majorBidi"/>
              <w:b/>
              <w:bCs/>
              <w:sz w:val="24"/>
            </w:rPr>
          </w:rPrChange>
        </w:rPr>
        <w:t>r</w:t>
      </w:r>
      <w:r w:rsidR="002160BE" w:rsidRPr="00935764">
        <w:rPr>
          <w:rFonts w:ascii="Helvetica Neue Light" w:hAnsi="Helvetica Neue Light"/>
          <w:rPrChange w:id="4683" w:author="Arthur de Catheu" w:date="2014-06-20T17:08:00Z">
            <w:rPr>
              <w:rFonts w:eastAsiaTheme="majorEastAsia" w:cstheme="majorBidi"/>
              <w:b/>
              <w:bCs/>
              <w:sz w:val="24"/>
            </w:rPr>
          </w:rPrChange>
        </w:rPr>
        <w:t xml:space="preserve"> le </w:t>
      </w:r>
      <w:r w:rsidR="00C53BBE" w:rsidRPr="00935764">
        <w:rPr>
          <w:rFonts w:ascii="Helvetica Neue Light" w:hAnsi="Helvetica Neue Light"/>
          <w:rPrChange w:id="4684" w:author="Arthur de Catheu" w:date="2014-06-20T17:08:00Z">
            <w:rPr>
              <w:rFonts w:eastAsiaTheme="majorEastAsia" w:cstheme="majorBidi"/>
              <w:b/>
              <w:bCs/>
              <w:sz w:val="24"/>
            </w:rPr>
          </w:rPrChange>
        </w:rPr>
        <w:t>Recouvreur</w:t>
      </w:r>
      <w:r w:rsidR="002160BE" w:rsidRPr="00935764">
        <w:rPr>
          <w:rFonts w:ascii="Helvetica Neue Light" w:hAnsi="Helvetica Neue Light"/>
          <w:rPrChange w:id="4685" w:author="Arthur de Catheu" w:date="2014-06-20T17:08:00Z">
            <w:rPr>
              <w:rFonts w:eastAsiaTheme="majorEastAsia" w:cstheme="majorBidi"/>
              <w:b/>
              <w:bCs/>
              <w:sz w:val="24"/>
            </w:rPr>
          </w:rPrChange>
        </w:rPr>
        <w:t xml:space="preserve"> afin de procéder à l’envoi d’un </w:t>
      </w:r>
      <w:r w:rsidR="00A17A3A" w:rsidRPr="00935764">
        <w:rPr>
          <w:rFonts w:ascii="Helvetica Neue Light" w:hAnsi="Helvetica Neue Light"/>
          <w:rPrChange w:id="4686" w:author="Arthur de Catheu" w:date="2014-06-20T17:08:00Z">
            <w:rPr>
              <w:rFonts w:eastAsiaTheme="majorEastAsia" w:cstheme="majorBidi"/>
              <w:b/>
              <w:bCs/>
              <w:sz w:val="24"/>
            </w:rPr>
          </w:rPrChange>
        </w:rPr>
        <w:t xml:space="preserve">(J+20) </w:t>
      </w:r>
      <w:r w:rsidR="002160BE" w:rsidRPr="00935764">
        <w:rPr>
          <w:rFonts w:ascii="Helvetica Neue Light" w:hAnsi="Helvetica Neue Light"/>
          <w:rPrChange w:id="4687" w:author="Arthur de Catheu" w:date="2014-06-20T17:08:00Z">
            <w:rPr>
              <w:rFonts w:eastAsiaTheme="majorEastAsia" w:cstheme="majorBidi"/>
              <w:b/>
              <w:bCs/>
              <w:sz w:val="24"/>
            </w:rPr>
          </w:rPrChange>
        </w:rPr>
        <w:t xml:space="preserve">ou deux </w:t>
      </w:r>
      <w:r w:rsidR="00A17A3A" w:rsidRPr="00935764">
        <w:rPr>
          <w:rFonts w:ascii="Helvetica Neue Light" w:hAnsi="Helvetica Neue Light"/>
          <w:rPrChange w:id="4688" w:author="Arthur de Catheu" w:date="2014-06-20T17:08:00Z">
            <w:rPr>
              <w:rFonts w:eastAsiaTheme="majorEastAsia" w:cstheme="majorBidi"/>
              <w:b/>
              <w:bCs/>
              <w:sz w:val="24"/>
            </w:rPr>
          </w:rPrChange>
        </w:rPr>
        <w:t xml:space="preserve">(J+35) </w:t>
      </w:r>
      <w:r w:rsidR="002160BE" w:rsidRPr="00935764">
        <w:rPr>
          <w:rFonts w:ascii="Helvetica Neue Light" w:hAnsi="Helvetica Neue Light"/>
          <w:rPrChange w:id="4689" w:author="Arthur de Catheu" w:date="2014-06-20T17:08:00Z">
            <w:rPr>
              <w:rFonts w:eastAsiaTheme="majorEastAsia" w:cstheme="majorBidi"/>
              <w:b/>
              <w:bCs/>
              <w:sz w:val="24"/>
            </w:rPr>
          </w:rPrChange>
        </w:rPr>
        <w:t>courriers de relance.</w:t>
      </w:r>
      <w:r w:rsidR="00A17A3A" w:rsidRPr="00935764">
        <w:rPr>
          <w:rFonts w:ascii="Helvetica Neue Light" w:hAnsi="Helvetica Neue Light"/>
          <w:rPrChange w:id="4690" w:author="Arthur de Catheu" w:date="2014-06-20T17:08:00Z">
            <w:rPr>
              <w:rFonts w:eastAsiaTheme="majorEastAsia" w:cstheme="majorBidi"/>
              <w:b/>
              <w:bCs/>
              <w:sz w:val="24"/>
            </w:rPr>
          </w:rPrChange>
        </w:rPr>
        <w:t xml:space="preserve"> Cette date </w:t>
      </w:r>
      <w:r w:rsidR="005944DB" w:rsidRPr="00935764">
        <w:rPr>
          <w:rFonts w:ascii="Helvetica Neue Light" w:hAnsi="Helvetica Neue Light"/>
          <w:rPrChange w:id="4691" w:author="Arthur de Catheu" w:date="2014-06-20T17:08:00Z">
            <w:rPr>
              <w:rFonts w:eastAsiaTheme="majorEastAsia" w:cstheme="majorBidi"/>
              <w:b/>
              <w:bCs/>
              <w:sz w:val="24"/>
            </w:rPr>
          </w:rPrChange>
        </w:rPr>
        <w:t xml:space="preserve">pourra éventuellement être modifiée et anticipée sur décision de </w:t>
      </w:r>
      <w:r w:rsidR="000248BF" w:rsidRPr="00935764">
        <w:rPr>
          <w:rFonts w:ascii="Helvetica Neue Light" w:hAnsi="Helvetica Neue Light"/>
          <w:rPrChange w:id="4692" w:author="Arthur de Catheu" w:date="2014-06-20T17:08:00Z">
            <w:rPr>
              <w:rFonts w:eastAsiaTheme="majorEastAsia" w:cstheme="majorBidi"/>
              <w:b/>
              <w:bCs/>
              <w:sz w:val="24"/>
            </w:rPr>
          </w:rPrChange>
        </w:rPr>
        <w:t>l’analyste crédit en charge de la gestion de la Créance concernée</w:t>
      </w:r>
      <w:r w:rsidR="005944DB" w:rsidRPr="00935764">
        <w:rPr>
          <w:rFonts w:ascii="Helvetica Neue Light" w:hAnsi="Helvetica Neue Light"/>
          <w:rPrChange w:id="4693" w:author="Arthur de Catheu" w:date="2014-06-20T17:08:00Z">
            <w:rPr>
              <w:rFonts w:eastAsiaTheme="majorEastAsia" w:cstheme="majorBidi"/>
              <w:b/>
              <w:bCs/>
              <w:sz w:val="24"/>
            </w:rPr>
          </w:rPrChange>
        </w:rPr>
        <w:t xml:space="preserve"> en fonction de son appréciation du processus de recouvrement auprès du Débiteur.</w:t>
      </w:r>
    </w:p>
    <w:p w14:paraId="201C339D" w14:textId="77777777" w:rsidR="00711FB8" w:rsidRPr="00935764" w:rsidRDefault="00711FB8">
      <w:pPr>
        <w:pStyle w:val="Titre3"/>
        <w:numPr>
          <w:ilvl w:val="2"/>
          <w:numId w:val="382"/>
        </w:numPr>
        <w:rPr>
          <w:rFonts w:ascii="Helvetica Neue Light" w:hAnsi="Helvetica Neue Light"/>
          <w:rPrChange w:id="4694" w:author="Arthur de Catheu" w:date="2014-06-20T17:08:00Z">
            <w:rPr/>
          </w:rPrChange>
        </w:rPr>
        <w:pPrChange w:id="4695" w:author="Arthur de Catheu" w:date="2014-06-20T18:04:00Z">
          <w:pPr>
            <w:pStyle w:val="Titre3"/>
          </w:pPr>
        </w:pPrChange>
      </w:pPr>
      <w:bookmarkStart w:id="4696" w:name="_Toc265315355"/>
      <w:r w:rsidRPr="00935764">
        <w:rPr>
          <w:rFonts w:ascii="Helvetica Neue Light" w:hAnsi="Helvetica Neue Light"/>
          <w:rPrChange w:id="4697" w:author="Arthur de Catheu" w:date="2014-06-20T17:08:00Z">
            <w:rPr/>
          </w:rPrChange>
        </w:rPr>
        <w:t>Demande d’Intervention Contentieuse (DIC)</w:t>
      </w:r>
      <w:bookmarkEnd w:id="4696"/>
    </w:p>
    <w:p w14:paraId="4138BD11" w14:textId="400910D8" w:rsidR="008E5C33" w:rsidRPr="00935764" w:rsidRDefault="002160BE" w:rsidP="008E5C33">
      <w:pPr>
        <w:rPr>
          <w:rFonts w:ascii="Helvetica Neue Light" w:hAnsi="Helvetica Neue Light"/>
          <w:rPrChange w:id="4698" w:author="Arthur de Catheu" w:date="2014-06-20T17:08:00Z">
            <w:rPr/>
          </w:rPrChange>
        </w:rPr>
      </w:pPr>
      <w:r w:rsidRPr="00935764">
        <w:rPr>
          <w:rFonts w:ascii="Helvetica Neue Light" w:hAnsi="Helvetica Neue Light"/>
          <w:rPrChange w:id="4699" w:author="Arthur de Catheu" w:date="2014-06-20T17:08:00Z">
            <w:rPr>
              <w:rFonts w:eastAsiaTheme="majorEastAsia" w:cstheme="majorBidi"/>
              <w:b/>
              <w:bCs/>
              <w:sz w:val="24"/>
            </w:rPr>
          </w:rPrChange>
        </w:rPr>
        <w:t>Comme stipulé</w:t>
      </w:r>
      <w:r w:rsidR="003B3496" w:rsidRPr="00935764">
        <w:rPr>
          <w:rFonts w:ascii="Helvetica Neue Light" w:hAnsi="Helvetica Neue Light"/>
          <w:rPrChange w:id="4700" w:author="Arthur de Catheu" w:date="2014-06-20T17:08:00Z">
            <w:rPr>
              <w:rFonts w:eastAsiaTheme="majorEastAsia" w:cstheme="majorBidi"/>
              <w:b/>
              <w:bCs/>
              <w:sz w:val="24"/>
            </w:rPr>
          </w:rPrChange>
        </w:rPr>
        <w:t xml:space="preserve"> </w:t>
      </w:r>
      <w:r w:rsidR="00257E86" w:rsidRPr="00935764">
        <w:rPr>
          <w:rFonts w:ascii="Helvetica Neue Light" w:hAnsi="Helvetica Neue Light"/>
          <w:rPrChange w:id="4701" w:author="Arthur de Catheu" w:date="2014-06-20T17:08:00Z">
            <w:rPr>
              <w:rFonts w:eastAsiaTheme="majorEastAsia" w:cstheme="majorBidi"/>
              <w:b/>
              <w:bCs/>
              <w:sz w:val="24"/>
            </w:rPr>
          </w:rPrChange>
        </w:rPr>
        <w:t xml:space="preserve">dans le paragraphe </w:t>
      </w:r>
      <w:r w:rsidR="000248BF" w:rsidRPr="00935764">
        <w:rPr>
          <w:rFonts w:ascii="Helvetica Neue Light" w:hAnsi="Helvetica Neue Light"/>
          <w:rPrChange w:id="4702" w:author="Arthur de Catheu" w:date="2014-06-20T17:08:00Z">
            <w:rPr>
              <w:rFonts w:eastAsiaTheme="majorEastAsia" w:cstheme="majorBidi"/>
              <w:b/>
              <w:bCs/>
              <w:sz w:val="24"/>
            </w:rPr>
          </w:rPrChange>
        </w:rPr>
        <w:fldChar w:fldCharType="begin"/>
      </w:r>
      <w:r w:rsidR="000248BF" w:rsidRPr="00935764">
        <w:rPr>
          <w:rFonts w:ascii="Helvetica Neue Light" w:hAnsi="Helvetica Neue Light"/>
          <w:rPrChange w:id="4703" w:author="Arthur de Catheu" w:date="2014-06-20T17:08:00Z">
            <w:rPr>
              <w:rFonts w:eastAsiaTheme="majorEastAsia" w:cstheme="majorBidi"/>
              <w:b/>
              <w:bCs/>
              <w:sz w:val="24"/>
            </w:rPr>
          </w:rPrChange>
        </w:rPr>
        <w:instrText xml:space="preserve"> REF _Ref248489844 \h </w:instrText>
      </w:r>
      <w:r w:rsidR="000248BF" w:rsidRPr="00935764">
        <w:rPr>
          <w:rFonts w:ascii="Helvetica Neue Light" w:hAnsi="Helvetica Neue Light"/>
          <w:rPrChange w:id="4704" w:author="Arthur de Catheu" w:date="2014-06-20T17:08:00Z">
            <w:rPr>
              <w:rFonts w:ascii="Helvetica Neue Light" w:hAnsi="Helvetica Neue Light"/>
            </w:rPr>
          </w:rPrChange>
        </w:rPr>
      </w:r>
      <w:r w:rsidR="000248BF" w:rsidRPr="00935764">
        <w:rPr>
          <w:rFonts w:ascii="Helvetica Neue Light" w:hAnsi="Helvetica Neue Light"/>
          <w:rPrChange w:id="4705" w:author="Arthur de Catheu" w:date="2014-06-20T17:08:00Z">
            <w:rPr>
              <w:rFonts w:eastAsiaTheme="majorEastAsia" w:cstheme="majorBidi"/>
              <w:b/>
              <w:bCs/>
              <w:sz w:val="24"/>
            </w:rPr>
          </w:rPrChange>
        </w:rPr>
        <w:fldChar w:fldCharType="separate"/>
      </w:r>
      <w:ins w:id="4706" w:author="Arthur de Catheu" w:date="2014-06-25T11:35:00Z">
        <w:r w:rsidR="005B0BF1" w:rsidRPr="00935764">
          <w:rPr>
            <w:rFonts w:ascii="Helvetica Neue Light" w:hAnsi="Helvetica Neue Light"/>
            <w:rPrChange w:id="4707" w:author="Arthur de Catheu" w:date="2014-06-20T17:08:00Z">
              <w:rPr/>
            </w:rPrChange>
          </w:rPr>
          <w:t>Recouvrement et Assurance-Crédit</w:t>
        </w:r>
      </w:ins>
      <w:r w:rsidR="000248BF" w:rsidRPr="00935764">
        <w:rPr>
          <w:rFonts w:ascii="Helvetica Neue Light" w:hAnsi="Helvetica Neue Light"/>
          <w:rPrChange w:id="4708" w:author="Arthur de Catheu" w:date="2014-06-20T17:08:00Z">
            <w:rPr>
              <w:rFonts w:eastAsiaTheme="majorEastAsia" w:cstheme="majorBidi"/>
              <w:b/>
              <w:bCs/>
              <w:sz w:val="24"/>
            </w:rPr>
          </w:rPrChange>
        </w:rPr>
        <w:fldChar w:fldCharType="end"/>
      </w:r>
      <w:r w:rsidR="000248BF" w:rsidRPr="00935764">
        <w:rPr>
          <w:rFonts w:ascii="Helvetica Neue Light" w:hAnsi="Helvetica Neue Light"/>
          <w:rPrChange w:id="4709" w:author="Arthur de Catheu" w:date="2014-06-20T17:08:00Z">
            <w:rPr>
              <w:rFonts w:eastAsiaTheme="majorEastAsia" w:cstheme="majorBidi"/>
              <w:b/>
              <w:bCs/>
              <w:sz w:val="24"/>
            </w:rPr>
          </w:rPrChange>
        </w:rPr>
        <w:t xml:space="preserve"> – </w:t>
      </w:r>
      <w:r w:rsidR="000248BF" w:rsidRPr="00935764">
        <w:rPr>
          <w:rFonts w:ascii="Helvetica Neue Light" w:hAnsi="Helvetica Neue Light"/>
          <w:rPrChange w:id="4710" w:author="Arthur de Catheu" w:date="2014-06-20T17:08:00Z">
            <w:rPr>
              <w:rFonts w:eastAsiaTheme="majorEastAsia" w:cstheme="majorBidi"/>
              <w:b/>
              <w:bCs/>
              <w:sz w:val="24"/>
            </w:rPr>
          </w:rPrChange>
        </w:rPr>
        <w:fldChar w:fldCharType="begin"/>
      </w:r>
      <w:r w:rsidR="000248BF" w:rsidRPr="00935764">
        <w:rPr>
          <w:rFonts w:ascii="Helvetica Neue Light" w:hAnsi="Helvetica Neue Light"/>
          <w:rPrChange w:id="4711" w:author="Arthur de Catheu" w:date="2014-06-20T17:08:00Z">
            <w:rPr>
              <w:rFonts w:eastAsiaTheme="majorEastAsia" w:cstheme="majorBidi"/>
              <w:b/>
              <w:bCs/>
              <w:sz w:val="24"/>
            </w:rPr>
          </w:rPrChange>
        </w:rPr>
        <w:instrText xml:space="preserve"> REF _Ref248489844 \w \h </w:instrText>
      </w:r>
      <w:r w:rsidR="000248BF" w:rsidRPr="00935764">
        <w:rPr>
          <w:rFonts w:ascii="Helvetica Neue Light" w:hAnsi="Helvetica Neue Light"/>
          <w:rPrChange w:id="4712" w:author="Arthur de Catheu" w:date="2014-06-20T17:08:00Z">
            <w:rPr>
              <w:rFonts w:ascii="Helvetica Neue Light" w:hAnsi="Helvetica Neue Light"/>
            </w:rPr>
          </w:rPrChange>
        </w:rPr>
      </w:r>
      <w:r w:rsidR="000248BF" w:rsidRPr="00935764">
        <w:rPr>
          <w:rFonts w:ascii="Helvetica Neue Light" w:hAnsi="Helvetica Neue Light"/>
          <w:rPrChange w:id="4713" w:author="Arthur de Catheu" w:date="2014-06-20T17:08:00Z">
            <w:rPr>
              <w:rFonts w:eastAsiaTheme="majorEastAsia" w:cstheme="majorBidi"/>
              <w:b/>
              <w:bCs/>
              <w:sz w:val="24"/>
            </w:rPr>
          </w:rPrChange>
        </w:rPr>
        <w:fldChar w:fldCharType="separate"/>
      </w:r>
      <w:r w:rsidR="005B0BF1">
        <w:rPr>
          <w:rFonts w:ascii="Helvetica Neue Light" w:hAnsi="Helvetica Neue Light"/>
        </w:rPr>
        <w:t>VIII.I</w:t>
      </w:r>
      <w:r w:rsidR="000248BF" w:rsidRPr="00935764">
        <w:rPr>
          <w:rFonts w:ascii="Helvetica Neue Light" w:hAnsi="Helvetica Neue Light"/>
          <w:rPrChange w:id="4714" w:author="Arthur de Catheu" w:date="2014-06-20T17:08:00Z">
            <w:rPr>
              <w:rFonts w:eastAsiaTheme="majorEastAsia" w:cstheme="majorBidi"/>
              <w:b/>
              <w:bCs/>
              <w:sz w:val="24"/>
            </w:rPr>
          </w:rPrChange>
        </w:rPr>
        <w:fldChar w:fldCharType="end"/>
      </w:r>
      <w:r w:rsidR="00C67C04" w:rsidRPr="00935764">
        <w:rPr>
          <w:rFonts w:ascii="Helvetica Neue Light" w:hAnsi="Helvetica Neue Light"/>
          <w:rPrChange w:id="4715" w:author="Arthur de Catheu" w:date="2014-06-20T17:08:00Z">
            <w:rPr>
              <w:rFonts w:eastAsiaTheme="majorEastAsia" w:cstheme="majorBidi"/>
              <w:b/>
              <w:bCs/>
              <w:sz w:val="24"/>
            </w:rPr>
          </w:rPrChange>
        </w:rPr>
        <w:t>-</w:t>
      </w:r>
      <w:r w:rsidRPr="00935764">
        <w:rPr>
          <w:rFonts w:ascii="Helvetica Neue Light" w:hAnsi="Helvetica Neue Light"/>
          <w:rPrChange w:id="4716" w:author="Arthur de Catheu" w:date="2014-06-20T17:08:00Z">
            <w:rPr>
              <w:rFonts w:eastAsiaTheme="majorEastAsia" w:cstheme="majorBidi"/>
              <w:b/>
              <w:bCs/>
              <w:sz w:val="24"/>
            </w:rPr>
          </w:rPrChange>
        </w:rPr>
        <w:t xml:space="preserve">, </w:t>
      </w:r>
      <w:r w:rsidR="0090447F" w:rsidRPr="00935764">
        <w:rPr>
          <w:rFonts w:ascii="Helvetica Neue Light" w:hAnsi="Helvetica Neue Light"/>
          <w:rPrChange w:id="4717" w:author="Arthur de Catheu" w:date="2014-06-20T17:08:00Z">
            <w:rPr>
              <w:rFonts w:eastAsiaTheme="majorEastAsia" w:cstheme="majorBidi"/>
              <w:b/>
              <w:bCs/>
              <w:sz w:val="24"/>
            </w:rPr>
          </w:rPrChange>
        </w:rPr>
        <w:t xml:space="preserve">et sur </w:t>
      </w:r>
      <w:r w:rsidR="00257E86" w:rsidRPr="00935764">
        <w:rPr>
          <w:rFonts w:ascii="Helvetica Neue Light" w:hAnsi="Helvetica Neue Light"/>
          <w:rPrChange w:id="4718" w:author="Arthur de Catheu" w:date="2014-06-20T17:08:00Z">
            <w:rPr>
              <w:rFonts w:eastAsiaTheme="majorEastAsia" w:cstheme="majorBidi"/>
              <w:b/>
              <w:bCs/>
              <w:sz w:val="24"/>
            </w:rPr>
          </w:rPrChange>
        </w:rPr>
        <w:t>décision</w:t>
      </w:r>
      <w:r w:rsidR="0090447F" w:rsidRPr="00935764">
        <w:rPr>
          <w:rFonts w:ascii="Helvetica Neue Light" w:hAnsi="Helvetica Neue Light"/>
          <w:rPrChange w:id="4719" w:author="Arthur de Catheu" w:date="2014-06-20T17:08:00Z">
            <w:rPr>
              <w:rFonts w:eastAsiaTheme="majorEastAsia" w:cstheme="majorBidi"/>
              <w:b/>
              <w:bCs/>
              <w:sz w:val="24"/>
            </w:rPr>
          </w:rPrChange>
        </w:rPr>
        <w:t xml:space="preserve"> du Comité de Crédit, </w:t>
      </w:r>
      <w:r w:rsidR="000248BF" w:rsidRPr="00935764">
        <w:rPr>
          <w:rFonts w:ascii="Helvetica Neue Light" w:hAnsi="Helvetica Neue Light"/>
          <w:rPrChange w:id="4720" w:author="Arthur de Catheu" w:date="2014-06-20T17:08:00Z">
            <w:rPr>
              <w:rFonts w:eastAsiaTheme="majorEastAsia" w:cstheme="majorBidi"/>
              <w:b/>
              <w:bCs/>
              <w:sz w:val="24"/>
            </w:rPr>
          </w:rPrChange>
        </w:rPr>
        <w:t>le FCT 2014</w:t>
      </w:r>
      <w:r w:rsidR="00CE1100" w:rsidRPr="00935764">
        <w:rPr>
          <w:rFonts w:ascii="Helvetica Neue Light" w:hAnsi="Helvetica Neue Light"/>
          <w:rPrChange w:id="4721" w:author="Arthur de Catheu" w:date="2014-06-20T17:08:00Z">
            <w:rPr>
              <w:rFonts w:eastAsiaTheme="majorEastAsia" w:cstheme="majorBidi"/>
              <w:b/>
              <w:bCs/>
              <w:sz w:val="24"/>
            </w:rPr>
          </w:rPrChange>
        </w:rPr>
        <w:t xml:space="preserve"> </w:t>
      </w:r>
      <w:r w:rsidRPr="00935764">
        <w:rPr>
          <w:rFonts w:ascii="Helvetica Neue Light" w:hAnsi="Helvetica Neue Light"/>
          <w:rPrChange w:id="4722" w:author="Arthur de Catheu" w:date="2014-06-20T17:08:00Z">
            <w:rPr>
              <w:rFonts w:eastAsiaTheme="majorEastAsia" w:cstheme="majorBidi"/>
              <w:b/>
              <w:bCs/>
              <w:sz w:val="24"/>
            </w:rPr>
          </w:rPrChange>
        </w:rPr>
        <w:t xml:space="preserve">mandate le </w:t>
      </w:r>
      <w:r w:rsidR="00C53BBE" w:rsidRPr="00935764">
        <w:rPr>
          <w:rFonts w:ascii="Helvetica Neue Light" w:hAnsi="Helvetica Neue Light"/>
          <w:rPrChange w:id="4723" w:author="Arthur de Catheu" w:date="2014-06-20T17:08:00Z">
            <w:rPr>
              <w:rFonts w:eastAsiaTheme="majorEastAsia" w:cstheme="majorBidi"/>
              <w:b/>
              <w:bCs/>
              <w:sz w:val="24"/>
            </w:rPr>
          </w:rPrChange>
        </w:rPr>
        <w:t>Recouvreur</w:t>
      </w:r>
      <w:r w:rsidRPr="00935764">
        <w:rPr>
          <w:rFonts w:ascii="Helvetica Neue Light" w:hAnsi="Helvetica Neue Light"/>
          <w:rPrChange w:id="4724" w:author="Arthur de Catheu" w:date="2014-06-20T17:08:00Z">
            <w:rPr>
              <w:rFonts w:eastAsiaTheme="majorEastAsia" w:cstheme="majorBidi"/>
              <w:b/>
              <w:bCs/>
              <w:sz w:val="24"/>
            </w:rPr>
          </w:rPrChange>
        </w:rPr>
        <w:t xml:space="preserve"> aux fins d’effectuer le recouvrement précontentieux et contentieux des Créances auprès des Débiteurs</w:t>
      </w:r>
      <w:r w:rsidR="00A90FA9" w:rsidRPr="00935764">
        <w:rPr>
          <w:rFonts w:ascii="Helvetica Neue Light" w:hAnsi="Helvetica Neue Light"/>
          <w:rPrChange w:id="4725" w:author="Arthur de Catheu" w:date="2014-06-20T17:08:00Z">
            <w:rPr>
              <w:rFonts w:eastAsiaTheme="majorEastAsia" w:cstheme="majorBidi"/>
              <w:b/>
              <w:bCs/>
              <w:sz w:val="24"/>
            </w:rPr>
          </w:rPrChange>
        </w:rPr>
        <w:t xml:space="preserve"> concernés</w:t>
      </w:r>
      <w:r w:rsidRPr="00935764">
        <w:rPr>
          <w:rFonts w:ascii="Helvetica Neue Light" w:hAnsi="Helvetica Neue Light"/>
          <w:rPrChange w:id="4726" w:author="Arthur de Catheu" w:date="2014-06-20T17:08:00Z">
            <w:rPr>
              <w:rFonts w:eastAsiaTheme="majorEastAsia" w:cstheme="majorBidi"/>
              <w:b/>
              <w:bCs/>
              <w:sz w:val="24"/>
            </w:rPr>
          </w:rPrChange>
        </w:rPr>
        <w:t>.</w:t>
      </w:r>
      <w:r w:rsidR="00A90FA9" w:rsidRPr="00935764">
        <w:rPr>
          <w:rFonts w:ascii="Helvetica Neue Light" w:hAnsi="Helvetica Neue Light"/>
          <w:rPrChange w:id="4727" w:author="Arthur de Catheu" w:date="2014-06-20T17:08:00Z">
            <w:rPr>
              <w:rFonts w:eastAsiaTheme="majorEastAsia" w:cstheme="majorBidi"/>
              <w:b/>
              <w:bCs/>
              <w:sz w:val="24"/>
            </w:rPr>
          </w:rPrChange>
        </w:rPr>
        <w:t xml:space="preserve"> Une Demande d’Intervention Contentieuse sur un Débiteur en raison d’une Créance implique automatiquement </w:t>
      </w:r>
      <w:r w:rsidR="000248BF" w:rsidRPr="00935764">
        <w:rPr>
          <w:rFonts w:ascii="Helvetica Neue Light" w:hAnsi="Helvetica Neue Light"/>
          <w:rPrChange w:id="4728" w:author="Arthur de Catheu" w:date="2014-06-20T17:08:00Z">
            <w:rPr>
              <w:rFonts w:eastAsiaTheme="majorEastAsia" w:cstheme="majorBidi"/>
              <w:b/>
              <w:bCs/>
              <w:sz w:val="24"/>
            </w:rPr>
          </w:rPrChange>
        </w:rPr>
        <w:t>une demande au titre</w:t>
      </w:r>
      <w:r w:rsidR="00F93B67" w:rsidRPr="00935764">
        <w:rPr>
          <w:rFonts w:ascii="Helvetica Neue Light" w:hAnsi="Helvetica Neue Light"/>
          <w:rPrChange w:id="4729" w:author="Arthur de Catheu" w:date="2014-06-20T17:08:00Z">
            <w:rPr>
              <w:rFonts w:eastAsiaTheme="majorEastAsia" w:cstheme="majorBidi"/>
              <w:b/>
              <w:bCs/>
              <w:sz w:val="24"/>
            </w:rPr>
          </w:rPrChange>
        </w:rPr>
        <w:t xml:space="preserve"> </w:t>
      </w:r>
      <w:r w:rsidR="00A90FA9" w:rsidRPr="00935764">
        <w:rPr>
          <w:rFonts w:ascii="Helvetica Neue Light" w:hAnsi="Helvetica Neue Light"/>
          <w:rPrChange w:id="4730" w:author="Arthur de Catheu" w:date="2014-06-20T17:08:00Z">
            <w:rPr>
              <w:rFonts w:eastAsiaTheme="majorEastAsia" w:cstheme="majorBidi"/>
              <w:b/>
              <w:bCs/>
              <w:sz w:val="24"/>
            </w:rPr>
          </w:rPrChange>
        </w:rPr>
        <w:t xml:space="preserve">de toutes les Créances associées à ce Débiteur, quel que soit </w:t>
      </w:r>
      <w:r w:rsidR="00590A6E" w:rsidRPr="00935764">
        <w:rPr>
          <w:rFonts w:ascii="Helvetica Neue Light" w:hAnsi="Helvetica Neue Light"/>
          <w:rPrChange w:id="4731" w:author="Arthur de Catheu" w:date="2014-06-20T17:08:00Z">
            <w:rPr>
              <w:rFonts w:eastAsiaTheme="majorEastAsia" w:cstheme="majorBidi"/>
              <w:b/>
              <w:bCs/>
              <w:sz w:val="24"/>
            </w:rPr>
          </w:rPrChange>
        </w:rPr>
        <w:t xml:space="preserve">le Cédant. </w:t>
      </w:r>
      <w:r w:rsidR="005944DB" w:rsidRPr="00935764">
        <w:rPr>
          <w:rFonts w:ascii="Helvetica Neue Light" w:hAnsi="Helvetica Neue Light"/>
          <w:rPrChange w:id="4732" w:author="Arthur de Catheu" w:date="2014-06-20T17:08:00Z">
            <w:rPr>
              <w:rFonts w:eastAsiaTheme="majorEastAsia" w:cstheme="majorBidi"/>
              <w:b/>
              <w:bCs/>
              <w:sz w:val="24"/>
            </w:rPr>
          </w:rPrChange>
        </w:rPr>
        <w:t xml:space="preserve">Cette date pourra éventuellement être modifiée et anticipée sur décision </w:t>
      </w:r>
      <w:r w:rsidR="000248BF" w:rsidRPr="00935764">
        <w:rPr>
          <w:rFonts w:ascii="Helvetica Neue Light" w:hAnsi="Helvetica Neue Light"/>
          <w:rPrChange w:id="4733" w:author="Arthur de Catheu" w:date="2014-06-20T17:08:00Z">
            <w:rPr>
              <w:rFonts w:eastAsiaTheme="majorEastAsia" w:cstheme="majorBidi"/>
              <w:b/>
              <w:bCs/>
              <w:sz w:val="24"/>
            </w:rPr>
          </w:rPrChange>
        </w:rPr>
        <w:t>du Comité de Crédit</w:t>
      </w:r>
      <w:r w:rsidR="000248BF" w:rsidRPr="00935764" w:rsidDel="000248BF">
        <w:rPr>
          <w:rFonts w:ascii="Helvetica Neue Light" w:hAnsi="Helvetica Neue Light"/>
          <w:rPrChange w:id="4734" w:author="Arthur de Catheu" w:date="2014-06-20T17:08:00Z">
            <w:rPr>
              <w:rFonts w:eastAsiaTheme="majorEastAsia" w:cstheme="majorBidi"/>
              <w:b/>
              <w:bCs/>
              <w:sz w:val="24"/>
            </w:rPr>
          </w:rPrChange>
        </w:rPr>
        <w:t xml:space="preserve"> </w:t>
      </w:r>
      <w:r w:rsidR="005944DB" w:rsidRPr="00935764">
        <w:rPr>
          <w:rFonts w:ascii="Helvetica Neue Light" w:hAnsi="Helvetica Neue Light"/>
          <w:rPrChange w:id="4735" w:author="Arthur de Catheu" w:date="2014-06-20T17:08:00Z">
            <w:rPr>
              <w:rFonts w:eastAsiaTheme="majorEastAsia" w:cstheme="majorBidi"/>
              <w:b/>
              <w:bCs/>
              <w:sz w:val="24"/>
            </w:rPr>
          </w:rPrChange>
        </w:rPr>
        <w:t>en fonction de son appréciation du processus de recouvrement auprès du Débiteur.</w:t>
      </w:r>
    </w:p>
    <w:p w14:paraId="2F405C08" w14:textId="77777777" w:rsidR="000248BF" w:rsidRPr="00935764" w:rsidRDefault="000248BF" w:rsidP="008E5C33">
      <w:pPr>
        <w:rPr>
          <w:rFonts w:ascii="Helvetica Neue Light" w:hAnsi="Helvetica Neue Light"/>
          <w:rPrChange w:id="4736" w:author="Arthur de Catheu" w:date="2014-06-20T17:08:00Z">
            <w:rPr/>
          </w:rPrChange>
        </w:rPr>
      </w:pPr>
    </w:p>
    <w:p w14:paraId="57366CBF" w14:textId="3B2E72E2" w:rsidR="000F7CDF" w:rsidRPr="00935764" w:rsidRDefault="000F7CDF" w:rsidP="008E5C33">
      <w:pPr>
        <w:rPr>
          <w:rFonts w:ascii="Helvetica Neue Light" w:hAnsi="Helvetica Neue Light"/>
          <w:rPrChange w:id="4737" w:author="Arthur de Catheu" w:date="2014-06-20T17:08:00Z">
            <w:rPr/>
          </w:rPrChange>
        </w:rPr>
      </w:pPr>
      <w:r w:rsidRPr="00935764">
        <w:rPr>
          <w:rFonts w:ascii="Helvetica Neue Light" w:hAnsi="Helvetica Neue Light"/>
          <w:rPrChange w:id="4738" w:author="Arthur de Catheu" w:date="2014-06-20T17:08:00Z">
            <w:rPr>
              <w:rFonts w:eastAsiaTheme="majorEastAsia" w:cstheme="majorBidi"/>
              <w:b/>
              <w:bCs/>
              <w:sz w:val="24"/>
            </w:rPr>
          </w:rPrChange>
        </w:rPr>
        <w:t>La DIC est obligatoire pour pouvoir bénéficier d’une indemnisation sur une Créance garantie pas l’Assureur-Crédit.</w:t>
      </w:r>
      <w:r w:rsidR="00A90FA9" w:rsidRPr="00935764">
        <w:rPr>
          <w:rFonts w:ascii="Helvetica Neue Light" w:hAnsi="Helvetica Neue Light"/>
          <w:rPrChange w:id="4739" w:author="Arthur de Catheu" w:date="2014-06-20T17:08:00Z">
            <w:rPr>
              <w:rFonts w:eastAsiaTheme="majorEastAsia" w:cstheme="majorBidi"/>
              <w:b/>
              <w:bCs/>
              <w:sz w:val="24"/>
            </w:rPr>
          </w:rPrChange>
        </w:rPr>
        <w:t xml:space="preserve"> </w:t>
      </w:r>
    </w:p>
    <w:p w14:paraId="7E5BA8C9" w14:textId="33396041" w:rsidR="00736524" w:rsidRPr="00935764" w:rsidRDefault="007B4BE0">
      <w:pPr>
        <w:pStyle w:val="Titre3"/>
        <w:numPr>
          <w:ilvl w:val="2"/>
          <w:numId w:val="382"/>
        </w:numPr>
        <w:rPr>
          <w:rFonts w:ascii="Helvetica Neue Light" w:hAnsi="Helvetica Neue Light"/>
          <w:rPrChange w:id="4740" w:author="Arthur de Catheu" w:date="2014-06-20T17:08:00Z">
            <w:rPr/>
          </w:rPrChange>
        </w:rPr>
        <w:pPrChange w:id="4741" w:author="Arthur de Catheu" w:date="2014-06-20T18:04:00Z">
          <w:pPr>
            <w:pStyle w:val="Titre3"/>
          </w:pPr>
        </w:pPrChange>
      </w:pPr>
      <w:bookmarkStart w:id="4742" w:name="_Toc265315356"/>
      <w:r w:rsidRPr="00935764">
        <w:rPr>
          <w:rFonts w:ascii="Helvetica Neue Light" w:hAnsi="Helvetica Neue Light" w:cs="Arial"/>
          <w:szCs w:val="20"/>
          <w:rPrChange w:id="4743" w:author="Arthur de Catheu" w:date="2014-06-20T17:08:00Z">
            <w:rPr>
              <w:rFonts w:cs="Arial"/>
              <w:szCs w:val="20"/>
            </w:rPr>
          </w:rPrChange>
        </w:rPr>
        <w:t>Déclaration</w:t>
      </w:r>
      <w:r w:rsidR="00736524" w:rsidRPr="00935764">
        <w:rPr>
          <w:rFonts w:ascii="Helvetica Neue Light" w:hAnsi="Helvetica Neue Light" w:cs="Arial"/>
          <w:szCs w:val="20"/>
          <w:rPrChange w:id="4744" w:author="Arthur de Catheu" w:date="2014-06-20T17:08:00Z">
            <w:rPr>
              <w:rFonts w:cs="Arial"/>
              <w:szCs w:val="20"/>
            </w:rPr>
          </w:rPrChange>
        </w:rPr>
        <w:t xml:space="preserve"> des</w:t>
      </w:r>
      <w:r w:rsidR="00736524" w:rsidRPr="00935764">
        <w:rPr>
          <w:rFonts w:ascii="Helvetica Neue Light" w:hAnsi="Helvetica Neue Light"/>
          <w:rPrChange w:id="4745" w:author="Arthur de Catheu" w:date="2014-06-20T17:08:00Z">
            <w:rPr/>
          </w:rPrChange>
        </w:rPr>
        <w:t xml:space="preserve"> impayés ou de l’aggravation du risque</w:t>
      </w:r>
      <w:bookmarkEnd w:id="4742"/>
    </w:p>
    <w:p w14:paraId="1D6714B8" w14:textId="53177C0B" w:rsidR="00736524" w:rsidRPr="00935764" w:rsidRDefault="002119A8" w:rsidP="005B30D5">
      <w:pPr>
        <w:spacing w:beforeLines="40" w:before="96"/>
        <w:rPr>
          <w:rFonts w:ascii="Helvetica Neue Light" w:hAnsi="Helvetica Neue Light" w:cs="Arial"/>
          <w:rPrChange w:id="4746" w:author="Arthur de Catheu" w:date="2014-06-20T17:08:00Z">
            <w:rPr>
              <w:rFonts w:cs="Arial"/>
            </w:rPr>
          </w:rPrChange>
        </w:rPr>
      </w:pPr>
      <w:r w:rsidRPr="00935764">
        <w:rPr>
          <w:rFonts w:ascii="Helvetica Neue Light" w:hAnsi="Helvetica Neue Light" w:cs="Arial"/>
          <w:rPrChange w:id="4747" w:author="Arthur de Catheu" w:date="2014-06-20T17:08:00Z">
            <w:rPr>
              <w:rFonts w:eastAsiaTheme="majorEastAsia" w:cs="Arial"/>
              <w:b/>
              <w:bCs/>
              <w:sz w:val="24"/>
            </w:rPr>
          </w:rPrChange>
        </w:rPr>
        <w:t>Finexkap AM</w:t>
      </w:r>
      <w:r w:rsidR="00062517" w:rsidRPr="00935764">
        <w:rPr>
          <w:rFonts w:ascii="Helvetica Neue Light" w:hAnsi="Helvetica Neue Light" w:cs="Arial"/>
          <w:rPrChange w:id="4748" w:author="Arthur de Catheu" w:date="2014-06-20T17:08:00Z">
            <w:rPr>
              <w:rFonts w:eastAsiaTheme="majorEastAsia" w:cs="Arial"/>
              <w:b/>
              <w:bCs/>
              <w:sz w:val="24"/>
            </w:rPr>
          </w:rPrChange>
        </w:rPr>
        <w:t xml:space="preserve"> </w:t>
      </w:r>
      <w:r w:rsidR="00736524" w:rsidRPr="00935764">
        <w:rPr>
          <w:rFonts w:ascii="Helvetica Neue Light" w:hAnsi="Helvetica Neue Light" w:cs="Arial"/>
          <w:rPrChange w:id="4749" w:author="Arthur de Catheu" w:date="2014-06-20T17:08:00Z">
            <w:rPr>
              <w:rFonts w:eastAsiaTheme="majorEastAsia" w:cs="Arial"/>
              <w:b/>
              <w:bCs/>
              <w:sz w:val="24"/>
            </w:rPr>
          </w:rPrChange>
        </w:rPr>
        <w:t xml:space="preserve">doit déclarer à l’Assureur-Crédit dans les </w:t>
      </w:r>
      <w:r w:rsidR="004B1C54" w:rsidRPr="00935764">
        <w:rPr>
          <w:rFonts w:ascii="Helvetica Neue Light" w:hAnsi="Helvetica Neue Light" w:cs="Arial"/>
          <w:rPrChange w:id="4750" w:author="Arthur de Catheu" w:date="2014-06-20T17:08:00Z">
            <w:rPr>
              <w:rFonts w:eastAsiaTheme="majorEastAsia" w:cs="Arial"/>
              <w:b/>
              <w:bCs/>
              <w:sz w:val="24"/>
            </w:rPr>
          </w:rPrChange>
        </w:rPr>
        <w:t>quinze (15)</w:t>
      </w:r>
      <w:r w:rsidR="00736524" w:rsidRPr="00935764">
        <w:rPr>
          <w:rFonts w:ascii="Helvetica Neue Light" w:hAnsi="Helvetica Neue Light" w:cs="Arial"/>
          <w:rPrChange w:id="4751" w:author="Arthur de Catheu" w:date="2014-06-20T17:08:00Z">
            <w:rPr>
              <w:rFonts w:eastAsiaTheme="majorEastAsia" w:cs="Arial"/>
              <w:b/>
              <w:bCs/>
              <w:sz w:val="24"/>
            </w:rPr>
          </w:rPrChange>
        </w:rPr>
        <w:t xml:space="preserve"> jours de sa</w:t>
      </w:r>
      <w:r w:rsidR="00736524" w:rsidRPr="00935764">
        <w:rPr>
          <w:rFonts w:ascii="Helvetica Neue Light" w:hAnsi="Helvetica Neue Light" w:cs="Arial"/>
          <w:b/>
          <w:rPrChange w:id="4752" w:author="Arthur de Catheu" w:date="2014-06-20T17:08:00Z">
            <w:rPr>
              <w:rFonts w:eastAsiaTheme="majorEastAsia" w:cs="Arial"/>
              <w:b/>
              <w:bCs/>
              <w:sz w:val="24"/>
            </w:rPr>
          </w:rPrChange>
        </w:rPr>
        <w:t xml:space="preserve"> </w:t>
      </w:r>
      <w:r w:rsidR="00736524" w:rsidRPr="00935764">
        <w:rPr>
          <w:rFonts w:ascii="Helvetica Neue Light" w:hAnsi="Helvetica Neue Light" w:cs="Arial"/>
          <w:rPrChange w:id="4753" w:author="Arthur de Catheu" w:date="2014-06-20T17:08:00Z">
            <w:rPr>
              <w:rFonts w:eastAsiaTheme="majorEastAsia" w:cs="Arial"/>
              <w:b/>
              <w:bCs/>
              <w:sz w:val="24"/>
            </w:rPr>
          </w:rPrChange>
        </w:rPr>
        <w:t>propre information :</w:t>
      </w:r>
      <w:r w:rsidR="006D5481" w:rsidRPr="00935764">
        <w:rPr>
          <w:rFonts w:ascii="Helvetica Neue Light" w:hAnsi="Helvetica Neue Light" w:cs="Arial"/>
          <w:rPrChange w:id="4754" w:author="Arthur de Catheu" w:date="2014-06-20T17:08:00Z">
            <w:rPr>
              <w:rFonts w:eastAsiaTheme="majorEastAsia" w:cs="Arial"/>
              <w:b/>
              <w:bCs/>
              <w:sz w:val="24"/>
            </w:rPr>
          </w:rPrChange>
        </w:rPr>
        <w:t xml:space="preserve"> </w:t>
      </w:r>
    </w:p>
    <w:p w14:paraId="16928753" w14:textId="77777777" w:rsidR="00736524" w:rsidRPr="00935764" w:rsidRDefault="00736524" w:rsidP="00F157DC">
      <w:pPr>
        <w:pStyle w:val="Paragraphedeliste"/>
        <w:numPr>
          <w:ilvl w:val="0"/>
          <w:numId w:val="35"/>
        </w:numPr>
        <w:spacing w:beforeLines="40" w:before="96"/>
        <w:rPr>
          <w:rFonts w:ascii="Helvetica Neue Light" w:hAnsi="Helvetica Neue Light" w:cs="Arial"/>
          <w:rPrChange w:id="4755" w:author="Arthur de Catheu" w:date="2014-06-20T17:08:00Z">
            <w:rPr>
              <w:rFonts w:cs="Arial"/>
            </w:rPr>
          </w:rPrChange>
        </w:rPr>
      </w:pPr>
      <w:r w:rsidRPr="00935764">
        <w:rPr>
          <w:rFonts w:ascii="Helvetica Neue Light" w:hAnsi="Helvetica Neue Light" w:cs="Arial"/>
          <w:rPrChange w:id="4756" w:author="Arthur de Catheu" w:date="2014-06-20T17:08:00Z">
            <w:rPr>
              <w:rFonts w:eastAsiaTheme="majorEastAsia" w:cs="Arial"/>
              <w:b/>
              <w:bCs/>
              <w:sz w:val="24"/>
            </w:rPr>
          </w:rPrChange>
        </w:rPr>
        <w:t>toute Créance impayée d’un Montant Nominal supérieur à 10 000 € intervenant à une échéance ne donnant pas lieu à prorogation ;</w:t>
      </w:r>
    </w:p>
    <w:p w14:paraId="0E5E42A3" w14:textId="00970770" w:rsidR="00736524" w:rsidRPr="00935764" w:rsidRDefault="00736524" w:rsidP="00F157DC">
      <w:pPr>
        <w:pStyle w:val="Paragraphedeliste"/>
        <w:numPr>
          <w:ilvl w:val="0"/>
          <w:numId w:val="35"/>
        </w:numPr>
        <w:spacing w:beforeLines="40" w:before="96"/>
        <w:rPr>
          <w:rFonts w:ascii="Helvetica Neue Light" w:hAnsi="Helvetica Neue Light" w:cs="Arial"/>
          <w:rPrChange w:id="4757" w:author="Arthur de Catheu" w:date="2014-06-20T17:08:00Z">
            <w:rPr>
              <w:rFonts w:cs="Arial"/>
            </w:rPr>
          </w:rPrChange>
        </w:rPr>
      </w:pPr>
      <w:r w:rsidRPr="00935764">
        <w:rPr>
          <w:rFonts w:ascii="Helvetica Neue Light" w:hAnsi="Helvetica Neue Light" w:cs="Arial"/>
          <w:rPrChange w:id="4758" w:author="Arthur de Catheu" w:date="2014-06-20T17:08:00Z">
            <w:rPr>
              <w:rFonts w:eastAsiaTheme="majorEastAsia" w:cs="Arial"/>
              <w:b/>
              <w:bCs/>
              <w:sz w:val="24"/>
            </w:rPr>
          </w:rPrChange>
        </w:rPr>
        <w:t>toute demande d’un Débiteur</w:t>
      </w:r>
      <w:r w:rsidRPr="00935764">
        <w:rPr>
          <w:rFonts w:ascii="Helvetica Neue Light" w:hAnsi="Helvetica Neue Light" w:cs="Arial"/>
          <w:b/>
          <w:rPrChange w:id="4759" w:author="Arthur de Catheu" w:date="2014-06-20T17:08:00Z">
            <w:rPr>
              <w:rFonts w:eastAsiaTheme="majorEastAsia" w:cs="Arial"/>
              <w:b/>
              <w:bCs/>
              <w:sz w:val="24"/>
            </w:rPr>
          </w:rPrChange>
        </w:rPr>
        <w:t xml:space="preserve"> </w:t>
      </w:r>
      <w:r w:rsidRPr="00935764">
        <w:rPr>
          <w:rFonts w:ascii="Helvetica Neue Light" w:hAnsi="Helvetica Neue Light" w:cs="Arial"/>
          <w:rPrChange w:id="4760" w:author="Arthur de Catheu" w:date="2014-06-20T17:08:00Z">
            <w:rPr>
              <w:rFonts w:eastAsiaTheme="majorEastAsia" w:cs="Arial"/>
              <w:b/>
              <w:bCs/>
              <w:sz w:val="24"/>
            </w:rPr>
          </w:rPrChange>
        </w:rPr>
        <w:t xml:space="preserve">adressée au </w:t>
      </w:r>
      <w:r w:rsidR="00A37D87" w:rsidRPr="00935764">
        <w:rPr>
          <w:rFonts w:ascii="Helvetica Neue Light" w:hAnsi="Helvetica Neue Light" w:cs="Arial"/>
          <w:rPrChange w:id="4761" w:author="Arthur de Catheu" w:date="2014-06-20T17:08:00Z">
            <w:rPr>
              <w:rFonts w:eastAsiaTheme="majorEastAsia" w:cs="Arial"/>
              <w:b/>
              <w:bCs/>
              <w:sz w:val="24"/>
            </w:rPr>
          </w:rPrChange>
        </w:rPr>
        <w:t>FCT 2014</w:t>
      </w:r>
      <w:r w:rsidRPr="00935764">
        <w:rPr>
          <w:rFonts w:ascii="Helvetica Neue Light" w:hAnsi="Helvetica Neue Light" w:cs="Arial"/>
          <w:rPrChange w:id="4762" w:author="Arthur de Catheu" w:date="2014-06-20T17:08:00Z">
            <w:rPr>
              <w:rFonts w:eastAsiaTheme="majorEastAsia" w:cs="Arial"/>
              <w:b/>
              <w:bCs/>
              <w:sz w:val="24"/>
            </w:rPr>
          </w:rPrChange>
        </w:rPr>
        <w:t xml:space="preserve"> et tendant à modifier les</w:t>
      </w:r>
      <w:r w:rsidRPr="00935764">
        <w:rPr>
          <w:rFonts w:ascii="Helvetica Neue Light" w:hAnsi="Helvetica Neue Light" w:cs="Arial"/>
          <w:b/>
          <w:rPrChange w:id="4763" w:author="Arthur de Catheu" w:date="2014-06-20T17:08:00Z">
            <w:rPr>
              <w:rFonts w:eastAsiaTheme="majorEastAsia" w:cs="Arial"/>
              <w:b/>
              <w:bCs/>
              <w:sz w:val="24"/>
            </w:rPr>
          </w:rPrChange>
        </w:rPr>
        <w:t xml:space="preserve"> </w:t>
      </w:r>
      <w:r w:rsidRPr="00935764">
        <w:rPr>
          <w:rFonts w:ascii="Helvetica Neue Light" w:hAnsi="Helvetica Neue Light" w:cs="Arial"/>
          <w:rPrChange w:id="4764" w:author="Arthur de Catheu" w:date="2014-06-20T17:08:00Z">
            <w:rPr>
              <w:rFonts w:eastAsiaTheme="majorEastAsia" w:cs="Arial"/>
              <w:b/>
              <w:bCs/>
              <w:sz w:val="24"/>
            </w:rPr>
          </w:rPrChange>
        </w:rPr>
        <w:t>conditions habituelles de paiement du Cédant ; et</w:t>
      </w:r>
    </w:p>
    <w:p w14:paraId="259A2F95" w14:textId="0ABCF21C" w:rsidR="000248BF" w:rsidRPr="00935764" w:rsidRDefault="00736524">
      <w:pPr>
        <w:pStyle w:val="Paragraphedeliste"/>
        <w:numPr>
          <w:ilvl w:val="0"/>
          <w:numId w:val="35"/>
        </w:numPr>
        <w:spacing w:beforeLines="40" w:before="96"/>
        <w:rPr>
          <w:rFonts w:ascii="Helvetica Neue Light" w:hAnsi="Helvetica Neue Light" w:cs="Arial"/>
          <w:rPrChange w:id="4765" w:author="Arthur de Catheu" w:date="2014-06-20T17:08:00Z">
            <w:rPr>
              <w:rFonts w:cs="Arial"/>
            </w:rPr>
          </w:rPrChange>
        </w:rPr>
      </w:pPr>
      <w:r w:rsidRPr="00935764">
        <w:rPr>
          <w:rFonts w:ascii="Helvetica Neue Light" w:hAnsi="Helvetica Neue Light" w:cs="Arial"/>
          <w:rPrChange w:id="4766" w:author="Arthur de Catheu" w:date="2014-06-20T17:08:00Z">
            <w:rPr>
              <w:rFonts w:eastAsiaTheme="majorEastAsia" w:cs="Arial"/>
              <w:b/>
              <w:bCs/>
              <w:sz w:val="24"/>
            </w:rPr>
          </w:rPrChange>
        </w:rPr>
        <w:t xml:space="preserve">toute information dont </w:t>
      </w:r>
      <w:r w:rsidR="002119A8" w:rsidRPr="00935764">
        <w:rPr>
          <w:rFonts w:ascii="Helvetica Neue Light" w:hAnsi="Helvetica Neue Light" w:cs="Arial"/>
          <w:rPrChange w:id="4767" w:author="Arthur de Catheu" w:date="2014-06-20T17:08:00Z">
            <w:rPr>
              <w:rFonts w:eastAsiaTheme="majorEastAsia" w:cs="Arial"/>
              <w:b/>
              <w:bCs/>
              <w:sz w:val="24"/>
            </w:rPr>
          </w:rPrChange>
        </w:rPr>
        <w:t>Finexkap AM</w:t>
      </w:r>
      <w:r w:rsidRPr="00935764">
        <w:rPr>
          <w:rFonts w:ascii="Helvetica Neue Light" w:hAnsi="Helvetica Neue Light" w:cs="Arial"/>
          <w:rPrChange w:id="4768" w:author="Arthur de Catheu" w:date="2014-06-20T17:08:00Z">
            <w:rPr>
              <w:rFonts w:eastAsiaTheme="majorEastAsia" w:cs="Arial"/>
              <w:b/>
              <w:bCs/>
              <w:sz w:val="24"/>
            </w:rPr>
          </w:rPrChange>
        </w:rPr>
        <w:t xml:space="preserve"> aurait connaissance lui permettant de considérer que la Créance ne serait pas payée.</w:t>
      </w:r>
    </w:p>
    <w:p w14:paraId="0DA0E2E8" w14:textId="75F00E28" w:rsidR="000248BF" w:rsidRPr="00935764" w:rsidRDefault="000248BF" w:rsidP="00E06B10">
      <w:pPr>
        <w:spacing w:beforeLines="40" w:before="96"/>
        <w:rPr>
          <w:rFonts w:ascii="Helvetica Neue Light" w:hAnsi="Helvetica Neue Light" w:cs="Arial"/>
          <w:rPrChange w:id="4769" w:author="Arthur de Catheu" w:date="2014-06-20T17:08:00Z">
            <w:rPr>
              <w:rFonts w:cs="Arial"/>
            </w:rPr>
          </w:rPrChange>
        </w:rPr>
      </w:pPr>
      <w:r w:rsidRPr="00935764">
        <w:rPr>
          <w:rFonts w:ascii="Helvetica Neue Light" w:hAnsi="Helvetica Neue Light" w:cs="Arial"/>
          <w:rPrChange w:id="4770" w:author="Arthur de Catheu" w:date="2014-06-20T17:08:00Z">
            <w:rPr>
              <w:rFonts w:eastAsiaTheme="majorEastAsia" w:cs="Arial"/>
              <w:b/>
              <w:bCs/>
              <w:sz w:val="24"/>
            </w:rPr>
          </w:rPrChange>
        </w:rPr>
        <w:t>L’information est effectuée par chaque analyste crédit au titre des Créances dont il assure la gestion.</w:t>
      </w:r>
    </w:p>
    <w:p w14:paraId="1B3DF3F4" w14:textId="6F4FB99B" w:rsidR="00156B5B" w:rsidRPr="00935764" w:rsidRDefault="008D62C1">
      <w:pPr>
        <w:pStyle w:val="Titre2"/>
        <w:numPr>
          <w:ilvl w:val="1"/>
          <w:numId w:val="382"/>
        </w:numPr>
        <w:rPr>
          <w:rFonts w:ascii="Helvetica Neue Light" w:hAnsi="Helvetica Neue Light"/>
          <w:rPrChange w:id="4771" w:author="Arthur de Catheu" w:date="2014-06-20T17:08:00Z">
            <w:rPr/>
          </w:rPrChange>
        </w:rPr>
        <w:pPrChange w:id="4772" w:author="Arthur de Catheu" w:date="2014-06-20T18:04:00Z">
          <w:pPr>
            <w:pStyle w:val="Titre2"/>
          </w:pPr>
        </w:pPrChange>
      </w:pPr>
      <w:bookmarkStart w:id="4773" w:name="_Toc248579977"/>
      <w:bookmarkStart w:id="4774" w:name="_Toc379362349"/>
      <w:bookmarkStart w:id="4775" w:name="_Toc265315361"/>
      <w:r w:rsidRPr="00935764">
        <w:rPr>
          <w:rFonts w:ascii="Helvetica Neue Light" w:hAnsi="Helvetica Neue Light"/>
          <w:rPrChange w:id="4776" w:author="Arthur de Catheu" w:date="2014-06-20T17:08:00Z">
            <w:rPr/>
          </w:rPrChange>
        </w:rPr>
        <w:t>Lettrage</w:t>
      </w:r>
      <w:r w:rsidR="00745364" w:rsidRPr="00935764">
        <w:rPr>
          <w:rFonts w:ascii="Helvetica Neue Light" w:hAnsi="Helvetica Neue Light"/>
          <w:rPrChange w:id="4777" w:author="Arthur de Catheu" w:date="2014-06-20T17:08:00Z">
            <w:rPr/>
          </w:rPrChange>
        </w:rPr>
        <w:t xml:space="preserve"> des </w:t>
      </w:r>
      <w:bookmarkEnd w:id="4773"/>
      <w:r w:rsidR="00212A18" w:rsidRPr="00935764">
        <w:rPr>
          <w:rFonts w:ascii="Helvetica Neue Light" w:hAnsi="Helvetica Neue Light"/>
          <w:rPrChange w:id="4778" w:author="Arthur de Catheu" w:date="2014-06-20T17:08:00Z">
            <w:rPr/>
          </w:rPrChange>
        </w:rPr>
        <w:t>règlements</w:t>
      </w:r>
      <w:bookmarkEnd w:id="4774"/>
      <w:bookmarkEnd w:id="4775"/>
    </w:p>
    <w:p w14:paraId="5F0B9D98" w14:textId="16BA61F7" w:rsidR="008A476E" w:rsidRPr="00935764" w:rsidRDefault="008A476E" w:rsidP="008A476E">
      <w:pPr>
        <w:widowControl w:val="0"/>
        <w:autoSpaceDE w:val="0"/>
        <w:autoSpaceDN w:val="0"/>
        <w:adjustRightInd w:val="0"/>
        <w:spacing w:before="120"/>
        <w:rPr>
          <w:rFonts w:ascii="Helvetica Neue Light" w:hAnsi="Helvetica Neue Light" w:cs="Helvetica"/>
          <w:rPrChange w:id="4779" w:author="Arthur de Catheu" w:date="2014-06-20T17:08:00Z">
            <w:rPr>
              <w:rFonts w:cs="Helvetica"/>
            </w:rPr>
          </w:rPrChange>
        </w:rPr>
      </w:pPr>
      <w:r w:rsidRPr="00935764">
        <w:rPr>
          <w:rFonts w:ascii="Helvetica Neue Light" w:hAnsi="Helvetica Neue Light" w:cs="Helvetica"/>
          <w:rPrChange w:id="4780" w:author="Arthur de Catheu" w:date="2014-06-20T17:08:00Z">
            <w:rPr>
              <w:rFonts w:eastAsiaTheme="majorEastAsia" w:cs="Helvetica"/>
              <w:b/>
              <w:bCs/>
              <w:sz w:val="28"/>
              <w:szCs w:val="26"/>
            </w:rPr>
          </w:rPrChange>
        </w:rPr>
        <w:t xml:space="preserve">Les lettrages effectués par </w:t>
      </w:r>
      <w:r w:rsidR="002119A8" w:rsidRPr="00935764">
        <w:rPr>
          <w:rFonts w:ascii="Helvetica Neue Light" w:hAnsi="Helvetica Neue Light" w:cs="Helvetica"/>
          <w:rPrChange w:id="4781" w:author="Arthur de Catheu" w:date="2014-06-20T17:08:00Z">
            <w:rPr>
              <w:rFonts w:eastAsiaTheme="majorEastAsia" w:cs="Helvetica"/>
              <w:b/>
              <w:bCs/>
              <w:sz w:val="28"/>
              <w:szCs w:val="26"/>
            </w:rPr>
          </w:rPrChange>
        </w:rPr>
        <w:t>Finexkap AM</w:t>
      </w:r>
      <w:r w:rsidRPr="00935764">
        <w:rPr>
          <w:rFonts w:ascii="Helvetica Neue Light" w:hAnsi="Helvetica Neue Light" w:cs="Helvetica"/>
          <w:rPrChange w:id="4782" w:author="Arthur de Catheu" w:date="2014-06-20T17:08:00Z">
            <w:rPr>
              <w:rFonts w:eastAsiaTheme="majorEastAsia" w:cs="Helvetica"/>
              <w:b/>
              <w:bCs/>
              <w:sz w:val="28"/>
              <w:szCs w:val="26"/>
            </w:rPr>
          </w:rPrChange>
        </w:rPr>
        <w:t xml:space="preserve"> ont un double objectif : </w:t>
      </w:r>
    </w:p>
    <w:p w14:paraId="5BA9B43F" w14:textId="05E6DBF3" w:rsidR="008A476E" w:rsidRPr="00935764" w:rsidRDefault="008A476E" w:rsidP="003B3496">
      <w:pPr>
        <w:pStyle w:val="Paragraphedeliste"/>
        <w:numPr>
          <w:ilvl w:val="0"/>
          <w:numId w:val="212"/>
        </w:numPr>
        <w:rPr>
          <w:rFonts w:ascii="Helvetica Neue Light" w:hAnsi="Helvetica Neue Light"/>
          <w:rPrChange w:id="4783" w:author="Arthur de Catheu" w:date="2014-06-20T17:08:00Z">
            <w:rPr/>
          </w:rPrChange>
        </w:rPr>
      </w:pPr>
      <w:r w:rsidRPr="00935764">
        <w:rPr>
          <w:rFonts w:ascii="Helvetica Neue Light" w:hAnsi="Helvetica Neue Light"/>
          <w:rPrChange w:id="4784" w:author="Arthur de Catheu" w:date="2014-06-20T17:08:00Z">
            <w:rPr>
              <w:rFonts w:eastAsiaTheme="majorEastAsia" w:cstheme="majorBidi"/>
              <w:b/>
              <w:bCs/>
              <w:sz w:val="28"/>
              <w:szCs w:val="26"/>
            </w:rPr>
          </w:rPrChange>
        </w:rPr>
        <w:t xml:space="preserve">solder </w:t>
      </w:r>
      <w:r w:rsidR="003753A5" w:rsidRPr="00935764">
        <w:rPr>
          <w:rFonts w:ascii="Helvetica Neue Light" w:hAnsi="Helvetica Neue Light"/>
          <w:rPrChange w:id="4785" w:author="Arthur de Catheu" w:date="2014-06-20T17:08:00Z">
            <w:rPr>
              <w:rFonts w:eastAsiaTheme="majorEastAsia" w:cstheme="majorBidi"/>
              <w:b/>
              <w:bCs/>
              <w:sz w:val="28"/>
              <w:szCs w:val="26"/>
            </w:rPr>
          </w:rPrChange>
        </w:rPr>
        <w:t>les</w:t>
      </w:r>
      <w:r w:rsidRPr="00935764">
        <w:rPr>
          <w:rFonts w:ascii="Helvetica Neue Light" w:hAnsi="Helvetica Neue Light"/>
          <w:rPrChange w:id="4786" w:author="Arthur de Catheu" w:date="2014-06-20T17:08:00Z">
            <w:rPr>
              <w:rFonts w:eastAsiaTheme="majorEastAsia" w:cstheme="majorBidi"/>
              <w:b/>
              <w:bCs/>
              <w:sz w:val="28"/>
              <w:szCs w:val="26"/>
            </w:rPr>
          </w:rPrChange>
        </w:rPr>
        <w:t xml:space="preserve"> Créance dans les comptes du </w:t>
      </w:r>
      <w:r w:rsidR="00A37D87" w:rsidRPr="00935764">
        <w:rPr>
          <w:rFonts w:ascii="Helvetica Neue Light" w:hAnsi="Helvetica Neue Light"/>
          <w:rPrChange w:id="4787" w:author="Arthur de Catheu" w:date="2014-06-20T17:08:00Z">
            <w:rPr>
              <w:rFonts w:eastAsiaTheme="majorEastAsia" w:cstheme="majorBidi"/>
              <w:b/>
              <w:bCs/>
              <w:sz w:val="28"/>
              <w:szCs w:val="26"/>
            </w:rPr>
          </w:rPrChange>
        </w:rPr>
        <w:t>FCT 2014</w:t>
      </w:r>
      <w:r w:rsidRPr="00935764">
        <w:rPr>
          <w:rFonts w:ascii="Helvetica Neue Light" w:hAnsi="Helvetica Neue Light"/>
          <w:rPrChange w:id="4788" w:author="Arthur de Catheu" w:date="2014-06-20T17:08:00Z">
            <w:rPr>
              <w:rFonts w:eastAsiaTheme="majorEastAsia" w:cstheme="majorBidi"/>
              <w:b/>
              <w:bCs/>
              <w:sz w:val="28"/>
              <w:szCs w:val="26"/>
            </w:rPr>
          </w:rPrChange>
        </w:rPr>
        <w:t xml:space="preserve"> ; et </w:t>
      </w:r>
    </w:p>
    <w:p w14:paraId="1874C189" w14:textId="77777777" w:rsidR="008A476E" w:rsidRPr="00935764" w:rsidRDefault="008A476E" w:rsidP="003B3496">
      <w:pPr>
        <w:pStyle w:val="Paragraphedeliste"/>
        <w:numPr>
          <w:ilvl w:val="0"/>
          <w:numId w:val="212"/>
        </w:numPr>
        <w:rPr>
          <w:rFonts w:ascii="Helvetica Neue Light" w:hAnsi="Helvetica Neue Light"/>
          <w:rPrChange w:id="4789" w:author="Arthur de Catheu" w:date="2014-06-20T17:08:00Z">
            <w:rPr/>
          </w:rPrChange>
        </w:rPr>
      </w:pPr>
      <w:r w:rsidRPr="00935764">
        <w:rPr>
          <w:rFonts w:ascii="Helvetica Neue Light" w:hAnsi="Helvetica Neue Light"/>
          <w:rPrChange w:id="4790" w:author="Arthur de Catheu" w:date="2014-06-20T17:08:00Z">
            <w:rPr>
              <w:rFonts w:eastAsiaTheme="majorEastAsia" w:cstheme="majorBidi"/>
              <w:b/>
              <w:bCs/>
              <w:sz w:val="28"/>
              <w:szCs w:val="26"/>
            </w:rPr>
          </w:rPrChange>
        </w:rPr>
        <w:t>restituer la Retenue de Garantie et informer le Cédant du règlement effectif de la Créance.</w:t>
      </w:r>
    </w:p>
    <w:p w14:paraId="523166C8" w14:textId="567D37B2" w:rsidR="008A476E" w:rsidRPr="00935764" w:rsidRDefault="002F64A2" w:rsidP="008A476E">
      <w:pPr>
        <w:widowControl w:val="0"/>
        <w:autoSpaceDE w:val="0"/>
        <w:autoSpaceDN w:val="0"/>
        <w:adjustRightInd w:val="0"/>
        <w:spacing w:before="120"/>
        <w:rPr>
          <w:rFonts w:ascii="Helvetica Neue Light" w:hAnsi="Helvetica Neue Light" w:cs="Helvetica"/>
          <w:rPrChange w:id="4791" w:author="Arthur de Catheu" w:date="2014-06-20T17:08:00Z">
            <w:rPr>
              <w:rFonts w:cs="Helvetica"/>
            </w:rPr>
          </w:rPrChange>
        </w:rPr>
      </w:pPr>
      <w:r w:rsidRPr="00935764">
        <w:rPr>
          <w:rFonts w:ascii="Helvetica Neue Light" w:hAnsi="Helvetica Neue Light" w:cs="Helvetica"/>
          <w:rPrChange w:id="4792" w:author="Arthur de Catheu" w:date="2014-06-20T17:08:00Z">
            <w:rPr>
              <w:rFonts w:eastAsiaTheme="majorEastAsia" w:cs="Helvetica"/>
              <w:b/>
              <w:bCs/>
              <w:sz w:val="28"/>
              <w:szCs w:val="26"/>
            </w:rPr>
          </w:rPrChange>
        </w:rPr>
        <w:t xml:space="preserve">Le lettrage s’effectue sur la base des paiements reçus sur le Compte de Collecte. </w:t>
      </w:r>
      <w:r w:rsidR="008A476E" w:rsidRPr="00935764">
        <w:rPr>
          <w:rFonts w:ascii="Helvetica Neue Light" w:hAnsi="Helvetica Neue Light" w:cs="Helvetica"/>
          <w:rPrChange w:id="4793" w:author="Arthur de Catheu" w:date="2014-06-20T17:08:00Z">
            <w:rPr>
              <w:rFonts w:eastAsiaTheme="majorEastAsia" w:cs="Helvetica"/>
              <w:b/>
              <w:bCs/>
              <w:sz w:val="28"/>
              <w:szCs w:val="26"/>
            </w:rPr>
          </w:rPrChange>
        </w:rPr>
        <w:t xml:space="preserve">La consultation quotidienne du Compte de Collecte par </w:t>
      </w:r>
      <w:r w:rsidR="002119A8" w:rsidRPr="00935764">
        <w:rPr>
          <w:rFonts w:ascii="Helvetica Neue Light" w:hAnsi="Helvetica Neue Light" w:cs="Helvetica"/>
          <w:rPrChange w:id="4794" w:author="Arthur de Catheu" w:date="2014-06-20T17:08:00Z">
            <w:rPr>
              <w:rFonts w:eastAsiaTheme="majorEastAsia" w:cs="Helvetica"/>
              <w:b/>
              <w:bCs/>
              <w:sz w:val="28"/>
              <w:szCs w:val="26"/>
            </w:rPr>
          </w:rPrChange>
        </w:rPr>
        <w:t>Finexkap AM</w:t>
      </w:r>
      <w:r w:rsidR="008A476E" w:rsidRPr="00935764">
        <w:rPr>
          <w:rFonts w:ascii="Helvetica Neue Light" w:hAnsi="Helvetica Neue Light" w:cs="Helvetica"/>
          <w:rPrChange w:id="4795" w:author="Arthur de Catheu" w:date="2014-06-20T17:08:00Z">
            <w:rPr>
              <w:rFonts w:eastAsiaTheme="majorEastAsia" w:cs="Helvetica"/>
              <w:b/>
              <w:bCs/>
              <w:sz w:val="28"/>
              <w:szCs w:val="26"/>
            </w:rPr>
          </w:rPrChange>
        </w:rPr>
        <w:t xml:space="preserve"> s’effectue par l’intermédiaire de l’outil </w:t>
      </w:r>
      <w:r w:rsidR="008A476E" w:rsidRPr="00935764">
        <w:rPr>
          <w:rFonts w:ascii="Helvetica Neue Light" w:hAnsi="Helvetica Neue Light" w:cs="Helvetica"/>
          <w:rPrChange w:id="4796" w:author="Arthur de Catheu" w:date="2014-06-20T17:08:00Z">
            <w:rPr>
              <w:rFonts w:eastAsiaTheme="majorEastAsia" w:cs="Helvetica"/>
              <w:b/>
              <w:bCs/>
              <w:sz w:val="28"/>
              <w:szCs w:val="26"/>
            </w:rPr>
          </w:rPrChange>
        </w:rPr>
        <w:lastRenderedPageBreak/>
        <w:t xml:space="preserve">Optim.net mis à disposition par la Banque de Règlement. </w:t>
      </w:r>
      <w:r w:rsidR="00184823" w:rsidRPr="00935764">
        <w:rPr>
          <w:rFonts w:ascii="Helvetica Neue Light" w:hAnsi="Helvetica Neue Light" w:cs="Helvetica"/>
          <w:rPrChange w:id="4797" w:author="Arthur de Catheu" w:date="2014-06-20T17:08:00Z">
            <w:rPr>
              <w:rFonts w:eastAsiaTheme="majorEastAsia" w:cs="Helvetica"/>
              <w:b/>
              <w:bCs/>
              <w:sz w:val="28"/>
              <w:szCs w:val="26"/>
            </w:rPr>
          </w:rPrChange>
        </w:rPr>
        <w:t>Le lettrage est effectué par l’Equipe d’Analyse Crédit selon le planning mis en place au sein de l’équipe.</w:t>
      </w:r>
    </w:p>
    <w:p w14:paraId="4C40E178" w14:textId="4EDAE80F" w:rsidR="008A476E" w:rsidRPr="00935764" w:rsidRDefault="008A476E" w:rsidP="008A476E">
      <w:pPr>
        <w:widowControl w:val="0"/>
        <w:autoSpaceDE w:val="0"/>
        <w:autoSpaceDN w:val="0"/>
        <w:adjustRightInd w:val="0"/>
        <w:spacing w:before="120"/>
        <w:rPr>
          <w:rFonts w:ascii="Helvetica Neue Light" w:hAnsi="Helvetica Neue Light" w:cs="Helvetica"/>
          <w:rPrChange w:id="4798" w:author="Arthur de Catheu" w:date="2014-06-20T17:08:00Z">
            <w:rPr>
              <w:rFonts w:cs="Helvetica"/>
            </w:rPr>
          </w:rPrChange>
        </w:rPr>
      </w:pPr>
      <w:r w:rsidRPr="00935764">
        <w:rPr>
          <w:rFonts w:ascii="Helvetica Neue Light" w:hAnsi="Helvetica Neue Light" w:cs="Helvetica"/>
          <w:rPrChange w:id="4799" w:author="Arthur de Catheu" w:date="2014-06-20T17:08:00Z">
            <w:rPr>
              <w:rFonts w:eastAsiaTheme="majorEastAsia" w:cs="Helvetica"/>
              <w:b/>
              <w:bCs/>
              <w:sz w:val="28"/>
              <w:szCs w:val="26"/>
            </w:rPr>
          </w:rPrChange>
        </w:rPr>
        <w:t xml:space="preserve">Afin de minimiser le risque de numéro identique entre les Factures de plusieurs Cédants (un Débiteur peut en effet régler plusieurs Créances pour plusieurs Cédants lors d’un virement identique), une référence unique déterminée par le back-office de </w:t>
      </w:r>
      <w:r w:rsidR="002119A8" w:rsidRPr="00935764">
        <w:rPr>
          <w:rFonts w:ascii="Helvetica Neue Light" w:hAnsi="Helvetica Neue Light" w:cs="Helvetica"/>
          <w:rPrChange w:id="4800" w:author="Arthur de Catheu" w:date="2014-06-20T17:08:00Z">
            <w:rPr>
              <w:rFonts w:eastAsiaTheme="majorEastAsia" w:cs="Helvetica"/>
              <w:b/>
              <w:bCs/>
              <w:sz w:val="28"/>
              <w:szCs w:val="26"/>
            </w:rPr>
          </w:rPrChange>
        </w:rPr>
        <w:t>Finexkap AM</w:t>
      </w:r>
      <w:r w:rsidRPr="00935764">
        <w:rPr>
          <w:rFonts w:ascii="Helvetica Neue Light" w:hAnsi="Helvetica Neue Light" w:cs="Helvetica"/>
          <w:rPrChange w:id="4801" w:author="Arthur de Catheu" w:date="2014-06-20T17:08:00Z">
            <w:rPr>
              <w:rFonts w:eastAsiaTheme="majorEastAsia" w:cs="Helvetica"/>
              <w:b/>
              <w:bCs/>
              <w:sz w:val="28"/>
              <w:szCs w:val="26"/>
            </w:rPr>
          </w:rPrChange>
        </w:rPr>
        <w:t xml:space="preserve"> est attribuée à chaque Créance achetée par le </w:t>
      </w:r>
      <w:r w:rsidR="00A37D87" w:rsidRPr="00935764">
        <w:rPr>
          <w:rFonts w:ascii="Helvetica Neue Light" w:hAnsi="Helvetica Neue Light" w:cs="Helvetica"/>
          <w:rPrChange w:id="4802" w:author="Arthur de Catheu" w:date="2014-06-20T17:08:00Z">
            <w:rPr>
              <w:rFonts w:eastAsiaTheme="majorEastAsia" w:cs="Helvetica"/>
              <w:b/>
              <w:bCs/>
              <w:sz w:val="28"/>
              <w:szCs w:val="26"/>
            </w:rPr>
          </w:rPrChange>
        </w:rPr>
        <w:t>FCT 2014</w:t>
      </w:r>
      <w:r w:rsidRPr="00935764">
        <w:rPr>
          <w:rFonts w:ascii="Helvetica Neue Light" w:hAnsi="Helvetica Neue Light" w:cs="Helvetica"/>
          <w:rPrChange w:id="4803" w:author="Arthur de Catheu" w:date="2014-06-20T17:08:00Z">
            <w:rPr>
              <w:rFonts w:eastAsiaTheme="majorEastAsia" w:cs="Helvetica"/>
              <w:b/>
              <w:bCs/>
              <w:sz w:val="28"/>
              <w:szCs w:val="26"/>
            </w:rPr>
          </w:rPrChange>
        </w:rPr>
        <w:t xml:space="preserve">. Cette référence est indiquée sur la Notification de Cession et le Certificat de Cession, et </w:t>
      </w:r>
      <w:r w:rsidR="00184823" w:rsidRPr="00935764">
        <w:rPr>
          <w:rFonts w:ascii="Helvetica Neue Light" w:hAnsi="Helvetica Neue Light" w:cs="Helvetica"/>
          <w:rPrChange w:id="4804" w:author="Arthur de Catheu" w:date="2014-06-20T17:08:00Z">
            <w:rPr>
              <w:rFonts w:eastAsiaTheme="majorEastAsia" w:cs="Helvetica"/>
              <w:b/>
              <w:bCs/>
              <w:sz w:val="28"/>
              <w:szCs w:val="26"/>
            </w:rPr>
          </w:rPrChange>
        </w:rPr>
        <w:t xml:space="preserve">est </w:t>
      </w:r>
      <w:r w:rsidRPr="00935764">
        <w:rPr>
          <w:rFonts w:ascii="Helvetica Neue Light" w:hAnsi="Helvetica Neue Light" w:cs="Helvetica"/>
          <w:rPrChange w:id="4805" w:author="Arthur de Catheu" w:date="2014-06-20T17:08:00Z">
            <w:rPr>
              <w:rFonts w:eastAsiaTheme="majorEastAsia" w:cs="Helvetica"/>
              <w:b/>
              <w:bCs/>
              <w:sz w:val="28"/>
              <w:szCs w:val="26"/>
            </w:rPr>
          </w:rPrChange>
        </w:rPr>
        <w:t xml:space="preserve">composée de l’identifiant du Cédant, l’identifiant du Débiteur et l’identifiant de la Créance au sein du back-office de </w:t>
      </w:r>
      <w:r w:rsidR="002119A8" w:rsidRPr="00935764">
        <w:rPr>
          <w:rFonts w:ascii="Helvetica Neue Light" w:hAnsi="Helvetica Neue Light" w:cs="Helvetica"/>
          <w:rPrChange w:id="4806" w:author="Arthur de Catheu" w:date="2014-06-20T17:08:00Z">
            <w:rPr>
              <w:rFonts w:eastAsiaTheme="majorEastAsia" w:cs="Helvetica"/>
              <w:b/>
              <w:bCs/>
              <w:sz w:val="28"/>
              <w:szCs w:val="26"/>
            </w:rPr>
          </w:rPrChange>
        </w:rPr>
        <w:t>Finexkap AM</w:t>
      </w:r>
      <w:r w:rsidRPr="00935764">
        <w:rPr>
          <w:rFonts w:ascii="Helvetica Neue Light" w:hAnsi="Helvetica Neue Light" w:cs="Helvetica"/>
          <w:rPrChange w:id="4807" w:author="Arthur de Catheu" w:date="2014-06-20T17:08:00Z">
            <w:rPr>
              <w:rFonts w:eastAsiaTheme="majorEastAsia" w:cs="Helvetica"/>
              <w:b/>
              <w:bCs/>
              <w:sz w:val="28"/>
              <w:szCs w:val="26"/>
            </w:rPr>
          </w:rPrChange>
        </w:rPr>
        <w:t xml:space="preserve">. </w:t>
      </w:r>
    </w:p>
    <w:p w14:paraId="32C49BD4" w14:textId="63B162AD" w:rsidR="00156B5B" w:rsidRPr="00935764" w:rsidRDefault="007A0223">
      <w:pPr>
        <w:pStyle w:val="Titre3"/>
        <w:numPr>
          <w:ilvl w:val="2"/>
          <w:numId w:val="382"/>
        </w:numPr>
        <w:rPr>
          <w:rFonts w:ascii="Helvetica Neue Light" w:hAnsi="Helvetica Neue Light"/>
          <w:rPrChange w:id="4808" w:author="Arthur de Catheu" w:date="2014-06-20T17:08:00Z">
            <w:rPr/>
          </w:rPrChange>
        </w:rPr>
        <w:pPrChange w:id="4809" w:author="Arthur de Catheu" w:date="2014-06-20T18:04:00Z">
          <w:pPr>
            <w:pStyle w:val="Titre3"/>
          </w:pPr>
        </w:pPrChange>
      </w:pPr>
      <w:bookmarkStart w:id="4810" w:name="_Toc265315362"/>
      <w:r w:rsidRPr="00935764">
        <w:rPr>
          <w:rFonts w:ascii="Helvetica Neue Light" w:hAnsi="Helvetica Neue Light"/>
          <w:rPrChange w:id="4811" w:author="Arthur de Catheu" w:date="2014-06-20T17:08:00Z">
            <w:rPr/>
          </w:rPrChange>
        </w:rPr>
        <w:t>Gestion des</w:t>
      </w:r>
      <w:r w:rsidR="008D4109" w:rsidRPr="00935764">
        <w:rPr>
          <w:rFonts w:ascii="Helvetica Neue Light" w:hAnsi="Helvetica Neue Light"/>
          <w:rPrChange w:id="4812" w:author="Arthur de Catheu" w:date="2014-06-20T17:08:00Z">
            <w:rPr/>
          </w:rPrChange>
        </w:rPr>
        <w:t xml:space="preserve"> </w:t>
      </w:r>
      <w:r w:rsidR="00513EFF" w:rsidRPr="00935764">
        <w:rPr>
          <w:rFonts w:ascii="Helvetica Neue Light" w:hAnsi="Helvetica Neue Light"/>
          <w:rPrChange w:id="4813" w:author="Arthur de Catheu" w:date="2014-06-20T17:08:00Z">
            <w:rPr/>
          </w:rPrChange>
        </w:rPr>
        <w:t>règlement</w:t>
      </w:r>
      <w:r w:rsidR="0059072A" w:rsidRPr="00935764">
        <w:rPr>
          <w:rFonts w:ascii="Helvetica Neue Light" w:hAnsi="Helvetica Neue Light"/>
          <w:rPrChange w:id="4814" w:author="Arthur de Catheu" w:date="2014-06-20T17:08:00Z">
            <w:rPr/>
          </w:rPrChange>
        </w:rPr>
        <w:t>s</w:t>
      </w:r>
      <w:r w:rsidR="00513EFF" w:rsidRPr="00935764">
        <w:rPr>
          <w:rFonts w:ascii="Helvetica Neue Light" w:hAnsi="Helvetica Neue Light"/>
          <w:rPrChange w:id="4815" w:author="Arthur de Catheu" w:date="2014-06-20T17:08:00Z">
            <w:rPr/>
          </w:rPrChange>
        </w:rPr>
        <w:t xml:space="preserve"> des Débiteurs</w:t>
      </w:r>
      <w:bookmarkEnd w:id="4810"/>
    </w:p>
    <w:p w14:paraId="110AFEBE" w14:textId="402018AE" w:rsidR="00865611" w:rsidRPr="00935764" w:rsidRDefault="00865611" w:rsidP="00865611">
      <w:pPr>
        <w:spacing w:before="120"/>
        <w:rPr>
          <w:rFonts w:ascii="Helvetica Neue Light" w:hAnsi="Helvetica Neue Light" w:cs="Arial"/>
          <w:rPrChange w:id="4816" w:author="Arthur de Catheu" w:date="2014-06-20T17:08:00Z">
            <w:rPr>
              <w:rFonts w:cs="Arial"/>
            </w:rPr>
          </w:rPrChange>
        </w:rPr>
      </w:pPr>
      <w:r w:rsidRPr="00935764">
        <w:rPr>
          <w:rFonts w:ascii="Helvetica Neue Light" w:hAnsi="Helvetica Neue Light" w:cs="Arial"/>
          <w:rPrChange w:id="4817" w:author="Arthur de Catheu" w:date="2014-06-20T17:08:00Z">
            <w:rPr>
              <w:rFonts w:eastAsiaTheme="majorEastAsia" w:cs="Arial"/>
              <w:b/>
              <w:bCs/>
              <w:sz w:val="24"/>
            </w:rPr>
          </w:rPrChange>
        </w:rPr>
        <w:t xml:space="preserve">Les règlements sont perçus sur le Compte de Collecte ouvert au nom du </w:t>
      </w:r>
      <w:r w:rsidR="00A37D87" w:rsidRPr="00935764">
        <w:rPr>
          <w:rFonts w:ascii="Helvetica Neue Light" w:hAnsi="Helvetica Neue Light" w:cs="Arial"/>
          <w:rPrChange w:id="4818" w:author="Arthur de Catheu" w:date="2014-06-20T17:08:00Z">
            <w:rPr>
              <w:rFonts w:eastAsiaTheme="majorEastAsia" w:cs="Arial"/>
              <w:b/>
              <w:bCs/>
              <w:sz w:val="24"/>
            </w:rPr>
          </w:rPrChange>
        </w:rPr>
        <w:t>FCT 2014</w:t>
      </w:r>
      <w:r w:rsidRPr="00935764">
        <w:rPr>
          <w:rFonts w:ascii="Helvetica Neue Light" w:hAnsi="Helvetica Neue Light" w:cs="Arial"/>
          <w:rPrChange w:id="4819" w:author="Arthur de Catheu" w:date="2014-06-20T17:08:00Z">
            <w:rPr>
              <w:rFonts w:eastAsiaTheme="majorEastAsia" w:cs="Arial"/>
              <w:b/>
              <w:bCs/>
              <w:sz w:val="24"/>
            </w:rPr>
          </w:rPrChange>
        </w:rPr>
        <w:t xml:space="preserve"> dans les livres de la Banque de Règlement.</w:t>
      </w:r>
    </w:p>
    <w:p w14:paraId="3B9AD2BB" w14:textId="272381A8" w:rsidR="00A24491" w:rsidRPr="00935764" w:rsidRDefault="002119A8" w:rsidP="00212A18">
      <w:pPr>
        <w:spacing w:before="120"/>
        <w:rPr>
          <w:rFonts w:ascii="Helvetica Neue Light" w:hAnsi="Helvetica Neue Light" w:cs="Arial"/>
          <w:rPrChange w:id="4820" w:author="Arthur de Catheu" w:date="2014-06-20T17:08:00Z">
            <w:rPr>
              <w:rFonts w:cs="Arial"/>
            </w:rPr>
          </w:rPrChange>
        </w:rPr>
      </w:pPr>
      <w:r w:rsidRPr="00935764">
        <w:rPr>
          <w:rFonts w:ascii="Helvetica Neue Light" w:hAnsi="Helvetica Neue Light" w:cs="Arial"/>
          <w:rPrChange w:id="4821" w:author="Arthur de Catheu" w:date="2014-06-20T17:08:00Z">
            <w:rPr>
              <w:rFonts w:eastAsiaTheme="majorEastAsia" w:cs="Arial"/>
              <w:b/>
              <w:bCs/>
              <w:sz w:val="24"/>
            </w:rPr>
          </w:rPrChange>
        </w:rPr>
        <w:t>Finexkap AM</w:t>
      </w:r>
      <w:r w:rsidR="001C2216" w:rsidRPr="00935764">
        <w:rPr>
          <w:rFonts w:ascii="Helvetica Neue Light" w:hAnsi="Helvetica Neue Light" w:cs="Arial"/>
          <w:rPrChange w:id="4822" w:author="Arthur de Catheu" w:date="2014-06-20T17:08:00Z">
            <w:rPr>
              <w:rFonts w:eastAsiaTheme="majorEastAsia" w:cs="Arial"/>
              <w:b/>
              <w:bCs/>
              <w:sz w:val="24"/>
            </w:rPr>
          </w:rPrChange>
        </w:rPr>
        <w:t xml:space="preserve"> privilégie le règlement des </w:t>
      </w:r>
      <w:r w:rsidR="00697001" w:rsidRPr="00935764">
        <w:rPr>
          <w:rFonts w:ascii="Helvetica Neue Light" w:hAnsi="Helvetica Neue Light" w:cs="Arial"/>
          <w:rPrChange w:id="4823" w:author="Arthur de Catheu" w:date="2014-06-20T17:08:00Z">
            <w:rPr>
              <w:rFonts w:eastAsiaTheme="majorEastAsia" w:cs="Arial"/>
              <w:b/>
              <w:bCs/>
              <w:sz w:val="24"/>
            </w:rPr>
          </w:rPrChange>
        </w:rPr>
        <w:t>Créances</w:t>
      </w:r>
      <w:r w:rsidR="001C2216" w:rsidRPr="00935764">
        <w:rPr>
          <w:rFonts w:ascii="Helvetica Neue Light" w:hAnsi="Helvetica Neue Light" w:cs="Arial"/>
          <w:rPrChange w:id="4824" w:author="Arthur de Catheu" w:date="2014-06-20T17:08:00Z">
            <w:rPr>
              <w:rFonts w:eastAsiaTheme="majorEastAsia" w:cs="Arial"/>
              <w:b/>
              <w:bCs/>
              <w:sz w:val="24"/>
            </w:rPr>
          </w:rPrChange>
        </w:rPr>
        <w:t xml:space="preserve"> par virement</w:t>
      </w:r>
      <w:r w:rsidR="00A24491" w:rsidRPr="00935764">
        <w:rPr>
          <w:rFonts w:ascii="Helvetica Neue Light" w:hAnsi="Helvetica Neue Light" w:cs="Arial"/>
          <w:rPrChange w:id="4825" w:author="Arthur de Catheu" w:date="2014-06-20T17:08:00Z">
            <w:rPr>
              <w:rFonts w:eastAsiaTheme="majorEastAsia" w:cs="Arial"/>
              <w:b/>
              <w:bCs/>
              <w:sz w:val="24"/>
            </w:rPr>
          </w:rPrChange>
        </w:rPr>
        <w:t>.</w:t>
      </w:r>
    </w:p>
    <w:p w14:paraId="3D932B0C" w14:textId="1831D8B5" w:rsidR="00A24491" w:rsidRPr="00935764" w:rsidRDefault="00A24491" w:rsidP="00212A18">
      <w:pPr>
        <w:spacing w:before="120"/>
        <w:rPr>
          <w:rFonts w:ascii="Helvetica Neue Light" w:hAnsi="Helvetica Neue Light" w:cs="Arial"/>
          <w:rPrChange w:id="4826" w:author="Arthur de Catheu" w:date="2014-06-20T17:08:00Z">
            <w:rPr>
              <w:rFonts w:cs="Arial"/>
            </w:rPr>
          </w:rPrChange>
        </w:rPr>
      </w:pPr>
      <w:r w:rsidRPr="00935764">
        <w:rPr>
          <w:rFonts w:ascii="Helvetica Neue Light" w:hAnsi="Helvetica Neue Light" w:cs="Arial"/>
          <w:rPrChange w:id="4827" w:author="Arthur de Catheu" w:date="2014-06-20T17:08:00Z">
            <w:rPr>
              <w:rFonts w:eastAsiaTheme="majorEastAsia" w:cs="Arial"/>
              <w:b/>
              <w:bCs/>
              <w:sz w:val="24"/>
            </w:rPr>
          </w:rPrChange>
        </w:rPr>
        <w:t xml:space="preserve">Les coordonnées bancaires du Compte de Collecte sont </w:t>
      </w:r>
      <w:r w:rsidR="00697001" w:rsidRPr="00935764">
        <w:rPr>
          <w:rFonts w:ascii="Helvetica Neue Light" w:hAnsi="Helvetica Neue Light" w:cs="Arial"/>
          <w:rPrChange w:id="4828" w:author="Arthur de Catheu" w:date="2014-06-20T17:08:00Z">
            <w:rPr>
              <w:rFonts w:eastAsiaTheme="majorEastAsia" w:cs="Arial"/>
              <w:b/>
              <w:bCs/>
              <w:sz w:val="24"/>
            </w:rPr>
          </w:rPrChange>
        </w:rPr>
        <w:t>mentionné</w:t>
      </w:r>
      <w:r w:rsidRPr="00935764">
        <w:rPr>
          <w:rFonts w:ascii="Helvetica Neue Light" w:hAnsi="Helvetica Neue Light" w:cs="Arial"/>
          <w:rPrChange w:id="4829" w:author="Arthur de Catheu" w:date="2014-06-20T17:08:00Z">
            <w:rPr>
              <w:rFonts w:eastAsiaTheme="majorEastAsia" w:cs="Arial"/>
              <w:b/>
              <w:bCs/>
              <w:sz w:val="24"/>
            </w:rPr>
          </w:rPrChange>
        </w:rPr>
        <w:t>es</w:t>
      </w:r>
      <w:r w:rsidR="001C2216" w:rsidRPr="00935764">
        <w:rPr>
          <w:rFonts w:ascii="Helvetica Neue Light" w:hAnsi="Helvetica Neue Light" w:cs="Arial"/>
          <w:rPrChange w:id="4830" w:author="Arthur de Catheu" w:date="2014-06-20T17:08:00Z">
            <w:rPr>
              <w:rFonts w:eastAsiaTheme="majorEastAsia" w:cs="Arial"/>
              <w:b/>
              <w:bCs/>
              <w:sz w:val="24"/>
            </w:rPr>
          </w:rPrChange>
        </w:rPr>
        <w:t xml:space="preserve"> dans la </w:t>
      </w:r>
      <w:r w:rsidRPr="00935764">
        <w:rPr>
          <w:rFonts w:ascii="Helvetica Neue Light" w:hAnsi="Helvetica Neue Light" w:cs="Arial"/>
          <w:rPrChange w:id="4831" w:author="Arthur de Catheu" w:date="2014-06-20T17:08:00Z">
            <w:rPr>
              <w:rFonts w:eastAsiaTheme="majorEastAsia" w:cs="Arial"/>
              <w:b/>
              <w:bCs/>
              <w:sz w:val="24"/>
            </w:rPr>
          </w:rPrChange>
        </w:rPr>
        <w:t>N</w:t>
      </w:r>
      <w:r w:rsidR="001C2216" w:rsidRPr="00935764">
        <w:rPr>
          <w:rFonts w:ascii="Helvetica Neue Light" w:hAnsi="Helvetica Neue Light" w:cs="Arial"/>
          <w:rPrChange w:id="4832" w:author="Arthur de Catheu" w:date="2014-06-20T17:08:00Z">
            <w:rPr>
              <w:rFonts w:eastAsiaTheme="majorEastAsia" w:cs="Arial"/>
              <w:b/>
              <w:bCs/>
              <w:sz w:val="24"/>
            </w:rPr>
          </w:rPrChange>
        </w:rPr>
        <w:t xml:space="preserve">otification </w:t>
      </w:r>
      <w:r w:rsidRPr="00935764">
        <w:rPr>
          <w:rFonts w:ascii="Helvetica Neue Light" w:hAnsi="Helvetica Neue Light" w:cs="Arial"/>
          <w:rPrChange w:id="4833" w:author="Arthur de Catheu" w:date="2014-06-20T17:08:00Z">
            <w:rPr>
              <w:rFonts w:eastAsiaTheme="majorEastAsia" w:cs="Arial"/>
              <w:b/>
              <w:bCs/>
              <w:sz w:val="24"/>
            </w:rPr>
          </w:rPrChange>
        </w:rPr>
        <w:t xml:space="preserve">de Cession adressée par </w:t>
      </w:r>
      <w:r w:rsidR="002119A8" w:rsidRPr="00935764">
        <w:rPr>
          <w:rFonts w:ascii="Helvetica Neue Light" w:hAnsi="Helvetica Neue Light" w:cs="Arial"/>
          <w:rPrChange w:id="4834" w:author="Arthur de Catheu" w:date="2014-06-20T17:08:00Z">
            <w:rPr>
              <w:rFonts w:eastAsiaTheme="majorEastAsia" w:cs="Arial"/>
              <w:b/>
              <w:bCs/>
              <w:sz w:val="24"/>
            </w:rPr>
          </w:rPrChange>
        </w:rPr>
        <w:t>Finexkap AM</w:t>
      </w:r>
      <w:r w:rsidRPr="00935764">
        <w:rPr>
          <w:rFonts w:ascii="Helvetica Neue Light" w:hAnsi="Helvetica Neue Light" w:cs="Arial"/>
          <w:rPrChange w:id="4835" w:author="Arthur de Catheu" w:date="2014-06-20T17:08:00Z">
            <w:rPr>
              <w:rFonts w:eastAsiaTheme="majorEastAsia" w:cs="Arial"/>
              <w:b/>
              <w:bCs/>
              <w:sz w:val="24"/>
            </w:rPr>
          </w:rPrChange>
        </w:rPr>
        <w:t xml:space="preserve"> au Débiteur, ainsi que dans le Certificat de Cession adressé par le Cédant </w:t>
      </w:r>
      <w:r w:rsidR="001C2216" w:rsidRPr="00935764">
        <w:rPr>
          <w:rFonts w:ascii="Helvetica Neue Light" w:hAnsi="Helvetica Neue Light" w:cs="Arial"/>
          <w:rPrChange w:id="4836" w:author="Arthur de Catheu" w:date="2014-06-20T17:08:00Z">
            <w:rPr>
              <w:rFonts w:eastAsiaTheme="majorEastAsia" w:cs="Arial"/>
              <w:b/>
              <w:bCs/>
              <w:sz w:val="24"/>
            </w:rPr>
          </w:rPrChange>
        </w:rPr>
        <w:t xml:space="preserve">au Débiteur. </w:t>
      </w:r>
    </w:p>
    <w:p w14:paraId="5D26CD84" w14:textId="22066CED" w:rsidR="00436E43" w:rsidRPr="00935764" w:rsidRDefault="00697001" w:rsidP="003753A5">
      <w:pPr>
        <w:spacing w:before="120"/>
        <w:rPr>
          <w:rFonts w:ascii="Helvetica Neue Light" w:hAnsi="Helvetica Neue Light" w:cs="Arial"/>
          <w:rPrChange w:id="4837" w:author="Arthur de Catheu" w:date="2014-06-20T17:08:00Z">
            <w:rPr>
              <w:rFonts w:cs="Arial"/>
            </w:rPr>
          </w:rPrChange>
        </w:rPr>
      </w:pPr>
      <w:r w:rsidRPr="00935764">
        <w:rPr>
          <w:rFonts w:ascii="Helvetica Neue Light" w:hAnsi="Helvetica Neue Light" w:cs="Arial"/>
          <w:rPrChange w:id="4838" w:author="Arthur de Catheu" w:date="2014-06-20T17:08:00Z">
            <w:rPr>
              <w:rFonts w:eastAsiaTheme="majorEastAsia" w:cs="Arial"/>
              <w:b/>
              <w:bCs/>
              <w:sz w:val="24"/>
            </w:rPr>
          </w:rPrChange>
        </w:rPr>
        <w:t>Des</w:t>
      </w:r>
      <w:r w:rsidR="001C2216" w:rsidRPr="00935764">
        <w:rPr>
          <w:rFonts w:ascii="Helvetica Neue Light" w:hAnsi="Helvetica Neue Light" w:cs="Arial"/>
          <w:rPrChange w:id="4839" w:author="Arthur de Catheu" w:date="2014-06-20T17:08:00Z">
            <w:rPr>
              <w:rFonts w:eastAsiaTheme="majorEastAsia" w:cs="Arial"/>
              <w:b/>
              <w:bCs/>
              <w:sz w:val="24"/>
            </w:rPr>
          </w:rPrChange>
        </w:rPr>
        <w:t xml:space="preserve"> procédure</w:t>
      </w:r>
      <w:r w:rsidRPr="00935764">
        <w:rPr>
          <w:rFonts w:ascii="Helvetica Neue Light" w:hAnsi="Helvetica Neue Light" w:cs="Arial"/>
          <w:rPrChange w:id="4840" w:author="Arthur de Catheu" w:date="2014-06-20T17:08:00Z">
            <w:rPr>
              <w:rFonts w:eastAsiaTheme="majorEastAsia" w:cs="Arial"/>
              <w:b/>
              <w:bCs/>
              <w:sz w:val="24"/>
            </w:rPr>
          </w:rPrChange>
        </w:rPr>
        <w:t xml:space="preserve">s spécifiques concernant </w:t>
      </w:r>
      <w:r w:rsidR="001C2216" w:rsidRPr="00935764">
        <w:rPr>
          <w:rFonts w:ascii="Helvetica Neue Light" w:hAnsi="Helvetica Neue Light" w:cs="Arial"/>
          <w:rPrChange w:id="4841" w:author="Arthur de Catheu" w:date="2014-06-20T17:08:00Z">
            <w:rPr>
              <w:rFonts w:eastAsiaTheme="majorEastAsia" w:cs="Arial"/>
              <w:b/>
              <w:bCs/>
              <w:sz w:val="24"/>
            </w:rPr>
          </w:rPrChange>
        </w:rPr>
        <w:t>un règlement par chèque</w:t>
      </w:r>
      <w:r w:rsidRPr="00935764">
        <w:rPr>
          <w:rFonts w:ascii="Helvetica Neue Light" w:hAnsi="Helvetica Neue Light" w:cs="Arial"/>
          <w:rPrChange w:id="4842" w:author="Arthur de Catheu" w:date="2014-06-20T17:08:00Z">
            <w:rPr>
              <w:rFonts w:eastAsiaTheme="majorEastAsia" w:cs="Arial"/>
              <w:b/>
              <w:bCs/>
              <w:sz w:val="24"/>
            </w:rPr>
          </w:rPrChange>
        </w:rPr>
        <w:t>,</w:t>
      </w:r>
      <w:r w:rsidR="001C2216" w:rsidRPr="00935764">
        <w:rPr>
          <w:rFonts w:ascii="Helvetica Neue Light" w:hAnsi="Helvetica Neue Light" w:cs="Arial"/>
          <w:rPrChange w:id="4843" w:author="Arthur de Catheu" w:date="2014-06-20T17:08:00Z">
            <w:rPr>
              <w:rFonts w:eastAsiaTheme="majorEastAsia" w:cs="Arial"/>
              <w:b/>
              <w:bCs/>
              <w:sz w:val="24"/>
            </w:rPr>
          </w:rPrChange>
        </w:rPr>
        <w:t xml:space="preserve"> un règlement reçu par le Cédant</w:t>
      </w:r>
      <w:r w:rsidRPr="00935764">
        <w:rPr>
          <w:rFonts w:ascii="Helvetica Neue Light" w:hAnsi="Helvetica Neue Light" w:cs="Arial"/>
          <w:rPrChange w:id="4844" w:author="Arthur de Catheu" w:date="2014-06-20T17:08:00Z">
            <w:rPr>
              <w:rFonts w:eastAsiaTheme="majorEastAsia" w:cs="Arial"/>
              <w:b/>
              <w:bCs/>
              <w:sz w:val="24"/>
            </w:rPr>
          </w:rPrChange>
        </w:rPr>
        <w:t xml:space="preserve">, un règlement partiel d’une Créance, </w:t>
      </w:r>
      <w:r w:rsidR="00A24491" w:rsidRPr="00935764">
        <w:rPr>
          <w:rFonts w:ascii="Helvetica Neue Light" w:hAnsi="Helvetica Neue Light" w:cs="Arial"/>
          <w:rPrChange w:id="4845" w:author="Arthur de Catheu" w:date="2014-06-20T17:08:00Z">
            <w:rPr>
              <w:rFonts w:eastAsiaTheme="majorEastAsia" w:cs="Arial"/>
              <w:b/>
              <w:bCs/>
              <w:sz w:val="24"/>
            </w:rPr>
          </w:rPrChange>
        </w:rPr>
        <w:t xml:space="preserve">et </w:t>
      </w:r>
      <w:r w:rsidRPr="00935764">
        <w:rPr>
          <w:rFonts w:ascii="Helvetica Neue Light" w:hAnsi="Helvetica Neue Light" w:cs="Arial"/>
          <w:rPrChange w:id="4846" w:author="Arthur de Catheu" w:date="2014-06-20T17:08:00Z">
            <w:rPr>
              <w:rFonts w:eastAsiaTheme="majorEastAsia" w:cs="Arial"/>
              <w:b/>
              <w:bCs/>
              <w:sz w:val="24"/>
            </w:rPr>
          </w:rPrChange>
        </w:rPr>
        <w:t>un règlement adressé par erreur par le Débiteur</w:t>
      </w:r>
      <w:r w:rsidR="00A24491" w:rsidRPr="00935764">
        <w:rPr>
          <w:rFonts w:ascii="Helvetica Neue Light" w:hAnsi="Helvetica Neue Light" w:cs="Arial"/>
          <w:rPrChange w:id="4847" w:author="Arthur de Catheu" w:date="2014-06-20T17:08:00Z">
            <w:rPr>
              <w:rFonts w:eastAsiaTheme="majorEastAsia" w:cs="Arial"/>
              <w:b/>
              <w:bCs/>
              <w:sz w:val="24"/>
            </w:rPr>
          </w:rPrChange>
        </w:rPr>
        <w:t>,</w:t>
      </w:r>
      <w:r w:rsidRPr="00935764">
        <w:rPr>
          <w:rFonts w:ascii="Helvetica Neue Light" w:hAnsi="Helvetica Neue Light" w:cs="Arial"/>
          <w:rPrChange w:id="4848" w:author="Arthur de Catheu" w:date="2014-06-20T17:08:00Z">
            <w:rPr>
              <w:rFonts w:eastAsiaTheme="majorEastAsia" w:cs="Arial"/>
              <w:b/>
              <w:bCs/>
              <w:sz w:val="24"/>
            </w:rPr>
          </w:rPrChange>
        </w:rPr>
        <w:t xml:space="preserve"> sont </w:t>
      </w:r>
      <w:r w:rsidR="00B12D48" w:rsidRPr="00935764">
        <w:rPr>
          <w:rFonts w:ascii="Helvetica Neue Light" w:hAnsi="Helvetica Neue Light" w:cs="Arial"/>
          <w:rPrChange w:id="4849" w:author="Arthur de Catheu" w:date="2014-06-20T17:08:00Z">
            <w:rPr>
              <w:rFonts w:eastAsiaTheme="majorEastAsia" w:cs="Arial"/>
              <w:b/>
              <w:bCs/>
              <w:sz w:val="24"/>
            </w:rPr>
          </w:rPrChange>
        </w:rPr>
        <w:t xml:space="preserve">néanmoins </w:t>
      </w:r>
      <w:r w:rsidRPr="00935764">
        <w:rPr>
          <w:rFonts w:ascii="Helvetica Neue Light" w:hAnsi="Helvetica Neue Light" w:cs="Arial"/>
          <w:rPrChange w:id="4850" w:author="Arthur de Catheu" w:date="2014-06-20T17:08:00Z">
            <w:rPr>
              <w:rFonts w:eastAsiaTheme="majorEastAsia" w:cs="Arial"/>
              <w:b/>
              <w:bCs/>
              <w:sz w:val="24"/>
            </w:rPr>
          </w:rPrChange>
        </w:rPr>
        <w:t>détaillées ci-après.</w:t>
      </w:r>
    </w:p>
    <w:p w14:paraId="2F9E8F7A" w14:textId="48B2146F" w:rsidR="00156B5B" w:rsidRPr="00935764" w:rsidRDefault="00060870">
      <w:pPr>
        <w:pStyle w:val="Titre4"/>
        <w:numPr>
          <w:ilvl w:val="0"/>
          <w:numId w:val="0"/>
        </w:numPr>
        <w:ind w:left="2880" w:firstLine="660"/>
        <w:rPr>
          <w:rFonts w:ascii="Helvetica Neue Light" w:hAnsi="Helvetica Neue Light"/>
          <w:rPrChange w:id="4851" w:author="Arthur de Catheu" w:date="2014-06-20T17:08:00Z">
            <w:rPr/>
          </w:rPrChange>
        </w:rPr>
        <w:pPrChange w:id="4852" w:author="Arthur de Catheu" w:date="2014-06-20T18:06:00Z">
          <w:pPr>
            <w:pStyle w:val="Titre4"/>
            <w:numPr>
              <w:ilvl w:val="1"/>
              <w:numId w:val="324"/>
            </w:numPr>
            <w:ind w:left="1080" w:hanging="360"/>
          </w:pPr>
        </w:pPrChange>
      </w:pPr>
      <w:ins w:id="4853" w:author="Arthur de Catheu" w:date="2014-06-20T18:06:00Z">
        <w:r>
          <w:rPr>
            <w:rFonts w:ascii="Helvetica Neue Light" w:hAnsi="Helvetica Neue Light"/>
          </w:rPr>
          <w:t xml:space="preserve">a. </w:t>
        </w:r>
        <w:r>
          <w:rPr>
            <w:rFonts w:ascii="Helvetica Neue Light" w:hAnsi="Helvetica Neue Light"/>
          </w:rPr>
          <w:tab/>
        </w:r>
      </w:ins>
      <w:r w:rsidR="007205AF" w:rsidRPr="00935764">
        <w:rPr>
          <w:rFonts w:ascii="Helvetica Neue Light" w:hAnsi="Helvetica Neue Light"/>
          <w:rPrChange w:id="4854" w:author="Arthur de Catheu" w:date="2014-06-20T17:08:00Z">
            <w:rPr/>
          </w:rPrChange>
        </w:rPr>
        <w:t>Règlement par virement </w:t>
      </w:r>
    </w:p>
    <w:p w14:paraId="37B6609F" w14:textId="72C6C8B4" w:rsidR="00156B5B" w:rsidRPr="00935764" w:rsidRDefault="002119A8" w:rsidP="00AC59DC">
      <w:pPr>
        <w:spacing w:before="120"/>
        <w:rPr>
          <w:rFonts w:ascii="Helvetica Neue Light" w:hAnsi="Helvetica Neue Light" w:cs="Arial"/>
          <w:rPrChange w:id="4855" w:author="Arthur de Catheu" w:date="2014-06-20T17:08:00Z">
            <w:rPr>
              <w:rFonts w:cs="Arial"/>
            </w:rPr>
          </w:rPrChange>
        </w:rPr>
      </w:pPr>
      <w:r w:rsidRPr="00935764">
        <w:rPr>
          <w:rFonts w:ascii="Helvetica Neue Light" w:hAnsi="Helvetica Neue Light" w:cs="Arial"/>
          <w:rPrChange w:id="4856" w:author="Arthur de Catheu" w:date="2014-06-20T17:08:00Z">
            <w:rPr>
              <w:rFonts w:asciiTheme="majorHAnsi" w:eastAsiaTheme="majorEastAsia" w:hAnsiTheme="majorHAnsi" w:cs="Arial"/>
              <w:bCs/>
              <w:iCs/>
              <w:sz w:val="24"/>
            </w:rPr>
          </w:rPrChange>
        </w:rPr>
        <w:t>Finexkap AM</w:t>
      </w:r>
      <w:r w:rsidR="001C2216" w:rsidRPr="00935764">
        <w:rPr>
          <w:rFonts w:ascii="Helvetica Neue Light" w:hAnsi="Helvetica Neue Light" w:cs="Arial"/>
          <w:rPrChange w:id="4857" w:author="Arthur de Catheu" w:date="2014-06-20T17:08:00Z">
            <w:rPr>
              <w:rFonts w:asciiTheme="majorHAnsi" w:eastAsiaTheme="majorEastAsia" w:hAnsiTheme="majorHAnsi" w:cs="Arial"/>
              <w:bCs/>
              <w:iCs/>
              <w:sz w:val="24"/>
            </w:rPr>
          </w:rPrChange>
        </w:rPr>
        <w:t xml:space="preserve"> réalise une extraction </w:t>
      </w:r>
      <w:r w:rsidR="00E55CF4" w:rsidRPr="00935764">
        <w:rPr>
          <w:rFonts w:ascii="Helvetica Neue Light" w:hAnsi="Helvetica Neue Light" w:cs="Arial"/>
          <w:rPrChange w:id="4858" w:author="Arthur de Catheu" w:date="2014-06-20T17:08:00Z">
            <w:rPr>
              <w:rFonts w:asciiTheme="majorHAnsi" w:eastAsiaTheme="majorEastAsia" w:hAnsiTheme="majorHAnsi" w:cs="Arial"/>
              <w:bCs/>
              <w:iCs/>
              <w:sz w:val="24"/>
            </w:rPr>
          </w:rPrChange>
        </w:rPr>
        <w:t xml:space="preserve">quotidienne </w:t>
      </w:r>
      <w:r w:rsidR="001C2216" w:rsidRPr="00935764">
        <w:rPr>
          <w:rFonts w:ascii="Helvetica Neue Light" w:hAnsi="Helvetica Neue Light" w:cs="Arial"/>
          <w:rPrChange w:id="4859" w:author="Arthur de Catheu" w:date="2014-06-20T17:08:00Z">
            <w:rPr>
              <w:rFonts w:asciiTheme="majorHAnsi" w:eastAsiaTheme="majorEastAsia" w:hAnsiTheme="majorHAnsi" w:cs="Arial"/>
              <w:bCs/>
              <w:iCs/>
              <w:sz w:val="24"/>
            </w:rPr>
          </w:rPrChange>
        </w:rPr>
        <w:t>d’un fichier</w:t>
      </w:r>
      <w:r w:rsidR="00893B98" w:rsidRPr="00935764">
        <w:rPr>
          <w:rFonts w:ascii="Helvetica Neue Light" w:hAnsi="Helvetica Neue Light" w:cs="Arial"/>
          <w:rPrChange w:id="4860" w:author="Arthur de Catheu" w:date="2014-06-20T17:08:00Z">
            <w:rPr>
              <w:rFonts w:asciiTheme="majorHAnsi" w:eastAsiaTheme="majorEastAsia" w:hAnsiTheme="majorHAnsi" w:cs="Arial"/>
              <w:bCs/>
              <w:iCs/>
              <w:sz w:val="24"/>
            </w:rPr>
          </w:rPrChange>
        </w:rPr>
        <w:t xml:space="preserve"> de mouvements </w:t>
      </w:r>
      <w:r w:rsidR="001C2216" w:rsidRPr="00935764">
        <w:rPr>
          <w:rFonts w:ascii="Helvetica Neue Light" w:hAnsi="Helvetica Neue Light" w:cs="Arial"/>
          <w:rPrChange w:id="4861" w:author="Arthur de Catheu" w:date="2014-06-20T17:08:00Z">
            <w:rPr>
              <w:rFonts w:asciiTheme="majorHAnsi" w:eastAsiaTheme="majorEastAsia" w:hAnsiTheme="majorHAnsi" w:cs="Arial"/>
              <w:bCs/>
              <w:iCs/>
              <w:sz w:val="24"/>
            </w:rPr>
          </w:rPrChange>
        </w:rPr>
        <w:t xml:space="preserve">à partir du portail Optim.net mis à disposition par </w:t>
      </w:r>
      <w:r w:rsidR="00A24491" w:rsidRPr="00935764">
        <w:rPr>
          <w:rFonts w:ascii="Helvetica Neue Light" w:hAnsi="Helvetica Neue Light" w:cs="Arial"/>
          <w:rPrChange w:id="4862" w:author="Arthur de Catheu" w:date="2014-06-20T17:08:00Z">
            <w:rPr>
              <w:rFonts w:asciiTheme="majorHAnsi" w:eastAsiaTheme="majorEastAsia" w:hAnsiTheme="majorHAnsi" w:cs="Arial"/>
              <w:bCs/>
              <w:iCs/>
              <w:sz w:val="24"/>
            </w:rPr>
          </w:rPrChange>
        </w:rPr>
        <w:t xml:space="preserve">la Banque de </w:t>
      </w:r>
      <w:r w:rsidR="002B6EBF" w:rsidRPr="00935764">
        <w:rPr>
          <w:rFonts w:ascii="Helvetica Neue Light" w:hAnsi="Helvetica Neue Light" w:cs="Arial"/>
          <w:rPrChange w:id="4863" w:author="Arthur de Catheu" w:date="2014-06-20T17:08:00Z">
            <w:rPr>
              <w:rFonts w:asciiTheme="majorHAnsi" w:eastAsiaTheme="majorEastAsia" w:hAnsiTheme="majorHAnsi" w:cs="Arial"/>
              <w:bCs/>
              <w:iCs/>
              <w:sz w:val="24"/>
            </w:rPr>
          </w:rPrChange>
        </w:rPr>
        <w:t>Règlement</w:t>
      </w:r>
      <w:r w:rsidR="001C2216" w:rsidRPr="00935764">
        <w:rPr>
          <w:rFonts w:ascii="Helvetica Neue Light" w:hAnsi="Helvetica Neue Light" w:cs="Arial"/>
          <w:rPrChange w:id="4864" w:author="Arthur de Catheu" w:date="2014-06-20T17:08:00Z">
            <w:rPr>
              <w:rFonts w:asciiTheme="majorHAnsi" w:eastAsiaTheme="majorEastAsia" w:hAnsiTheme="majorHAnsi" w:cs="Arial"/>
              <w:bCs/>
              <w:iCs/>
              <w:sz w:val="24"/>
            </w:rPr>
          </w:rPrChange>
        </w:rPr>
        <w:t xml:space="preserve">. </w:t>
      </w:r>
      <w:r w:rsidR="003A3DA5" w:rsidRPr="00935764">
        <w:rPr>
          <w:rFonts w:ascii="Helvetica Neue Light" w:hAnsi="Helvetica Neue Light" w:cs="Arial"/>
          <w:rPrChange w:id="4865" w:author="Arthur de Catheu" w:date="2014-06-20T17:08:00Z">
            <w:rPr>
              <w:rFonts w:asciiTheme="majorHAnsi" w:eastAsiaTheme="majorEastAsia" w:hAnsiTheme="majorHAnsi" w:cs="Arial"/>
              <w:bCs/>
              <w:iCs/>
              <w:sz w:val="24"/>
            </w:rPr>
          </w:rPrChange>
        </w:rPr>
        <w:t>C</w:t>
      </w:r>
      <w:r w:rsidR="001C2216" w:rsidRPr="00935764">
        <w:rPr>
          <w:rFonts w:ascii="Helvetica Neue Light" w:hAnsi="Helvetica Neue Light" w:cs="Arial"/>
          <w:rPrChange w:id="4866" w:author="Arthur de Catheu" w:date="2014-06-20T17:08:00Z">
            <w:rPr>
              <w:rFonts w:asciiTheme="majorHAnsi" w:eastAsiaTheme="majorEastAsia" w:hAnsiTheme="majorHAnsi" w:cs="Arial"/>
              <w:bCs/>
              <w:iCs/>
              <w:sz w:val="24"/>
            </w:rPr>
          </w:rPrChange>
        </w:rPr>
        <w:t>e fichier</w:t>
      </w:r>
      <w:r w:rsidR="00893B98" w:rsidRPr="00935764">
        <w:rPr>
          <w:rFonts w:ascii="Helvetica Neue Light" w:hAnsi="Helvetica Neue Light" w:cs="Arial"/>
          <w:rPrChange w:id="4867" w:author="Arthur de Catheu" w:date="2014-06-20T17:08:00Z">
            <w:rPr>
              <w:rFonts w:asciiTheme="majorHAnsi" w:eastAsiaTheme="majorEastAsia" w:hAnsiTheme="majorHAnsi" w:cs="Arial"/>
              <w:bCs/>
              <w:iCs/>
              <w:sz w:val="24"/>
            </w:rPr>
          </w:rPrChange>
        </w:rPr>
        <w:t xml:space="preserve"> est paramétrable </w:t>
      </w:r>
      <w:r w:rsidR="001C2216" w:rsidRPr="00935764">
        <w:rPr>
          <w:rFonts w:ascii="Helvetica Neue Light" w:hAnsi="Helvetica Neue Light" w:cs="Arial"/>
          <w:rPrChange w:id="4868" w:author="Arthur de Catheu" w:date="2014-06-20T17:08:00Z">
            <w:rPr>
              <w:rFonts w:asciiTheme="majorHAnsi" w:eastAsiaTheme="majorEastAsia" w:hAnsiTheme="majorHAnsi" w:cs="Arial"/>
              <w:bCs/>
              <w:iCs/>
              <w:sz w:val="24"/>
            </w:rPr>
          </w:rPrChange>
        </w:rPr>
        <w:t>afin d</w:t>
      </w:r>
      <w:r w:rsidR="00893B98" w:rsidRPr="00935764">
        <w:rPr>
          <w:rFonts w:ascii="Helvetica Neue Light" w:hAnsi="Helvetica Neue Light" w:cs="Arial"/>
          <w:rPrChange w:id="4869" w:author="Arthur de Catheu" w:date="2014-06-20T17:08:00Z">
            <w:rPr>
              <w:rFonts w:asciiTheme="majorHAnsi" w:eastAsiaTheme="majorEastAsia" w:hAnsiTheme="majorHAnsi" w:cs="Arial"/>
              <w:bCs/>
              <w:iCs/>
              <w:sz w:val="24"/>
            </w:rPr>
          </w:rPrChange>
        </w:rPr>
        <w:t>’y inclure</w:t>
      </w:r>
      <w:r w:rsidR="001C2216" w:rsidRPr="00935764">
        <w:rPr>
          <w:rFonts w:ascii="Helvetica Neue Light" w:hAnsi="Helvetica Neue Light" w:cs="Arial"/>
          <w:rPrChange w:id="4870" w:author="Arthur de Catheu" w:date="2014-06-20T17:08:00Z">
            <w:rPr>
              <w:rFonts w:asciiTheme="majorHAnsi" w:eastAsiaTheme="majorEastAsia" w:hAnsiTheme="majorHAnsi" w:cs="Arial"/>
              <w:bCs/>
              <w:iCs/>
              <w:sz w:val="24"/>
            </w:rPr>
          </w:rPrChange>
        </w:rPr>
        <w:t xml:space="preserve"> toutes les informations nécessaires au lettrage d</w:t>
      </w:r>
      <w:r w:rsidR="00893B98" w:rsidRPr="00935764">
        <w:rPr>
          <w:rFonts w:ascii="Helvetica Neue Light" w:hAnsi="Helvetica Neue Light" w:cs="Arial"/>
          <w:rPrChange w:id="4871" w:author="Arthur de Catheu" w:date="2014-06-20T17:08:00Z">
            <w:rPr>
              <w:rFonts w:asciiTheme="majorHAnsi" w:eastAsiaTheme="majorEastAsia" w:hAnsiTheme="majorHAnsi" w:cs="Arial"/>
              <w:bCs/>
              <w:iCs/>
              <w:sz w:val="24"/>
            </w:rPr>
          </w:rPrChange>
        </w:rPr>
        <w:t>es</w:t>
      </w:r>
      <w:r w:rsidR="001C2216" w:rsidRPr="00935764">
        <w:rPr>
          <w:rFonts w:ascii="Helvetica Neue Light" w:hAnsi="Helvetica Neue Light" w:cs="Arial"/>
          <w:rPrChange w:id="4872" w:author="Arthur de Catheu" w:date="2014-06-20T17:08:00Z">
            <w:rPr>
              <w:rFonts w:asciiTheme="majorHAnsi" w:eastAsiaTheme="majorEastAsia" w:hAnsiTheme="majorHAnsi" w:cs="Arial"/>
              <w:bCs/>
              <w:iCs/>
              <w:sz w:val="24"/>
            </w:rPr>
          </w:rPrChange>
        </w:rPr>
        <w:t xml:space="preserve"> règlement</w:t>
      </w:r>
      <w:r w:rsidR="00893B98" w:rsidRPr="00935764">
        <w:rPr>
          <w:rFonts w:ascii="Helvetica Neue Light" w:hAnsi="Helvetica Neue Light" w:cs="Arial"/>
          <w:rPrChange w:id="4873" w:author="Arthur de Catheu" w:date="2014-06-20T17:08:00Z">
            <w:rPr>
              <w:rFonts w:asciiTheme="majorHAnsi" w:eastAsiaTheme="majorEastAsia" w:hAnsiTheme="majorHAnsi" w:cs="Arial"/>
              <w:bCs/>
              <w:iCs/>
              <w:sz w:val="24"/>
            </w:rPr>
          </w:rPrChange>
        </w:rPr>
        <w:t>s</w:t>
      </w:r>
      <w:r w:rsidR="00963D54" w:rsidRPr="00935764">
        <w:rPr>
          <w:rFonts w:ascii="Helvetica Neue Light" w:hAnsi="Helvetica Neue Light" w:cs="Arial"/>
          <w:rPrChange w:id="4874" w:author="Arthur de Catheu" w:date="2014-06-20T17:08:00Z">
            <w:rPr>
              <w:rFonts w:asciiTheme="majorHAnsi" w:eastAsiaTheme="majorEastAsia" w:hAnsiTheme="majorHAnsi" w:cs="Arial"/>
              <w:bCs/>
              <w:iCs/>
              <w:sz w:val="24"/>
            </w:rPr>
          </w:rPrChange>
        </w:rPr>
        <w:t xml:space="preserve"> par virement</w:t>
      </w:r>
      <w:r w:rsidR="001C2216" w:rsidRPr="00935764">
        <w:rPr>
          <w:rFonts w:ascii="Helvetica Neue Light" w:hAnsi="Helvetica Neue Light" w:cs="Arial"/>
          <w:rPrChange w:id="4875" w:author="Arthur de Catheu" w:date="2014-06-20T17:08:00Z">
            <w:rPr>
              <w:rFonts w:asciiTheme="majorHAnsi" w:eastAsiaTheme="majorEastAsia" w:hAnsiTheme="majorHAnsi" w:cs="Arial"/>
              <w:bCs/>
              <w:iCs/>
              <w:sz w:val="24"/>
            </w:rPr>
          </w:rPrChange>
        </w:rPr>
        <w:t xml:space="preserve"> (</w:t>
      </w:r>
      <w:r w:rsidR="00A24491" w:rsidRPr="00935764">
        <w:rPr>
          <w:rFonts w:ascii="Helvetica Neue Light" w:hAnsi="Helvetica Neue Light" w:cs="Arial"/>
          <w:rPrChange w:id="4876" w:author="Arthur de Catheu" w:date="2014-06-20T17:08:00Z">
            <w:rPr>
              <w:rFonts w:asciiTheme="majorHAnsi" w:eastAsiaTheme="majorEastAsia" w:hAnsiTheme="majorHAnsi" w:cs="Arial"/>
              <w:bCs/>
              <w:iCs/>
              <w:sz w:val="24"/>
            </w:rPr>
          </w:rPrChange>
        </w:rPr>
        <w:t xml:space="preserve">notamment, </w:t>
      </w:r>
      <w:r w:rsidR="001C2216" w:rsidRPr="00935764">
        <w:rPr>
          <w:rFonts w:ascii="Helvetica Neue Light" w:hAnsi="Helvetica Neue Light" w:cs="Arial"/>
          <w:rPrChange w:id="4877" w:author="Arthur de Catheu" w:date="2014-06-20T17:08:00Z">
            <w:rPr>
              <w:rFonts w:asciiTheme="majorHAnsi" w:eastAsiaTheme="majorEastAsia" w:hAnsiTheme="majorHAnsi" w:cs="Arial"/>
              <w:bCs/>
              <w:iCs/>
              <w:sz w:val="24"/>
            </w:rPr>
          </w:rPrChange>
        </w:rPr>
        <w:t>montant, référence du règlement, récupération</w:t>
      </w:r>
      <w:r w:rsidR="00A24491" w:rsidRPr="00935764">
        <w:rPr>
          <w:rFonts w:ascii="Helvetica Neue Light" w:hAnsi="Helvetica Neue Light" w:cs="Arial"/>
          <w:rPrChange w:id="4878" w:author="Arthur de Catheu" w:date="2014-06-20T17:08:00Z">
            <w:rPr>
              <w:rFonts w:asciiTheme="majorHAnsi" w:eastAsiaTheme="majorEastAsia" w:hAnsiTheme="majorHAnsi" w:cs="Arial"/>
              <w:bCs/>
              <w:iCs/>
              <w:sz w:val="24"/>
            </w:rPr>
          </w:rPrChange>
        </w:rPr>
        <w:t xml:space="preserve"> de</w:t>
      </w:r>
      <w:r w:rsidR="001C2216" w:rsidRPr="00935764">
        <w:rPr>
          <w:rFonts w:ascii="Helvetica Neue Light" w:hAnsi="Helvetica Neue Light" w:cs="Arial"/>
          <w:rPrChange w:id="4879" w:author="Arthur de Catheu" w:date="2014-06-20T17:08:00Z">
            <w:rPr>
              <w:rFonts w:asciiTheme="majorHAnsi" w:eastAsiaTheme="majorEastAsia" w:hAnsiTheme="majorHAnsi" w:cs="Arial"/>
              <w:bCs/>
              <w:iCs/>
              <w:sz w:val="24"/>
            </w:rPr>
          </w:rPrChange>
        </w:rPr>
        <w:t xml:space="preserve"> zone de texte, </w:t>
      </w:r>
      <w:r w:rsidR="00893B98" w:rsidRPr="00935764">
        <w:rPr>
          <w:rFonts w:ascii="Helvetica Neue Light" w:hAnsi="Helvetica Neue Light" w:cs="Arial"/>
          <w:rPrChange w:id="4880" w:author="Arthur de Catheu" w:date="2014-06-20T17:08:00Z">
            <w:rPr>
              <w:rFonts w:asciiTheme="majorHAnsi" w:eastAsiaTheme="majorEastAsia" w:hAnsiTheme="majorHAnsi" w:cs="Arial"/>
              <w:bCs/>
              <w:iCs/>
              <w:sz w:val="24"/>
            </w:rPr>
          </w:rPrChange>
        </w:rPr>
        <w:t>RIB</w:t>
      </w:r>
      <w:r w:rsidR="001C2216" w:rsidRPr="00935764">
        <w:rPr>
          <w:rFonts w:ascii="Helvetica Neue Light" w:hAnsi="Helvetica Neue Light" w:cs="Arial"/>
          <w:rPrChange w:id="4881" w:author="Arthur de Catheu" w:date="2014-06-20T17:08:00Z">
            <w:rPr>
              <w:rFonts w:asciiTheme="majorHAnsi" w:eastAsiaTheme="majorEastAsia" w:hAnsiTheme="majorHAnsi" w:cs="Arial"/>
              <w:bCs/>
              <w:iCs/>
              <w:sz w:val="24"/>
            </w:rPr>
          </w:rPrChange>
        </w:rPr>
        <w:t xml:space="preserve"> </w:t>
      </w:r>
      <w:r w:rsidR="00A24491" w:rsidRPr="00935764">
        <w:rPr>
          <w:rFonts w:ascii="Helvetica Neue Light" w:hAnsi="Helvetica Neue Light" w:cs="Arial"/>
          <w:rPrChange w:id="4882" w:author="Arthur de Catheu" w:date="2014-06-20T17:08:00Z">
            <w:rPr>
              <w:rFonts w:asciiTheme="majorHAnsi" w:eastAsiaTheme="majorEastAsia" w:hAnsiTheme="majorHAnsi" w:cs="Arial"/>
              <w:bCs/>
              <w:iCs/>
              <w:sz w:val="24"/>
            </w:rPr>
          </w:rPrChange>
        </w:rPr>
        <w:t>de l'</w:t>
      </w:r>
      <w:r w:rsidR="001C2216" w:rsidRPr="00935764">
        <w:rPr>
          <w:rFonts w:ascii="Helvetica Neue Light" w:hAnsi="Helvetica Neue Light" w:cs="Arial"/>
          <w:rPrChange w:id="4883" w:author="Arthur de Catheu" w:date="2014-06-20T17:08:00Z">
            <w:rPr>
              <w:rFonts w:asciiTheme="majorHAnsi" w:eastAsiaTheme="majorEastAsia" w:hAnsiTheme="majorHAnsi" w:cs="Arial"/>
              <w:bCs/>
              <w:iCs/>
              <w:sz w:val="24"/>
            </w:rPr>
          </w:rPrChange>
        </w:rPr>
        <w:t>émetteur du règlement)</w:t>
      </w:r>
      <w:ins w:id="4884" w:author="Arthur de Catheu" w:date="2014-06-20T18:06:00Z">
        <w:r w:rsidR="00060870">
          <w:rPr>
            <w:rFonts w:ascii="Helvetica Neue Light" w:hAnsi="Helvetica Neue Light" w:cs="Arial"/>
          </w:rPr>
          <w:t>.</w:t>
        </w:r>
      </w:ins>
    </w:p>
    <w:p w14:paraId="6AA57AB7" w14:textId="12908062" w:rsidR="00156B5B" w:rsidRPr="00935764" w:rsidRDefault="001C2216" w:rsidP="00AC59DC">
      <w:pPr>
        <w:spacing w:before="120"/>
        <w:rPr>
          <w:rFonts w:ascii="Helvetica Neue Light" w:hAnsi="Helvetica Neue Light" w:cs="Arial"/>
          <w:rPrChange w:id="4885" w:author="Arthur de Catheu" w:date="2014-06-20T17:08:00Z">
            <w:rPr>
              <w:rFonts w:cs="Arial"/>
            </w:rPr>
          </w:rPrChange>
        </w:rPr>
      </w:pPr>
      <w:r w:rsidRPr="00935764">
        <w:rPr>
          <w:rFonts w:ascii="Helvetica Neue Light" w:hAnsi="Helvetica Neue Light" w:cs="Arial"/>
          <w:rPrChange w:id="4886" w:author="Arthur de Catheu" w:date="2014-06-20T17:08:00Z">
            <w:rPr>
              <w:rFonts w:asciiTheme="majorHAnsi" w:eastAsiaTheme="majorEastAsia" w:hAnsiTheme="majorHAnsi" w:cs="Arial"/>
              <w:bCs/>
              <w:iCs/>
              <w:sz w:val="24"/>
            </w:rPr>
          </w:rPrChange>
        </w:rPr>
        <w:t xml:space="preserve">L’intégration de ce fichier </w:t>
      </w:r>
      <w:r w:rsidR="001F4FAF" w:rsidRPr="00935764">
        <w:rPr>
          <w:rFonts w:ascii="Helvetica Neue Light" w:hAnsi="Helvetica Neue Light" w:cs="Arial"/>
          <w:rPrChange w:id="4887" w:author="Arthur de Catheu" w:date="2014-06-20T17:08:00Z">
            <w:rPr>
              <w:rFonts w:asciiTheme="majorHAnsi" w:eastAsiaTheme="majorEastAsia" w:hAnsiTheme="majorHAnsi" w:cs="Arial"/>
              <w:bCs/>
              <w:iCs/>
              <w:sz w:val="24"/>
            </w:rPr>
          </w:rPrChange>
        </w:rPr>
        <w:t xml:space="preserve">directement </w:t>
      </w:r>
      <w:r w:rsidRPr="00935764">
        <w:rPr>
          <w:rFonts w:ascii="Helvetica Neue Light" w:hAnsi="Helvetica Neue Light" w:cs="Arial"/>
          <w:rPrChange w:id="4888" w:author="Arthur de Catheu" w:date="2014-06-20T17:08:00Z">
            <w:rPr>
              <w:rFonts w:asciiTheme="majorHAnsi" w:eastAsiaTheme="majorEastAsia" w:hAnsiTheme="majorHAnsi" w:cs="Arial"/>
              <w:bCs/>
              <w:iCs/>
              <w:sz w:val="24"/>
            </w:rPr>
          </w:rPrChange>
        </w:rPr>
        <w:t xml:space="preserve">dans le </w:t>
      </w:r>
      <w:r w:rsidR="00A24491" w:rsidRPr="00935764">
        <w:rPr>
          <w:rFonts w:ascii="Helvetica Neue Light" w:hAnsi="Helvetica Neue Light" w:cs="Arial"/>
          <w:rPrChange w:id="4889" w:author="Arthur de Catheu" w:date="2014-06-20T17:08:00Z">
            <w:rPr>
              <w:rFonts w:asciiTheme="majorHAnsi" w:eastAsiaTheme="majorEastAsia" w:hAnsiTheme="majorHAnsi" w:cs="Arial"/>
              <w:bCs/>
              <w:iCs/>
              <w:sz w:val="24"/>
            </w:rPr>
          </w:rPrChange>
        </w:rPr>
        <w:t>b</w:t>
      </w:r>
      <w:r w:rsidR="001F4FAF" w:rsidRPr="00935764">
        <w:rPr>
          <w:rFonts w:ascii="Helvetica Neue Light" w:hAnsi="Helvetica Neue Light" w:cs="Arial"/>
          <w:rPrChange w:id="4890" w:author="Arthur de Catheu" w:date="2014-06-20T17:08:00Z">
            <w:rPr>
              <w:rFonts w:asciiTheme="majorHAnsi" w:eastAsiaTheme="majorEastAsia" w:hAnsiTheme="majorHAnsi" w:cs="Arial"/>
              <w:bCs/>
              <w:iCs/>
              <w:sz w:val="24"/>
            </w:rPr>
          </w:rPrChange>
        </w:rPr>
        <w:t>ack</w:t>
      </w:r>
      <w:r w:rsidR="00A24491" w:rsidRPr="00935764">
        <w:rPr>
          <w:rFonts w:ascii="Helvetica Neue Light" w:hAnsi="Helvetica Neue Light" w:cs="Arial"/>
          <w:rPrChange w:id="4891" w:author="Arthur de Catheu" w:date="2014-06-20T17:08:00Z">
            <w:rPr>
              <w:rFonts w:asciiTheme="majorHAnsi" w:eastAsiaTheme="majorEastAsia" w:hAnsiTheme="majorHAnsi" w:cs="Arial"/>
              <w:bCs/>
              <w:iCs/>
              <w:sz w:val="24"/>
            </w:rPr>
          </w:rPrChange>
        </w:rPr>
        <w:t>-o</w:t>
      </w:r>
      <w:r w:rsidR="001F4FAF" w:rsidRPr="00935764">
        <w:rPr>
          <w:rFonts w:ascii="Helvetica Neue Light" w:hAnsi="Helvetica Neue Light" w:cs="Arial"/>
          <w:rPrChange w:id="4892" w:author="Arthur de Catheu" w:date="2014-06-20T17:08:00Z">
            <w:rPr>
              <w:rFonts w:asciiTheme="majorHAnsi" w:eastAsiaTheme="majorEastAsia" w:hAnsiTheme="majorHAnsi" w:cs="Arial"/>
              <w:bCs/>
              <w:iCs/>
              <w:sz w:val="24"/>
            </w:rPr>
          </w:rPrChange>
        </w:rPr>
        <w:t xml:space="preserve">ffice de </w:t>
      </w:r>
      <w:r w:rsidR="002119A8" w:rsidRPr="00935764">
        <w:rPr>
          <w:rFonts w:ascii="Helvetica Neue Light" w:hAnsi="Helvetica Neue Light" w:cs="Arial"/>
          <w:rPrChange w:id="4893" w:author="Arthur de Catheu" w:date="2014-06-20T17:08:00Z">
            <w:rPr>
              <w:rFonts w:asciiTheme="majorHAnsi" w:eastAsiaTheme="majorEastAsia" w:hAnsiTheme="majorHAnsi" w:cs="Arial"/>
              <w:bCs/>
              <w:iCs/>
              <w:sz w:val="24"/>
            </w:rPr>
          </w:rPrChange>
        </w:rPr>
        <w:t>Finexkap AM</w:t>
      </w:r>
      <w:r w:rsidR="001F4FAF" w:rsidRPr="00935764">
        <w:rPr>
          <w:rFonts w:ascii="Helvetica Neue Light" w:hAnsi="Helvetica Neue Light" w:cs="Arial"/>
          <w:rPrChange w:id="4894" w:author="Arthur de Catheu" w:date="2014-06-20T17:08:00Z">
            <w:rPr>
              <w:rFonts w:asciiTheme="majorHAnsi" w:eastAsiaTheme="majorEastAsia" w:hAnsiTheme="majorHAnsi" w:cs="Arial"/>
              <w:bCs/>
              <w:iCs/>
              <w:sz w:val="24"/>
            </w:rPr>
          </w:rPrChange>
        </w:rPr>
        <w:t xml:space="preserve"> </w:t>
      </w:r>
      <w:r w:rsidRPr="00935764">
        <w:rPr>
          <w:rFonts w:ascii="Helvetica Neue Light" w:hAnsi="Helvetica Neue Light" w:cs="Arial"/>
          <w:rPrChange w:id="4895" w:author="Arthur de Catheu" w:date="2014-06-20T17:08:00Z">
            <w:rPr>
              <w:rFonts w:asciiTheme="majorHAnsi" w:eastAsiaTheme="majorEastAsia" w:hAnsiTheme="majorHAnsi" w:cs="Arial"/>
              <w:bCs/>
              <w:iCs/>
              <w:sz w:val="24"/>
            </w:rPr>
          </w:rPrChange>
        </w:rPr>
        <w:t>permet d’effectuer un lettrage automatique des règlements</w:t>
      </w:r>
      <w:r w:rsidR="001F4FAF" w:rsidRPr="00935764">
        <w:rPr>
          <w:rFonts w:ascii="Helvetica Neue Light" w:hAnsi="Helvetica Neue Light" w:cs="Arial"/>
          <w:rPrChange w:id="4896" w:author="Arthur de Catheu" w:date="2014-06-20T17:08:00Z">
            <w:rPr>
              <w:rFonts w:asciiTheme="majorHAnsi" w:eastAsiaTheme="majorEastAsia" w:hAnsiTheme="majorHAnsi" w:cs="Arial"/>
              <w:bCs/>
              <w:iCs/>
              <w:sz w:val="24"/>
            </w:rPr>
          </w:rPrChange>
        </w:rPr>
        <w:t xml:space="preserve"> </w:t>
      </w:r>
      <w:r w:rsidR="00EF67B9" w:rsidRPr="00935764">
        <w:rPr>
          <w:rFonts w:ascii="Helvetica Neue Light" w:hAnsi="Helvetica Neue Light" w:cs="Arial"/>
          <w:rPrChange w:id="4897" w:author="Arthur de Catheu" w:date="2014-06-20T17:08:00Z">
            <w:rPr>
              <w:rFonts w:asciiTheme="majorHAnsi" w:eastAsiaTheme="majorEastAsia" w:hAnsiTheme="majorHAnsi" w:cs="Arial"/>
              <w:bCs/>
              <w:iCs/>
              <w:sz w:val="24"/>
            </w:rPr>
          </w:rPrChange>
        </w:rPr>
        <w:t xml:space="preserve">conformément au paragraphe </w:t>
      </w:r>
      <w:r w:rsidR="00EF67B9" w:rsidRPr="00935764">
        <w:rPr>
          <w:rFonts w:ascii="Helvetica Neue Light" w:hAnsi="Helvetica Neue Light" w:cs="Arial"/>
          <w:rPrChange w:id="4898" w:author="Arthur de Catheu" w:date="2014-06-20T17:08:00Z">
            <w:rPr>
              <w:rFonts w:asciiTheme="majorHAnsi" w:eastAsiaTheme="majorEastAsia" w:hAnsiTheme="majorHAnsi" w:cs="Arial"/>
              <w:bCs/>
              <w:iCs/>
              <w:sz w:val="24"/>
            </w:rPr>
          </w:rPrChange>
        </w:rPr>
        <w:fldChar w:fldCharType="begin"/>
      </w:r>
      <w:r w:rsidR="00EF67B9" w:rsidRPr="00935764">
        <w:rPr>
          <w:rFonts w:ascii="Helvetica Neue Light" w:hAnsi="Helvetica Neue Light" w:cs="Arial"/>
          <w:rPrChange w:id="4899" w:author="Arthur de Catheu" w:date="2014-06-20T17:08:00Z">
            <w:rPr>
              <w:rFonts w:asciiTheme="majorHAnsi" w:eastAsiaTheme="majorEastAsia" w:hAnsiTheme="majorHAnsi" w:cs="Arial"/>
              <w:bCs/>
              <w:iCs/>
              <w:sz w:val="24"/>
            </w:rPr>
          </w:rPrChange>
        </w:rPr>
        <w:instrText xml:space="preserve"> REF _Ref261784652 \h </w:instrText>
      </w:r>
      <w:r w:rsidR="00EF67B9" w:rsidRPr="00935764">
        <w:rPr>
          <w:rFonts w:ascii="Helvetica Neue Light" w:hAnsi="Helvetica Neue Light" w:cs="Arial"/>
          <w:rPrChange w:id="4900" w:author="Arthur de Catheu" w:date="2014-06-20T17:08:00Z">
            <w:rPr>
              <w:rFonts w:ascii="Helvetica Neue Light" w:hAnsi="Helvetica Neue Light" w:cs="Arial"/>
            </w:rPr>
          </w:rPrChange>
        </w:rPr>
      </w:r>
      <w:r w:rsidR="00EF67B9" w:rsidRPr="00935764">
        <w:rPr>
          <w:rFonts w:ascii="Helvetica Neue Light" w:hAnsi="Helvetica Neue Light" w:cs="Arial"/>
          <w:rPrChange w:id="4901" w:author="Arthur de Catheu" w:date="2014-06-20T17:08:00Z">
            <w:rPr>
              <w:rFonts w:asciiTheme="majorHAnsi" w:eastAsiaTheme="majorEastAsia" w:hAnsiTheme="majorHAnsi" w:cs="Arial"/>
              <w:bCs/>
              <w:iCs/>
              <w:sz w:val="24"/>
            </w:rPr>
          </w:rPrChange>
        </w:rPr>
        <w:fldChar w:fldCharType="separate"/>
      </w:r>
      <w:ins w:id="4902" w:author="Arthur de Catheu" w:date="2014-06-25T11:35:00Z">
        <w:r w:rsidR="005B0BF1" w:rsidRPr="00935764">
          <w:rPr>
            <w:rFonts w:ascii="Helvetica Neue Light" w:hAnsi="Helvetica Neue Light"/>
            <w:rPrChange w:id="4903" w:author="Arthur de Catheu" w:date="2014-06-20T17:08:00Z">
              <w:rPr/>
            </w:rPrChange>
          </w:rPr>
          <w:t>Procédure de lettrage automatique</w:t>
        </w:r>
      </w:ins>
      <w:r w:rsidR="00EF67B9" w:rsidRPr="00935764">
        <w:rPr>
          <w:rFonts w:ascii="Helvetica Neue Light" w:hAnsi="Helvetica Neue Light" w:cs="Arial"/>
          <w:rPrChange w:id="4904" w:author="Arthur de Catheu" w:date="2014-06-20T17:08:00Z">
            <w:rPr>
              <w:rFonts w:asciiTheme="majorHAnsi" w:eastAsiaTheme="majorEastAsia" w:hAnsiTheme="majorHAnsi" w:cs="Arial"/>
              <w:bCs/>
              <w:iCs/>
              <w:sz w:val="24"/>
            </w:rPr>
          </w:rPrChange>
        </w:rPr>
        <w:fldChar w:fldCharType="end"/>
      </w:r>
      <w:r w:rsidR="00EF67B9" w:rsidRPr="00935764">
        <w:rPr>
          <w:rFonts w:ascii="Helvetica Neue Light" w:hAnsi="Helvetica Neue Light" w:cs="Arial"/>
          <w:rPrChange w:id="4905" w:author="Arthur de Catheu" w:date="2014-06-20T17:08:00Z">
            <w:rPr>
              <w:rFonts w:asciiTheme="majorHAnsi" w:eastAsiaTheme="majorEastAsia" w:hAnsiTheme="majorHAnsi" w:cs="Arial"/>
              <w:bCs/>
              <w:iCs/>
              <w:sz w:val="24"/>
            </w:rPr>
          </w:rPrChange>
        </w:rPr>
        <w:t xml:space="preserve"> – </w:t>
      </w:r>
      <w:r w:rsidR="00EF67B9" w:rsidRPr="00935764">
        <w:rPr>
          <w:rFonts w:ascii="Helvetica Neue Light" w:hAnsi="Helvetica Neue Light" w:cs="Arial"/>
          <w:rPrChange w:id="4906" w:author="Arthur de Catheu" w:date="2014-06-20T17:08:00Z">
            <w:rPr>
              <w:rFonts w:asciiTheme="majorHAnsi" w:eastAsiaTheme="majorEastAsia" w:hAnsiTheme="majorHAnsi" w:cs="Arial"/>
              <w:bCs/>
              <w:iCs/>
              <w:sz w:val="24"/>
            </w:rPr>
          </w:rPrChange>
        </w:rPr>
        <w:fldChar w:fldCharType="begin"/>
      </w:r>
      <w:r w:rsidR="00EF67B9" w:rsidRPr="00935764">
        <w:rPr>
          <w:rFonts w:ascii="Helvetica Neue Light" w:hAnsi="Helvetica Neue Light" w:cs="Arial"/>
          <w:rPrChange w:id="4907" w:author="Arthur de Catheu" w:date="2014-06-20T17:08:00Z">
            <w:rPr>
              <w:rFonts w:asciiTheme="majorHAnsi" w:eastAsiaTheme="majorEastAsia" w:hAnsiTheme="majorHAnsi" w:cs="Arial"/>
              <w:bCs/>
              <w:iCs/>
              <w:sz w:val="24"/>
            </w:rPr>
          </w:rPrChange>
        </w:rPr>
        <w:instrText xml:space="preserve"> REF _Ref261784656 \w \h </w:instrText>
      </w:r>
      <w:r w:rsidR="00EF67B9" w:rsidRPr="00935764">
        <w:rPr>
          <w:rFonts w:ascii="Helvetica Neue Light" w:hAnsi="Helvetica Neue Light" w:cs="Arial"/>
          <w:rPrChange w:id="4908" w:author="Arthur de Catheu" w:date="2014-06-20T17:08:00Z">
            <w:rPr>
              <w:rFonts w:ascii="Helvetica Neue Light" w:hAnsi="Helvetica Neue Light" w:cs="Arial"/>
            </w:rPr>
          </w:rPrChange>
        </w:rPr>
      </w:r>
      <w:r w:rsidR="00EF67B9" w:rsidRPr="00935764">
        <w:rPr>
          <w:rFonts w:ascii="Helvetica Neue Light" w:hAnsi="Helvetica Neue Light" w:cs="Arial"/>
          <w:rPrChange w:id="4909" w:author="Arthur de Catheu" w:date="2014-06-20T17:08:00Z">
            <w:rPr>
              <w:rFonts w:asciiTheme="majorHAnsi" w:eastAsiaTheme="majorEastAsia" w:hAnsiTheme="majorHAnsi" w:cs="Arial"/>
              <w:bCs/>
              <w:iCs/>
              <w:sz w:val="24"/>
            </w:rPr>
          </w:rPrChange>
        </w:rPr>
        <w:fldChar w:fldCharType="separate"/>
      </w:r>
      <w:r w:rsidR="005B0BF1">
        <w:rPr>
          <w:rFonts w:ascii="Helvetica Neue Light" w:hAnsi="Helvetica Neue Light" w:cs="Arial"/>
        </w:rPr>
        <w:t>VIII.J.3</w:t>
      </w:r>
      <w:r w:rsidR="00EF67B9" w:rsidRPr="00935764">
        <w:rPr>
          <w:rFonts w:ascii="Helvetica Neue Light" w:hAnsi="Helvetica Neue Light" w:cs="Arial"/>
          <w:rPrChange w:id="4910" w:author="Arthur de Catheu" w:date="2014-06-20T17:08:00Z">
            <w:rPr>
              <w:rFonts w:asciiTheme="majorHAnsi" w:eastAsiaTheme="majorEastAsia" w:hAnsiTheme="majorHAnsi" w:cs="Arial"/>
              <w:bCs/>
              <w:iCs/>
              <w:sz w:val="24"/>
            </w:rPr>
          </w:rPrChange>
        </w:rPr>
        <w:fldChar w:fldCharType="end"/>
      </w:r>
      <w:r w:rsidR="001F4FAF" w:rsidRPr="00935764">
        <w:rPr>
          <w:rFonts w:ascii="Helvetica Neue Light" w:hAnsi="Helvetica Neue Light" w:cs="Arial"/>
          <w:rPrChange w:id="4911" w:author="Arthur de Catheu" w:date="2014-06-20T17:08:00Z">
            <w:rPr>
              <w:rFonts w:asciiTheme="majorHAnsi" w:eastAsiaTheme="majorEastAsia" w:hAnsiTheme="majorHAnsi" w:cs="Arial"/>
              <w:bCs/>
              <w:iCs/>
              <w:sz w:val="24"/>
            </w:rPr>
          </w:rPrChange>
        </w:rPr>
        <w:t xml:space="preserve">. </w:t>
      </w:r>
    </w:p>
    <w:p w14:paraId="6961BF34" w14:textId="4997968D" w:rsidR="00156B5B" w:rsidRPr="00935764" w:rsidRDefault="001F4FAF" w:rsidP="00AC59DC">
      <w:pPr>
        <w:spacing w:before="120"/>
        <w:rPr>
          <w:rFonts w:ascii="Helvetica Neue Light" w:hAnsi="Helvetica Neue Light" w:cs="Arial"/>
          <w:rPrChange w:id="4912" w:author="Arthur de Catheu" w:date="2014-06-20T17:08:00Z">
            <w:rPr>
              <w:rFonts w:cs="Arial"/>
            </w:rPr>
          </w:rPrChange>
        </w:rPr>
      </w:pPr>
      <w:r w:rsidRPr="00935764">
        <w:rPr>
          <w:rFonts w:ascii="Helvetica Neue Light" w:hAnsi="Helvetica Neue Light" w:cs="Arial"/>
          <w:rPrChange w:id="4913" w:author="Arthur de Catheu" w:date="2014-06-20T17:08:00Z">
            <w:rPr>
              <w:rFonts w:asciiTheme="majorHAnsi" w:eastAsiaTheme="majorEastAsia" w:hAnsiTheme="majorHAnsi" w:cs="Arial"/>
              <w:bCs/>
              <w:iCs/>
              <w:sz w:val="24"/>
            </w:rPr>
          </w:rPrChange>
        </w:rPr>
        <w:t>En ce qui concerne l</w:t>
      </w:r>
      <w:r w:rsidR="001C2216" w:rsidRPr="00935764">
        <w:rPr>
          <w:rFonts w:ascii="Helvetica Neue Light" w:hAnsi="Helvetica Neue Light" w:cs="Arial"/>
          <w:rPrChange w:id="4914" w:author="Arthur de Catheu" w:date="2014-06-20T17:08:00Z">
            <w:rPr>
              <w:rFonts w:asciiTheme="majorHAnsi" w:eastAsiaTheme="majorEastAsia" w:hAnsiTheme="majorHAnsi" w:cs="Arial"/>
              <w:bCs/>
              <w:iCs/>
              <w:sz w:val="24"/>
            </w:rPr>
          </w:rPrChange>
        </w:rPr>
        <w:t xml:space="preserve">es </w:t>
      </w:r>
      <w:r w:rsidR="00511AC5" w:rsidRPr="00935764">
        <w:rPr>
          <w:rFonts w:ascii="Helvetica Neue Light" w:hAnsi="Helvetica Neue Light" w:cs="Arial"/>
          <w:rPrChange w:id="4915" w:author="Arthur de Catheu" w:date="2014-06-20T17:08:00Z">
            <w:rPr>
              <w:rFonts w:asciiTheme="majorHAnsi" w:eastAsiaTheme="majorEastAsia" w:hAnsiTheme="majorHAnsi" w:cs="Arial"/>
              <w:bCs/>
              <w:iCs/>
              <w:sz w:val="24"/>
            </w:rPr>
          </w:rPrChange>
        </w:rPr>
        <w:t xml:space="preserve">éventuelles </w:t>
      </w:r>
      <w:r w:rsidR="001C2216" w:rsidRPr="00935764">
        <w:rPr>
          <w:rFonts w:ascii="Helvetica Neue Light" w:hAnsi="Helvetica Neue Light" w:cs="Arial"/>
          <w:rPrChange w:id="4916" w:author="Arthur de Catheu" w:date="2014-06-20T17:08:00Z">
            <w:rPr>
              <w:rFonts w:asciiTheme="majorHAnsi" w:eastAsiaTheme="majorEastAsia" w:hAnsiTheme="majorHAnsi" w:cs="Arial"/>
              <w:bCs/>
              <w:iCs/>
              <w:sz w:val="24"/>
            </w:rPr>
          </w:rPrChange>
        </w:rPr>
        <w:t>affectations manuelles</w:t>
      </w:r>
      <w:r w:rsidRPr="00935764">
        <w:rPr>
          <w:rFonts w:ascii="Helvetica Neue Light" w:hAnsi="Helvetica Neue Light" w:cs="Arial"/>
          <w:rPrChange w:id="4917" w:author="Arthur de Catheu" w:date="2014-06-20T17:08:00Z">
            <w:rPr>
              <w:rFonts w:asciiTheme="majorHAnsi" w:eastAsiaTheme="majorEastAsia" w:hAnsiTheme="majorHAnsi" w:cs="Arial"/>
              <w:bCs/>
              <w:iCs/>
              <w:sz w:val="24"/>
            </w:rPr>
          </w:rPrChange>
        </w:rPr>
        <w:t xml:space="preserve"> des règlements, celles-ci </w:t>
      </w:r>
      <w:r w:rsidR="001C2216" w:rsidRPr="00935764">
        <w:rPr>
          <w:rFonts w:ascii="Helvetica Neue Light" w:hAnsi="Helvetica Neue Light" w:cs="Arial"/>
          <w:rPrChange w:id="4918" w:author="Arthur de Catheu" w:date="2014-06-20T17:08:00Z">
            <w:rPr>
              <w:rFonts w:asciiTheme="majorHAnsi" w:eastAsiaTheme="majorEastAsia" w:hAnsiTheme="majorHAnsi" w:cs="Arial"/>
              <w:bCs/>
              <w:iCs/>
              <w:sz w:val="24"/>
            </w:rPr>
          </w:rPrChange>
        </w:rPr>
        <w:t xml:space="preserve">sont effectuées après avoir interrogé </w:t>
      </w:r>
      <w:r w:rsidR="00FE2C3E" w:rsidRPr="00935764">
        <w:rPr>
          <w:rFonts w:ascii="Helvetica Neue Light" w:hAnsi="Helvetica Neue Light" w:cs="Arial"/>
          <w:rPrChange w:id="4919" w:author="Arthur de Catheu" w:date="2014-06-20T17:08:00Z">
            <w:rPr>
              <w:rFonts w:asciiTheme="majorHAnsi" w:eastAsiaTheme="majorEastAsia" w:hAnsiTheme="majorHAnsi" w:cs="Arial"/>
              <w:bCs/>
              <w:iCs/>
              <w:sz w:val="24"/>
            </w:rPr>
          </w:rPrChange>
        </w:rPr>
        <w:t xml:space="preserve">par téléphone </w:t>
      </w:r>
      <w:r w:rsidR="001C2216" w:rsidRPr="00935764">
        <w:rPr>
          <w:rFonts w:ascii="Helvetica Neue Light" w:hAnsi="Helvetica Neue Light" w:cs="Arial"/>
          <w:rPrChange w:id="4920" w:author="Arthur de Catheu" w:date="2014-06-20T17:08:00Z">
            <w:rPr>
              <w:rFonts w:asciiTheme="majorHAnsi" w:eastAsiaTheme="majorEastAsia" w:hAnsiTheme="majorHAnsi" w:cs="Arial"/>
              <w:bCs/>
              <w:iCs/>
              <w:sz w:val="24"/>
            </w:rPr>
          </w:rPrChange>
        </w:rPr>
        <w:t>le Débiteur et</w:t>
      </w:r>
      <w:r w:rsidR="00284501" w:rsidRPr="00935764">
        <w:rPr>
          <w:rFonts w:ascii="Helvetica Neue Light" w:hAnsi="Helvetica Neue Light" w:cs="Arial"/>
          <w:rPrChange w:id="4921" w:author="Arthur de Catheu" w:date="2014-06-20T17:08:00Z">
            <w:rPr>
              <w:rFonts w:asciiTheme="majorHAnsi" w:eastAsiaTheme="majorEastAsia" w:hAnsiTheme="majorHAnsi" w:cs="Arial"/>
              <w:bCs/>
              <w:iCs/>
              <w:sz w:val="24"/>
            </w:rPr>
          </w:rPrChange>
        </w:rPr>
        <w:t xml:space="preserve"> </w:t>
      </w:r>
      <w:r w:rsidR="00FE2C3E" w:rsidRPr="00935764">
        <w:rPr>
          <w:rFonts w:ascii="Helvetica Neue Light" w:hAnsi="Helvetica Neue Light" w:cs="Arial"/>
          <w:rPrChange w:id="4922" w:author="Arthur de Catheu" w:date="2014-06-20T17:08:00Z">
            <w:rPr>
              <w:rFonts w:asciiTheme="majorHAnsi" w:eastAsiaTheme="majorEastAsia" w:hAnsiTheme="majorHAnsi" w:cs="Arial"/>
              <w:bCs/>
              <w:iCs/>
              <w:sz w:val="24"/>
            </w:rPr>
          </w:rPrChange>
        </w:rPr>
        <w:t>/</w:t>
      </w:r>
      <w:r w:rsidR="00284501" w:rsidRPr="00935764">
        <w:rPr>
          <w:rFonts w:ascii="Helvetica Neue Light" w:hAnsi="Helvetica Neue Light" w:cs="Arial"/>
          <w:rPrChange w:id="4923" w:author="Arthur de Catheu" w:date="2014-06-20T17:08:00Z">
            <w:rPr>
              <w:rFonts w:asciiTheme="majorHAnsi" w:eastAsiaTheme="majorEastAsia" w:hAnsiTheme="majorHAnsi" w:cs="Arial"/>
              <w:bCs/>
              <w:iCs/>
              <w:sz w:val="24"/>
            </w:rPr>
          </w:rPrChange>
        </w:rPr>
        <w:t xml:space="preserve"> </w:t>
      </w:r>
      <w:r w:rsidR="00FE2C3E" w:rsidRPr="00935764">
        <w:rPr>
          <w:rFonts w:ascii="Helvetica Neue Light" w:hAnsi="Helvetica Neue Light" w:cs="Arial"/>
          <w:rPrChange w:id="4924" w:author="Arthur de Catheu" w:date="2014-06-20T17:08:00Z">
            <w:rPr>
              <w:rFonts w:asciiTheme="majorHAnsi" w:eastAsiaTheme="majorEastAsia" w:hAnsiTheme="majorHAnsi" w:cs="Arial"/>
              <w:bCs/>
              <w:iCs/>
              <w:sz w:val="24"/>
            </w:rPr>
          </w:rPrChange>
        </w:rPr>
        <w:t>ou</w:t>
      </w:r>
      <w:r w:rsidR="001C2216" w:rsidRPr="00935764">
        <w:rPr>
          <w:rFonts w:ascii="Helvetica Neue Light" w:hAnsi="Helvetica Neue Light" w:cs="Arial"/>
          <w:rPrChange w:id="4925" w:author="Arthur de Catheu" w:date="2014-06-20T17:08:00Z">
            <w:rPr>
              <w:rFonts w:asciiTheme="majorHAnsi" w:eastAsiaTheme="majorEastAsia" w:hAnsiTheme="majorHAnsi" w:cs="Arial"/>
              <w:bCs/>
              <w:iCs/>
              <w:sz w:val="24"/>
            </w:rPr>
          </w:rPrChange>
        </w:rPr>
        <w:t xml:space="preserve"> le Cédant</w:t>
      </w:r>
      <w:r w:rsidR="00184823" w:rsidRPr="00935764">
        <w:rPr>
          <w:rFonts w:ascii="Helvetica Neue Light" w:hAnsi="Helvetica Neue Light" w:cs="Arial"/>
          <w:rPrChange w:id="4926" w:author="Arthur de Catheu" w:date="2014-06-20T17:08:00Z">
            <w:rPr>
              <w:rFonts w:asciiTheme="majorHAnsi" w:eastAsiaTheme="majorEastAsia" w:hAnsiTheme="majorHAnsi" w:cs="Arial"/>
              <w:bCs/>
              <w:iCs/>
              <w:sz w:val="24"/>
            </w:rPr>
          </w:rPrChange>
        </w:rPr>
        <w:t>, cette interrogation étant effectuée par l’analyste crédit en charge du lettrage</w:t>
      </w:r>
      <w:r w:rsidR="001C2216" w:rsidRPr="00935764">
        <w:rPr>
          <w:rFonts w:ascii="Helvetica Neue Light" w:hAnsi="Helvetica Neue Light" w:cs="Arial"/>
          <w:rPrChange w:id="4927" w:author="Arthur de Catheu" w:date="2014-06-20T17:08:00Z">
            <w:rPr>
              <w:rFonts w:asciiTheme="majorHAnsi" w:eastAsiaTheme="majorEastAsia" w:hAnsiTheme="majorHAnsi" w:cs="Arial"/>
              <w:bCs/>
              <w:iCs/>
              <w:sz w:val="24"/>
            </w:rPr>
          </w:rPrChange>
        </w:rPr>
        <w:t xml:space="preserve">. </w:t>
      </w:r>
    </w:p>
    <w:p w14:paraId="65F13057" w14:textId="1582D669" w:rsidR="00156B5B" w:rsidRPr="00935764" w:rsidRDefault="00184823" w:rsidP="00AC59DC">
      <w:pPr>
        <w:spacing w:before="120"/>
        <w:rPr>
          <w:rFonts w:ascii="Helvetica Neue Light" w:hAnsi="Helvetica Neue Light" w:cs="Arial"/>
          <w:rPrChange w:id="4928" w:author="Arthur de Catheu" w:date="2014-06-20T17:08:00Z">
            <w:rPr>
              <w:rFonts w:cs="Arial"/>
            </w:rPr>
          </w:rPrChange>
        </w:rPr>
      </w:pPr>
      <w:r w:rsidRPr="00935764">
        <w:rPr>
          <w:rFonts w:ascii="Helvetica Neue Light" w:hAnsi="Helvetica Neue Light" w:cs="Arial"/>
          <w:rPrChange w:id="4929" w:author="Arthur de Catheu" w:date="2014-06-20T17:08:00Z">
            <w:rPr>
              <w:rFonts w:asciiTheme="majorHAnsi" w:eastAsiaTheme="majorEastAsia" w:hAnsiTheme="majorHAnsi" w:cs="Arial"/>
              <w:bCs/>
              <w:iCs/>
              <w:sz w:val="24"/>
            </w:rPr>
          </w:rPrChange>
        </w:rPr>
        <w:t xml:space="preserve">Dans </w:t>
      </w:r>
      <w:r w:rsidRPr="00935764">
        <w:rPr>
          <w:rFonts w:ascii="Helvetica Neue Light" w:hAnsi="Helvetica Neue Light"/>
          <w:rPrChange w:id="4930" w:author="Arthur de Catheu" w:date="2014-06-20T17:08:00Z">
            <w:rPr>
              <w:rFonts w:asciiTheme="majorHAnsi" w:eastAsiaTheme="majorEastAsia" w:hAnsiTheme="majorHAnsi" w:cstheme="majorBidi"/>
              <w:bCs/>
              <w:iCs/>
              <w:sz w:val="24"/>
            </w:rPr>
          </w:rPrChange>
        </w:rPr>
        <w:t>un délai d’un (1) Jour Ouvré suivant le lettrage</w:t>
      </w:r>
      <w:r w:rsidR="00FE2C3E" w:rsidRPr="00935764">
        <w:rPr>
          <w:rFonts w:ascii="Helvetica Neue Light" w:hAnsi="Helvetica Neue Light" w:cs="Arial"/>
          <w:rPrChange w:id="4931" w:author="Arthur de Catheu" w:date="2014-06-20T17:08:00Z">
            <w:rPr>
              <w:rFonts w:asciiTheme="majorHAnsi" w:eastAsiaTheme="majorEastAsia" w:hAnsiTheme="majorHAnsi" w:cs="Arial"/>
              <w:bCs/>
              <w:iCs/>
              <w:sz w:val="24"/>
            </w:rPr>
          </w:rPrChange>
        </w:rPr>
        <w:t xml:space="preserve">, </w:t>
      </w:r>
      <w:r w:rsidRPr="00935764">
        <w:rPr>
          <w:rFonts w:ascii="Helvetica Neue Light" w:hAnsi="Helvetica Neue Light" w:cs="Arial"/>
          <w:rPrChange w:id="4932" w:author="Arthur de Catheu" w:date="2014-06-20T17:08:00Z">
            <w:rPr>
              <w:rFonts w:asciiTheme="majorHAnsi" w:eastAsiaTheme="majorEastAsia" w:hAnsiTheme="majorHAnsi" w:cs="Arial"/>
              <w:bCs/>
              <w:iCs/>
              <w:sz w:val="24"/>
            </w:rPr>
          </w:rPrChange>
        </w:rPr>
        <w:t>l’analyste crédit en charge du lettrage</w:t>
      </w:r>
      <w:r w:rsidR="00FE2C3E" w:rsidRPr="00935764">
        <w:rPr>
          <w:rFonts w:ascii="Helvetica Neue Light" w:hAnsi="Helvetica Neue Light" w:cs="Arial"/>
          <w:rPrChange w:id="4933" w:author="Arthur de Catheu" w:date="2014-06-20T17:08:00Z">
            <w:rPr>
              <w:rFonts w:asciiTheme="majorHAnsi" w:eastAsiaTheme="majorEastAsia" w:hAnsiTheme="majorHAnsi" w:cs="Arial"/>
              <w:bCs/>
              <w:iCs/>
              <w:sz w:val="24"/>
            </w:rPr>
          </w:rPrChange>
        </w:rPr>
        <w:t> :</w:t>
      </w:r>
    </w:p>
    <w:p w14:paraId="70D85C82" w14:textId="17F56529" w:rsidR="00156B5B" w:rsidRPr="00935764" w:rsidRDefault="001C2216" w:rsidP="003B3496">
      <w:pPr>
        <w:pStyle w:val="Paragraphedeliste"/>
        <w:numPr>
          <w:ilvl w:val="0"/>
          <w:numId w:val="213"/>
        </w:numPr>
        <w:rPr>
          <w:rFonts w:ascii="Helvetica Neue Light" w:hAnsi="Helvetica Neue Light"/>
          <w:rPrChange w:id="4934" w:author="Arthur de Catheu" w:date="2014-06-20T17:08:00Z">
            <w:rPr/>
          </w:rPrChange>
        </w:rPr>
      </w:pPr>
      <w:r w:rsidRPr="00935764">
        <w:rPr>
          <w:rFonts w:ascii="Helvetica Neue Light" w:hAnsi="Helvetica Neue Light"/>
          <w:rPrChange w:id="4935" w:author="Arthur de Catheu" w:date="2014-06-20T17:08:00Z">
            <w:rPr>
              <w:rFonts w:asciiTheme="majorHAnsi" w:eastAsiaTheme="majorEastAsia" w:hAnsiTheme="majorHAnsi" w:cstheme="majorBidi"/>
              <w:bCs/>
              <w:iCs/>
              <w:sz w:val="24"/>
            </w:rPr>
          </w:rPrChange>
        </w:rPr>
        <w:t>informe le Cédant du règlement</w:t>
      </w:r>
      <w:r w:rsidR="00FE2C3E" w:rsidRPr="00935764">
        <w:rPr>
          <w:rFonts w:ascii="Helvetica Neue Light" w:hAnsi="Helvetica Neue Light"/>
          <w:rPrChange w:id="4936" w:author="Arthur de Catheu" w:date="2014-06-20T17:08:00Z">
            <w:rPr>
              <w:rFonts w:asciiTheme="majorHAnsi" w:eastAsiaTheme="majorEastAsia" w:hAnsiTheme="majorHAnsi" w:cstheme="majorBidi"/>
              <w:bCs/>
              <w:iCs/>
              <w:sz w:val="24"/>
            </w:rPr>
          </w:rPrChange>
        </w:rPr>
        <w:t xml:space="preserve"> effectif </w:t>
      </w:r>
      <w:r w:rsidRPr="00935764">
        <w:rPr>
          <w:rFonts w:ascii="Helvetica Neue Light" w:hAnsi="Helvetica Neue Light"/>
          <w:rPrChange w:id="4937" w:author="Arthur de Catheu" w:date="2014-06-20T17:08:00Z">
            <w:rPr>
              <w:rFonts w:asciiTheme="majorHAnsi" w:eastAsiaTheme="majorEastAsia" w:hAnsiTheme="majorHAnsi" w:cstheme="majorBidi"/>
              <w:bCs/>
              <w:iCs/>
              <w:sz w:val="24"/>
            </w:rPr>
          </w:rPrChange>
        </w:rPr>
        <w:t xml:space="preserve">de la </w:t>
      </w:r>
      <w:r w:rsidR="00FE2C3E" w:rsidRPr="00935764">
        <w:rPr>
          <w:rFonts w:ascii="Helvetica Neue Light" w:hAnsi="Helvetica Neue Light"/>
          <w:rPrChange w:id="4938" w:author="Arthur de Catheu" w:date="2014-06-20T17:08:00Z">
            <w:rPr>
              <w:rFonts w:asciiTheme="majorHAnsi" w:eastAsiaTheme="majorEastAsia" w:hAnsiTheme="majorHAnsi" w:cstheme="majorBidi"/>
              <w:bCs/>
              <w:iCs/>
              <w:sz w:val="24"/>
            </w:rPr>
          </w:rPrChange>
        </w:rPr>
        <w:t xml:space="preserve">Créance par </w:t>
      </w:r>
      <w:r w:rsidR="00A24491" w:rsidRPr="00935764">
        <w:rPr>
          <w:rFonts w:ascii="Helvetica Neue Light" w:hAnsi="Helvetica Neue Light"/>
          <w:rPrChange w:id="4939" w:author="Arthur de Catheu" w:date="2014-06-20T17:08:00Z">
            <w:rPr>
              <w:rFonts w:asciiTheme="majorHAnsi" w:eastAsiaTheme="majorEastAsia" w:hAnsiTheme="majorHAnsi" w:cstheme="majorBidi"/>
              <w:bCs/>
              <w:iCs/>
              <w:sz w:val="24"/>
            </w:rPr>
          </w:rPrChange>
        </w:rPr>
        <w:t>e</w:t>
      </w:r>
      <w:r w:rsidR="00FE2C3E" w:rsidRPr="00935764">
        <w:rPr>
          <w:rFonts w:ascii="Helvetica Neue Light" w:hAnsi="Helvetica Neue Light"/>
          <w:rPrChange w:id="4940" w:author="Arthur de Catheu" w:date="2014-06-20T17:08:00Z">
            <w:rPr>
              <w:rFonts w:asciiTheme="majorHAnsi" w:eastAsiaTheme="majorEastAsia" w:hAnsiTheme="majorHAnsi" w:cstheme="majorBidi"/>
              <w:bCs/>
              <w:iCs/>
              <w:sz w:val="24"/>
            </w:rPr>
          </w:rPrChange>
        </w:rPr>
        <w:t>mail</w:t>
      </w:r>
      <w:r w:rsidR="00A24491" w:rsidRPr="00935764">
        <w:rPr>
          <w:rFonts w:ascii="Helvetica Neue Light" w:hAnsi="Helvetica Neue Light"/>
          <w:rPrChange w:id="4941" w:author="Arthur de Catheu" w:date="2014-06-20T17:08:00Z">
            <w:rPr>
              <w:rFonts w:asciiTheme="majorHAnsi" w:eastAsiaTheme="majorEastAsia" w:hAnsiTheme="majorHAnsi" w:cstheme="majorBidi"/>
              <w:bCs/>
              <w:iCs/>
              <w:sz w:val="24"/>
            </w:rPr>
          </w:rPrChange>
        </w:rPr>
        <w:t xml:space="preserve"> ;</w:t>
      </w:r>
    </w:p>
    <w:p w14:paraId="0289B752" w14:textId="7F95E877" w:rsidR="001E0BEC" w:rsidRPr="00935764" w:rsidRDefault="00232367" w:rsidP="003B3496">
      <w:pPr>
        <w:pStyle w:val="Paragraphedeliste"/>
        <w:numPr>
          <w:ilvl w:val="0"/>
          <w:numId w:val="213"/>
        </w:numPr>
        <w:rPr>
          <w:rFonts w:ascii="Helvetica Neue Light" w:hAnsi="Helvetica Neue Light"/>
          <w:rPrChange w:id="4942" w:author="Arthur de Catheu" w:date="2014-06-20T17:08:00Z">
            <w:rPr/>
          </w:rPrChange>
        </w:rPr>
      </w:pPr>
      <w:r w:rsidRPr="00935764">
        <w:rPr>
          <w:rFonts w:ascii="Helvetica Neue Light" w:hAnsi="Helvetica Neue Light"/>
          <w:rPrChange w:id="4943" w:author="Arthur de Catheu" w:date="2014-06-20T17:08:00Z">
            <w:rPr>
              <w:rFonts w:asciiTheme="majorHAnsi" w:eastAsiaTheme="majorEastAsia" w:hAnsiTheme="majorHAnsi" w:cstheme="majorBidi"/>
              <w:bCs/>
              <w:iCs/>
              <w:sz w:val="24"/>
            </w:rPr>
          </w:rPrChange>
        </w:rPr>
        <w:t>procède au virement des sommes lettrées du Compte de Collecte au Compte Général</w:t>
      </w:r>
      <w:r w:rsidR="002A110F" w:rsidRPr="00935764">
        <w:rPr>
          <w:rFonts w:ascii="Helvetica Neue Light" w:hAnsi="Helvetica Neue Light"/>
          <w:rPrChange w:id="4944" w:author="Arthur de Catheu" w:date="2014-06-20T17:08:00Z">
            <w:rPr>
              <w:rFonts w:asciiTheme="majorHAnsi" w:eastAsiaTheme="majorEastAsia" w:hAnsiTheme="majorHAnsi" w:cstheme="majorBidi"/>
              <w:bCs/>
              <w:iCs/>
              <w:sz w:val="24"/>
            </w:rPr>
          </w:rPrChange>
        </w:rPr>
        <w:t> ; et</w:t>
      </w:r>
    </w:p>
    <w:p w14:paraId="5ABB4879" w14:textId="5521A41F" w:rsidR="001E0BEC" w:rsidRPr="00935764" w:rsidRDefault="0067506B" w:rsidP="003B3496">
      <w:pPr>
        <w:pStyle w:val="Paragraphedeliste"/>
        <w:numPr>
          <w:ilvl w:val="0"/>
          <w:numId w:val="213"/>
        </w:numPr>
        <w:rPr>
          <w:rFonts w:ascii="Helvetica Neue Light" w:hAnsi="Helvetica Neue Light"/>
          <w:rPrChange w:id="4945" w:author="Arthur de Catheu" w:date="2014-06-20T17:08:00Z">
            <w:rPr/>
          </w:rPrChange>
        </w:rPr>
      </w:pPr>
      <w:r w:rsidRPr="00935764">
        <w:rPr>
          <w:rFonts w:ascii="Helvetica Neue Light" w:hAnsi="Helvetica Neue Light"/>
          <w:rPrChange w:id="4946" w:author="Arthur de Catheu" w:date="2014-06-20T17:08:00Z">
            <w:rPr>
              <w:rFonts w:asciiTheme="majorHAnsi" w:eastAsiaTheme="majorEastAsia" w:hAnsiTheme="majorHAnsi" w:cstheme="majorBidi"/>
              <w:bCs/>
              <w:iCs/>
              <w:sz w:val="24"/>
            </w:rPr>
          </w:rPrChange>
        </w:rPr>
        <w:t xml:space="preserve">restitue </w:t>
      </w:r>
      <w:r w:rsidR="00184823" w:rsidRPr="00935764">
        <w:rPr>
          <w:rFonts w:ascii="Helvetica Neue Light" w:hAnsi="Helvetica Neue Light"/>
          <w:rPrChange w:id="4947" w:author="Arthur de Catheu" w:date="2014-06-20T17:08:00Z">
            <w:rPr>
              <w:rFonts w:asciiTheme="majorHAnsi" w:eastAsiaTheme="majorEastAsia" w:hAnsiTheme="majorHAnsi" w:cstheme="majorBidi"/>
              <w:bCs/>
              <w:iCs/>
              <w:sz w:val="24"/>
            </w:rPr>
          </w:rPrChange>
        </w:rPr>
        <w:t xml:space="preserve">au Cédant </w:t>
      </w:r>
      <w:r w:rsidRPr="00935764">
        <w:rPr>
          <w:rFonts w:ascii="Helvetica Neue Light" w:hAnsi="Helvetica Neue Light"/>
          <w:rPrChange w:id="4948" w:author="Arthur de Catheu" w:date="2014-06-20T17:08:00Z">
            <w:rPr>
              <w:rFonts w:asciiTheme="majorHAnsi" w:eastAsiaTheme="majorEastAsia" w:hAnsiTheme="majorHAnsi" w:cstheme="majorBidi"/>
              <w:bCs/>
              <w:iCs/>
              <w:sz w:val="24"/>
            </w:rPr>
          </w:rPrChange>
        </w:rPr>
        <w:t>la Retenue de Garantie afférente à la Créance</w:t>
      </w:r>
      <w:r w:rsidR="00184823" w:rsidRPr="00935764">
        <w:rPr>
          <w:rFonts w:ascii="Helvetica Neue Light" w:hAnsi="Helvetica Neue Light"/>
          <w:rPrChange w:id="4949" w:author="Arthur de Catheu" w:date="2014-06-20T17:08:00Z">
            <w:rPr>
              <w:rFonts w:asciiTheme="majorHAnsi" w:eastAsiaTheme="majorEastAsia" w:hAnsiTheme="majorHAnsi" w:cstheme="majorBidi"/>
              <w:bCs/>
              <w:iCs/>
              <w:sz w:val="24"/>
            </w:rPr>
          </w:rPrChange>
        </w:rPr>
        <w:t xml:space="preserve"> par virement depuis le Compte de Retenue de Garantie</w:t>
      </w:r>
      <w:r w:rsidR="002A110F" w:rsidRPr="00935764">
        <w:rPr>
          <w:rFonts w:ascii="Helvetica Neue Light" w:hAnsi="Helvetica Neue Light"/>
          <w:rPrChange w:id="4950" w:author="Arthur de Catheu" w:date="2014-06-20T17:08:00Z">
            <w:rPr>
              <w:rFonts w:asciiTheme="majorHAnsi" w:eastAsiaTheme="majorEastAsia" w:hAnsiTheme="majorHAnsi" w:cstheme="majorBidi"/>
              <w:bCs/>
              <w:iCs/>
              <w:sz w:val="24"/>
            </w:rPr>
          </w:rPrChange>
        </w:rPr>
        <w:t>.</w:t>
      </w:r>
    </w:p>
    <w:p w14:paraId="39A2B53C" w14:textId="7F3EAD31" w:rsidR="00156B5B" w:rsidRPr="00935764" w:rsidRDefault="00060870">
      <w:pPr>
        <w:pStyle w:val="Titre4"/>
        <w:numPr>
          <w:ilvl w:val="0"/>
          <w:numId w:val="0"/>
        </w:numPr>
        <w:ind w:left="2880" w:firstLine="660"/>
        <w:rPr>
          <w:rFonts w:ascii="Helvetica Neue Light" w:hAnsi="Helvetica Neue Light"/>
          <w:rPrChange w:id="4951" w:author="Arthur de Catheu" w:date="2014-06-20T17:08:00Z">
            <w:rPr/>
          </w:rPrChange>
        </w:rPr>
        <w:pPrChange w:id="4952" w:author="Arthur de Catheu" w:date="2014-06-20T18:06:00Z">
          <w:pPr>
            <w:pStyle w:val="Titre4"/>
            <w:numPr>
              <w:ilvl w:val="1"/>
              <w:numId w:val="324"/>
            </w:numPr>
            <w:ind w:left="1080" w:hanging="360"/>
          </w:pPr>
        </w:pPrChange>
      </w:pPr>
      <w:ins w:id="4953" w:author="Arthur de Catheu" w:date="2014-06-20T18:07:00Z">
        <w:r>
          <w:rPr>
            <w:rFonts w:ascii="Helvetica Neue Light" w:hAnsi="Helvetica Neue Light"/>
          </w:rPr>
          <w:lastRenderedPageBreak/>
          <w:t xml:space="preserve">b. </w:t>
        </w:r>
        <w:r>
          <w:rPr>
            <w:rFonts w:ascii="Helvetica Neue Light" w:hAnsi="Helvetica Neue Light"/>
          </w:rPr>
          <w:tab/>
        </w:r>
      </w:ins>
      <w:r w:rsidR="007205AF" w:rsidRPr="00935764">
        <w:rPr>
          <w:rFonts w:ascii="Helvetica Neue Light" w:hAnsi="Helvetica Neue Light"/>
          <w:rPrChange w:id="4954" w:author="Arthur de Catheu" w:date="2014-06-20T17:08:00Z">
            <w:rPr/>
          </w:rPrChange>
        </w:rPr>
        <w:t>Règlement par chèque </w:t>
      </w:r>
    </w:p>
    <w:p w14:paraId="320F824F" w14:textId="160258BF" w:rsidR="00156B5B" w:rsidRPr="00935764" w:rsidRDefault="001C2216" w:rsidP="00AC59DC">
      <w:pPr>
        <w:spacing w:before="120"/>
        <w:rPr>
          <w:rFonts w:ascii="Helvetica Neue Light" w:hAnsi="Helvetica Neue Light" w:cs="Arial"/>
          <w:rPrChange w:id="4955" w:author="Arthur de Catheu" w:date="2014-06-20T17:08:00Z">
            <w:rPr>
              <w:rFonts w:cs="Arial"/>
            </w:rPr>
          </w:rPrChange>
        </w:rPr>
      </w:pPr>
      <w:r w:rsidRPr="00935764">
        <w:rPr>
          <w:rFonts w:ascii="Helvetica Neue Light" w:hAnsi="Helvetica Neue Light" w:cs="Arial"/>
          <w:rPrChange w:id="4956" w:author="Arthur de Catheu" w:date="2014-06-20T17:08:00Z">
            <w:rPr>
              <w:rFonts w:asciiTheme="majorHAnsi" w:eastAsiaTheme="majorEastAsia" w:hAnsiTheme="majorHAnsi" w:cs="Arial"/>
              <w:bCs/>
              <w:iCs/>
              <w:sz w:val="24"/>
            </w:rPr>
          </w:rPrChange>
        </w:rPr>
        <w:t xml:space="preserve">En cas de réception </w:t>
      </w:r>
      <w:r w:rsidR="006D1AC2" w:rsidRPr="00935764">
        <w:rPr>
          <w:rFonts w:ascii="Helvetica Neue Light" w:hAnsi="Helvetica Neue Light" w:cs="Arial"/>
          <w:rPrChange w:id="4957" w:author="Arthur de Catheu" w:date="2014-06-20T17:08:00Z">
            <w:rPr>
              <w:rFonts w:asciiTheme="majorHAnsi" w:eastAsiaTheme="majorEastAsia" w:hAnsiTheme="majorHAnsi" w:cs="Arial"/>
              <w:bCs/>
              <w:iCs/>
              <w:sz w:val="24"/>
            </w:rPr>
          </w:rPrChange>
        </w:rPr>
        <w:t xml:space="preserve">chez </w:t>
      </w:r>
      <w:r w:rsidR="002119A8" w:rsidRPr="00935764">
        <w:rPr>
          <w:rFonts w:ascii="Helvetica Neue Light" w:hAnsi="Helvetica Neue Light" w:cs="Arial"/>
          <w:rPrChange w:id="4958" w:author="Arthur de Catheu" w:date="2014-06-20T17:08:00Z">
            <w:rPr>
              <w:rFonts w:asciiTheme="majorHAnsi" w:eastAsiaTheme="majorEastAsia" w:hAnsiTheme="majorHAnsi" w:cs="Arial"/>
              <w:bCs/>
              <w:iCs/>
              <w:sz w:val="24"/>
            </w:rPr>
          </w:rPrChange>
        </w:rPr>
        <w:t>Finexkap AM</w:t>
      </w:r>
      <w:r w:rsidR="006D1AC2" w:rsidRPr="00935764">
        <w:rPr>
          <w:rFonts w:ascii="Helvetica Neue Light" w:hAnsi="Helvetica Neue Light" w:cs="Arial"/>
          <w:rPrChange w:id="4959" w:author="Arthur de Catheu" w:date="2014-06-20T17:08:00Z">
            <w:rPr>
              <w:rFonts w:asciiTheme="majorHAnsi" w:eastAsiaTheme="majorEastAsia" w:hAnsiTheme="majorHAnsi" w:cs="Arial"/>
              <w:bCs/>
              <w:iCs/>
              <w:sz w:val="24"/>
            </w:rPr>
          </w:rPrChange>
        </w:rPr>
        <w:t xml:space="preserve"> </w:t>
      </w:r>
      <w:r w:rsidRPr="00935764">
        <w:rPr>
          <w:rFonts w:ascii="Helvetica Neue Light" w:hAnsi="Helvetica Neue Light" w:cs="Arial"/>
          <w:rPrChange w:id="4960" w:author="Arthur de Catheu" w:date="2014-06-20T17:08:00Z">
            <w:rPr>
              <w:rFonts w:asciiTheme="majorHAnsi" w:eastAsiaTheme="majorEastAsia" w:hAnsiTheme="majorHAnsi" w:cs="Arial"/>
              <w:bCs/>
              <w:iCs/>
              <w:sz w:val="24"/>
            </w:rPr>
          </w:rPrChange>
        </w:rPr>
        <w:t>d’un chèque</w:t>
      </w:r>
      <w:r w:rsidR="006D1AC2" w:rsidRPr="00935764">
        <w:rPr>
          <w:rFonts w:ascii="Helvetica Neue Light" w:hAnsi="Helvetica Neue Light" w:cs="Arial"/>
          <w:rPrChange w:id="4961" w:author="Arthur de Catheu" w:date="2014-06-20T17:08:00Z">
            <w:rPr>
              <w:rFonts w:asciiTheme="majorHAnsi" w:eastAsiaTheme="majorEastAsia" w:hAnsiTheme="majorHAnsi" w:cs="Arial"/>
              <w:bCs/>
              <w:iCs/>
              <w:sz w:val="24"/>
            </w:rPr>
          </w:rPrChange>
        </w:rPr>
        <w:t xml:space="preserve"> adressé par un Débiteur</w:t>
      </w:r>
      <w:r w:rsidR="00184823" w:rsidRPr="00935764">
        <w:rPr>
          <w:rFonts w:ascii="Helvetica Neue Light" w:hAnsi="Helvetica Neue Light" w:cs="Arial"/>
          <w:rPrChange w:id="4962" w:author="Arthur de Catheu" w:date="2014-06-20T17:08:00Z">
            <w:rPr>
              <w:rFonts w:asciiTheme="majorHAnsi" w:eastAsiaTheme="majorEastAsia" w:hAnsiTheme="majorHAnsi" w:cs="Arial"/>
              <w:bCs/>
              <w:iCs/>
              <w:sz w:val="24"/>
              <w:highlight w:val="yellow"/>
            </w:rPr>
          </w:rPrChange>
        </w:rPr>
        <w:t xml:space="preserve"> avec un ordre différent de ‘FCT 2014’</w:t>
      </w:r>
      <w:r w:rsidRPr="00935764">
        <w:rPr>
          <w:rFonts w:ascii="Helvetica Neue Light" w:hAnsi="Helvetica Neue Light" w:cs="Arial"/>
          <w:rPrChange w:id="4963" w:author="Arthur de Catheu" w:date="2014-06-20T17:08:00Z">
            <w:rPr>
              <w:rFonts w:asciiTheme="majorHAnsi" w:eastAsiaTheme="majorEastAsia" w:hAnsiTheme="majorHAnsi" w:cs="Arial"/>
              <w:bCs/>
              <w:iCs/>
              <w:sz w:val="24"/>
            </w:rPr>
          </w:rPrChange>
        </w:rPr>
        <w:t xml:space="preserve">, </w:t>
      </w:r>
      <w:r w:rsidR="00184823" w:rsidRPr="00935764">
        <w:rPr>
          <w:rFonts w:ascii="Helvetica Neue Light" w:hAnsi="Helvetica Neue Light" w:cs="Arial"/>
          <w:rPrChange w:id="4964" w:author="Arthur de Catheu" w:date="2014-06-20T17:08:00Z">
            <w:rPr>
              <w:rFonts w:asciiTheme="majorHAnsi" w:eastAsiaTheme="majorEastAsia" w:hAnsiTheme="majorHAnsi" w:cs="Arial"/>
              <w:bCs/>
              <w:iCs/>
              <w:sz w:val="24"/>
            </w:rPr>
          </w:rPrChange>
        </w:rPr>
        <w:t>l’analyste crédit en charge du lettrage</w:t>
      </w:r>
      <w:r w:rsidR="00184823" w:rsidRPr="00935764" w:rsidDel="00184823">
        <w:rPr>
          <w:rFonts w:ascii="Helvetica Neue Light" w:hAnsi="Helvetica Neue Light" w:cs="Arial"/>
          <w:rPrChange w:id="4965" w:author="Arthur de Catheu" w:date="2014-06-20T17:08:00Z">
            <w:rPr>
              <w:rFonts w:asciiTheme="majorHAnsi" w:eastAsiaTheme="majorEastAsia" w:hAnsiTheme="majorHAnsi" w:cs="Arial"/>
              <w:bCs/>
              <w:iCs/>
              <w:sz w:val="24"/>
            </w:rPr>
          </w:rPrChange>
        </w:rPr>
        <w:t xml:space="preserve"> </w:t>
      </w:r>
      <w:r w:rsidRPr="00935764">
        <w:rPr>
          <w:rFonts w:ascii="Helvetica Neue Light" w:hAnsi="Helvetica Neue Light" w:cs="Arial"/>
          <w:rPrChange w:id="4966" w:author="Arthur de Catheu" w:date="2014-06-20T17:08:00Z">
            <w:rPr>
              <w:rFonts w:asciiTheme="majorHAnsi" w:eastAsiaTheme="majorEastAsia" w:hAnsiTheme="majorHAnsi" w:cs="Arial"/>
              <w:bCs/>
              <w:iCs/>
              <w:sz w:val="24"/>
            </w:rPr>
          </w:rPrChange>
        </w:rPr>
        <w:t xml:space="preserve">effectue un lettrage </w:t>
      </w:r>
      <w:r w:rsidR="00EC3C45" w:rsidRPr="00935764">
        <w:rPr>
          <w:rFonts w:ascii="Helvetica Neue Light" w:hAnsi="Helvetica Neue Light" w:cs="Arial"/>
          <w:rPrChange w:id="4967" w:author="Arthur de Catheu" w:date="2014-06-20T17:08:00Z">
            <w:rPr>
              <w:rFonts w:asciiTheme="majorHAnsi" w:eastAsiaTheme="majorEastAsia" w:hAnsiTheme="majorHAnsi" w:cs="Arial"/>
              <w:bCs/>
              <w:iCs/>
              <w:sz w:val="24"/>
            </w:rPr>
          </w:rPrChange>
        </w:rPr>
        <w:t>de la Créance</w:t>
      </w:r>
      <w:r w:rsidRPr="00935764">
        <w:rPr>
          <w:rFonts w:ascii="Helvetica Neue Light" w:hAnsi="Helvetica Neue Light" w:cs="Arial"/>
          <w:rPrChange w:id="4968" w:author="Arthur de Catheu" w:date="2014-06-20T17:08:00Z">
            <w:rPr>
              <w:rFonts w:asciiTheme="majorHAnsi" w:eastAsiaTheme="majorEastAsia" w:hAnsiTheme="majorHAnsi" w:cs="Arial"/>
              <w:bCs/>
              <w:iCs/>
              <w:sz w:val="24"/>
            </w:rPr>
          </w:rPrChange>
        </w:rPr>
        <w:t xml:space="preserve"> et</w:t>
      </w:r>
      <w:r w:rsidR="00DC05F8" w:rsidRPr="00935764">
        <w:rPr>
          <w:rFonts w:ascii="Helvetica Neue Light" w:hAnsi="Helvetica Neue Light" w:cs="Arial"/>
          <w:rPrChange w:id="4969" w:author="Arthur de Catheu" w:date="2014-06-20T17:08:00Z">
            <w:rPr>
              <w:rFonts w:asciiTheme="majorHAnsi" w:eastAsiaTheme="majorEastAsia" w:hAnsiTheme="majorHAnsi" w:cs="Arial"/>
              <w:bCs/>
              <w:iCs/>
              <w:sz w:val="24"/>
            </w:rPr>
          </w:rPrChange>
        </w:rPr>
        <w:t xml:space="preserve"> </w:t>
      </w:r>
      <w:r w:rsidR="00EC3C45" w:rsidRPr="00935764">
        <w:rPr>
          <w:rFonts w:ascii="Helvetica Neue Light" w:hAnsi="Helvetica Neue Light" w:cs="Arial"/>
          <w:rPrChange w:id="4970" w:author="Arthur de Catheu" w:date="2014-06-20T17:08:00Z">
            <w:rPr>
              <w:rFonts w:asciiTheme="majorHAnsi" w:eastAsiaTheme="majorEastAsia" w:hAnsiTheme="majorHAnsi" w:cs="Arial"/>
              <w:bCs/>
              <w:iCs/>
              <w:sz w:val="24"/>
            </w:rPr>
          </w:rPrChange>
        </w:rPr>
        <w:t>endosse</w:t>
      </w:r>
      <w:r w:rsidRPr="00935764">
        <w:rPr>
          <w:rFonts w:ascii="Helvetica Neue Light" w:hAnsi="Helvetica Neue Light" w:cs="Arial"/>
          <w:rPrChange w:id="4971" w:author="Arthur de Catheu" w:date="2014-06-20T17:08:00Z">
            <w:rPr>
              <w:rFonts w:asciiTheme="majorHAnsi" w:eastAsiaTheme="majorEastAsia" w:hAnsiTheme="majorHAnsi" w:cs="Arial"/>
              <w:bCs/>
              <w:iCs/>
              <w:sz w:val="24"/>
            </w:rPr>
          </w:rPrChange>
        </w:rPr>
        <w:t xml:space="preserve"> le chèque</w:t>
      </w:r>
      <w:r w:rsidR="00EC3C45" w:rsidRPr="00935764">
        <w:rPr>
          <w:rFonts w:ascii="Helvetica Neue Light" w:hAnsi="Helvetica Neue Light" w:cs="Arial"/>
          <w:rPrChange w:id="4972" w:author="Arthur de Catheu" w:date="2014-06-20T17:08:00Z">
            <w:rPr>
              <w:rFonts w:asciiTheme="majorHAnsi" w:eastAsiaTheme="majorEastAsia" w:hAnsiTheme="majorHAnsi" w:cs="Arial"/>
              <w:bCs/>
              <w:iCs/>
              <w:sz w:val="24"/>
            </w:rPr>
          </w:rPrChange>
        </w:rPr>
        <w:t xml:space="preserve"> au profit du </w:t>
      </w:r>
      <w:r w:rsidR="00A37D87" w:rsidRPr="00935764">
        <w:rPr>
          <w:rFonts w:ascii="Helvetica Neue Light" w:hAnsi="Helvetica Neue Light" w:cs="Arial"/>
          <w:rPrChange w:id="4973" w:author="Arthur de Catheu" w:date="2014-06-20T17:08:00Z">
            <w:rPr>
              <w:rFonts w:asciiTheme="majorHAnsi" w:eastAsiaTheme="majorEastAsia" w:hAnsiTheme="majorHAnsi" w:cs="Arial"/>
              <w:bCs/>
              <w:iCs/>
              <w:sz w:val="24"/>
            </w:rPr>
          </w:rPrChange>
        </w:rPr>
        <w:t>FCT 2014</w:t>
      </w:r>
      <w:r w:rsidRPr="00935764">
        <w:rPr>
          <w:rFonts w:ascii="Helvetica Neue Light" w:hAnsi="Helvetica Neue Light" w:cs="Arial"/>
          <w:rPrChange w:id="4974" w:author="Arthur de Catheu" w:date="2014-06-20T17:08:00Z">
            <w:rPr>
              <w:rFonts w:asciiTheme="majorHAnsi" w:eastAsiaTheme="majorEastAsia" w:hAnsiTheme="majorHAnsi" w:cs="Arial"/>
              <w:bCs/>
              <w:iCs/>
              <w:sz w:val="24"/>
            </w:rPr>
          </w:rPrChange>
        </w:rPr>
        <w:t xml:space="preserve"> sur le </w:t>
      </w:r>
      <w:r w:rsidR="0030471F" w:rsidRPr="00935764">
        <w:rPr>
          <w:rFonts w:ascii="Helvetica Neue Light" w:hAnsi="Helvetica Neue Light" w:cs="Arial"/>
          <w:rPrChange w:id="4975" w:author="Arthur de Catheu" w:date="2014-06-20T17:08:00Z">
            <w:rPr>
              <w:rFonts w:asciiTheme="majorHAnsi" w:eastAsiaTheme="majorEastAsia" w:hAnsiTheme="majorHAnsi" w:cs="Arial"/>
              <w:bCs/>
              <w:iCs/>
              <w:sz w:val="24"/>
            </w:rPr>
          </w:rPrChange>
        </w:rPr>
        <w:t>C</w:t>
      </w:r>
      <w:r w:rsidRPr="00935764">
        <w:rPr>
          <w:rFonts w:ascii="Helvetica Neue Light" w:hAnsi="Helvetica Neue Light" w:cs="Arial"/>
          <w:rPrChange w:id="4976" w:author="Arthur de Catheu" w:date="2014-06-20T17:08:00Z">
            <w:rPr>
              <w:rFonts w:asciiTheme="majorHAnsi" w:eastAsiaTheme="majorEastAsia" w:hAnsiTheme="majorHAnsi" w:cs="Arial"/>
              <w:bCs/>
              <w:iCs/>
              <w:sz w:val="24"/>
            </w:rPr>
          </w:rPrChange>
        </w:rPr>
        <w:t xml:space="preserve">ompte de </w:t>
      </w:r>
      <w:r w:rsidR="00EC3C45" w:rsidRPr="00935764">
        <w:rPr>
          <w:rFonts w:ascii="Helvetica Neue Light" w:hAnsi="Helvetica Neue Light" w:cs="Arial"/>
          <w:rPrChange w:id="4977" w:author="Arthur de Catheu" w:date="2014-06-20T17:08:00Z">
            <w:rPr>
              <w:rFonts w:asciiTheme="majorHAnsi" w:eastAsiaTheme="majorEastAsia" w:hAnsiTheme="majorHAnsi" w:cs="Arial"/>
              <w:bCs/>
              <w:iCs/>
              <w:sz w:val="24"/>
            </w:rPr>
          </w:rPrChange>
        </w:rPr>
        <w:t>C</w:t>
      </w:r>
      <w:r w:rsidRPr="00935764">
        <w:rPr>
          <w:rFonts w:ascii="Helvetica Neue Light" w:hAnsi="Helvetica Neue Light" w:cs="Arial"/>
          <w:rPrChange w:id="4978" w:author="Arthur de Catheu" w:date="2014-06-20T17:08:00Z">
            <w:rPr>
              <w:rFonts w:asciiTheme="majorHAnsi" w:eastAsiaTheme="majorEastAsia" w:hAnsiTheme="majorHAnsi" w:cs="Arial"/>
              <w:bCs/>
              <w:iCs/>
              <w:sz w:val="24"/>
            </w:rPr>
          </w:rPrChange>
        </w:rPr>
        <w:t>ollecte</w:t>
      </w:r>
      <w:r w:rsidR="00184823" w:rsidRPr="00935764">
        <w:rPr>
          <w:rFonts w:ascii="Helvetica Neue Light" w:hAnsi="Helvetica Neue Light" w:cs="Arial"/>
          <w:rPrChange w:id="4979" w:author="Arthur de Catheu" w:date="2014-06-20T17:08:00Z">
            <w:rPr>
              <w:rFonts w:asciiTheme="majorHAnsi" w:eastAsiaTheme="majorEastAsia" w:hAnsiTheme="majorHAnsi" w:cs="Arial"/>
              <w:bCs/>
              <w:iCs/>
              <w:sz w:val="24"/>
            </w:rPr>
          </w:rPrChange>
        </w:rPr>
        <w:t xml:space="preserve"> dans un délai d’un (1) Jour Ouvré suivant le lettrage</w:t>
      </w:r>
      <w:r w:rsidRPr="00935764">
        <w:rPr>
          <w:rFonts w:ascii="Helvetica Neue Light" w:hAnsi="Helvetica Neue Light" w:cs="Arial"/>
          <w:rPrChange w:id="4980" w:author="Arthur de Catheu" w:date="2014-06-20T17:08:00Z">
            <w:rPr>
              <w:rFonts w:asciiTheme="majorHAnsi" w:eastAsiaTheme="majorEastAsia" w:hAnsiTheme="majorHAnsi" w:cs="Arial"/>
              <w:bCs/>
              <w:iCs/>
              <w:sz w:val="24"/>
            </w:rPr>
          </w:rPrChange>
        </w:rPr>
        <w:t>.</w:t>
      </w:r>
    </w:p>
    <w:p w14:paraId="3BA7F822" w14:textId="588F23E8" w:rsidR="000519BA" w:rsidRPr="00935764" w:rsidRDefault="00845E65" w:rsidP="00AC59DC">
      <w:pPr>
        <w:spacing w:before="120"/>
        <w:rPr>
          <w:rFonts w:ascii="Helvetica Neue Light" w:hAnsi="Helvetica Neue Light" w:cs="Arial"/>
          <w:rPrChange w:id="4981" w:author="Arthur de Catheu" w:date="2014-06-20T17:08:00Z">
            <w:rPr>
              <w:rFonts w:cs="Arial"/>
            </w:rPr>
          </w:rPrChange>
        </w:rPr>
      </w:pPr>
      <w:r w:rsidRPr="00935764">
        <w:rPr>
          <w:rFonts w:ascii="Helvetica Neue Light" w:hAnsi="Helvetica Neue Light" w:cs="Arial"/>
          <w:rPrChange w:id="4982" w:author="Arthur de Catheu" w:date="2014-06-20T17:08:00Z">
            <w:rPr>
              <w:rFonts w:asciiTheme="majorHAnsi" w:eastAsiaTheme="majorEastAsia" w:hAnsiTheme="majorHAnsi" w:cs="Arial"/>
              <w:bCs/>
              <w:iCs/>
              <w:sz w:val="24"/>
            </w:rPr>
          </w:rPrChange>
        </w:rPr>
        <w:t xml:space="preserve">Dans le cas où l’ordre indiqué sur un chèque </w:t>
      </w:r>
      <w:r w:rsidR="00184823" w:rsidRPr="00935764">
        <w:rPr>
          <w:rFonts w:ascii="Helvetica Neue Light" w:hAnsi="Helvetica Neue Light" w:cs="Arial"/>
          <w:rPrChange w:id="4983" w:author="Arthur de Catheu" w:date="2014-06-20T17:08:00Z">
            <w:rPr>
              <w:rFonts w:asciiTheme="majorHAnsi" w:eastAsiaTheme="majorEastAsia" w:hAnsiTheme="majorHAnsi" w:cs="Arial"/>
              <w:bCs/>
              <w:iCs/>
              <w:sz w:val="24"/>
            </w:rPr>
          </w:rPrChange>
        </w:rPr>
        <w:t xml:space="preserve">serait </w:t>
      </w:r>
      <w:r w:rsidR="004B1C54" w:rsidRPr="00935764">
        <w:rPr>
          <w:rFonts w:ascii="Helvetica Neue Light" w:hAnsi="Helvetica Neue Light" w:cs="Arial"/>
          <w:rPrChange w:id="4984" w:author="Arthur de Catheu" w:date="2014-06-20T17:08:00Z">
            <w:rPr>
              <w:rFonts w:asciiTheme="majorHAnsi" w:eastAsiaTheme="majorEastAsia" w:hAnsiTheme="majorHAnsi" w:cs="Arial"/>
              <w:bCs/>
              <w:iCs/>
              <w:sz w:val="24"/>
            </w:rPr>
          </w:rPrChange>
        </w:rPr>
        <w:t>‘</w:t>
      </w:r>
      <w:r w:rsidR="00184823" w:rsidRPr="00935764">
        <w:rPr>
          <w:rFonts w:ascii="Helvetica Neue Light" w:hAnsi="Helvetica Neue Light" w:cs="Arial"/>
          <w:rPrChange w:id="4985" w:author="Arthur de Catheu" w:date="2014-06-20T17:08:00Z">
            <w:rPr>
              <w:rFonts w:asciiTheme="majorHAnsi" w:eastAsiaTheme="majorEastAsia" w:hAnsiTheme="majorHAnsi" w:cs="Arial"/>
              <w:bCs/>
              <w:iCs/>
              <w:sz w:val="24"/>
              <w:highlight w:val="yellow"/>
            </w:rPr>
          </w:rPrChange>
        </w:rPr>
        <w:t>FCT 2014</w:t>
      </w:r>
      <w:r w:rsidR="004B1C54" w:rsidRPr="00935764">
        <w:rPr>
          <w:rFonts w:ascii="Helvetica Neue Light" w:hAnsi="Helvetica Neue Light" w:cs="Arial"/>
          <w:rPrChange w:id="4986" w:author="Arthur de Catheu" w:date="2014-06-20T17:08:00Z">
            <w:rPr>
              <w:rFonts w:asciiTheme="majorHAnsi" w:eastAsiaTheme="majorEastAsia" w:hAnsiTheme="majorHAnsi" w:cs="Arial"/>
              <w:bCs/>
              <w:iCs/>
              <w:sz w:val="24"/>
            </w:rPr>
          </w:rPrChange>
        </w:rPr>
        <w:t xml:space="preserve">’ </w:t>
      </w:r>
      <w:r w:rsidRPr="00935764">
        <w:rPr>
          <w:rFonts w:ascii="Helvetica Neue Light" w:hAnsi="Helvetica Neue Light" w:cs="Arial"/>
          <w:rPrChange w:id="4987" w:author="Arthur de Catheu" w:date="2014-06-20T17:08:00Z">
            <w:rPr>
              <w:rFonts w:asciiTheme="majorHAnsi" w:eastAsiaTheme="majorEastAsia" w:hAnsiTheme="majorHAnsi" w:cs="Arial"/>
              <w:bCs/>
              <w:iCs/>
              <w:sz w:val="24"/>
            </w:rPr>
          </w:rPrChange>
        </w:rPr>
        <w:t>et après avoir effectué le lettrage</w:t>
      </w:r>
      <w:r w:rsidR="00EC3C45" w:rsidRPr="00935764">
        <w:rPr>
          <w:rFonts w:ascii="Helvetica Neue Light" w:hAnsi="Helvetica Neue Light" w:cs="Arial"/>
          <w:rPrChange w:id="4988" w:author="Arthur de Catheu" w:date="2014-06-20T17:08:00Z">
            <w:rPr>
              <w:rFonts w:asciiTheme="majorHAnsi" w:eastAsiaTheme="majorEastAsia" w:hAnsiTheme="majorHAnsi" w:cs="Arial"/>
              <w:bCs/>
              <w:iCs/>
              <w:sz w:val="24"/>
            </w:rPr>
          </w:rPrChange>
        </w:rPr>
        <w:t xml:space="preserve"> de la Créance concernée</w:t>
      </w:r>
      <w:r w:rsidRPr="00935764">
        <w:rPr>
          <w:rFonts w:ascii="Helvetica Neue Light" w:hAnsi="Helvetica Neue Light" w:cs="Arial"/>
          <w:rPrChange w:id="4989" w:author="Arthur de Catheu" w:date="2014-06-20T17:08:00Z">
            <w:rPr>
              <w:rFonts w:asciiTheme="majorHAnsi" w:eastAsiaTheme="majorEastAsia" w:hAnsiTheme="majorHAnsi" w:cs="Arial"/>
              <w:bCs/>
              <w:iCs/>
              <w:sz w:val="24"/>
            </w:rPr>
          </w:rPrChange>
        </w:rPr>
        <w:t xml:space="preserve">, </w:t>
      </w:r>
      <w:r w:rsidR="00184823" w:rsidRPr="00935764">
        <w:rPr>
          <w:rFonts w:ascii="Helvetica Neue Light" w:hAnsi="Helvetica Neue Light" w:cs="Arial"/>
          <w:rPrChange w:id="4990" w:author="Arthur de Catheu" w:date="2014-06-20T17:08:00Z">
            <w:rPr>
              <w:rFonts w:asciiTheme="majorHAnsi" w:eastAsiaTheme="majorEastAsia" w:hAnsiTheme="majorHAnsi" w:cs="Arial"/>
              <w:bCs/>
              <w:iCs/>
              <w:sz w:val="24"/>
              <w:highlight w:val="yellow"/>
            </w:rPr>
          </w:rPrChange>
        </w:rPr>
        <w:t>l’analyste crédit en charge du lettrage</w:t>
      </w:r>
      <w:r w:rsidR="00184823" w:rsidRPr="00935764" w:rsidDel="00184823">
        <w:rPr>
          <w:rFonts w:ascii="Helvetica Neue Light" w:hAnsi="Helvetica Neue Light" w:cs="Arial"/>
          <w:rPrChange w:id="4991" w:author="Arthur de Catheu" w:date="2014-06-20T17:08:00Z">
            <w:rPr>
              <w:rFonts w:asciiTheme="majorHAnsi" w:eastAsiaTheme="majorEastAsia" w:hAnsiTheme="majorHAnsi" w:cs="Arial"/>
              <w:bCs/>
              <w:iCs/>
              <w:sz w:val="24"/>
              <w:highlight w:val="yellow"/>
            </w:rPr>
          </w:rPrChange>
        </w:rPr>
        <w:t xml:space="preserve"> </w:t>
      </w:r>
      <w:r w:rsidR="00EC3C45" w:rsidRPr="00935764">
        <w:rPr>
          <w:rFonts w:ascii="Helvetica Neue Light" w:hAnsi="Helvetica Neue Light" w:cs="Arial"/>
          <w:rPrChange w:id="4992" w:author="Arthur de Catheu" w:date="2014-06-20T17:08:00Z">
            <w:rPr>
              <w:rFonts w:asciiTheme="majorHAnsi" w:eastAsiaTheme="majorEastAsia" w:hAnsiTheme="majorHAnsi" w:cs="Arial"/>
              <w:bCs/>
              <w:iCs/>
              <w:sz w:val="24"/>
            </w:rPr>
          </w:rPrChange>
        </w:rPr>
        <w:t xml:space="preserve">dépose </w:t>
      </w:r>
      <w:r w:rsidRPr="00935764">
        <w:rPr>
          <w:rFonts w:ascii="Helvetica Neue Light" w:hAnsi="Helvetica Neue Light" w:cs="Arial"/>
          <w:rPrChange w:id="4993" w:author="Arthur de Catheu" w:date="2014-06-20T17:08:00Z">
            <w:rPr>
              <w:rFonts w:asciiTheme="majorHAnsi" w:eastAsiaTheme="majorEastAsia" w:hAnsiTheme="majorHAnsi" w:cs="Arial"/>
              <w:bCs/>
              <w:iCs/>
              <w:sz w:val="24"/>
            </w:rPr>
          </w:rPrChange>
        </w:rPr>
        <w:t xml:space="preserve">le chèque sur </w:t>
      </w:r>
      <w:r w:rsidR="00EC3C45" w:rsidRPr="00935764">
        <w:rPr>
          <w:rFonts w:ascii="Helvetica Neue Light" w:hAnsi="Helvetica Neue Light" w:cs="Arial"/>
          <w:rPrChange w:id="4994" w:author="Arthur de Catheu" w:date="2014-06-20T17:08:00Z">
            <w:rPr>
              <w:rFonts w:asciiTheme="majorHAnsi" w:eastAsiaTheme="majorEastAsia" w:hAnsiTheme="majorHAnsi" w:cs="Arial"/>
              <w:bCs/>
              <w:iCs/>
              <w:sz w:val="24"/>
            </w:rPr>
          </w:rPrChange>
        </w:rPr>
        <w:t xml:space="preserve">le Compte </w:t>
      </w:r>
      <w:r w:rsidR="00491F7C" w:rsidRPr="00935764">
        <w:rPr>
          <w:rFonts w:ascii="Helvetica Neue Light" w:hAnsi="Helvetica Neue Light" w:cs="Arial"/>
          <w:rPrChange w:id="4995" w:author="Arthur de Catheu" w:date="2014-06-20T17:08:00Z">
            <w:rPr>
              <w:rFonts w:asciiTheme="majorHAnsi" w:eastAsiaTheme="majorEastAsia" w:hAnsiTheme="majorHAnsi" w:cs="Arial"/>
              <w:bCs/>
              <w:iCs/>
              <w:sz w:val="24"/>
            </w:rPr>
          </w:rPrChange>
        </w:rPr>
        <w:t xml:space="preserve">de Collecte </w:t>
      </w:r>
      <w:r w:rsidRPr="00935764">
        <w:rPr>
          <w:rFonts w:ascii="Helvetica Neue Light" w:hAnsi="Helvetica Neue Light" w:cs="Arial"/>
          <w:rPrChange w:id="4996" w:author="Arthur de Catheu" w:date="2014-06-20T17:08:00Z">
            <w:rPr>
              <w:rFonts w:asciiTheme="majorHAnsi" w:eastAsiaTheme="majorEastAsia" w:hAnsiTheme="majorHAnsi" w:cs="Arial"/>
              <w:bCs/>
              <w:iCs/>
              <w:sz w:val="24"/>
            </w:rPr>
          </w:rPrChange>
        </w:rPr>
        <w:t xml:space="preserve">ouvert </w:t>
      </w:r>
      <w:r w:rsidR="004B1C54" w:rsidRPr="00935764">
        <w:rPr>
          <w:rFonts w:ascii="Helvetica Neue Light" w:hAnsi="Helvetica Neue Light" w:cs="Arial"/>
          <w:rPrChange w:id="4997" w:author="Arthur de Catheu" w:date="2014-06-20T17:08:00Z">
            <w:rPr>
              <w:rFonts w:asciiTheme="majorHAnsi" w:eastAsiaTheme="majorEastAsia" w:hAnsiTheme="majorHAnsi" w:cs="Arial"/>
              <w:bCs/>
              <w:iCs/>
              <w:sz w:val="24"/>
            </w:rPr>
          </w:rPrChange>
        </w:rPr>
        <w:t>dans les livres</w:t>
      </w:r>
      <w:r w:rsidR="00EC3C45" w:rsidRPr="00935764">
        <w:rPr>
          <w:rFonts w:ascii="Helvetica Neue Light" w:hAnsi="Helvetica Neue Light" w:cs="Arial"/>
          <w:rPrChange w:id="4998" w:author="Arthur de Catheu" w:date="2014-06-20T17:08:00Z">
            <w:rPr>
              <w:rFonts w:asciiTheme="majorHAnsi" w:eastAsiaTheme="majorEastAsia" w:hAnsiTheme="majorHAnsi" w:cs="Arial"/>
              <w:bCs/>
              <w:iCs/>
              <w:sz w:val="24"/>
            </w:rPr>
          </w:rPrChange>
        </w:rPr>
        <w:t xml:space="preserve"> de</w:t>
      </w:r>
      <w:r w:rsidRPr="00935764">
        <w:rPr>
          <w:rFonts w:ascii="Helvetica Neue Light" w:hAnsi="Helvetica Neue Light" w:cs="Arial"/>
          <w:rPrChange w:id="4999" w:author="Arthur de Catheu" w:date="2014-06-20T17:08:00Z">
            <w:rPr>
              <w:rFonts w:asciiTheme="majorHAnsi" w:eastAsiaTheme="majorEastAsia" w:hAnsiTheme="majorHAnsi" w:cs="Arial"/>
              <w:bCs/>
              <w:iCs/>
              <w:sz w:val="24"/>
            </w:rPr>
          </w:rPrChange>
        </w:rPr>
        <w:t xml:space="preserve"> la Banque de </w:t>
      </w:r>
      <w:r w:rsidR="00EC3C45" w:rsidRPr="00935764">
        <w:rPr>
          <w:rFonts w:ascii="Helvetica Neue Light" w:hAnsi="Helvetica Neue Light" w:cs="Arial"/>
          <w:rPrChange w:id="5000" w:author="Arthur de Catheu" w:date="2014-06-20T17:08:00Z">
            <w:rPr>
              <w:rFonts w:asciiTheme="majorHAnsi" w:eastAsiaTheme="majorEastAsia" w:hAnsiTheme="majorHAnsi" w:cs="Arial"/>
              <w:bCs/>
              <w:iCs/>
              <w:sz w:val="24"/>
            </w:rPr>
          </w:rPrChange>
        </w:rPr>
        <w:t>R</w:t>
      </w:r>
      <w:r w:rsidRPr="00935764">
        <w:rPr>
          <w:rFonts w:ascii="Helvetica Neue Light" w:hAnsi="Helvetica Neue Light" w:cs="Arial"/>
          <w:rPrChange w:id="5001" w:author="Arthur de Catheu" w:date="2014-06-20T17:08:00Z">
            <w:rPr>
              <w:rFonts w:asciiTheme="majorHAnsi" w:eastAsiaTheme="majorEastAsia" w:hAnsiTheme="majorHAnsi" w:cs="Arial"/>
              <w:bCs/>
              <w:iCs/>
              <w:sz w:val="24"/>
            </w:rPr>
          </w:rPrChange>
        </w:rPr>
        <w:t xml:space="preserve">èglement. </w:t>
      </w:r>
    </w:p>
    <w:p w14:paraId="5A69786F" w14:textId="09ECFA9F" w:rsidR="00156B5B" w:rsidRPr="00935764" w:rsidRDefault="00845E65" w:rsidP="00AC59DC">
      <w:pPr>
        <w:spacing w:before="120"/>
        <w:rPr>
          <w:rFonts w:ascii="Helvetica Neue Light" w:hAnsi="Helvetica Neue Light" w:cs="Arial"/>
          <w:rPrChange w:id="5002" w:author="Arthur de Catheu" w:date="2014-06-20T17:08:00Z">
            <w:rPr>
              <w:rFonts w:cs="Arial"/>
            </w:rPr>
          </w:rPrChange>
        </w:rPr>
      </w:pPr>
      <w:r w:rsidRPr="00935764">
        <w:rPr>
          <w:rFonts w:ascii="Helvetica Neue Light" w:hAnsi="Helvetica Neue Light" w:cs="Arial"/>
          <w:rPrChange w:id="5003" w:author="Arthur de Catheu" w:date="2014-06-20T17:08:00Z">
            <w:rPr>
              <w:rFonts w:asciiTheme="majorHAnsi" w:eastAsiaTheme="majorEastAsia" w:hAnsiTheme="majorHAnsi" w:cs="Arial"/>
              <w:bCs/>
              <w:iCs/>
              <w:sz w:val="24"/>
            </w:rPr>
          </w:rPrChange>
        </w:rPr>
        <w:t xml:space="preserve">Aucun chèque reçu par </w:t>
      </w:r>
      <w:r w:rsidR="002119A8" w:rsidRPr="00935764">
        <w:rPr>
          <w:rFonts w:ascii="Helvetica Neue Light" w:hAnsi="Helvetica Neue Light" w:cs="Arial"/>
          <w:rPrChange w:id="5004" w:author="Arthur de Catheu" w:date="2014-06-20T17:08:00Z">
            <w:rPr>
              <w:rFonts w:asciiTheme="majorHAnsi" w:eastAsiaTheme="majorEastAsia" w:hAnsiTheme="majorHAnsi" w:cs="Arial"/>
              <w:bCs/>
              <w:iCs/>
              <w:sz w:val="24"/>
            </w:rPr>
          </w:rPrChange>
        </w:rPr>
        <w:t>Finexkap AM</w:t>
      </w:r>
      <w:r w:rsidRPr="00935764">
        <w:rPr>
          <w:rFonts w:ascii="Helvetica Neue Light" w:hAnsi="Helvetica Neue Light" w:cs="Arial"/>
          <w:rPrChange w:id="5005" w:author="Arthur de Catheu" w:date="2014-06-20T17:08:00Z">
            <w:rPr>
              <w:rFonts w:asciiTheme="majorHAnsi" w:eastAsiaTheme="majorEastAsia" w:hAnsiTheme="majorHAnsi" w:cs="Arial"/>
              <w:bCs/>
              <w:iCs/>
              <w:sz w:val="24"/>
            </w:rPr>
          </w:rPrChange>
        </w:rPr>
        <w:t xml:space="preserve"> ne </w:t>
      </w:r>
      <w:r w:rsidR="004B1C54" w:rsidRPr="00935764">
        <w:rPr>
          <w:rFonts w:ascii="Helvetica Neue Light" w:hAnsi="Helvetica Neue Light" w:cs="Arial"/>
          <w:rPrChange w:id="5006" w:author="Arthur de Catheu" w:date="2014-06-20T17:08:00Z">
            <w:rPr>
              <w:rFonts w:asciiTheme="majorHAnsi" w:eastAsiaTheme="majorEastAsia" w:hAnsiTheme="majorHAnsi" w:cs="Arial"/>
              <w:bCs/>
              <w:iCs/>
              <w:sz w:val="24"/>
            </w:rPr>
          </w:rPrChange>
        </w:rPr>
        <w:t>peut</w:t>
      </w:r>
      <w:r w:rsidRPr="00935764">
        <w:rPr>
          <w:rFonts w:ascii="Helvetica Neue Light" w:hAnsi="Helvetica Neue Light" w:cs="Arial"/>
          <w:rPrChange w:id="5007" w:author="Arthur de Catheu" w:date="2014-06-20T17:08:00Z">
            <w:rPr>
              <w:rFonts w:asciiTheme="majorHAnsi" w:eastAsiaTheme="majorEastAsia" w:hAnsiTheme="majorHAnsi" w:cs="Arial"/>
              <w:bCs/>
              <w:iCs/>
              <w:sz w:val="24"/>
            </w:rPr>
          </w:rPrChange>
        </w:rPr>
        <w:t xml:space="preserve"> être </w:t>
      </w:r>
      <w:r w:rsidR="00EC3C45" w:rsidRPr="00935764">
        <w:rPr>
          <w:rFonts w:ascii="Helvetica Neue Light" w:hAnsi="Helvetica Neue Light" w:cs="Arial"/>
          <w:rPrChange w:id="5008" w:author="Arthur de Catheu" w:date="2014-06-20T17:08:00Z">
            <w:rPr>
              <w:rFonts w:asciiTheme="majorHAnsi" w:eastAsiaTheme="majorEastAsia" w:hAnsiTheme="majorHAnsi" w:cs="Arial"/>
              <w:bCs/>
              <w:iCs/>
              <w:sz w:val="24"/>
            </w:rPr>
          </w:rPrChange>
        </w:rPr>
        <w:t xml:space="preserve">déposé </w:t>
      </w:r>
      <w:r w:rsidRPr="00935764">
        <w:rPr>
          <w:rFonts w:ascii="Helvetica Neue Light" w:hAnsi="Helvetica Neue Light" w:cs="Arial"/>
          <w:rPrChange w:id="5009" w:author="Arthur de Catheu" w:date="2014-06-20T17:08:00Z">
            <w:rPr>
              <w:rFonts w:asciiTheme="majorHAnsi" w:eastAsiaTheme="majorEastAsia" w:hAnsiTheme="majorHAnsi" w:cs="Arial"/>
              <w:bCs/>
              <w:iCs/>
              <w:sz w:val="24"/>
            </w:rPr>
          </w:rPrChange>
        </w:rPr>
        <w:t xml:space="preserve">par </w:t>
      </w:r>
      <w:r w:rsidR="002119A8" w:rsidRPr="00935764">
        <w:rPr>
          <w:rFonts w:ascii="Helvetica Neue Light" w:hAnsi="Helvetica Neue Light" w:cs="Arial"/>
          <w:rPrChange w:id="5010" w:author="Arthur de Catheu" w:date="2014-06-20T17:08:00Z">
            <w:rPr>
              <w:rFonts w:asciiTheme="majorHAnsi" w:eastAsiaTheme="majorEastAsia" w:hAnsiTheme="majorHAnsi" w:cs="Arial"/>
              <w:bCs/>
              <w:iCs/>
              <w:sz w:val="24"/>
            </w:rPr>
          </w:rPrChange>
        </w:rPr>
        <w:t>Finexkap AM</w:t>
      </w:r>
      <w:r w:rsidRPr="00935764">
        <w:rPr>
          <w:rFonts w:ascii="Helvetica Neue Light" w:hAnsi="Helvetica Neue Light" w:cs="Arial"/>
          <w:rPrChange w:id="5011" w:author="Arthur de Catheu" w:date="2014-06-20T17:08:00Z">
            <w:rPr>
              <w:rFonts w:asciiTheme="majorHAnsi" w:eastAsiaTheme="majorEastAsia" w:hAnsiTheme="majorHAnsi" w:cs="Arial"/>
              <w:bCs/>
              <w:iCs/>
              <w:sz w:val="24"/>
            </w:rPr>
          </w:rPrChange>
        </w:rPr>
        <w:t xml:space="preserve"> sur un autre compte que sur le Compte de </w:t>
      </w:r>
      <w:r w:rsidR="00EC3C45" w:rsidRPr="00935764">
        <w:rPr>
          <w:rFonts w:ascii="Helvetica Neue Light" w:hAnsi="Helvetica Neue Light" w:cs="Arial"/>
          <w:rPrChange w:id="5012" w:author="Arthur de Catheu" w:date="2014-06-20T17:08:00Z">
            <w:rPr>
              <w:rFonts w:asciiTheme="majorHAnsi" w:eastAsiaTheme="majorEastAsia" w:hAnsiTheme="majorHAnsi" w:cs="Arial"/>
              <w:bCs/>
              <w:iCs/>
              <w:sz w:val="24"/>
            </w:rPr>
          </w:rPrChange>
        </w:rPr>
        <w:t>C</w:t>
      </w:r>
      <w:r w:rsidRPr="00935764">
        <w:rPr>
          <w:rFonts w:ascii="Helvetica Neue Light" w:hAnsi="Helvetica Neue Light" w:cs="Arial"/>
          <w:rPrChange w:id="5013" w:author="Arthur de Catheu" w:date="2014-06-20T17:08:00Z">
            <w:rPr>
              <w:rFonts w:asciiTheme="majorHAnsi" w:eastAsiaTheme="majorEastAsia" w:hAnsiTheme="majorHAnsi" w:cs="Arial"/>
              <w:bCs/>
              <w:iCs/>
              <w:sz w:val="24"/>
            </w:rPr>
          </w:rPrChange>
        </w:rPr>
        <w:t>ollecte.</w:t>
      </w:r>
    </w:p>
    <w:p w14:paraId="1B3E325D" w14:textId="2BA0FAB8" w:rsidR="00156B5B" w:rsidRPr="00935764" w:rsidRDefault="0030471F" w:rsidP="00AC59DC">
      <w:pPr>
        <w:spacing w:before="120"/>
        <w:rPr>
          <w:rFonts w:ascii="Helvetica Neue Light" w:hAnsi="Helvetica Neue Light" w:cs="Arial"/>
          <w:rPrChange w:id="5014" w:author="Arthur de Catheu" w:date="2014-06-20T17:08:00Z">
            <w:rPr>
              <w:rFonts w:cs="Arial"/>
            </w:rPr>
          </w:rPrChange>
        </w:rPr>
      </w:pPr>
      <w:r w:rsidRPr="00935764">
        <w:rPr>
          <w:rFonts w:ascii="Helvetica Neue Light" w:hAnsi="Helvetica Neue Light" w:cs="Arial"/>
          <w:rPrChange w:id="5015" w:author="Arthur de Catheu" w:date="2014-06-20T17:08:00Z">
            <w:rPr>
              <w:rFonts w:asciiTheme="majorHAnsi" w:eastAsiaTheme="majorEastAsia" w:hAnsiTheme="majorHAnsi" w:cs="Arial"/>
              <w:bCs/>
              <w:iCs/>
              <w:sz w:val="24"/>
            </w:rPr>
          </w:rPrChange>
        </w:rPr>
        <w:t xml:space="preserve">Une fois le lettrage accompli, </w:t>
      </w:r>
      <w:r w:rsidR="00184823" w:rsidRPr="00935764">
        <w:rPr>
          <w:rFonts w:ascii="Helvetica Neue Light" w:hAnsi="Helvetica Neue Light" w:cs="Arial"/>
          <w:rPrChange w:id="5016" w:author="Arthur de Catheu" w:date="2014-06-20T17:08:00Z">
            <w:rPr>
              <w:rFonts w:asciiTheme="majorHAnsi" w:eastAsiaTheme="majorEastAsia" w:hAnsiTheme="majorHAnsi" w:cs="Arial"/>
              <w:bCs/>
              <w:iCs/>
              <w:sz w:val="24"/>
            </w:rPr>
          </w:rPrChange>
        </w:rPr>
        <w:t>l’analyste crédit en charge du lettrage</w:t>
      </w:r>
      <w:r w:rsidRPr="00935764">
        <w:rPr>
          <w:rFonts w:ascii="Helvetica Neue Light" w:hAnsi="Helvetica Neue Light" w:cs="Arial"/>
          <w:rPrChange w:id="5017" w:author="Arthur de Catheu" w:date="2014-06-20T17:08:00Z">
            <w:rPr>
              <w:rFonts w:asciiTheme="majorHAnsi" w:eastAsiaTheme="majorEastAsia" w:hAnsiTheme="majorHAnsi" w:cs="Arial"/>
              <w:bCs/>
              <w:iCs/>
              <w:sz w:val="24"/>
            </w:rPr>
          </w:rPrChange>
        </w:rPr>
        <w:t>:</w:t>
      </w:r>
    </w:p>
    <w:p w14:paraId="161EA2A5" w14:textId="58DB8BB5" w:rsidR="001E0BEC" w:rsidRPr="00935764" w:rsidRDefault="0030471F" w:rsidP="00963D54">
      <w:pPr>
        <w:pStyle w:val="Paragraphedeliste"/>
        <w:numPr>
          <w:ilvl w:val="0"/>
          <w:numId w:val="308"/>
        </w:numPr>
        <w:rPr>
          <w:rFonts w:ascii="Helvetica Neue Light" w:hAnsi="Helvetica Neue Light"/>
          <w:rPrChange w:id="5018" w:author="Arthur de Catheu" w:date="2014-06-20T17:08:00Z">
            <w:rPr/>
          </w:rPrChange>
        </w:rPr>
      </w:pPr>
      <w:r w:rsidRPr="00935764">
        <w:rPr>
          <w:rFonts w:ascii="Helvetica Neue Light" w:hAnsi="Helvetica Neue Light"/>
          <w:rPrChange w:id="5019" w:author="Arthur de Catheu" w:date="2014-06-20T17:08:00Z">
            <w:rPr>
              <w:rFonts w:asciiTheme="majorHAnsi" w:eastAsiaTheme="majorEastAsia" w:hAnsiTheme="majorHAnsi" w:cstheme="majorBidi"/>
              <w:bCs/>
              <w:iCs/>
              <w:sz w:val="24"/>
            </w:rPr>
          </w:rPrChange>
        </w:rPr>
        <w:t xml:space="preserve">informe le Cédant du règlement effectif de la Créance par </w:t>
      </w:r>
      <w:r w:rsidR="00EC3C45" w:rsidRPr="00935764">
        <w:rPr>
          <w:rFonts w:ascii="Helvetica Neue Light" w:hAnsi="Helvetica Neue Light"/>
          <w:rPrChange w:id="5020" w:author="Arthur de Catheu" w:date="2014-06-20T17:08:00Z">
            <w:rPr>
              <w:rFonts w:asciiTheme="majorHAnsi" w:eastAsiaTheme="majorEastAsia" w:hAnsiTheme="majorHAnsi" w:cstheme="majorBidi"/>
              <w:bCs/>
              <w:iCs/>
              <w:sz w:val="24"/>
            </w:rPr>
          </w:rPrChange>
        </w:rPr>
        <w:t>e</w:t>
      </w:r>
      <w:r w:rsidRPr="00935764">
        <w:rPr>
          <w:rFonts w:ascii="Helvetica Neue Light" w:hAnsi="Helvetica Neue Light"/>
          <w:rPrChange w:id="5021" w:author="Arthur de Catheu" w:date="2014-06-20T17:08:00Z">
            <w:rPr>
              <w:rFonts w:asciiTheme="majorHAnsi" w:eastAsiaTheme="majorEastAsia" w:hAnsiTheme="majorHAnsi" w:cstheme="majorBidi"/>
              <w:bCs/>
              <w:iCs/>
              <w:sz w:val="24"/>
            </w:rPr>
          </w:rPrChange>
        </w:rPr>
        <w:t>mail</w:t>
      </w:r>
      <w:r w:rsidR="00EC3C45" w:rsidRPr="00935764">
        <w:rPr>
          <w:rFonts w:ascii="Helvetica Neue Light" w:hAnsi="Helvetica Neue Light"/>
          <w:rPrChange w:id="5022" w:author="Arthur de Catheu" w:date="2014-06-20T17:08:00Z">
            <w:rPr>
              <w:rFonts w:asciiTheme="majorHAnsi" w:eastAsiaTheme="majorEastAsia" w:hAnsiTheme="majorHAnsi" w:cstheme="majorBidi"/>
              <w:bCs/>
              <w:iCs/>
              <w:sz w:val="24"/>
            </w:rPr>
          </w:rPrChange>
        </w:rPr>
        <w:t xml:space="preserve"> </w:t>
      </w:r>
      <w:r w:rsidR="00184823" w:rsidRPr="00935764">
        <w:rPr>
          <w:rFonts w:ascii="Helvetica Neue Light" w:hAnsi="Helvetica Neue Light"/>
          <w:rPrChange w:id="5023" w:author="Arthur de Catheu" w:date="2014-06-20T17:08:00Z">
            <w:rPr>
              <w:rFonts w:asciiTheme="majorHAnsi" w:eastAsiaTheme="majorEastAsia" w:hAnsiTheme="majorHAnsi" w:cstheme="majorBidi"/>
              <w:bCs/>
              <w:iCs/>
              <w:sz w:val="24"/>
            </w:rPr>
          </w:rPrChange>
        </w:rPr>
        <w:t>dans un délai d’un (1) Jour Ouvré suivant le lettrage</w:t>
      </w:r>
      <w:r w:rsidR="00EC3C45" w:rsidRPr="00935764">
        <w:rPr>
          <w:rFonts w:ascii="Helvetica Neue Light" w:hAnsi="Helvetica Neue Light"/>
          <w:rPrChange w:id="5024" w:author="Arthur de Catheu" w:date="2014-06-20T17:08:00Z">
            <w:rPr>
              <w:rFonts w:asciiTheme="majorHAnsi" w:eastAsiaTheme="majorEastAsia" w:hAnsiTheme="majorHAnsi" w:cstheme="majorBidi"/>
              <w:bCs/>
              <w:iCs/>
              <w:sz w:val="24"/>
            </w:rPr>
          </w:rPrChange>
        </w:rPr>
        <w:t>;</w:t>
      </w:r>
    </w:p>
    <w:p w14:paraId="79770E1B" w14:textId="7744E963" w:rsidR="0067506B" w:rsidRPr="00935764" w:rsidRDefault="0067506B" w:rsidP="00963D54">
      <w:pPr>
        <w:pStyle w:val="Paragraphedeliste"/>
        <w:numPr>
          <w:ilvl w:val="0"/>
          <w:numId w:val="308"/>
        </w:numPr>
        <w:rPr>
          <w:rFonts w:ascii="Helvetica Neue Light" w:hAnsi="Helvetica Neue Light"/>
          <w:rPrChange w:id="5025" w:author="Arthur de Catheu" w:date="2014-06-20T17:08:00Z">
            <w:rPr/>
          </w:rPrChange>
        </w:rPr>
      </w:pPr>
      <w:r w:rsidRPr="00935764">
        <w:rPr>
          <w:rFonts w:ascii="Helvetica Neue Light" w:hAnsi="Helvetica Neue Light"/>
          <w:rPrChange w:id="5026" w:author="Arthur de Catheu" w:date="2014-06-20T17:08:00Z">
            <w:rPr>
              <w:rFonts w:asciiTheme="majorHAnsi" w:eastAsiaTheme="majorEastAsia" w:hAnsiTheme="majorHAnsi" w:cstheme="majorBidi"/>
              <w:bCs/>
              <w:iCs/>
              <w:sz w:val="24"/>
            </w:rPr>
          </w:rPrChange>
        </w:rPr>
        <w:t>procède au virement des sommes lettrées du Compte de Collecte au Compte Général</w:t>
      </w:r>
      <w:r w:rsidR="00B25F86" w:rsidRPr="00935764">
        <w:rPr>
          <w:rFonts w:ascii="Helvetica Neue Light" w:hAnsi="Helvetica Neue Light"/>
          <w:rPrChange w:id="5027" w:author="Arthur de Catheu" w:date="2014-06-20T17:08:00Z">
            <w:rPr>
              <w:rFonts w:asciiTheme="majorHAnsi" w:eastAsiaTheme="majorEastAsia" w:hAnsiTheme="majorHAnsi" w:cstheme="majorBidi"/>
              <w:bCs/>
              <w:iCs/>
              <w:sz w:val="24"/>
            </w:rPr>
          </w:rPrChange>
        </w:rPr>
        <w:t> </w:t>
      </w:r>
      <w:r w:rsidR="00184823" w:rsidRPr="00935764">
        <w:rPr>
          <w:rFonts w:ascii="Helvetica Neue Light" w:hAnsi="Helvetica Neue Light"/>
          <w:rPrChange w:id="5028" w:author="Arthur de Catheu" w:date="2014-06-20T17:08:00Z">
            <w:rPr>
              <w:rFonts w:asciiTheme="majorHAnsi" w:eastAsiaTheme="majorEastAsia" w:hAnsiTheme="majorHAnsi" w:cstheme="majorBidi"/>
              <w:bCs/>
              <w:iCs/>
              <w:sz w:val="24"/>
            </w:rPr>
          </w:rPrChange>
        </w:rPr>
        <w:t xml:space="preserve">un délai d’un (1) Jour Ouvré suivant le lettrage </w:t>
      </w:r>
      <w:r w:rsidR="00B25F86" w:rsidRPr="00935764">
        <w:rPr>
          <w:rFonts w:ascii="Helvetica Neue Light" w:hAnsi="Helvetica Neue Light"/>
          <w:rPrChange w:id="5029" w:author="Arthur de Catheu" w:date="2014-06-20T17:08:00Z">
            <w:rPr>
              <w:rFonts w:asciiTheme="majorHAnsi" w:eastAsiaTheme="majorEastAsia" w:hAnsiTheme="majorHAnsi" w:cstheme="majorBidi"/>
              <w:bCs/>
              <w:iCs/>
              <w:sz w:val="24"/>
            </w:rPr>
          </w:rPrChange>
        </w:rPr>
        <w:t>;</w:t>
      </w:r>
    </w:p>
    <w:p w14:paraId="1AF3E180" w14:textId="59BF30AC" w:rsidR="0067506B" w:rsidRPr="00935764" w:rsidRDefault="0067506B" w:rsidP="00963D54">
      <w:pPr>
        <w:pStyle w:val="Paragraphedeliste"/>
        <w:numPr>
          <w:ilvl w:val="0"/>
          <w:numId w:val="308"/>
        </w:numPr>
        <w:rPr>
          <w:rFonts w:ascii="Helvetica Neue Light" w:hAnsi="Helvetica Neue Light"/>
          <w:rPrChange w:id="5030" w:author="Arthur de Catheu" w:date="2014-06-20T17:08:00Z">
            <w:rPr/>
          </w:rPrChange>
        </w:rPr>
      </w:pPr>
      <w:r w:rsidRPr="00935764">
        <w:rPr>
          <w:rFonts w:ascii="Helvetica Neue Light" w:hAnsi="Helvetica Neue Light"/>
          <w:rPrChange w:id="5031" w:author="Arthur de Catheu" w:date="2014-06-20T17:08:00Z">
            <w:rPr>
              <w:rFonts w:asciiTheme="majorHAnsi" w:eastAsiaTheme="majorEastAsia" w:hAnsiTheme="majorHAnsi" w:cstheme="majorBidi"/>
              <w:bCs/>
              <w:iCs/>
              <w:sz w:val="24"/>
            </w:rPr>
          </w:rPrChange>
        </w:rPr>
        <w:t xml:space="preserve">procède au rapprochement bancaire du Compte de Collecte afin de s’assurer que le montant du chèque a bien été crédité sur le Compte de Collecte et </w:t>
      </w:r>
      <w:r w:rsidR="002A110F" w:rsidRPr="00935764">
        <w:rPr>
          <w:rFonts w:ascii="Helvetica Neue Light" w:hAnsi="Helvetica Neue Light"/>
          <w:rPrChange w:id="5032" w:author="Arthur de Catheu" w:date="2014-06-20T17:08:00Z">
            <w:rPr>
              <w:rFonts w:asciiTheme="majorHAnsi" w:eastAsiaTheme="majorEastAsia" w:hAnsiTheme="majorHAnsi" w:cstheme="majorBidi"/>
              <w:bCs/>
              <w:iCs/>
              <w:sz w:val="24"/>
            </w:rPr>
          </w:rPrChange>
        </w:rPr>
        <w:t xml:space="preserve">que le crédit n’a pas été annulé ultérieurement </w:t>
      </w:r>
      <w:r w:rsidRPr="00935764">
        <w:rPr>
          <w:rFonts w:ascii="Helvetica Neue Light" w:hAnsi="Helvetica Neue Light"/>
          <w:rPrChange w:id="5033" w:author="Arthur de Catheu" w:date="2014-06-20T17:08:00Z">
            <w:rPr>
              <w:rFonts w:asciiTheme="majorHAnsi" w:eastAsiaTheme="majorEastAsia" w:hAnsiTheme="majorHAnsi" w:cstheme="majorBidi"/>
              <w:bCs/>
              <w:iCs/>
              <w:sz w:val="24"/>
            </w:rPr>
          </w:rPrChange>
        </w:rPr>
        <w:t>suite à un incident de paiement affectant le Débiteur (chèque sans provision</w:t>
      </w:r>
      <w:r w:rsidR="00184823" w:rsidRPr="00935764">
        <w:rPr>
          <w:rFonts w:ascii="Helvetica Neue Light" w:hAnsi="Helvetica Neue Light"/>
          <w:rPrChange w:id="5034" w:author="Arthur de Catheu" w:date="2014-06-20T17:08:00Z">
            <w:rPr>
              <w:rFonts w:asciiTheme="majorHAnsi" w:eastAsiaTheme="majorEastAsia" w:hAnsiTheme="majorHAnsi" w:cstheme="majorBidi"/>
              <w:bCs/>
              <w:iCs/>
              <w:sz w:val="24"/>
            </w:rPr>
          </w:rPrChange>
        </w:rPr>
        <w:t>, etc.</w:t>
      </w:r>
      <w:r w:rsidRPr="00935764">
        <w:rPr>
          <w:rFonts w:ascii="Helvetica Neue Light" w:hAnsi="Helvetica Neue Light"/>
          <w:rPrChange w:id="5035" w:author="Arthur de Catheu" w:date="2014-06-20T17:08:00Z">
            <w:rPr>
              <w:rFonts w:asciiTheme="majorHAnsi" w:eastAsiaTheme="majorEastAsia" w:hAnsiTheme="majorHAnsi" w:cstheme="majorBidi"/>
              <w:bCs/>
              <w:iCs/>
              <w:sz w:val="24"/>
            </w:rPr>
          </w:rPrChange>
        </w:rPr>
        <w:t>)</w:t>
      </w:r>
      <w:r w:rsidR="00B25F86" w:rsidRPr="00935764">
        <w:rPr>
          <w:rFonts w:ascii="Helvetica Neue Light" w:hAnsi="Helvetica Neue Light"/>
          <w:rPrChange w:id="5036" w:author="Arthur de Catheu" w:date="2014-06-20T17:08:00Z">
            <w:rPr>
              <w:rFonts w:asciiTheme="majorHAnsi" w:eastAsiaTheme="majorEastAsia" w:hAnsiTheme="majorHAnsi" w:cstheme="majorBidi"/>
              <w:bCs/>
              <w:iCs/>
              <w:sz w:val="24"/>
            </w:rPr>
          </w:rPrChange>
        </w:rPr>
        <w:t> ;</w:t>
      </w:r>
      <w:r w:rsidR="00184823" w:rsidRPr="00935764">
        <w:rPr>
          <w:rFonts w:ascii="Helvetica Neue Light" w:hAnsi="Helvetica Neue Light"/>
          <w:rPrChange w:id="5037" w:author="Arthur de Catheu" w:date="2014-06-20T17:08:00Z">
            <w:rPr>
              <w:rFonts w:asciiTheme="majorHAnsi" w:eastAsiaTheme="majorEastAsia" w:hAnsiTheme="majorHAnsi" w:cstheme="majorBidi"/>
              <w:bCs/>
              <w:iCs/>
              <w:sz w:val="24"/>
            </w:rPr>
          </w:rPrChange>
        </w:rPr>
        <w:t xml:space="preserve"> et</w:t>
      </w:r>
    </w:p>
    <w:p w14:paraId="4D135DE1" w14:textId="6CEBB4AF" w:rsidR="00963D54" w:rsidRPr="00935764" w:rsidRDefault="00184823" w:rsidP="00963D54">
      <w:pPr>
        <w:pStyle w:val="Paragraphedeliste"/>
        <w:numPr>
          <w:ilvl w:val="0"/>
          <w:numId w:val="308"/>
        </w:numPr>
        <w:rPr>
          <w:rFonts w:ascii="Helvetica Neue Light" w:hAnsi="Helvetica Neue Light"/>
          <w:rPrChange w:id="5038" w:author="Arthur de Catheu" w:date="2014-06-20T17:08:00Z">
            <w:rPr/>
          </w:rPrChange>
        </w:rPr>
      </w:pPr>
      <w:r w:rsidRPr="00935764">
        <w:rPr>
          <w:rFonts w:ascii="Helvetica Neue Light" w:hAnsi="Helvetica Neue Light"/>
          <w:rPrChange w:id="5039" w:author="Arthur de Catheu" w:date="2014-06-20T17:08:00Z">
            <w:rPr>
              <w:rFonts w:asciiTheme="majorHAnsi" w:eastAsiaTheme="majorEastAsia" w:hAnsiTheme="majorHAnsi" w:cstheme="majorBidi"/>
              <w:bCs/>
              <w:iCs/>
              <w:sz w:val="24"/>
            </w:rPr>
          </w:rPrChange>
        </w:rPr>
        <w:t xml:space="preserve">sous réserve que le rapprochement bancaire du Compte de Collecte soit satisfaisant, </w:t>
      </w:r>
      <w:r w:rsidR="00963D54" w:rsidRPr="00935764">
        <w:rPr>
          <w:rFonts w:ascii="Helvetica Neue Light" w:hAnsi="Helvetica Neue Light"/>
          <w:rPrChange w:id="5040" w:author="Arthur de Catheu" w:date="2014-06-20T17:08:00Z">
            <w:rPr>
              <w:rFonts w:asciiTheme="majorHAnsi" w:eastAsiaTheme="majorEastAsia" w:hAnsiTheme="majorHAnsi" w:cstheme="majorBidi"/>
              <w:bCs/>
              <w:iCs/>
              <w:sz w:val="24"/>
            </w:rPr>
          </w:rPrChange>
        </w:rPr>
        <w:t>restitue</w:t>
      </w:r>
      <w:r w:rsidRPr="00935764">
        <w:rPr>
          <w:rFonts w:ascii="Helvetica Neue Light" w:hAnsi="Helvetica Neue Light"/>
          <w:rPrChange w:id="5041" w:author="Arthur de Catheu" w:date="2014-06-20T17:08:00Z">
            <w:rPr>
              <w:rFonts w:asciiTheme="majorHAnsi" w:eastAsiaTheme="majorEastAsia" w:hAnsiTheme="majorHAnsi" w:cstheme="majorBidi"/>
              <w:bCs/>
              <w:iCs/>
              <w:sz w:val="24"/>
            </w:rPr>
          </w:rPrChange>
        </w:rPr>
        <w:t xml:space="preserve"> au Cédant</w:t>
      </w:r>
      <w:r w:rsidR="00963D54" w:rsidRPr="00935764">
        <w:rPr>
          <w:rFonts w:ascii="Helvetica Neue Light" w:hAnsi="Helvetica Neue Light"/>
          <w:rPrChange w:id="5042" w:author="Arthur de Catheu" w:date="2014-06-20T17:08:00Z">
            <w:rPr>
              <w:rFonts w:asciiTheme="majorHAnsi" w:eastAsiaTheme="majorEastAsia" w:hAnsiTheme="majorHAnsi" w:cstheme="majorBidi"/>
              <w:bCs/>
              <w:iCs/>
              <w:sz w:val="24"/>
            </w:rPr>
          </w:rPrChange>
        </w:rPr>
        <w:t xml:space="preserve"> la Retenue de Garantie afférente à la Créance</w:t>
      </w:r>
      <w:r w:rsidRPr="00935764">
        <w:rPr>
          <w:rFonts w:ascii="Helvetica Neue Light" w:hAnsi="Helvetica Neue Light"/>
          <w:rPrChange w:id="5043" w:author="Arthur de Catheu" w:date="2014-06-20T17:08:00Z">
            <w:rPr>
              <w:rFonts w:asciiTheme="majorHAnsi" w:eastAsiaTheme="majorEastAsia" w:hAnsiTheme="majorHAnsi" w:cstheme="majorBidi"/>
              <w:bCs/>
              <w:iCs/>
              <w:sz w:val="24"/>
            </w:rPr>
          </w:rPrChange>
        </w:rPr>
        <w:t xml:space="preserve"> par virement depuis le Compte de Retenue de Garantie</w:t>
      </w:r>
      <w:r w:rsidR="00963D54" w:rsidRPr="00935764">
        <w:rPr>
          <w:rFonts w:ascii="Helvetica Neue Light" w:hAnsi="Helvetica Neue Light"/>
          <w:rPrChange w:id="5044"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5045" w:author="Arthur de Catheu" w:date="2014-06-20T17:08:00Z">
            <w:rPr>
              <w:rFonts w:asciiTheme="majorHAnsi" w:eastAsiaTheme="majorEastAsia" w:hAnsiTheme="majorHAnsi" w:cstheme="majorBidi"/>
              <w:bCs/>
              <w:iCs/>
              <w:sz w:val="24"/>
            </w:rPr>
          </w:rPrChange>
        </w:rPr>
        <w:t>dix (</w:t>
      </w:r>
      <w:r w:rsidR="00963D54" w:rsidRPr="00935764">
        <w:rPr>
          <w:rFonts w:ascii="Helvetica Neue Light" w:hAnsi="Helvetica Neue Light"/>
          <w:rPrChange w:id="5046" w:author="Arthur de Catheu" w:date="2014-06-20T17:08:00Z">
            <w:rPr>
              <w:rFonts w:asciiTheme="majorHAnsi" w:eastAsiaTheme="majorEastAsia" w:hAnsiTheme="majorHAnsi" w:cstheme="majorBidi"/>
              <w:bCs/>
              <w:iCs/>
              <w:sz w:val="24"/>
            </w:rPr>
          </w:rPrChange>
        </w:rPr>
        <w:t>10</w:t>
      </w:r>
      <w:r w:rsidRPr="00935764">
        <w:rPr>
          <w:rFonts w:ascii="Helvetica Neue Light" w:hAnsi="Helvetica Neue Light"/>
          <w:rPrChange w:id="5047" w:author="Arthur de Catheu" w:date="2014-06-20T17:08:00Z">
            <w:rPr>
              <w:rFonts w:asciiTheme="majorHAnsi" w:eastAsiaTheme="majorEastAsia" w:hAnsiTheme="majorHAnsi" w:cstheme="majorBidi"/>
              <w:bCs/>
              <w:iCs/>
              <w:sz w:val="24"/>
            </w:rPr>
          </w:rPrChange>
        </w:rPr>
        <w:t>)</w:t>
      </w:r>
      <w:r w:rsidR="00963D54" w:rsidRPr="00935764">
        <w:rPr>
          <w:rFonts w:ascii="Helvetica Neue Light" w:hAnsi="Helvetica Neue Light"/>
          <w:rPrChange w:id="5048" w:author="Arthur de Catheu" w:date="2014-06-20T17:08:00Z">
            <w:rPr>
              <w:rFonts w:asciiTheme="majorHAnsi" w:eastAsiaTheme="majorEastAsia" w:hAnsiTheme="majorHAnsi" w:cstheme="majorBidi"/>
              <w:bCs/>
              <w:iCs/>
              <w:sz w:val="24"/>
            </w:rPr>
          </w:rPrChange>
        </w:rPr>
        <w:t xml:space="preserve"> jours </w:t>
      </w:r>
      <w:ins w:id="5049" w:author="Hervé Monnerie" w:date="2014-06-16T17:21:00Z">
        <w:r w:rsidR="0081438B" w:rsidRPr="00935764">
          <w:rPr>
            <w:rFonts w:ascii="Helvetica Neue Light" w:hAnsi="Helvetica Neue Light"/>
            <w:rPrChange w:id="5050" w:author="Arthur de Catheu" w:date="2014-06-20T17:08:00Z">
              <w:rPr>
                <w:rFonts w:asciiTheme="majorHAnsi" w:eastAsiaTheme="majorEastAsia" w:hAnsiTheme="majorHAnsi" w:cstheme="majorBidi"/>
                <w:bCs/>
                <w:iCs/>
                <w:sz w:val="24"/>
              </w:rPr>
            </w:rPrChange>
          </w:rPr>
          <w:t>ouvrés</w:t>
        </w:r>
      </w:ins>
      <w:del w:id="5051" w:author="Hervé Monnerie" w:date="2014-06-16T17:21:00Z">
        <w:r w:rsidR="00963D54" w:rsidRPr="00935764" w:rsidDel="0081438B">
          <w:rPr>
            <w:rFonts w:ascii="Helvetica Neue Light" w:hAnsi="Helvetica Neue Light"/>
            <w:rPrChange w:id="5052" w:author="Arthur de Catheu" w:date="2014-06-20T17:08:00Z">
              <w:rPr>
                <w:rFonts w:asciiTheme="majorHAnsi" w:eastAsiaTheme="majorEastAsia" w:hAnsiTheme="majorHAnsi" w:cstheme="majorBidi"/>
                <w:bCs/>
                <w:iCs/>
                <w:sz w:val="24"/>
              </w:rPr>
            </w:rPrChange>
          </w:rPr>
          <w:delText>calendaires</w:delText>
        </w:r>
      </w:del>
      <w:r w:rsidR="00963D54" w:rsidRPr="00935764">
        <w:rPr>
          <w:rFonts w:ascii="Helvetica Neue Light" w:hAnsi="Helvetica Neue Light"/>
          <w:rPrChange w:id="5053" w:author="Arthur de Catheu" w:date="2014-06-20T17:08:00Z">
            <w:rPr>
              <w:rFonts w:asciiTheme="majorHAnsi" w:eastAsiaTheme="majorEastAsia" w:hAnsiTheme="majorHAnsi" w:cstheme="majorBidi"/>
              <w:bCs/>
              <w:iCs/>
              <w:sz w:val="24"/>
            </w:rPr>
          </w:rPrChange>
        </w:rPr>
        <w:t xml:space="preserve"> après l’encaissement du chèque.</w:t>
      </w:r>
    </w:p>
    <w:p w14:paraId="36EE02DD" w14:textId="22871D13" w:rsidR="00156B5B" w:rsidRPr="00935764" w:rsidRDefault="00060870">
      <w:pPr>
        <w:pStyle w:val="Titre4"/>
        <w:numPr>
          <w:ilvl w:val="0"/>
          <w:numId w:val="0"/>
        </w:numPr>
        <w:ind w:left="2880" w:firstLine="660"/>
        <w:rPr>
          <w:rFonts w:ascii="Helvetica Neue Light" w:hAnsi="Helvetica Neue Light"/>
          <w:rPrChange w:id="5054" w:author="Arthur de Catheu" w:date="2014-06-20T17:08:00Z">
            <w:rPr/>
          </w:rPrChange>
        </w:rPr>
        <w:pPrChange w:id="5055" w:author="Arthur de Catheu" w:date="2014-06-20T18:07:00Z">
          <w:pPr>
            <w:pStyle w:val="Titre4"/>
            <w:numPr>
              <w:ilvl w:val="1"/>
              <w:numId w:val="324"/>
            </w:numPr>
            <w:ind w:left="1080" w:hanging="360"/>
          </w:pPr>
        </w:pPrChange>
      </w:pPr>
      <w:ins w:id="5056" w:author="Arthur de Catheu" w:date="2014-06-20T18:07:00Z">
        <w:r>
          <w:rPr>
            <w:rFonts w:ascii="Helvetica Neue Light" w:hAnsi="Helvetica Neue Light"/>
          </w:rPr>
          <w:t xml:space="preserve">c. </w:t>
        </w:r>
        <w:r>
          <w:rPr>
            <w:rFonts w:ascii="Helvetica Neue Light" w:hAnsi="Helvetica Neue Light"/>
          </w:rPr>
          <w:tab/>
        </w:r>
      </w:ins>
      <w:r w:rsidR="007205AF" w:rsidRPr="00935764">
        <w:rPr>
          <w:rFonts w:ascii="Helvetica Neue Light" w:hAnsi="Helvetica Neue Light"/>
          <w:rPrChange w:id="5057" w:author="Arthur de Catheu" w:date="2014-06-20T17:08:00Z">
            <w:rPr/>
          </w:rPrChange>
        </w:rPr>
        <w:t xml:space="preserve">Règlement partiel d’une </w:t>
      </w:r>
      <w:r w:rsidR="00557914" w:rsidRPr="00935764">
        <w:rPr>
          <w:rFonts w:ascii="Helvetica Neue Light" w:hAnsi="Helvetica Neue Light"/>
          <w:rPrChange w:id="5058" w:author="Arthur de Catheu" w:date="2014-06-20T17:08:00Z">
            <w:rPr/>
          </w:rPrChange>
        </w:rPr>
        <w:t>Créance</w:t>
      </w:r>
      <w:r w:rsidR="007205AF" w:rsidRPr="00935764">
        <w:rPr>
          <w:rFonts w:ascii="Helvetica Neue Light" w:hAnsi="Helvetica Neue Light"/>
          <w:rPrChange w:id="5059" w:author="Arthur de Catheu" w:date="2014-06-20T17:08:00Z">
            <w:rPr/>
          </w:rPrChange>
        </w:rPr>
        <w:t xml:space="preserve"> </w:t>
      </w:r>
    </w:p>
    <w:p w14:paraId="7A9A63B8" w14:textId="20659DB9" w:rsidR="001167B5" w:rsidRPr="00935764" w:rsidRDefault="00AA1BA5" w:rsidP="00AC59DC">
      <w:pPr>
        <w:spacing w:before="120"/>
        <w:rPr>
          <w:rFonts w:ascii="Helvetica Neue Light" w:hAnsi="Helvetica Neue Light" w:cs="Arial"/>
          <w:rPrChange w:id="5060" w:author="Arthur de Catheu" w:date="2014-06-20T17:08:00Z">
            <w:rPr>
              <w:rFonts w:cs="Arial"/>
            </w:rPr>
          </w:rPrChange>
        </w:rPr>
      </w:pPr>
      <w:r w:rsidRPr="00935764">
        <w:rPr>
          <w:rFonts w:ascii="Helvetica Neue Light" w:hAnsi="Helvetica Neue Light" w:cs="Arial"/>
          <w:rPrChange w:id="5061" w:author="Arthur de Catheu" w:date="2014-06-20T17:08:00Z">
            <w:rPr>
              <w:rFonts w:asciiTheme="majorHAnsi" w:eastAsiaTheme="majorEastAsia" w:hAnsiTheme="majorHAnsi" w:cs="Arial"/>
              <w:bCs/>
              <w:iCs/>
              <w:sz w:val="24"/>
            </w:rPr>
          </w:rPrChange>
        </w:rPr>
        <w:t>En cas de règlement partiel d’une Créance</w:t>
      </w:r>
      <w:r w:rsidR="001167B5" w:rsidRPr="00935764">
        <w:rPr>
          <w:rFonts w:ascii="Helvetica Neue Light" w:hAnsi="Helvetica Neue Light" w:cs="Arial"/>
          <w:rPrChange w:id="5062" w:author="Arthur de Catheu" w:date="2014-06-20T17:08:00Z">
            <w:rPr>
              <w:rFonts w:asciiTheme="majorHAnsi" w:eastAsiaTheme="majorEastAsia" w:hAnsiTheme="majorHAnsi" w:cs="Arial"/>
              <w:bCs/>
              <w:iCs/>
              <w:sz w:val="24"/>
            </w:rPr>
          </w:rPrChange>
        </w:rPr>
        <w:t xml:space="preserve"> par un Débiteur</w:t>
      </w:r>
      <w:r w:rsidRPr="00935764">
        <w:rPr>
          <w:rFonts w:ascii="Helvetica Neue Light" w:hAnsi="Helvetica Neue Light" w:cs="Arial"/>
          <w:rPrChange w:id="5063" w:author="Arthur de Catheu" w:date="2014-06-20T17:08:00Z">
            <w:rPr>
              <w:rFonts w:asciiTheme="majorHAnsi" w:eastAsiaTheme="majorEastAsia" w:hAnsiTheme="majorHAnsi" w:cs="Arial"/>
              <w:bCs/>
              <w:iCs/>
              <w:sz w:val="24"/>
            </w:rPr>
          </w:rPrChange>
        </w:rPr>
        <w:t xml:space="preserve">, </w:t>
      </w:r>
      <w:r w:rsidR="00184823" w:rsidRPr="00935764">
        <w:rPr>
          <w:rFonts w:ascii="Helvetica Neue Light" w:hAnsi="Helvetica Neue Light" w:cs="Arial"/>
          <w:rPrChange w:id="5064" w:author="Arthur de Catheu" w:date="2014-06-20T17:08:00Z">
            <w:rPr>
              <w:rFonts w:asciiTheme="majorHAnsi" w:eastAsiaTheme="majorEastAsia" w:hAnsiTheme="majorHAnsi" w:cs="Arial"/>
              <w:bCs/>
              <w:iCs/>
              <w:sz w:val="24"/>
            </w:rPr>
          </w:rPrChange>
        </w:rPr>
        <w:t>l’analyste crédit en charge du lettrage</w:t>
      </w:r>
      <w:r w:rsidR="00184823" w:rsidRPr="00935764" w:rsidDel="00184823">
        <w:rPr>
          <w:rFonts w:ascii="Helvetica Neue Light" w:hAnsi="Helvetica Neue Light" w:cs="Arial"/>
          <w:rPrChange w:id="5065" w:author="Arthur de Catheu" w:date="2014-06-20T17:08:00Z">
            <w:rPr>
              <w:rFonts w:asciiTheme="majorHAnsi" w:eastAsiaTheme="majorEastAsia" w:hAnsiTheme="majorHAnsi" w:cs="Arial"/>
              <w:bCs/>
              <w:iCs/>
              <w:sz w:val="24"/>
            </w:rPr>
          </w:rPrChange>
        </w:rPr>
        <w:t xml:space="preserve"> </w:t>
      </w:r>
      <w:r w:rsidR="001C2216" w:rsidRPr="00935764">
        <w:rPr>
          <w:rFonts w:ascii="Helvetica Neue Light" w:hAnsi="Helvetica Neue Light" w:cs="Arial"/>
          <w:rPrChange w:id="5066" w:author="Arthur de Catheu" w:date="2014-06-20T17:08:00Z">
            <w:rPr>
              <w:rFonts w:asciiTheme="majorHAnsi" w:eastAsiaTheme="majorEastAsia" w:hAnsiTheme="majorHAnsi" w:cs="Arial"/>
              <w:bCs/>
              <w:iCs/>
              <w:sz w:val="24"/>
            </w:rPr>
          </w:rPrChange>
        </w:rPr>
        <w:t>effectue dans un premier temps le lettrage</w:t>
      </w:r>
      <w:r w:rsidRPr="00935764">
        <w:rPr>
          <w:rFonts w:ascii="Helvetica Neue Light" w:hAnsi="Helvetica Neue Light" w:cs="Arial"/>
          <w:rPrChange w:id="5067" w:author="Arthur de Catheu" w:date="2014-06-20T17:08:00Z">
            <w:rPr>
              <w:rFonts w:asciiTheme="majorHAnsi" w:eastAsiaTheme="majorEastAsia" w:hAnsiTheme="majorHAnsi" w:cs="Arial"/>
              <w:bCs/>
              <w:iCs/>
              <w:sz w:val="24"/>
            </w:rPr>
          </w:rPrChange>
        </w:rPr>
        <w:t xml:space="preserve"> manuel</w:t>
      </w:r>
      <w:r w:rsidR="001C2216" w:rsidRPr="00935764">
        <w:rPr>
          <w:rFonts w:ascii="Helvetica Neue Light" w:hAnsi="Helvetica Neue Light" w:cs="Arial"/>
          <w:rPrChange w:id="5068" w:author="Arthur de Catheu" w:date="2014-06-20T17:08:00Z">
            <w:rPr>
              <w:rFonts w:asciiTheme="majorHAnsi" w:eastAsiaTheme="majorEastAsia" w:hAnsiTheme="majorHAnsi" w:cs="Arial"/>
              <w:bCs/>
              <w:iCs/>
              <w:sz w:val="24"/>
            </w:rPr>
          </w:rPrChange>
        </w:rPr>
        <w:t xml:space="preserve"> du règlement partiel</w:t>
      </w:r>
      <w:r w:rsidR="001167B5" w:rsidRPr="00935764">
        <w:rPr>
          <w:rFonts w:ascii="Helvetica Neue Light" w:hAnsi="Helvetica Neue Light" w:cs="Arial"/>
          <w:rPrChange w:id="5069" w:author="Arthur de Catheu" w:date="2014-06-20T17:08:00Z">
            <w:rPr>
              <w:rFonts w:asciiTheme="majorHAnsi" w:eastAsiaTheme="majorEastAsia" w:hAnsiTheme="majorHAnsi" w:cs="Arial"/>
              <w:bCs/>
              <w:iCs/>
              <w:sz w:val="24"/>
            </w:rPr>
          </w:rPrChange>
        </w:rPr>
        <w:t xml:space="preserve"> puis contacte par téléphone le Débiteur concerné afin de conna</w:t>
      </w:r>
      <w:r w:rsidR="00511AC5" w:rsidRPr="00935764">
        <w:rPr>
          <w:rFonts w:ascii="Helvetica Neue Light" w:hAnsi="Helvetica Neue Light" w:cs="Arial"/>
          <w:rPrChange w:id="5070" w:author="Arthur de Catheu" w:date="2014-06-20T17:08:00Z">
            <w:rPr>
              <w:rFonts w:asciiTheme="majorHAnsi" w:eastAsiaTheme="majorEastAsia" w:hAnsiTheme="majorHAnsi" w:cs="Arial"/>
              <w:bCs/>
              <w:iCs/>
              <w:sz w:val="24"/>
            </w:rPr>
          </w:rPrChange>
        </w:rPr>
        <w:t>î</w:t>
      </w:r>
      <w:r w:rsidR="001167B5" w:rsidRPr="00935764">
        <w:rPr>
          <w:rFonts w:ascii="Helvetica Neue Light" w:hAnsi="Helvetica Neue Light" w:cs="Arial"/>
          <w:rPrChange w:id="5071" w:author="Arthur de Catheu" w:date="2014-06-20T17:08:00Z">
            <w:rPr>
              <w:rFonts w:asciiTheme="majorHAnsi" w:eastAsiaTheme="majorEastAsia" w:hAnsiTheme="majorHAnsi" w:cs="Arial"/>
              <w:bCs/>
              <w:iCs/>
              <w:sz w:val="24"/>
            </w:rPr>
          </w:rPrChange>
        </w:rPr>
        <w:t xml:space="preserve">tre le motif de ce règlement partiel. </w:t>
      </w:r>
    </w:p>
    <w:p w14:paraId="63F0A370" w14:textId="52B497B7" w:rsidR="00156B5B" w:rsidRPr="00935764" w:rsidRDefault="001167B5" w:rsidP="00AC59DC">
      <w:pPr>
        <w:spacing w:before="120"/>
        <w:rPr>
          <w:rFonts w:ascii="Helvetica Neue Light" w:hAnsi="Helvetica Neue Light" w:cs="Arial"/>
          <w:rPrChange w:id="5072" w:author="Arthur de Catheu" w:date="2014-06-20T17:08:00Z">
            <w:rPr>
              <w:rFonts w:cs="Arial"/>
            </w:rPr>
          </w:rPrChange>
        </w:rPr>
      </w:pPr>
      <w:r w:rsidRPr="00935764">
        <w:rPr>
          <w:rFonts w:ascii="Helvetica Neue Light" w:hAnsi="Helvetica Neue Light" w:cs="Arial"/>
          <w:rPrChange w:id="5073" w:author="Arthur de Catheu" w:date="2014-06-20T17:08:00Z">
            <w:rPr>
              <w:rFonts w:asciiTheme="majorHAnsi" w:eastAsiaTheme="majorEastAsia" w:hAnsiTheme="majorHAnsi" w:cs="Arial"/>
              <w:bCs/>
              <w:iCs/>
              <w:sz w:val="24"/>
            </w:rPr>
          </w:rPrChange>
        </w:rPr>
        <w:t xml:space="preserve">Dans le cas où le paiement partiel </w:t>
      </w:r>
      <w:r w:rsidR="00184823" w:rsidRPr="00935764">
        <w:rPr>
          <w:rFonts w:ascii="Helvetica Neue Light" w:hAnsi="Helvetica Neue Light" w:cs="Arial"/>
          <w:rPrChange w:id="5074" w:author="Arthur de Catheu" w:date="2014-06-20T17:08:00Z">
            <w:rPr>
              <w:rFonts w:asciiTheme="majorHAnsi" w:eastAsiaTheme="majorEastAsia" w:hAnsiTheme="majorHAnsi" w:cs="Arial"/>
              <w:bCs/>
              <w:iCs/>
              <w:sz w:val="24"/>
            </w:rPr>
          </w:rPrChange>
        </w:rPr>
        <w:t xml:space="preserve">serait </w:t>
      </w:r>
      <w:r w:rsidRPr="00935764">
        <w:rPr>
          <w:rFonts w:ascii="Helvetica Neue Light" w:hAnsi="Helvetica Neue Light" w:cs="Arial"/>
          <w:rPrChange w:id="5075" w:author="Arthur de Catheu" w:date="2014-06-20T17:08:00Z">
            <w:rPr>
              <w:rFonts w:asciiTheme="majorHAnsi" w:eastAsiaTheme="majorEastAsia" w:hAnsiTheme="majorHAnsi" w:cs="Arial"/>
              <w:bCs/>
              <w:iCs/>
              <w:sz w:val="24"/>
            </w:rPr>
          </w:rPrChange>
        </w:rPr>
        <w:t>consécutif à un défaut de conformité de la Créance (contestation de la prestation, déduction de prix</w:t>
      </w:r>
      <w:r w:rsidR="00184823" w:rsidRPr="00935764">
        <w:rPr>
          <w:rFonts w:ascii="Helvetica Neue Light" w:hAnsi="Helvetica Neue Light" w:cs="Arial"/>
          <w:rPrChange w:id="5076" w:author="Arthur de Catheu" w:date="2014-06-20T17:08:00Z">
            <w:rPr>
              <w:rFonts w:asciiTheme="majorHAnsi" w:eastAsiaTheme="majorEastAsia" w:hAnsiTheme="majorHAnsi" w:cs="Arial"/>
              <w:bCs/>
              <w:iCs/>
              <w:sz w:val="24"/>
            </w:rPr>
          </w:rPrChange>
        </w:rPr>
        <w:t xml:space="preserve">, etc.), </w:t>
      </w:r>
      <w:r w:rsidR="002119A8" w:rsidRPr="00935764">
        <w:rPr>
          <w:rFonts w:ascii="Helvetica Neue Light" w:hAnsi="Helvetica Neue Light" w:cs="Arial"/>
          <w:rPrChange w:id="5077" w:author="Arthur de Catheu" w:date="2014-06-20T17:08:00Z">
            <w:rPr>
              <w:rFonts w:asciiTheme="majorHAnsi" w:eastAsiaTheme="majorEastAsia" w:hAnsiTheme="majorHAnsi" w:cs="Arial"/>
              <w:bCs/>
              <w:iCs/>
              <w:sz w:val="24"/>
            </w:rPr>
          </w:rPrChange>
        </w:rPr>
        <w:t>Finexkap AM</w:t>
      </w:r>
      <w:r w:rsidR="001C2216" w:rsidRPr="00935764">
        <w:rPr>
          <w:rFonts w:ascii="Helvetica Neue Light" w:hAnsi="Helvetica Neue Light" w:cs="Arial"/>
          <w:rPrChange w:id="5078" w:author="Arthur de Catheu" w:date="2014-06-20T17:08:00Z">
            <w:rPr>
              <w:rFonts w:asciiTheme="majorHAnsi" w:eastAsiaTheme="majorEastAsia" w:hAnsiTheme="majorHAnsi" w:cs="Arial"/>
              <w:bCs/>
              <w:iCs/>
              <w:sz w:val="24"/>
            </w:rPr>
          </w:rPrChange>
        </w:rPr>
        <w:t xml:space="preserve"> applique la procédure de résolution définie </w:t>
      </w:r>
      <w:r w:rsidR="006D11BD" w:rsidRPr="00935764">
        <w:rPr>
          <w:rFonts w:ascii="Helvetica Neue Light" w:hAnsi="Helvetica Neue Light" w:cs="Arial"/>
          <w:rPrChange w:id="5079" w:author="Arthur de Catheu" w:date="2014-06-20T17:08:00Z">
            <w:rPr>
              <w:rFonts w:asciiTheme="majorHAnsi" w:eastAsiaTheme="majorEastAsia" w:hAnsiTheme="majorHAnsi" w:cs="Arial"/>
              <w:bCs/>
              <w:iCs/>
              <w:sz w:val="24"/>
            </w:rPr>
          </w:rPrChange>
        </w:rPr>
        <w:t xml:space="preserve">à la section </w:t>
      </w:r>
      <w:r w:rsidR="00F34ADE" w:rsidRPr="00935764">
        <w:rPr>
          <w:rFonts w:ascii="Helvetica Neue Light" w:hAnsi="Helvetica Neue Light" w:cs="Arial"/>
          <w:rPrChange w:id="5080" w:author="Arthur de Catheu" w:date="2014-06-20T17:08:00Z">
            <w:rPr>
              <w:rFonts w:asciiTheme="majorHAnsi" w:eastAsiaTheme="majorEastAsia" w:hAnsiTheme="majorHAnsi" w:cs="Arial"/>
              <w:bCs/>
              <w:iCs/>
              <w:sz w:val="24"/>
            </w:rPr>
          </w:rPrChange>
        </w:rPr>
        <w:fldChar w:fldCharType="begin"/>
      </w:r>
      <w:r w:rsidR="00D5753B" w:rsidRPr="00935764">
        <w:rPr>
          <w:rFonts w:ascii="Helvetica Neue Light" w:hAnsi="Helvetica Neue Light" w:cs="Arial"/>
          <w:rPrChange w:id="5081" w:author="Arthur de Catheu" w:date="2014-06-20T17:08:00Z">
            <w:rPr>
              <w:rFonts w:asciiTheme="majorHAnsi" w:eastAsiaTheme="majorEastAsia" w:hAnsiTheme="majorHAnsi" w:cs="Arial"/>
              <w:bCs/>
              <w:iCs/>
              <w:sz w:val="24"/>
            </w:rPr>
          </w:rPrChange>
        </w:rPr>
        <w:instrText xml:space="preserve"> </w:instrText>
      </w:r>
      <w:r w:rsidR="00BF2856" w:rsidRPr="00935764">
        <w:rPr>
          <w:rFonts w:ascii="Helvetica Neue Light" w:hAnsi="Helvetica Neue Light" w:cs="Arial"/>
          <w:rPrChange w:id="5082" w:author="Arthur de Catheu" w:date="2014-06-20T17:08:00Z">
            <w:rPr>
              <w:rFonts w:asciiTheme="majorHAnsi" w:eastAsiaTheme="majorEastAsia" w:hAnsiTheme="majorHAnsi" w:cs="Arial"/>
              <w:bCs/>
              <w:iCs/>
              <w:sz w:val="24"/>
            </w:rPr>
          </w:rPrChange>
        </w:rPr>
        <w:instrText>REF</w:instrText>
      </w:r>
      <w:r w:rsidR="00D5753B" w:rsidRPr="00935764">
        <w:rPr>
          <w:rFonts w:ascii="Helvetica Neue Light" w:hAnsi="Helvetica Neue Light" w:cs="Arial"/>
          <w:rPrChange w:id="5083" w:author="Arthur de Catheu" w:date="2014-06-20T17:08:00Z">
            <w:rPr>
              <w:rFonts w:asciiTheme="majorHAnsi" w:eastAsiaTheme="majorEastAsia" w:hAnsiTheme="majorHAnsi" w:cs="Arial"/>
              <w:bCs/>
              <w:iCs/>
              <w:sz w:val="24"/>
            </w:rPr>
          </w:rPrChange>
        </w:rPr>
        <w:instrText xml:space="preserve"> _Ref248904940 \h </w:instrText>
      </w:r>
      <w:r w:rsidR="00C21EBC" w:rsidRPr="00935764">
        <w:rPr>
          <w:rFonts w:ascii="Helvetica Neue Light" w:hAnsi="Helvetica Neue Light" w:cs="Arial"/>
          <w:rPrChange w:id="5084" w:author="Arthur de Catheu" w:date="2014-06-20T17:08:00Z">
            <w:rPr>
              <w:rFonts w:asciiTheme="majorHAnsi" w:eastAsiaTheme="majorEastAsia" w:hAnsiTheme="majorHAnsi" w:cs="Arial"/>
              <w:bCs/>
              <w:iCs/>
              <w:sz w:val="24"/>
            </w:rPr>
          </w:rPrChange>
        </w:rPr>
        <w:instrText xml:space="preserve"> \* MERGEFORMAT </w:instrText>
      </w:r>
      <w:r w:rsidR="00F34ADE" w:rsidRPr="00935764">
        <w:rPr>
          <w:rFonts w:ascii="Helvetica Neue Light" w:hAnsi="Helvetica Neue Light" w:cs="Arial"/>
          <w:rPrChange w:id="5085" w:author="Arthur de Catheu" w:date="2014-06-20T17:08:00Z">
            <w:rPr>
              <w:rFonts w:ascii="Helvetica Neue Light" w:hAnsi="Helvetica Neue Light" w:cs="Arial"/>
            </w:rPr>
          </w:rPrChange>
        </w:rPr>
      </w:r>
      <w:r w:rsidR="00F34ADE" w:rsidRPr="00935764">
        <w:rPr>
          <w:rFonts w:ascii="Helvetica Neue Light" w:hAnsi="Helvetica Neue Light" w:cs="Arial"/>
          <w:rPrChange w:id="5086" w:author="Arthur de Catheu" w:date="2014-06-20T17:08:00Z">
            <w:rPr>
              <w:rFonts w:asciiTheme="majorHAnsi" w:eastAsiaTheme="majorEastAsia" w:hAnsiTheme="majorHAnsi" w:cs="Arial"/>
              <w:bCs/>
              <w:iCs/>
              <w:sz w:val="24"/>
            </w:rPr>
          </w:rPrChange>
        </w:rPr>
        <w:fldChar w:fldCharType="separate"/>
      </w:r>
      <w:ins w:id="5087" w:author="Arthur de Catheu" w:date="2014-06-25T11:35:00Z">
        <w:r w:rsidR="005B0BF1" w:rsidRPr="00935764">
          <w:rPr>
            <w:rFonts w:ascii="Helvetica Neue Light" w:hAnsi="Helvetica Neue Light"/>
            <w:rPrChange w:id="5088" w:author="Arthur de Catheu" w:date="2014-06-20T17:08:00Z">
              <w:rPr/>
            </w:rPrChange>
          </w:rPr>
          <w:t>Résolution d’une cession de Créance pour Non-Conformité</w:t>
        </w:r>
      </w:ins>
      <w:r w:rsidR="00F34ADE" w:rsidRPr="00935764">
        <w:rPr>
          <w:rFonts w:ascii="Helvetica Neue Light" w:hAnsi="Helvetica Neue Light" w:cs="Arial"/>
          <w:rPrChange w:id="5089" w:author="Arthur de Catheu" w:date="2014-06-20T17:08:00Z">
            <w:rPr>
              <w:rFonts w:asciiTheme="majorHAnsi" w:eastAsiaTheme="majorEastAsia" w:hAnsiTheme="majorHAnsi" w:cs="Arial"/>
              <w:bCs/>
              <w:iCs/>
              <w:sz w:val="24"/>
            </w:rPr>
          </w:rPrChange>
        </w:rPr>
        <w:fldChar w:fldCharType="end"/>
      </w:r>
      <w:r w:rsidR="00326841" w:rsidRPr="00935764">
        <w:rPr>
          <w:rFonts w:ascii="Helvetica Neue Light" w:hAnsi="Helvetica Neue Light" w:cs="Arial"/>
          <w:rPrChange w:id="5090" w:author="Arthur de Catheu" w:date="2014-06-20T17:08:00Z">
            <w:rPr>
              <w:rFonts w:asciiTheme="majorHAnsi" w:eastAsiaTheme="majorEastAsia" w:hAnsiTheme="majorHAnsi" w:cs="Arial"/>
              <w:bCs/>
              <w:iCs/>
              <w:sz w:val="24"/>
            </w:rPr>
          </w:rPrChange>
        </w:rPr>
        <w:t xml:space="preserve"> </w:t>
      </w:r>
      <w:r w:rsidR="00184823" w:rsidRPr="00935764">
        <w:rPr>
          <w:rFonts w:ascii="Helvetica Neue Light" w:hAnsi="Helvetica Neue Light" w:cs="Arial"/>
          <w:rPrChange w:id="5091" w:author="Arthur de Catheu" w:date="2014-06-20T17:08:00Z">
            <w:rPr>
              <w:rFonts w:asciiTheme="majorHAnsi" w:eastAsiaTheme="majorEastAsia" w:hAnsiTheme="majorHAnsi" w:cs="Arial"/>
              <w:bCs/>
              <w:iCs/>
              <w:sz w:val="24"/>
            </w:rPr>
          </w:rPrChange>
        </w:rPr>
        <w:t>–</w:t>
      </w:r>
      <w:r w:rsidR="006D11BD" w:rsidRPr="00935764">
        <w:rPr>
          <w:rFonts w:ascii="Helvetica Neue Light" w:hAnsi="Helvetica Neue Light" w:cs="Arial"/>
          <w:rPrChange w:id="5092" w:author="Arthur de Catheu" w:date="2014-06-20T17:08:00Z">
            <w:rPr>
              <w:rFonts w:asciiTheme="majorHAnsi" w:eastAsiaTheme="majorEastAsia" w:hAnsiTheme="majorHAnsi" w:cs="Arial"/>
              <w:bCs/>
              <w:iCs/>
              <w:sz w:val="24"/>
            </w:rPr>
          </w:rPrChange>
        </w:rPr>
        <w:t xml:space="preserve"> </w:t>
      </w:r>
      <w:r w:rsidR="00326841" w:rsidRPr="00935764">
        <w:rPr>
          <w:rFonts w:ascii="Helvetica Neue Light" w:hAnsi="Helvetica Neue Light" w:cs="Arial"/>
          <w:rPrChange w:id="5093" w:author="Arthur de Catheu" w:date="2014-06-20T17:08:00Z">
            <w:rPr>
              <w:rFonts w:asciiTheme="majorHAnsi" w:eastAsiaTheme="majorEastAsia" w:hAnsiTheme="majorHAnsi" w:cs="Arial"/>
              <w:bCs/>
              <w:iCs/>
              <w:sz w:val="24"/>
            </w:rPr>
          </w:rPrChange>
        </w:rPr>
        <w:fldChar w:fldCharType="begin"/>
      </w:r>
      <w:r w:rsidR="00326841" w:rsidRPr="00935764">
        <w:rPr>
          <w:rFonts w:ascii="Helvetica Neue Light" w:hAnsi="Helvetica Neue Light" w:cs="Arial"/>
          <w:rPrChange w:id="5094" w:author="Arthur de Catheu" w:date="2014-06-20T17:08:00Z">
            <w:rPr>
              <w:rFonts w:asciiTheme="majorHAnsi" w:eastAsiaTheme="majorEastAsia" w:hAnsiTheme="majorHAnsi" w:cs="Arial"/>
              <w:bCs/>
              <w:iCs/>
              <w:sz w:val="24"/>
            </w:rPr>
          </w:rPrChange>
        </w:rPr>
        <w:instrText xml:space="preserve"> REF _Ref248904940 \w \h </w:instrText>
      </w:r>
      <w:r w:rsidR="00326841" w:rsidRPr="00935764">
        <w:rPr>
          <w:rFonts w:ascii="Helvetica Neue Light" w:hAnsi="Helvetica Neue Light" w:cs="Arial"/>
          <w:rPrChange w:id="5095" w:author="Arthur de Catheu" w:date="2014-06-20T17:08:00Z">
            <w:rPr>
              <w:rFonts w:ascii="Helvetica Neue Light" w:hAnsi="Helvetica Neue Light" w:cs="Arial"/>
            </w:rPr>
          </w:rPrChange>
        </w:rPr>
      </w:r>
      <w:r w:rsidR="00326841" w:rsidRPr="00935764">
        <w:rPr>
          <w:rFonts w:ascii="Helvetica Neue Light" w:hAnsi="Helvetica Neue Light" w:cs="Arial"/>
          <w:rPrChange w:id="5096" w:author="Arthur de Catheu" w:date="2014-06-20T17:08:00Z">
            <w:rPr>
              <w:rFonts w:asciiTheme="majorHAnsi" w:eastAsiaTheme="majorEastAsia" w:hAnsiTheme="majorHAnsi" w:cs="Arial"/>
              <w:bCs/>
              <w:iCs/>
              <w:sz w:val="24"/>
            </w:rPr>
          </w:rPrChange>
        </w:rPr>
        <w:fldChar w:fldCharType="separate"/>
      </w:r>
      <w:r w:rsidR="005B0BF1">
        <w:rPr>
          <w:rFonts w:ascii="Helvetica Neue Light" w:hAnsi="Helvetica Neue Light" w:cs="Arial"/>
        </w:rPr>
        <w:t>VIII.H.1</w:t>
      </w:r>
      <w:r w:rsidR="00326841" w:rsidRPr="00935764">
        <w:rPr>
          <w:rFonts w:ascii="Helvetica Neue Light" w:hAnsi="Helvetica Neue Light" w:cs="Arial"/>
          <w:rPrChange w:id="5097" w:author="Arthur de Catheu" w:date="2014-06-20T17:08:00Z">
            <w:rPr>
              <w:rFonts w:asciiTheme="majorHAnsi" w:eastAsiaTheme="majorEastAsia" w:hAnsiTheme="majorHAnsi" w:cs="Arial"/>
              <w:bCs/>
              <w:iCs/>
              <w:sz w:val="24"/>
            </w:rPr>
          </w:rPrChange>
        </w:rPr>
        <w:fldChar w:fldCharType="end"/>
      </w:r>
      <w:r w:rsidR="00326841" w:rsidRPr="00935764">
        <w:rPr>
          <w:rFonts w:ascii="Helvetica Neue Light" w:hAnsi="Helvetica Neue Light" w:cs="Arial"/>
          <w:rPrChange w:id="5098" w:author="Arthur de Catheu" w:date="2014-06-20T17:08:00Z">
            <w:rPr>
              <w:rFonts w:asciiTheme="majorHAnsi" w:eastAsiaTheme="majorEastAsia" w:hAnsiTheme="majorHAnsi" w:cs="Arial"/>
              <w:bCs/>
              <w:iCs/>
              <w:sz w:val="24"/>
            </w:rPr>
          </w:rPrChange>
        </w:rPr>
        <w:t>)</w:t>
      </w:r>
      <w:r w:rsidR="00AA1BA5" w:rsidRPr="00935764">
        <w:rPr>
          <w:rFonts w:ascii="Helvetica Neue Light" w:hAnsi="Helvetica Neue Light" w:cs="Arial"/>
          <w:rPrChange w:id="5099" w:author="Arthur de Catheu" w:date="2014-06-20T17:08:00Z">
            <w:rPr>
              <w:rFonts w:asciiTheme="majorHAnsi" w:eastAsiaTheme="majorEastAsia" w:hAnsiTheme="majorHAnsi" w:cs="Arial"/>
              <w:bCs/>
              <w:iCs/>
              <w:sz w:val="24"/>
            </w:rPr>
          </w:rPrChange>
        </w:rPr>
        <w:t>.</w:t>
      </w:r>
    </w:p>
    <w:p w14:paraId="12845AC1" w14:textId="2E809B07" w:rsidR="001167B5" w:rsidRPr="00935764" w:rsidRDefault="001167B5" w:rsidP="00AC59DC">
      <w:pPr>
        <w:spacing w:before="120"/>
        <w:rPr>
          <w:rFonts w:ascii="Helvetica Neue Light" w:hAnsi="Helvetica Neue Light" w:cs="Arial"/>
          <w:rPrChange w:id="5100" w:author="Arthur de Catheu" w:date="2014-06-20T17:08:00Z">
            <w:rPr>
              <w:rFonts w:cs="Arial"/>
            </w:rPr>
          </w:rPrChange>
        </w:rPr>
      </w:pPr>
      <w:r w:rsidRPr="00935764">
        <w:rPr>
          <w:rFonts w:ascii="Helvetica Neue Light" w:hAnsi="Helvetica Neue Light" w:cs="Arial"/>
          <w:rPrChange w:id="5101" w:author="Arthur de Catheu" w:date="2014-06-20T17:08:00Z">
            <w:rPr>
              <w:rFonts w:asciiTheme="majorHAnsi" w:eastAsiaTheme="majorEastAsia" w:hAnsiTheme="majorHAnsi" w:cs="Arial"/>
              <w:bCs/>
              <w:iCs/>
              <w:sz w:val="24"/>
            </w:rPr>
          </w:rPrChange>
        </w:rPr>
        <w:t xml:space="preserve">Dans le cas où le paiement partiel </w:t>
      </w:r>
      <w:r w:rsidR="00184823" w:rsidRPr="00935764">
        <w:rPr>
          <w:rFonts w:ascii="Helvetica Neue Light" w:hAnsi="Helvetica Neue Light" w:cs="Arial"/>
          <w:rPrChange w:id="5102" w:author="Arthur de Catheu" w:date="2014-06-20T17:08:00Z">
            <w:rPr>
              <w:rFonts w:asciiTheme="majorHAnsi" w:eastAsiaTheme="majorEastAsia" w:hAnsiTheme="majorHAnsi" w:cs="Arial"/>
              <w:bCs/>
              <w:iCs/>
              <w:sz w:val="24"/>
            </w:rPr>
          </w:rPrChange>
        </w:rPr>
        <w:t xml:space="preserve">serait </w:t>
      </w:r>
      <w:r w:rsidRPr="00935764">
        <w:rPr>
          <w:rFonts w:ascii="Helvetica Neue Light" w:hAnsi="Helvetica Neue Light" w:cs="Arial"/>
          <w:rPrChange w:id="5103" w:author="Arthur de Catheu" w:date="2014-06-20T17:08:00Z">
            <w:rPr>
              <w:rFonts w:asciiTheme="majorHAnsi" w:eastAsiaTheme="majorEastAsia" w:hAnsiTheme="majorHAnsi" w:cs="Arial"/>
              <w:bCs/>
              <w:iCs/>
              <w:sz w:val="24"/>
            </w:rPr>
          </w:rPrChange>
        </w:rPr>
        <w:t>consécutif à un problème de trésorerie du Débiteur,</w:t>
      </w:r>
      <w:r w:rsidR="00C65A83" w:rsidRPr="00935764">
        <w:rPr>
          <w:rFonts w:ascii="Helvetica Neue Light" w:hAnsi="Helvetica Neue Light" w:cs="Arial"/>
          <w:rPrChange w:id="5104" w:author="Arthur de Catheu" w:date="2014-06-20T17:08:00Z">
            <w:rPr>
              <w:rFonts w:asciiTheme="majorHAnsi" w:eastAsiaTheme="majorEastAsia" w:hAnsiTheme="majorHAnsi" w:cs="Arial"/>
              <w:bCs/>
              <w:iCs/>
              <w:sz w:val="24"/>
            </w:rPr>
          </w:rPrChange>
        </w:rPr>
        <w:t xml:space="preserve">  </w:t>
      </w:r>
      <w:r w:rsidR="00184823" w:rsidRPr="00935764">
        <w:rPr>
          <w:rFonts w:ascii="Helvetica Neue Light" w:hAnsi="Helvetica Neue Light" w:cs="Arial"/>
          <w:rPrChange w:id="5105" w:author="Arthur de Catheu" w:date="2014-06-20T17:08:00Z">
            <w:rPr>
              <w:rFonts w:asciiTheme="majorHAnsi" w:eastAsiaTheme="majorEastAsia" w:hAnsiTheme="majorHAnsi" w:cs="Arial"/>
              <w:bCs/>
              <w:iCs/>
              <w:sz w:val="24"/>
            </w:rPr>
          </w:rPrChange>
        </w:rPr>
        <w:t>l’analyste crédit en charge du lettrage</w:t>
      </w:r>
      <w:r w:rsidR="00184823" w:rsidRPr="00935764" w:rsidDel="00184823">
        <w:rPr>
          <w:rFonts w:ascii="Helvetica Neue Light" w:hAnsi="Helvetica Neue Light" w:cs="Arial"/>
          <w:rPrChange w:id="5106" w:author="Arthur de Catheu" w:date="2014-06-20T17:08:00Z">
            <w:rPr>
              <w:rFonts w:asciiTheme="majorHAnsi" w:eastAsiaTheme="majorEastAsia" w:hAnsiTheme="majorHAnsi" w:cs="Arial"/>
              <w:bCs/>
              <w:iCs/>
              <w:sz w:val="24"/>
            </w:rPr>
          </w:rPrChange>
        </w:rPr>
        <w:t xml:space="preserve"> </w:t>
      </w:r>
      <w:r w:rsidR="007B4E47" w:rsidRPr="00935764">
        <w:rPr>
          <w:rFonts w:ascii="Helvetica Neue Light" w:hAnsi="Helvetica Neue Light" w:cs="Arial"/>
          <w:rPrChange w:id="5107" w:author="Arthur de Catheu" w:date="2014-06-20T17:08:00Z">
            <w:rPr>
              <w:rFonts w:asciiTheme="majorHAnsi" w:eastAsiaTheme="majorEastAsia" w:hAnsiTheme="majorHAnsi" w:cs="Arial"/>
              <w:bCs/>
              <w:iCs/>
              <w:sz w:val="24"/>
            </w:rPr>
          </w:rPrChange>
        </w:rPr>
        <w:t xml:space="preserve">exige du Débiteur </w:t>
      </w:r>
      <w:r w:rsidR="00665433" w:rsidRPr="00935764">
        <w:rPr>
          <w:rFonts w:ascii="Helvetica Neue Light" w:hAnsi="Helvetica Neue Light" w:cs="Arial"/>
          <w:rPrChange w:id="5108" w:author="Arthur de Catheu" w:date="2014-06-20T17:08:00Z">
            <w:rPr>
              <w:rFonts w:asciiTheme="majorHAnsi" w:eastAsiaTheme="majorEastAsia" w:hAnsiTheme="majorHAnsi" w:cs="Arial"/>
              <w:bCs/>
              <w:iCs/>
              <w:sz w:val="24"/>
            </w:rPr>
          </w:rPrChange>
        </w:rPr>
        <w:t xml:space="preserve">le paiement du solde sous </w:t>
      </w:r>
      <w:r w:rsidR="00184823" w:rsidRPr="00935764">
        <w:rPr>
          <w:rFonts w:ascii="Helvetica Neue Light" w:hAnsi="Helvetica Neue Light" w:cs="Arial"/>
          <w:rPrChange w:id="5109" w:author="Arthur de Catheu" w:date="2014-06-20T17:08:00Z">
            <w:rPr>
              <w:rFonts w:asciiTheme="majorHAnsi" w:eastAsiaTheme="majorEastAsia" w:hAnsiTheme="majorHAnsi" w:cs="Arial"/>
              <w:bCs/>
              <w:iCs/>
              <w:sz w:val="24"/>
            </w:rPr>
          </w:rPrChange>
        </w:rPr>
        <w:t>dix (</w:t>
      </w:r>
      <w:r w:rsidR="00665433" w:rsidRPr="00935764">
        <w:rPr>
          <w:rFonts w:ascii="Helvetica Neue Light" w:hAnsi="Helvetica Neue Light" w:cs="Arial"/>
          <w:rPrChange w:id="5110" w:author="Arthur de Catheu" w:date="2014-06-20T17:08:00Z">
            <w:rPr>
              <w:rFonts w:asciiTheme="majorHAnsi" w:eastAsiaTheme="majorEastAsia" w:hAnsiTheme="majorHAnsi" w:cs="Arial"/>
              <w:bCs/>
              <w:iCs/>
              <w:sz w:val="24"/>
            </w:rPr>
          </w:rPrChange>
        </w:rPr>
        <w:t>10</w:t>
      </w:r>
      <w:r w:rsidR="00184823" w:rsidRPr="00935764">
        <w:rPr>
          <w:rFonts w:ascii="Helvetica Neue Light" w:hAnsi="Helvetica Neue Light" w:cs="Arial"/>
          <w:rPrChange w:id="5111" w:author="Arthur de Catheu" w:date="2014-06-20T17:08:00Z">
            <w:rPr>
              <w:rFonts w:asciiTheme="majorHAnsi" w:eastAsiaTheme="majorEastAsia" w:hAnsiTheme="majorHAnsi" w:cs="Arial"/>
              <w:bCs/>
              <w:iCs/>
              <w:sz w:val="24"/>
            </w:rPr>
          </w:rPrChange>
        </w:rPr>
        <w:t>)</w:t>
      </w:r>
      <w:r w:rsidR="00665433" w:rsidRPr="00935764">
        <w:rPr>
          <w:rFonts w:ascii="Helvetica Neue Light" w:hAnsi="Helvetica Neue Light" w:cs="Arial"/>
          <w:rPrChange w:id="5112" w:author="Arthur de Catheu" w:date="2014-06-20T17:08:00Z">
            <w:rPr>
              <w:rFonts w:asciiTheme="majorHAnsi" w:eastAsiaTheme="majorEastAsia" w:hAnsiTheme="majorHAnsi" w:cs="Arial"/>
              <w:bCs/>
              <w:iCs/>
              <w:sz w:val="24"/>
            </w:rPr>
          </w:rPrChange>
        </w:rPr>
        <w:t xml:space="preserve"> jours</w:t>
      </w:r>
      <w:r w:rsidR="00E30882" w:rsidRPr="00935764">
        <w:rPr>
          <w:rFonts w:ascii="Helvetica Neue Light" w:hAnsi="Helvetica Neue Light" w:cs="Arial"/>
          <w:rPrChange w:id="5113" w:author="Arthur de Catheu" w:date="2014-06-20T17:08:00Z">
            <w:rPr>
              <w:rFonts w:asciiTheme="majorHAnsi" w:eastAsiaTheme="majorEastAsia" w:hAnsiTheme="majorHAnsi" w:cs="Arial"/>
              <w:bCs/>
              <w:iCs/>
              <w:sz w:val="24"/>
            </w:rPr>
          </w:rPrChange>
        </w:rPr>
        <w:t xml:space="preserve"> (cette durée </w:t>
      </w:r>
      <w:r w:rsidR="00B53EA8" w:rsidRPr="00935764">
        <w:rPr>
          <w:rFonts w:ascii="Helvetica Neue Light" w:hAnsi="Helvetica Neue Light" w:cs="Arial"/>
          <w:rPrChange w:id="5114" w:author="Arthur de Catheu" w:date="2014-06-20T17:08:00Z">
            <w:rPr>
              <w:rFonts w:asciiTheme="majorHAnsi" w:eastAsiaTheme="majorEastAsia" w:hAnsiTheme="majorHAnsi" w:cs="Arial"/>
              <w:bCs/>
              <w:iCs/>
              <w:sz w:val="24"/>
            </w:rPr>
          </w:rPrChange>
        </w:rPr>
        <w:t xml:space="preserve">pouvant éventuellement être réduite afin de ne pas </w:t>
      </w:r>
      <w:r w:rsidR="00E30882" w:rsidRPr="00935764">
        <w:rPr>
          <w:rFonts w:ascii="Helvetica Neue Light" w:hAnsi="Helvetica Neue Light" w:cs="Arial"/>
          <w:rPrChange w:id="5115" w:author="Arthur de Catheu" w:date="2014-06-20T17:08:00Z">
            <w:rPr>
              <w:rFonts w:asciiTheme="majorHAnsi" w:eastAsiaTheme="majorEastAsia" w:hAnsiTheme="majorHAnsi" w:cs="Arial"/>
              <w:bCs/>
              <w:iCs/>
              <w:sz w:val="24"/>
            </w:rPr>
          </w:rPrChange>
        </w:rPr>
        <w:t xml:space="preserve">dépasser </w:t>
      </w:r>
      <w:r w:rsidR="00B53EA8" w:rsidRPr="00935764">
        <w:rPr>
          <w:rFonts w:ascii="Helvetica Neue Light" w:hAnsi="Helvetica Neue Light" w:cs="Arial"/>
          <w:rPrChange w:id="5116" w:author="Arthur de Catheu" w:date="2014-06-20T17:08:00Z">
            <w:rPr>
              <w:rFonts w:asciiTheme="majorHAnsi" w:eastAsiaTheme="majorEastAsia" w:hAnsiTheme="majorHAnsi" w:cs="Arial"/>
              <w:bCs/>
              <w:iCs/>
              <w:sz w:val="24"/>
            </w:rPr>
          </w:rPrChange>
        </w:rPr>
        <w:t xml:space="preserve">le délai de </w:t>
      </w:r>
      <w:r w:rsidR="00184823" w:rsidRPr="00935764">
        <w:rPr>
          <w:rFonts w:ascii="Helvetica Neue Light" w:hAnsi="Helvetica Neue Light" w:cs="Arial"/>
          <w:rPrChange w:id="5117" w:author="Arthur de Catheu" w:date="2014-06-20T17:08:00Z">
            <w:rPr>
              <w:rFonts w:asciiTheme="majorHAnsi" w:eastAsiaTheme="majorEastAsia" w:hAnsiTheme="majorHAnsi" w:cs="Arial"/>
              <w:bCs/>
              <w:iCs/>
              <w:sz w:val="24"/>
            </w:rPr>
          </w:rPrChange>
        </w:rPr>
        <w:t>quarante-cinq (</w:t>
      </w:r>
      <w:r w:rsidR="00E30882" w:rsidRPr="00935764">
        <w:rPr>
          <w:rFonts w:ascii="Helvetica Neue Light" w:hAnsi="Helvetica Neue Light" w:cs="Arial"/>
          <w:rPrChange w:id="5118" w:author="Arthur de Catheu" w:date="2014-06-20T17:08:00Z">
            <w:rPr>
              <w:rFonts w:asciiTheme="majorHAnsi" w:eastAsiaTheme="majorEastAsia" w:hAnsiTheme="majorHAnsi" w:cs="Arial"/>
              <w:bCs/>
              <w:iCs/>
              <w:sz w:val="24"/>
            </w:rPr>
          </w:rPrChange>
        </w:rPr>
        <w:t>45</w:t>
      </w:r>
      <w:r w:rsidR="00184823" w:rsidRPr="00935764">
        <w:rPr>
          <w:rFonts w:ascii="Helvetica Neue Light" w:hAnsi="Helvetica Neue Light" w:cs="Arial"/>
          <w:rPrChange w:id="5119" w:author="Arthur de Catheu" w:date="2014-06-20T17:08:00Z">
            <w:rPr>
              <w:rFonts w:asciiTheme="majorHAnsi" w:eastAsiaTheme="majorEastAsia" w:hAnsiTheme="majorHAnsi" w:cs="Arial"/>
              <w:bCs/>
              <w:iCs/>
              <w:sz w:val="24"/>
            </w:rPr>
          </w:rPrChange>
        </w:rPr>
        <w:t>)</w:t>
      </w:r>
      <w:r w:rsidR="00E30882" w:rsidRPr="00935764">
        <w:rPr>
          <w:rFonts w:ascii="Helvetica Neue Light" w:hAnsi="Helvetica Neue Light" w:cs="Arial"/>
          <w:rPrChange w:id="5120" w:author="Arthur de Catheu" w:date="2014-06-20T17:08:00Z">
            <w:rPr>
              <w:rFonts w:asciiTheme="majorHAnsi" w:eastAsiaTheme="majorEastAsia" w:hAnsiTheme="majorHAnsi" w:cs="Arial"/>
              <w:bCs/>
              <w:iCs/>
              <w:sz w:val="24"/>
            </w:rPr>
          </w:rPrChange>
        </w:rPr>
        <w:t xml:space="preserve"> jours après l</w:t>
      </w:r>
      <w:r w:rsidR="00184823" w:rsidRPr="00935764">
        <w:rPr>
          <w:rFonts w:ascii="Helvetica Neue Light" w:hAnsi="Helvetica Neue Light" w:cs="Arial"/>
          <w:rPrChange w:id="5121" w:author="Arthur de Catheu" w:date="2014-06-20T17:08:00Z">
            <w:rPr>
              <w:rFonts w:asciiTheme="majorHAnsi" w:eastAsiaTheme="majorEastAsia" w:hAnsiTheme="majorHAnsi" w:cs="Arial"/>
              <w:bCs/>
              <w:iCs/>
              <w:sz w:val="24"/>
            </w:rPr>
          </w:rPrChange>
        </w:rPr>
        <w:t>a Date d</w:t>
      </w:r>
      <w:r w:rsidR="00E30882" w:rsidRPr="00935764">
        <w:rPr>
          <w:rFonts w:ascii="Helvetica Neue Light" w:hAnsi="Helvetica Neue Light" w:cs="Arial"/>
          <w:rPrChange w:id="5122" w:author="Arthur de Catheu" w:date="2014-06-20T17:08:00Z">
            <w:rPr>
              <w:rFonts w:asciiTheme="majorHAnsi" w:eastAsiaTheme="majorEastAsia" w:hAnsiTheme="majorHAnsi" w:cs="Arial"/>
              <w:bCs/>
              <w:iCs/>
              <w:sz w:val="24"/>
            </w:rPr>
          </w:rPrChange>
        </w:rPr>
        <w:t>’</w:t>
      </w:r>
      <w:r w:rsidR="00184823" w:rsidRPr="00935764">
        <w:rPr>
          <w:rFonts w:ascii="Helvetica Neue Light" w:hAnsi="Helvetica Neue Light" w:cs="Arial"/>
          <w:rPrChange w:id="5123" w:author="Arthur de Catheu" w:date="2014-06-20T17:08:00Z">
            <w:rPr>
              <w:rFonts w:asciiTheme="majorHAnsi" w:eastAsiaTheme="majorEastAsia" w:hAnsiTheme="majorHAnsi" w:cs="Arial"/>
              <w:bCs/>
              <w:iCs/>
              <w:sz w:val="24"/>
            </w:rPr>
          </w:rPrChange>
        </w:rPr>
        <w:t>E</w:t>
      </w:r>
      <w:r w:rsidR="00E30882" w:rsidRPr="00935764">
        <w:rPr>
          <w:rFonts w:ascii="Helvetica Neue Light" w:hAnsi="Helvetica Neue Light" w:cs="Arial"/>
          <w:rPrChange w:id="5124" w:author="Arthur de Catheu" w:date="2014-06-20T17:08:00Z">
            <w:rPr>
              <w:rFonts w:asciiTheme="majorHAnsi" w:eastAsiaTheme="majorEastAsia" w:hAnsiTheme="majorHAnsi" w:cs="Arial"/>
              <w:bCs/>
              <w:iCs/>
              <w:sz w:val="24"/>
            </w:rPr>
          </w:rPrChange>
        </w:rPr>
        <w:t>chéance de la Créance)</w:t>
      </w:r>
      <w:r w:rsidR="00665433" w:rsidRPr="00935764">
        <w:rPr>
          <w:rFonts w:ascii="Helvetica Neue Light" w:hAnsi="Helvetica Neue Light" w:cs="Arial"/>
          <w:rPrChange w:id="5125" w:author="Arthur de Catheu" w:date="2014-06-20T17:08:00Z">
            <w:rPr>
              <w:rFonts w:asciiTheme="majorHAnsi" w:eastAsiaTheme="majorEastAsia" w:hAnsiTheme="majorHAnsi" w:cs="Arial"/>
              <w:bCs/>
              <w:iCs/>
              <w:sz w:val="24"/>
            </w:rPr>
          </w:rPrChange>
        </w:rPr>
        <w:t xml:space="preserve">. </w:t>
      </w:r>
      <w:r w:rsidR="00E30882" w:rsidRPr="00935764">
        <w:rPr>
          <w:rFonts w:ascii="Helvetica Neue Light" w:hAnsi="Helvetica Neue Light" w:cs="Arial"/>
          <w:rPrChange w:id="5126" w:author="Arthur de Catheu" w:date="2014-06-20T17:08:00Z">
            <w:rPr>
              <w:rFonts w:asciiTheme="majorHAnsi" w:eastAsiaTheme="majorEastAsia" w:hAnsiTheme="majorHAnsi" w:cs="Arial"/>
              <w:bCs/>
              <w:iCs/>
              <w:sz w:val="24"/>
            </w:rPr>
          </w:rPrChange>
        </w:rPr>
        <w:t xml:space="preserve">Dans le cas où </w:t>
      </w:r>
      <w:r w:rsidR="00665433" w:rsidRPr="00935764">
        <w:rPr>
          <w:rFonts w:ascii="Helvetica Neue Light" w:hAnsi="Helvetica Neue Light" w:cs="Arial"/>
          <w:rPrChange w:id="5127" w:author="Arthur de Catheu" w:date="2014-06-20T17:08:00Z">
            <w:rPr>
              <w:rFonts w:asciiTheme="majorHAnsi" w:eastAsiaTheme="majorEastAsia" w:hAnsiTheme="majorHAnsi" w:cs="Arial"/>
              <w:bCs/>
              <w:iCs/>
              <w:sz w:val="24"/>
            </w:rPr>
          </w:rPrChange>
        </w:rPr>
        <w:t>le règlement d</w:t>
      </w:r>
      <w:r w:rsidR="00E30882" w:rsidRPr="00935764">
        <w:rPr>
          <w:rFonts w:ascii="Helvetica Neue Light" w:hAnsi="Helvetica Neue Light" w:cs="Arial"/>
          <w:rPrChange w:id="5128" w:author="Arthur de Catheu" w:date="2014-06-20T17:08:00Z">
            <w:rPr>
              <w:rFonts w:asciiTheme="majorHAnsi" w:eastAsiaTheme="majorEastAsia" w:hAnsiTheme="majorHAnsi" w:cs="Arial"/>
              <w:bCs/>
              <w:iCs/>
              <w:sz w:val="24"/>
            </w:rPr>
          </w:rPrChange>
        </w:rPr>
        <w:t>u</w:t>
      </w:r>
      <w:r w:rsidR="00665433" w:rsidRPr="00935764">
        <w:rPr>
          <w:rFonts w:ascii="Helvetica Neue Light" w:hAnsi="Helvetica Neue Light" w:cs="Arial"/>
          <w:rPrChange w:id="5129" w:author="Arthur de Catheu" w:date="2014-06-20T17:08:00Z">
            <w:rPr>
              <w:rFonts w:asciiTheme="majorHAnsi" w:eastAsiaTheme="majorEastAsia" w:hAnsiTheme="majorHAnsi" w:cs="Arial"/>
              <w:bCs/>
              <w:iCs/>
              <w:sz w:val="24"/>
            </w:rPr>
          </w:rPrChange>
        </w:rPr>
        <w:t xml:space="preserve"> Débiteur </w:t>
      </w:r>
      <w:r w:rsidR="00E30882" w:rsidRPr="00935764">
        <w:rPr>
          <w:rFonts w:ascii="Helvetica Neue Light" w:hAnsi="Helvetica Neue Light" w:cs="Arial"/>
          <w:rPrChange w:id="5130" w:author="Arthur de Catheu" w:date="2014-06-20T17:08:00Z">
            <w:rPr>
              <w:rFonts w:asciiTheme="majorHAnsi" w:eastAsiaTheme="majorEastAsia" w:hAnsiTheme="majorHAnsi" w:cs="Arial"/>
              <w:bCs/>
              <w:iCs/>
              <w:sz w:val="24"/>
            </w:rPr>
          </w:rPrChange>
        </w:rPr>
        <w:t>n’</w:t>
      </w:r>
      <w:r w:rsidR="00184823" w:rsidRPr="00935764">
        <w:rPr>
          <w:rFonts w:ascii="Helvetica Neue Light" w:hAnsi="Helvetica Neue Light" w:cs="Arial"/>
          <w:rPrChange w:id="5131" w:author="Arthur de Catheu" w:date="2014-06-20T17:08:00Z">
            <w:rPr>
              <w:rFonts w:asciiTheme="majorHAnsi" w:eastAsiaTheme="majorEastAsia" w:hAnsiTheme="majorHAnsi" w:cs="Arial"/>
              <w:bCs/>
              <w:iCs/>
              <w:sz w:val="24"/>
            </w:rPr>
          </w:rPrChange>
        </w:rPr>
        <w:t>aur</w:t>
      </w:r>
      <w:r w:rsidR="00E30882" w:rsidRPr="00935764">
        <w:rPr>
          <w:rFonts w:ascii="Helvetica Neue Light" w:hAnsi="Helvetica Neue Light" w:cs="Arial"/>
          <w:rPrChange w:id="5132" w:author="Arthur de Catheu" w:date="2014-06-20T17:08:00Z">
            <w:rPr>
              <w:rFonts w:asciiTheme="majorHAnsi" w:eastAsiaTheme="majorEastAsia" w:hAnsiTheme="majorHAnsi" w:cs="Arial"/>
              <w:bCs/>
              <w:iCs/>
              <w:sz w:val="24"/>
            </w:rPr>
          </w:rPrChange>
        </w:rPr>
        <w:t xml:space="preserve">ait pas été reçu et lettré au terme du délai </w:t>
      </w:r>
      <w:r w:rsidR="00B53EA8" w:rsidRPr="00935764">
        <w:rPr>
          <w:rFonts w:ascii="Helvetica Neue Light" w:hAnsi="Helvetica Neue Light" w:cs="Arial"/>
          <w:rPrChange w:id="5133" w:author="Arthur de Catheu" w:date="2014-06-20T17:08:00Z">
            <w:rPr>
              <w:rFonts w:asciiTheme="majorHAnsi" w:eastAsiaTheme="majorEastAsia" w:hAnsiTheme="majorHAnsi" w:cs="Arial"/>
              <w:bCs/>
              <w:iCs/>
              <w:sz w:val="24"/>
            </w:rPr>
          </w:rPrChange>
        </w:rPr>
        <w:t xml:space="preserve">supplémentaire maximum </w:t>
      </w:r>
      <w:r w:rsidR="00E30882" w:rsidRPr="00935764">
        <w:rPr>
          <w:rFonts w:ascii="Helvetica Neue Light" w:hAnsi="Helvetica Neue Light" w:cs="Arial"/>
          <w:rPrChange w:id="5134" w:author="Arthur de Catheu" w:date="2014-06-20T17:08:00Z">
            <w:rPr>
              <w:rFonts w:asciiTheme="majorHAnsi" w:eastAsiaTheme="majorEastAsia" w:hAnsiTheme="majorHAnsi" w:cs="Arial"/>
              <w:bCs/>
              <w:iCs/>
              <w:sz w:val="24"/>
            </w:rPr>
          </w:rPrChange>
        </w:rPr>
        <w:t xml:space="preserve">de </w:t>
      </w:r>
      <w:r w:rsidR="00184823" w:rsidRPr="00935764">
        <w:rPr>
          <w:rFonts w:ascii="Helvetica Neue Light" w:hAnsi="Helvetica Neue Light" w:cs="Arial"/>
          <w:rPrChange w:id="5135" w:author="Arthur de Catheu" w:date="2014-06-20T17:08:00Z">
            <w:rPr>
              <w:rFonts w:asciiTheme="majorHAnsi" w:eastAsiaTheme="majorEastAsia" w:hAnsiTheme="majorHAnsi" w:cs="Arial"/>
              <w:bCs/>
              <w:iCs/>
              <w:sz w:val="24"/>
            </w:rPr>
          </w:rPrChange>
        </w:rPr>
        <w:t>dix (</w:t>
      </w:r>
      <w:r w:rsidR="00E30882" w:rsidRPr="00935764">
        <w:rPr>
          <w:rFonts w:ascii="Helvetica Neue Light" w:hAnsi="Helvetica Neue Light" w:cs="Arial"/>
          <w:rPrChange w:id="5136" w:author="Arthur de Catheu" w:date="2014-06-20T17:08:00Z">
            <w:rPr>
              <w:rFonts w:asciiTheme="majorHAnsi" w:eastAsiaTheme="majorEastAsia" w:hAnsiTheme="majorHAnsi" w:cs="Arial"/>
              <w:bCs/>
              <w:iCs/>
              <w:sz w:val="24"/>
            </w:rPr>
          </w:rPrChange>
        </w:rPr>
        <w:t>10</w:t>
      </w:r>
      <w:r w:rsidR="00184823" w:rsidRPr="00935764">
        <w:rPr>
          <w:rFonts w:ascii="Helvetica Neue Light" w:hAnsi="Helvetica Neue Light" w:cs="Arial"/>
          <w:rPrChange w:id="5137" w:author="Arthur de Catheu" w:date="2014-06-20T17:08:00Z">
            <w:rPr>
              <w:rFonts w:asciiTheme="majorHAnsi" w:eastAsiaTheme="majorEastAsia" w:hAnsiTheme="majorHAnsi" w:cs="Arial"/>
              <w:bCs/>
              <w:iCs/>
              <w:sz w:val="24"/>
            </w:rPr>
          </w:rPrChange>
        </w:rPr>
        <w:t>)</w:t>
      </w:r>
      <w:r w:rsidR="00E30882" w:rsidRPr="00935764">
        <w:rPr>
          <w:rFonts w:ascii="Helvetica Neue Light" w:hAnsi="Helvetica Neue Light" w:cs="Arial"/>
          <w:rPrChange w:id="5138" w:author="Arthur de Catheu" w:date="2014-06-20T17:08:00Z">
            <w:rPr>
              <w:rFonts w:asciiTheme="majorHAnsi" w:eastAsiaTheme="majorEastAsia" w:hAnsiTheme="majorHAnsi" w:cs="Arial"/>
              <w:bCs/>
              <w:iCs/>
              <w:sz w:val="24"/>
            </w:rPr>
          </w:rPrChange>
        </w:rPr>
        <w:t xml:space="preserve"> jours</w:t>
      </w:r>
      <w:r w:rsidR="00665433" w:rsidRPr="00935764">
        <w:rPr>
          <w:rFonts w:ascii="Helvetica Neue Light" w:hAnsi="Helvetica Neue Light" w:cs="Arial"/>
          <w:rPrChange w:id="5139" w:author="Arthur de Catheu" w:date="2014-06-20T17:08:00Z">
            <w:rPr>
              <w:rFonts w:asciiTheme="majorHAnsi" w:eastAsiaTheme="majorEastAsia" w:hAnsiTheme="majorHAnsi" w:cs="Arial"/>
              <w:bCs/>
              <w:iCs/>
              <w:sz w:val="24"/>
            </w:rPr>
          </w:rPrChange>
        </w:rPr>
        <w:t xml:space="preserve">, </w:t>
      </w:r>
      <w:r w:rsidR="00184823" w:rsidRPr="00935764">
        <w:rPr>
          <w:rFonts w:ascii="Helvetica Neue Light" w:hAnsi="Helvetica Neue Light" w:cs="Arial"/>
          <w:rPrChange w:id="5140" w:author="Arthur de Catheu" w:date="2014-06-20T17:08:00Z">
            <w:rPr>
              <w:rFonts w:asciiTheme="majorHAnsi" w:eastAsiaTheme="majorEastAsia" w:hAnsiTheme="majorHAnsi" w:cs="Arial"/>
              <w:bCs/>
              <w:iCs/>
              <w:sz w:val="24"/>
            </w:rPr>
          </w:rPrChange>
        </w:rPr>
        <w:t>l’analyste crédit en charge du lettrage</w:t>
      </w:r>
      <w:r w:rsidR="00184823" w:rsidRPr="00935764" w:rsidDel="00184823">
        <w:rPr>
          <w:rFonts w:ascii="Helvetica Neue Light" w:hAnsi="Helvetica Neue Light" w:cs="Arial"/>
          <w:rPrChange w:id="5141" w:author="Arthur de Catheu" w:date="2014-06-20T17:08:00Z">
            <w:rPr>
              <w:rFonts w:asciiTheme="majorHAnsi" w:eastAsiaTheme="majorEastAsia" w:hAnsiTheme="majorHAnsi" w:cs="Arial"/>
              <w:bCs/>
              <w:iCs/>
              <w:sz w:val="24"/>
            </w:rPr>
          </w:rPrChange>
        </w:rPr>
        <w:t xml:space="preserve"> </w:t>
      </w:r>
      <w:r w:rsidR="00184823" w:rsidRPr="00935764">
        <w:rPr>
          <w:rFonts w:ascii="Helvetica Neue Light" w:hAnsi="Helvetica Neue Light" w:cs="Arial"/>
          <w:rPrChange w:id="5142" w:author="Arthur de Catheu" w:date="2014-06-20T17:08:00Z">
            <w:rPr>
              <w:rFonts w:asciiTheme="majorHAnsi" w:eastAsiaTheme="majorEastAsia" w:hAnsiTheme="majorHAnsi" w:cs="Arial"/>
              <w:bCs/>
              <w:iCs/>
              <w:sz w:val="24"/>
            </w:rPr>
          </w:rPrChange>
        </w:rPr>
        <w:t xml:space="preserve">transmet </w:t>
      </w:r>
      <w:r w:rsidR="00665433" w:rsidRPr="00935764">
        <w:rPr>
          <w:rFonts w:ascii="Helvetica Neue Light" w:hAnsi="Helvetica Neue Light" w:cs="Arial"/>
          <w:rPrChange w:id="5143" w:author="Arthur de Catheu" w:date="2014-06-20T17:08:00Z">
            <w:rPr>
              <w:rFonts w:asciiTheme="majorHAnsi" w:eastAsiaTheme="majorEastAsia" w:hAnsiTheme="majorHAnsi" w:cs="Arial"/>
              <w:bCs/>
              <w:iCs/>
              <w:sz w:val="24"/>
            </w:rPr>
          </w:rPrChange>
        </w:rPr>
        <w:t xml:space="preserve">le dossier au </w:t>
      </w:r>
      <w:r w:rsidR="00C53BBE" w:rsidRPr="00935764">
        <w:rPr>
          <w:rFonts w:ascii="Helvetica Neue Light" w:hAnsi="Helvetica Neue Light" w:cs="Arial"/>
          <w:rPrChange w:id="5144" w:author="Arthur de Catheu" w:date="2014-06-20T17:08:00Z">
            <w:rPr>
              <w:rFonts w:asciiTheme="majorHAnsi" w:eastAsiaTheme="majorEastAsia" w:hAnsiTheme="majorHAnsi" w:cs="Arial"/>
              <w:bCs/>
              <w:iCs/>
              <w:sz w:val="24"/>
            </w:rPr>
          </w:rPrChange>
        </w:rPr>
        <w:t>Recouvreur</w:t>
      </w:r>
      <w:r w:rsidR="00665433" w:rsidRPr="00935764">
        <w:rPr>
          <w:rFonts w:ascii="Helvetica Neue Light" w:hAnsi="Helvetica Neue Light" w:cs="Arial"/>
          <w:rPrChange w:id="5145" w:author="Arthur de Catheu" w:date="2014-06-20T17:08:00Z">
            <w:rPr>
              <w:rFonts w:asciiTheme="majorHAnsi" w:eastAsiaTheme="majorEastAsia" w:hAnsiTheme="majorHAnsi" w:cs="Arial"/>
              <w:bCs/>
              <w:iCs/>
              <w:sz w:val="24"/>
            </w:rPr>
          </w:rPrChange>
        </w:rPr>
        <w:t xml:space="preserve"> via une DIC. </w:t>
      </w:r>
    </w:p>
    <w:p w14:paraId="21BAE0A6" w14:textId="6985CA22" w:rsidR="00156B5B" w:rsidRPr="00935764" w:rsidRDefault="00184823" w:rsidP="00AC59DC">
      <w:pPr>
        <w:spacing w:before="120"/>
        <w:rPr>
          <w:rFonts w:ascii="Helvetica Neue Light" w:hAnsi="Helvetica Neue Light" w:cs="Arial"/>
          <w:rPrChange w:id="5146" w:author="Arthur de Catheu" w:date="2014-06-20T17:08:00Z">
            <w:rPr>
              <w:rFonts w:cs="Arial"/>
            </w:rPr>
          </w:rPrChange>
        </w:rPr>
      </w:pPr>
      <w:r w:rsidRPr="00935764">
        <w:rPr>
          <w:rFonts w:ascii="Helvetica Neue Light" w:hAnsi="Helvetica Neue Light" w:cs="Arial"/>
          <w:rPrChange w:id="5147" w:author="Arthur de Catheu" w:date="2014-06-20T17:08:00Z">
            <w:rPr>
              <w:rFonts w:asciiTheme="majorHAnsi" w:eastAsiaTheme="majorEastAsia" w:hAnsiTheme="majorHAnsi" w:cs="Arial"/>
              <w:bCs/>
              <w:iCs/>
              <w:sz w:val="24"/>
            </w:rPr>
          </w:rPrChange>
        </w:rPr>
        <w:t xml:space="preserve">Dans </w:t>
      </w:r>
      <w:r w:rsidRPr="00935764">
        <w:rPr>
          <w:rFonts w:ascii="Helvetica Neue Light" w:hAnsi="Helvetica Neue Light"/>
          <w:rPrChange w:id="5148" w:author="Arthur de Catheu" w:date="2014-06-20T17:08:00Z">
            <w:rPr>
              <w:rFonts w:asciiTheme="majorHAnsi" w:eastAsiaTheme="majorEastAsia" w:hAnsiTheme="majorHAnsi" w:cstheme="majorBidi"/>
              <w:bCs/>
              <w:iCs/>
              <w:sz w:val="24"/>
            </w:rPr>
          </w:rPrChange>
        </w:rPr>
        <w:t>un délai d’un (1) Jour Ouvré suivant le lettrage</w:t>
      </w:r>
      <w:r w:rsidRPr="00935764">
        <w:rPr>
          <w:rFonts w:ascii="Helvetica Neue Light" w:hAnsi="Helvetica Neue Light" w:cs="Arial"/>
          <w:rPrChange w:id="5149" w:author="Arthur de Catheu" w:date="2014-06-20T17:08:00Z">
            <w:rPr>
              <w:rFonts w:asciiTheme="majorHAnsi" w:eastAsiaTheme="majorEastAsia" w:hAnsiTheme="majorHAnsi" w:cs="Arial"/>
              <w:bCs/>
              <w:iCs/>
              <w:sz w:val="24"/>
            </w:rPr>
          </w:rPrChange>
        </w:rPr>
        <w:t>, l’analyste crédit en charge du lettrage</w:t>
      </w:r>
      <w:r w:rsidR="00AA1BA5" w:rsidRPr="00935764">
        <w:rPr>
          <w:rFonts w:ascii="Helvetica Neue Light" w:hAnsi="Helvetica Neue Light" w:cs="Arial"/>
          <w:rPrChange w:id="5150" w:author="Arthur de Catheu" w:date="2014-06-20T17:08:00Z">
            <w:rPr>
              <w:rFonts w:asciiTheme="majorHAnsi" w:eastAsiaTheme="majorEastAsia" w:hAnsiTheme="majorHAnsi" w:cs="Arial"/>
              <w:bCs/>
              <w:iCs/>
              <w:sz w:val="24"/>
            </w:rPr>
          </w:rPrChange>
        </w:rPr>
        <w:t> :</w:t>
      </w:r>
    </w:p>
    <w:p w14:paraId="2C46EE9B" w14:textId="5FD2C4BF" w:rsidR="005A3C8D" w:rsidRPr="00935764" w:rsidRDefault="00AA1BA5" w:rsidP="000217FE">
      <w:pPr>
        <w:pStyle w:val="Paragraphedeliste"/>
        <w:numPr>
          <w:ilvl w:val="0"/>
          <w:numId w:val="285"/>
        </w:numPr>
        <w:ind w:left="360"/>
        <w:rPr>
          <w:rFonts w:ascii="Helvetica Neue Light" w:hAnsi="Helvetica Neue Light"/>
          <w:rPrChange w:id="5151" w:author="Arthur de Catheu" w:date="2014-06-20T17:08:00Z">
            <w:rPr/>
          </w:rPrChange>
        </w:rPr>
      </w:pPr>
      <w:r w:rsidRPr="00935764">
        <w:rPr>
          <w:rFonts w:ascii="Helvetica Neue Light" w:hAnsi="Helvetica Neue Light"/>
          <w:rPrChange w:id="5152" w:author="Arthur de Catheu" w:date="2014-06-20T17:08:00Z">
            <w:rPr>
              <w:rFonts w:asciiTheme="majorHAnsi" w:eastAsiaTheme="majorEastAsia" w:hAnsiTheme="majorHAnsi" w:cstheme="majorBidi"/>
              <w:bCs/>
              <w:iCs/>
              <w:sz w:val="24"/>
            </w:rPr>
          </w:rPrChange>
        </w:rPr>
        <w:t xml:space="preserve">informe le Cédant du règlement </w:t>
      </w:r>
      <w:r w:rsidR="00316CE7" w:rsidRPr="00935764">
        <w:rPr>
          <w:rFonts w:ascii="Helvetica Neue Light" w:hAnsi="Helvetica Neue Light"/>
          <w:rPrChange w:id="5153" w:author="Arthur de Catheu" w:date="2014-06-20T17:08:00Z">
            <w:rPr>
              <w:rFonts w:asciiTheme="majorHAnsi" w:eastAsiaTheme="majorEastAsia" w:hAnsiTheme="majorHAnsi" w:cstheme="majorBidi"/>
              <w:bCs/>
              <w:iCs/>
              <w:sz w:val="24"/>
            </w:rPr>
          </w:rPrChange>
        </w:rPr>
        <w:t xml:space="preserve">partiel </w:t>
      </w:r>
      <w:r w:rsidRPr="00935764">
        <w:rPr>
          <w:rFonts w:ascii="Helvetica Neue Light" w:hAnsi="Helvetica Neue Light"/>
          <w:rPrChange w:id="5154" w:author="Arthur de Catheu" w:date="2014-06-20T17:08:00Z">
            <w:rPr>
              <w:rFonts w:asciiTheme="majorHAnsi" w:eastAsiaTheme="majorEastAsia" w:hAnsiTheme="majorHAnsi" w:cstheme="majorBidi"/>
              <w:bCs/>
              <w:iCs/>
              <w:sz w:val="24"/>
            </w:rPr>
          </w:rPrChange>
        </w:rPr>
        <w:t xml:space="preserve">de la Créance par </w:t>
      </w:r>
      <w:r w:rsidR="00EC3C45" w:rsidRPr="00935764">
        <w:rPr>
          <w:rFonts w:ascii="Helvetica Neue Light" w:hAnsi="Helvetica Neue Light"/>
          <w:rPrChange w:id="5155" w:author="Arthur de Catheu" w:date="2014-06-20T17:08:00Z">
            <w:rPr>
              <w:rFonts w:asciiTheme="majorHAnsi" w:eastAsiaTheme="majorEastAsia" w:hAnsiTheme="majorHAnsi" w:cstheme="majorBidi"/>
              <w:bCs/>
              <w:iCs/>
              <w:sz w:val="24"/>
            </w:rPr>
          </w:rPrChange>
        </w:rPr>
        <w:t>e</w:t>
      </w:r>
      <w:r w:rsidRPr="00935764">
        <w:rPr>
          <w:rFonts w:ascii="Helvetica Neue Light" w:hAnsi="Helvetica Neue Light"/>
          <w:rPrChange w:id="5156" w:author="Arthur de Catheu" w:date="2014-06-20T17:08:00Z">
            <w:rPr>
              <w:rFonts w:asciiTheme="majorHAnsi" w:eastAsiaTheme="majorEastAsia" w:hAnsiTheme="majorHAnsi" w:cstheme="majorBidi"/>
              <w:bCs/>
              <w:iCs/>
              <w:sz w:val="24"/>
            </w:rPr>
          </w:rPrChange>
        </w:rPr>
        <w:t>mail</w:t>
      </w:r>
      <w:r w:rsidR="00EC3C45" w:rsidRPr="00935764">
        <w:rPr>
          <w:rFonts w:ascii="Helvetica Neue Light" w:hAnsi="Helvetica Neue Light"/>
          <w:rPrChange w:id="5157" w:author="Arthur de Catheu" w:date="2014-06-20T17:08:00Z">
            <w:rPr>
              <w:rFonts w:asciiTheme="majorHAnsi" w:eastAsiaTheme="majorEastAsia" w:hAnsiTheme="majorHAnsi" w:cstheme="majorBidi"/>
              <w:bCs/>
              <w:iCs/>
              <w:sz w:val="24"/>
            </w:rPr>
          </w:rPrChange>
        </w:rPr>
        <w:t xml:space="preserve"> ;</w:t>
      </w:r>
      <w:r w:rsidR="005A3C8D" w:rsidRPr="00935764">
        <w:rPr>
          <w:rFonts w:ascii="Helvetica Neue Light" w:hAnsi="Helvetica Neue Light"/>
          <w:rPrChange w:id="5158" w:author="Arthur de Catheu" w:date="2014-06-20T17:08:00Z">
            <w:rPr>
              <w:rFonts w:asciiTheme="majorHAnsi" w:eastAsiaTheme="majorEastAsia" w:hAnsiTheme="majorHAnsi" w:cstheme="majorBidi"/>
              <w:bCs/>
              <w:iCs/>
              <w:sz w:val="24"/>
            </w:rPr>
          </w:rPrChange>
        </w:rPr>
        <w:t xml:space="preserve"> et</w:t>
      </w:r>
    </w:p>
    <w:p w14:paraId="4149196E" w14:textId="0F18CAF7" w:rsidR="000F4DC5" w:rsidRPr="00935764" w:rsidRDefault="000F4DC5" w:rsidP="000217FE">
      <w:pPr>
        <w:pStyle w:val="Paragraphedeliste"/>
        <w:numPr>
          <w:ilvl w:val="0"/>
          <w:numId w:val="285"/>
        </w:numPr>
        <w:ind w:left="360"/>
        <w:rPr>
          <w:rFonts w:ascii="Helvetica Neue Light" w:hAnsi="Helvetica Neue Light"/>
          <w:rPrChange w:id="5159" w:author="Arthur de Catheu" w:date="2014-06-20T17:08:00Z">
            <w:rPr/>
          </w:rPrChange>
        </w:rPr>
      </w:pPr>
      <w:r w:rsidRPr="00935764">
        <w:rPr>
          <w:rFonts w:ascii="Helvetica Neue Light" w:hAnsi="Helvetica Neue Light"/>
          <w:rPrChange w:id="5160" w:author="Arthur de Catheu" w:date="2014-06-20T17:08:00Z">
            <w:rPr>
              <w:rFonts w:asciiTheme="majorHAnsi" w:eastAsiaTheme="majorEastAsia" w:hAnsiTheme="majorHAnsi" w:cstheme="majorBidi"/>
              <w:bCs/>
              <w:iCs/>
              <w:sz w:val="24"/>
            </w:rPr>
          </w:rPrChange>
        </w:rPr>
        <w:t>procède au virement des sommes lettrées du Compte de Collecte au Compte Général</w:t>
      </w:r>
      <w:r w:rsidR="005A3C8D" w:rsidRPr="00935764">
        <w:rPr>
          <w:rFonts w:ascii="Helvetica Neue Light" w:hAnsi="Helvetica Neue Light"/>
          <w:rPrChange w:id="5161" w:author="Arthur de Catheu" w:date="2014-06-20T17:08:00Z">
            <w:rPr>
              <w:rFonts w:asciiTheme="majorHAnsi" w:eastAsiaTheme="majorEastAsia" w:hAnsiTheme="majorHAnsi" w:cstheme="majorBidi"/>
              <w:bCs/>
              <w:iCs/>
              <w:sz w:val="24"/>
            </w:rPr>
          </w:rPrChange>
        </w:rPr>
        <w:t>.</w:t>
      </w:r>
    </w:p>
    <w:p w14:paraId="697522F7" w14:textId="11E80C94" w:rsidR="00156B5B" w:rsidRPr="00935764" w:rsidRDefault="00060870">
      <w:pPr>
        <w:pStyle w:val="Titre4"/>
        <w:numPr>
          <w:ilvl w:val="0"/>
          <w:numId w:val="0"/>
        </w:numPr>
        <w:ind w:left="2880" w:firstLine="660"/>
        <w:rPr>
          <w:rFonts w:ascii="Helvetica Neue Light" w:hAnsi="Helvetica Neue Light"/>
          <w:rPrChange w:id="5162" w:author="Arthur de Catheu" w:date="2014-06-20T17:08:00Z">
            <w:rPr/>
          </w:rPrChange>
        </w:rPr>
        <w:pPrChange w:id="5163" w:author="Arthur de Catheu" w:date="2014-06-20T18:07:00Z">
          <w:pPr>
            <w:pStyle w:val="Titre4"/>
            <w:numPr>
              <w:ilvl w:val="1"/>
              <w:numId w:val="324"/>
            </w:numPr>
            <w:ind w:left="1080" w:hanging="360"/>
          </w:pPr>
        </w:pPrChange>
      </w:pPr>
      <w:ins w:id="5164" w:author="Arthur de Catheu" w:date="2014-06-20T18:07:00Z">
        <w:r>
          <w:rPr>
            <w:rFonts w:ascii="Helvetica Neue Light" w:hAnsi="Helvetica Neue Light"/>
          </w:rPr>
          <w:lastRenderedPageBreak/>
          <w:t xml:space="preserve">d. </w:t>
        </w:r>
        <w:r>
          <w:rPr>
            <w:rFonts w:ascii="Helvetica Neue Light" w:hAnsi="Helvetica Neue Light"/>
          </w:rPr>
          <w:tab/>
        </w:r>
      </w:ins>
      <w:r w:rsidR="007205AF" w:rsidRPr="00935764">
        <w:rPr>
          <w:rFonts w:ascii="Helvetica Neue Light" w:hAnsi="Helvetica Neue Light"/>
          <w:rPrChange w:id="5165" w:author="Arthur de Catheu" w:date="2014-06-20T17:08:00Z">
            <w:rPr/>
          </w:rPrChange>
        </w:rPr>
        <w:t xml:space="preserve">Règlement adressé par erreur par le </w:t>
      </w:r>
      <w:r w:rsidR="00AA1BA5" w:rsidRPr="00935764">
        <w:rPr>
          <w:rFonts w:ascii="Helvetica Neue Light" w:hAnsi="Helvetica Neue Light"/>
          <w:rPrChange w:id="5166" w:author="Arthur de Catheu" w:date="2014-06-20T17:08:00Z">
            <w:rPr/>
          </w:rPrChange>
        </w:rPr>
        <w:t>Débiteur</w:t>
      </w:r>
    </w:p>
    <w:p w14:paraId="4DCB4F19" w14:textId="10AEA286" w:rsidR="00156B5B" w:rsidRPr="00935764" w:rsidRDefault="00AA1BA5" w:rsidP="00AC59DC">
      <w:pPr>
        <w:spacing w:before="120"/>
        <w:rPr>
          <w:rFonts w:ascii="Helvetica Neue Light" w:hAnsi="Helvetica Neue Light" w:cs="Arial"/>
          <w:rPrChange w:id="5167" w:author="Arthur de Catheu" w:date="2014-06-20T17:08:00Z">
            <w:rPr>
              <w:rFonts w:cs="Arial"/>
            </w:rPr>
          </w:rPrChange>
        </w:rPr>
      </w:pPr>
      <w:r w:rsidRPr="00935764">
        <w:rPr>
          <w:rFonts w:ascii="Helvetica Neue Light" w:hAnsi="Helvetica Neue Light" w:cs="Arial"/>
          <w:rPrChange w:id="5168" w:author="Arthur de Catheu" w:date="2014-06-20T17:08:00Z">
            <w:rPr>
              <w:rFonts w:asciiTheme="majorHAnsi" w:eastAsiaTheme="majorEastAsia" w:hAnsiTheme="majorHAnsi" w:cs="Arial"/>
              <w:bCs/>
              <w:iCs/>
              <w:sz w:val="24"/>
            </w:rPr>
          </w:rPrChange>
        </w:rPr>
        <w:t>Dans l</w:t>
      </w:r>
      <w:r w:rsidR="00F52ED1" w:rsidRPr="00935764">
        <w:rPr>
          <w:rFonts w:ascii="Helvetica Neue Light" w:hAnsi="Helvetica Neue Light" w:cs="Arial"/>
          <w:rPrChange w:id="5169" w:author="Arthur de Catheu" w:date="2014-06-20T17:08:00Z">
            <w:rPr>
              <w:rFonts w:asciiTheme="majorHAnsi" w:eastAsiaTheme="majorEastAsia" w:hAnsiTheme="majorHAnsi" w:cs="Arial"/>
              <w:bCs/>
              <w:iCs/>
              <w:sz w:val="24"/>
            </w:rPr>
          </w:rPrChange>
        </w:rPr>
        <w:t>e</w:t>
      </w:r>
      <w:r w:rsidRPr="00935764">
        <w:rPr>
          <w:rFonts w:ascii="Helvetica Neue Light" w:hAnsi="Helvetica Neue Light" w:cs="Arial"/>
          <w:rPrChange w:id="5170" w:author="Arthur de Catheu" w:date="2014-06-20T17:08:00Z">
            <w:rPr>
              <w:rFonts w:asciiTheme="majorHAnsi" w:eastAsiaTheme="majorEastAsia" w:hAnsiTheme="majorHAnsi" w:cs="Arial"/>
              <w:bCs/>
              <w:iCs/>
              <w:sz w:val="24"/>
            </w:rPr>
          </w:rPrChange>
        </w:rPr>
        <w:t xml:space="preserve"> cas où</w:t>
      </w:r>
      <w:r w:rsidR="00DC05F8" w:rsidRPr="00935764">
        <w:rPr>
          <w:rFonts w:ascii="Helvetica Neue Light" w:hAnsi="Helvetica Neue Light" w:cs="Arial"/>
          <w:rPrChange w:id="5171" w:author="Arthur de Catheu" w:date="2014-06-20T17:08:00Z">
            <w:rPr>
              <w:rFonts w:asciiTheme="majorHAnsi" w:eastAsiaTheme="majorEastAsia" w:hAnsiTheme="majorHAnsi" w:cs="Arial"/>
              <w:bCs/>
              <w:iCs/>
              <w:sz w:val="24"/>
            </w:rPr>
          </w:rPrChange>
        </w:rPr>
        <w:t xml:space="preserve"> </w:t>
      </w:r>
      <w:r w:rsidR="001C2216" w:rsidRPr="00935764">
        <w:rPr>
          <w:rFonts w:ascii="Helvetica Neue Light" w:hAnsi="Helvetica Neue Light" w:cs="Arial"/>
          <w:rPrChange w:id="5172" w:author="Arthur de Catheu" w:date="2014-06-20T17:08:00Z">
            <w:rPr>
              <w:rFonts w:asciiTheme="majorHAnsi" w:eastAsiaTheme="majorEastAsia" w:hAnsiTheme="majorHAnsi" w:cs="Arial"/>
              <w:bCs/>
              <w:iCs/>
              <w:sz w:val="24"/>
            </w:rPr>
          </w:rPrChange>
        </w:rPr>
        <w:t xml:space="preserve">un </w:t>
      </w:r>
      <w:r w:rsidR="00F52ED1" w:rsidRPr="00935764">
        <w:rPr>
          <w:rFonts w:ascii="Helvetica Neue Light" w:hAnsi="Helvetica Neue Light" w:cs="Arial"/>
          <w:rPrChange w:id="5173" w:author="Arthur de Catheu" w:date="2014-06-20T17:08:00Z">
            <w:rPr>
              <w:rFonts w:asciiTheme="majorHAnsi" w:eastAsiaTheme="majorEastAsia" w:hAnsiTheme="majorHAnsi" w:cs="Arial"/>
              <w:bCs/>
              <w:iCs/>
              <w:sz w:val="24"/>
            </w:rPr>
          </w:rPrChange>
        </w:rPr>
        <w:t>règlement n’a</w:t>
      </w:r>
      <w:r w:rsidR="00184823" w:rsidRPr="00935764">
        <w:rPr>
          <w:rFonts w:ascii="Helvetica Neue Light" w:hAnsi="Helvetica Neue Light" w:cs="Arial"/>
          <w:rPrChange w:id="5174" w:author="Arthur de Catheu" w:date="2014-06-20T17:08:00Z">
            <w:rPr>
              <w:rFonts w:asciiTheme="majorHAnsi" w:eastAsiaTheme="majorEastAsia" w:hAnsiTheme="majorHAnsi" w:cs="Arial"/>
              <w:bCs/>
              <w:iCs/>
              <w:sz w:val="24"/>
            </w:rPr>
          </w:rPrChange>
        </w:rPr>
        <w:t>urait</w:t>
      </w:r>
      <w:r w:rsidR="00F52ED1" w:rsidRPr="00935764">
        <w:rPr>
          <w:rFonts w:ascii="Helvetica Neue Light" w:hAnsi="Helvetica Neue Light" w:cs="Arial"/>
          <w:rPrChange w:id="5175" w:author="Arthur de Catheu" w:date="2014-06-20T17:08:00Z">
            <w:rPr>
              <w:rFonts w:asciiTheme="majorHAnsi" w:eastAsiaTheme="majorEastAsia" w:hAnsiTheme="majorHAnsi" w:cs="Arial"/>
              <w:bCs/>
              <w:iCs/>
              <w:sz w:val="24"/>
            </w:rPr>
          </w:rPrChange>
        </w:rPr>
        <w:t xml:space="preserve"> pas pu être lettré et après avoir eu confirmation par </w:t>
      </w:r>
      <w:r w:rsidR="00EC3C45" w:rsidRPr="00935764">
        <w:rPr>
          <w:rFonts w:ascii="Helvetica Neue Light" w:hAnsi="Helvetica Neue Light" w:cs="Arial"/>
          <w:rPrChange w:id="5176" w:author="Arthur de Catheu" w:date="2014-06-20T17:08:00Z">
            <w:rPr>
              <w:rFonts w:asciiTheme="majorHAnsi" w:eastAsiaTheme="majorEastAsia" w:hAnsiTheme="majorHAnsi" w:cs="Arial"/>
              <w:bCs/>
              <w:iCs/>
              <w:sz w:val="24"/>
            </w:rPr>
          </w:rPrChange>
        </w:rPr>
        <w:t>tous moyens du</w:t>
      </w:r>
      <w:r w:rsidR="00F52ED1" w:rsidRPr="00935764">
        <w:rPr>
          <w:rFonts w:ascii="Helvetica Neue Light" w:hAnsi="Helvetica Neue Light" w:cs="Arial"/>
          <w:rPrChange w:id="5177" w:author="Arthur de Catheu" w:date="2014-06-20T17:08:00Z">
            <w:rPr>
              <w:rFonts w:asciiTheme="majorHAnsi" w:eastAsiaTheme="majorEastAsia" w:hAnsiTheme="majorHAnsi" w:cs="Arial"/>
              <w:bCs/>
              <w:iCs/>
              <w:sz w:val="24"/>
            </w:rPr>
          </w:rPrChange>
        </w:rPr>
        <w:t xml:space="preserve"> </w:t>
      </w:r>
      <w:r w:rsidR="001C2216" w:rsidRPr="00935764">
        <w:rPr>
          <w:rFonts w:ascii="Helvetica Neue Light" w:hAnsi="Helvetica Neue Light" w:cs="Arial"/>
          <w:rPrChange w:id="5178" w:author="Arthur de Catheu" w:date="2014-06-20T17:08:00Z">
            <w:rPr>
              <w:rFonts w:asciiTheme="majorHAnsi" w:eastAsiaTheme="majorEastAsia" w:hAnsiTheme="majorHAnsi" w:cs="Arial"/>
              <w:bCs/>
              <w:iCs/>
              <w:sz w:val="24"/>
            </w:rPr>
          </w:rPrChange>
        </w:rPr>
        <w:t xml:space="preserve">Débiteur </w:t>
      </w:r>
      <w:r w:rsidR="00F52ED1" w:rsidRPr="00935764">
        <w:rPr>
          <w:rFonts w:ascii="Helvetica Neue Light" w:hAnsi="Helvetica Neue Light" w:cs="Arial"/>
          <w:rPrChange w:id="5179" w:author="Arthur de Catheu" w:date="2014-06-20T17:08:00Z">
            <w:rPr>
              <w:rFonts w:asciiTheme="majorHAnsi" w:eastAsiaTheme="majorEastAsia" w:hAnsiTheme="majorHAnsi" w:cs="Arial"/>
              <w:bCs/>
              <w:iCs/>
              <w:sz w:val="24"/>
            </w:rPr>
          </w:rPrChange>
        </w:rPr>
        <w:t xml:space="preserve">que ce </w:t>
      </w:r>
      <w:r w:rsidR="001C2216" w:rsidRPr="00935764">
        <w:rPr>
          <w:rFonts w:ascii="Helvetica Neue Light" w:hAnsi="Helvetica Neue Light" w:cs="Arial"/>
          <w:rPrChange w:id="5180" w:author="Arthur de Catheu" w:date="2014-06-20T17:08:00Z">
            <w:rPr>
              <w:rFonts w:asciiTheme="majorHAnsi" w:eastAsiaTheme="majorEastAsia" w:hAnsiTheme="majorHAnsi" w:cs="Arial"/>
              <w:bCs/>
              <w:iCs/>
              <w:sz w:val="24"/>
            </w:rPr>
          </w:rPrChange>
        </w:rPr>
        <w:t>règlement ne concern</w:t>
      </w:r>
      <w:r w:rsidR="00EC3C45" w:rsidRPr="00935764">
        <w:rPr>
          <w:rFonts w:ascii="Helvetica Neue Light" w:hAnsi="Helvetica Neue Light" w:cs="Arial"/>
          <w:rPrChange w:id="5181" w:author="Arthur de Catheu" w:date="2014-06-20T17:08:00Z">
            <w:rPr>
              <w:rFonts w:asciiTheme="majorHAnsi" w:eastAsiaTheme="majorEastAsia" w:hAnsiTheme="majorHAnsi" w:cs="Arial"/>
              <w:bCs/>
              <w:iCs/>
              <w:sz w:val="24"/>
            </w:rPr>
          </w:rPrChange>
        </w:rPr>
        <w:t>e</w:t>
      </w:r>
      <w:r w:rsidR="001C2216" w:rsidRPr="00935764">
        <w:rPr>
          <w:rFonts w:ascii="Helvetica Neue Light" w:hAnsi="Helvetica Neue Light" w:cs="Arial"/>
          <w:rPrChange w:id="5182" w:author="Arthur de Catheu" w:date="2014-06-20T17:08:00Z">
            <w:rPr>
              <w:rFonts w:asciiTheme="majorHAnsi" w:eastAsiaTheme="majorEastAsia" w:hAnsiTheme="majorHAnsi" w:cs="Arial"/>
              <w:bCs/>
              <w:iCs/>
              <w:sz w:val="24"/>
            </w:rPr>
          </w:rPrChange>
        </w:rPr>
        <w:t xml:space="preserve"> pas une </w:t>
      </w:r>
      <w:r w:rsidR="00557914" w:rsidRPr="00935764">
        <w:rPr>
          <w:rFonts w:ascii="Helvetica Neue Light" w:hAnsi="Helvetica Neue Light" w:cs="Arial"/>
          <w:rPrChange w:id="5183" w:author="Arthur de Catheu" w:date="2014-06-20T17:08:00Z">
            <w:rPr>
              <w:rFonts w:asciiTheme="majorHAnsi" w:eastAsiaTheme="majorEastAsia" w:hAnsiTheme="majorHAnsi" w:cs="Arial"/>
              <w:bCs/>
              <w:iCs/>
              <w:sz w:val="24"/>
            </w:rPr>
          </w:rPrChange>
        </w:rPr>
        <w:t>Créance</w:t>
      </w:r>
      <w:r w:rsidR="001C2216" w:rsidRPr="00935764">
        <w:rPr>
          <w:rFonts w:ascii="Helvetica Neue Light" w:hAnsi="Helvetica Neue Light" w:cs="Arial"/>
          <w:rPrChange w:id="5184" w:author="Arthur de Catheu" w:date="2014-06-20T17:08:00Z">
            <w:rPr>
              <w:rFonts w:asciiTheme="majorHAnsi" w:eastAsiaTheme="majorEastAsia" w:hAnsiTheme="majorHAnsi" w:cs="Arial"/>
              <w:bCs/>
              <w:iCs/>
              <w:sz w:val="24"/>
            </w:rPr>
          </w:rPrChange>
        </w:rPr>
        <w:t xml:space="preserve"> acquise par le </w:t>
      </w:r>
      <w:r w:rsidR="00A37D87" w:rsidRPr="00935764">
        <w:rPr>
          <w:rFonts w:ascii="Helvetica Neue Light" w:hAnsi="Helvetica Neue Light" w:cs="Arial"/>
          <w:rPrChange w:id="5185" w:author="Arthur de Catheu" w:date="2014-06-20T17:08:00Z">
            <w:rPr>
              <w:rFonts w:asciiTheme="majorHAnsi" w:eastAsiaTheme="majorEastAsia" w:hAnsiTheme="majorHAnsi" w:cs="Arial"/>
              <w:bCs/>
              <w:iCs/>
              <w:sz w:val="24"/>
            </w:rPr>
          </w:rPrChange>
        </w:rPr>
        <w:t>FCT 2014</w:t>
      </w:r>
      <w:r w:rsidR="006D11BD" w:rsidRPr="00935764">
        <w:rPr>
          <w:rFonts w:ascii="Helvetica Neue Light" w:hAnsi="Helvetica Neue Light" w:cs="Arial"/>
          <w:rPrChange w:id="5186" w:author="Arthur de Catheu" w:date="2014-06-20T17:08:00Z">
            <w:rPr>
              <w:rFonts w:asciiTheme="majorHAnsi" w:eastAsiaTheme="majorEastAsia" w:hAnsiTheme="majorHAnsi" w:cs="Arial"/>
              <w:bCs/>
              <w:iCs/>
              <w:sz w:val="24"/>
            </w:rPr>
          </w:rPrChange>
        </w:rPr>
        <w:t xml:space="preserve">, </w:t>
      </w:r>
      <w:r w:rsidR="00184823" w:rsidRPr="00935764">
        <w:rPr>
          <w:rFonts w:ascii="Helvetica Neue Light" w:hAnsi="Helvetica Neue Light" w:cs="Arial"/>
          <w:rPrChange w:id="5187" w:author="Arthur de Catheu" w:date="2014-06-20T17:08:00Z">
            <w:rPr>
              <w:rFonts w:asciiTheme="majorHAnsi" w:eastAsiaTheme="majorEastAsia" w:hAnsiTheme="majorHAnsi" w:cs="Arial"/>
              <w:bCs/>
              <w:iCs/>
              <w:sz w:val="24"/>
            </w:rPr>
          </w:rPrChange>
        </w:rPr>
        <w:t>l’analyste crédit en charge du lettrage</w:t>
      </w:r>
      <w:r w:rsidR="00184823" w:rsidRPr="00935764" w:rsidDel="00184823">
        <w:rPr>
          <w:rFonts w:ascii="Helvetica Neue Light" w:hAnsi="Helvetica Neue Light" w:cs="Arial"/>
          <w:rPrChange w:id="5188" w:author="Arthur de Catheu" w:date="2014-06-20T17:08:00Z">
            <w:rPr>
              <w:rFonts w:asciiTheme="majorHAnsi" w:eastAsiaTheme="majorEastAsia" w:hAnsiTheme="majorHAnsi" w:cs="Arial"/>
              <w:bCs/>
              <w:iCs/>
              <w:sz w:val="24"/>
            </w:rPr>
          </w:rPrChange>
        </w:rPr>
        <w:t xml:space="preserve"> </w:t>
      </w:r>
      <w:r w:rsidR="001C2216" w:rsidRPr="00935764">
        <w:rPr>
          <w:rFonts w:ascii="Helvetica Neue Light" w:hAnsi="Helvetica Neue Light" w:cs="Arial"/>
          <w:rPrChange w:id="5189" w:author="Arthur de Catheu" w:date="2014-06-20T17:08:00Z">
            <w:rPr>
              <w:rFonts w:asciiTheme="majorHAnsi" w:eastAsiaTheme="majorEastAsia" w:hAnsiTheme="majorHAnsi" w:cs="Arial"/>
              <w:bCs/>
              <w:iCs/>
              <w:sz w:val="24"/>
            </w:rPr>
          </w:rPrChange>
        </w:rPr>
        <w:t xml:space="preserve">réalise un remboursement </w:t>
      </w:r>
      <w:r w:rsidR="00F52ED1" w:rsidRPr="00935764">
        <w:rPr>
          <w:rFonts w:ascii="Helvetica Neue Light" w:hAnsi="Helvetica Neue Light" w:cs="Arial"/>
          <w:rPrChange w:id="5190" w:author="Arthur de Catheu" w:date="2014-06-20T17:08:00Z">
            <w:rPr>
              <w:rFonts w:asciiTheme="majorHAnsi" w:eastAsiaTheme="majorEastAsia" w:hAnsiTheme="majorHAnsi" w:cs="Arial"/>
              <w:bCs/>
              <w:iCs/>
              <w:sz w:val="24"/>
            </w:rPr>
          </w:rPrChange>
        </w:rPr>
        <w:t xml:space="preserve">sur le compte bancaire du </w:t>
      </w:r>
      <w:r w:rsidR="001C2216" w:rsidRPr="00935764">
        <w:rPr>
          <w:rFonts w:ascii="Helvetica Neue Light" w:hAnsi="Helvetica Neue Light" w:cs="Arial"/>
          <w:rPrChange w:id="5191" w:author="Arthur de Catheu" w:date="2014-06-20T17:08:00Z">
            <w:rPr>
              <w:rFonts w:asciiTheme="majorHAnsi" w:eastAsiaTheme="majorEastAsia" w:hAnsiTheme="majorHAnsi" w:cs="Arial"/>
              <w:bCs/>
              <w:iCs/>
              <w:sz w:val="24"/>
            </w:rPr>
          </w:rPrChange>
        </w:rPr>
        <w:t>Débiteur par virement</w:t>
      </w:r>
      <w:r w:rsidR="00EC3C45" w:rsidRPr="00935764">
        <w:rPr>
          <w:rFonts w:ascii="Helvetica Neue Light" w:hAnsi="Helvetica Neue Light" w:cs="Arial"/>
          <w:rPrChange w:id="5192" w:author="Arthur de Catheu" w:date="2014-06-20T17:08:00Z">
            <w:rPr>
              <w:rFonts w:asciiTheme="majorHAnsi" w:eastAsiaTheme="majorEastAsia" w:hAnsiTheme="majorHAnsi" w:cs="Arial"/>
              <w:bCs/>
              <w:iCs/>
              <w:sz w:val="24"/>
            </w:rPr>
          </w:rPrChange>
        </w:rPr>
        <w:t xml:space="preserve"> du Compte de Collecte</w:t>
      </w:r>
      <w:r w:rsidR="00184823" w:rsidRPr="00935764">
        <w:rPr>
          <w:rFonts w:ascii="Helvetica Neue Light" w:hAnsi="Helvetica Neue Light" w:cs="Arial"/>
          <w:rPrChange w:id="5193" w:author="Arthur de Catheu" w:date="2014-06-20T17:08:00Z">
            <w:rPr>
              <w:rFonts w:asciiTheme="majorHAnsi" w:eastAsiaTheme="majorEastAsia" w:hAnsiTheme="majorHAnsi" w:cs="Arial"/>
              <w:bCs/>
              <w:iCs/>
              <w:sz w:val="24"/>
            </w:rPr>
          </w:rPrChange>
        </w:rPr>
        <w:t xml:space="preserve"> dans un délai d’un (1) Jour Ouvré suivant cette confirmation</w:t>
      </w:r>
      <w:r w:rsidR="001C2216" w:rsidRPr="00935764">
        <w:rPr>
          <w:rFonts w:ascii="Helvetica Neue Light" w:hAnsi="Helvetica Neue Light" w:cs="Arial"/>
          <w:rPrChange w:id="5194" w:author="Arthur de Catheu" w:date="2014-06-20T17:08:00Z">
            <w:rPr>
              <w:rFonts w:asciiTheme="majorHAnsi" w:eastAsiaTheme="majorEastAsia" w:hAnsiTheme="majorHAnsi" w:cs="Arial"/>
              <w:bCs/>
              <w:iCs/>
              <w:sz w:val="24"/>
            </w:rPr>
          </w:rPrChange>
        </w:rPr>
        <w:t>.</w:t>
      </w:r>
    </w:p>
    <w:p w14:paraId="207973FF" w14:textId="58AD3335" w:rsidR="000F4DC5" w:rsidRPr="00935764" w:rsidRDefault="000F4DC5">
      <w:pPr>
        <w:pStyle w:val="Titre3"/>
        <w:numPr>
          <w:ilvl w:val="2"/>
          <w:numId w:val="382"/>
        </w:numPr>
        <w:rPr>
          <w:rFonts w:ascii="Helvetica Neue Light" w:hAnsi="Helvetica Neue Light"/>
          <w:rPrChange w:id="5195" w:author="Arthur de Catheu" w:date="2014-06-20T17:08:00Z">
            <w:rPr/>
          </w:rPrChange>
        </w:rPr>
        <w:pPrChange w:id="5196" w:author="Arthur de Catheu" w:date="2014-06-20T18:04:00Z">
          <w:pPr>
            <w:pStyle w:val="Titre3"/>
          </w:pPr>
        </w:pPrChange>
      </w:pPr>
      <w:bookmarkStart w:id="5197" w:name="_Toc265315363"/>
      <w:r w:rsidRPr="00935764">
        <w:rPr>
          <w:rFonts w:ascii="Helvetica Neue Light" w:hAnsi="Helvetica Neue Light"/>
          <w:rPrChange w:id="5198" w:author="Arthur de Catheu" w:date="2014-06-20T17:08:00Z">
            <w:rPr/>
          </w:rPrChange>
        </w:rPr>
        <w:t>Gestion des règlements</w:t>
      </w:r>
      <w:r w:rsidR="0059072A" w:rsidRPr="00935764">
        <w:rPr>
          <w:rFonts w:ascii="Helvetica Neue Light" w:hAnsi="Helvetica Neue Light"/>
          <w:rPrChange w:id="5199" w:author="Arthur de Catheu" w:date="2014-06-20T17:08:00Z">
            <w:rPr/>
          </w:rPrChange>
        </w:rPr>
        <w:t xml:space="preserve"> des</w:t>
      </w:r>
      <w:r w:rsidRPr="00935764">
        <w:rPr>
          <w:rFonts w:ascii="Helvetica Neue Light" w:hAnsi="Helvetica Neue Light"/>
          <w:rPrChange w:id="5200" w:author="Arthur de Catheu" w:date="2014-06-20T17:08:00Z">
            <w:rPr/>
          </w:rPrChange>
        </w:rPr>
        <w:t xml:space="preserve"> Cédants</w:t>
      </w:r>
      <w:bookmarkEnd w:id="5197"/>
    </w:p>
    <w:p w14:paraId="0D1E2A80" w14:textId="788E612F" w:rsidR="00413C8D" w:rsidRPr="00060870" w:rsidRDefault="00413C8D">
      <w:pPr>
        <w:pStyle w:val="Titre4"/>
        <w:numPr>
          <w:ilvl w:val="4"/>
          <w:numId w:val="382"/>
        </w:numPr>
        <w:rPr>
          <w:rFonts w:ascii="Helvetica Neue Light" w:hAnsi="Helvetica Neue Light"/>
          <w:rPrChange w:id="5201" w:author="Arthur de Catheu" w:date="2014-06-20T18:07:00Z">
            <w:rPr/>
          </w:rPrChange>
        </w:rPr>
        <w:pPrChange w:id="5202" w:author="Arthur de Catheu" w:date="2014-06-20T18:07:00Z">
          <w:pPr>
            <w:pStyle w:val="Titre4"/>
          </w:pPr>
        </w:pPrChange>
      </w:pPr>
      <w:r w:rsidRPr="00060870">
        <w:rPr>
          <w:rFonts w:ascii="Helvetica Neue Light" w:hAnsi="Helvetica Neue Light"/>
          <w:rPrChange w:id="5203" w:author="Arthur de Catheu" w:date="2014-06-20T18:07:00Z">
            <w:rPr/>
          </w:rPrChange>
        </w:rPr>
        <w:t xml:space="preserve">Rachat </w:t>
      </w:r>
      <w:r w:rsidR="00184823" w:rsidRPr="00060870">
        <w:rPr>
          <w:rFonts w:ascii="Helvetica Neue Light" w:hAnsi="Helvetica Neue Light"/>
          <w:rPrChange w:id="5204" w:author="Arthur de Catheu" w:date="2014-06-20T18:07:00Z">
            <w:rPr/>
          </w:rPrChange>
        </w:rPr>
        <w:t xml:space="preserve">de Créances </w:t>
      </w:r>
      <w:r w:rsidRPr="00060870">
        <w:rPr>
          <w:rFonts w:ascii="Helvetica Neue Light" w:hAnsi="Helvetica Neue Light"/>
          <w:rPrChange w:id="5205" w:author="Arthur de Catheu" w:date="2014-06-20T18:07:00Z">
            <w:rPr/>
          </w:rPrChange>
        </w:rPr>
        <w:t xml:space="preserve">et Résolution de </w:t>
      </w:r>
      <w:r w:rsidR="00184823" w:rsidRPr="00060870">
        <w:rPr>
          <w:rFonts w:ascii="Helvetica Neue Light" w:hAnsi="Helvetica Neue Light"/>
          <w:rPrChange w:id="5206" w:author="Arthur de Catheu" w:date="2014-06-20T18:07:00Z">
            <w:rPr/>
          </w:rPrChange>
        </w:rPr>
        <w:t>cessions</w:t>
      </w:r>
    </w:p>
    <w:p w14:paraId="310ED173" w14:textId="77A58253" w:rsidR="00316CE7" w:rsidRPr="00935764" w:rsidRDefault="00413C8D" w:rsidP="000217FE">
      <w:pPr>
        <w:tabs>
          <w:tab w:val="num" w:pos="1440"/>
        </w:tabs>
        <w:spacing w:before="120"/>
        <w:rPr>
          <w:rFonts w:ascii="Helvetica Neue Light" w:hAnsi="Helvetica Neue Light"/>
          <w:rPrChange w:id="5207" w:author="Arthur de Catheu" w:date="2014-06-20T17:08:00Z">
            <w:rPr/>
          </w:rPrChange>
        </w:rPr>
      </w:pPr>
      <w:r w:rsidRPr="00935764">
        <w:rPr>
          <w:rFonts w:ascii="Helvetica Neue Light" w:hAnsi="Helvetica Neue Light"/>
          <w:rPrChange w:id="5208" w:author="Arthur de Catheu" w:date="2014-06-20T17:08:00Z">
            <w:rPr>
              <w:rFonts w:asciiTheme="majorHAnsi" w:eastAsiaTheme="majorEastAsia" w:hAnsiTheme="majorHAnsi" w:cstheme="majorBidi"/>
              <w:bCs/>
              <w:iCs/>
              <w:sz w:val="24"/>
            </w:rPr>
          </w:rPrChange>
        </w:rPr>
        <w:t>En cas de rachat de Créance</w:t>
      </w:r>
      <w:r w:rsidR="005A3C8D" w:rsidRPr="00935764">
        <w:rPr>
          <w:rFonts w:ascii="Helvetica Neue Light" w:hAnsi="Helvetica Neue Light"/>
          <w:rPrChange w:id="5209" w:author="Arthur de Catheu" w:date="2014-06-20T17:08:00Z">
            <w:rPr>
              <w:rFonts w:asciiTheme="majorHAnsi" w:eastAsiaTheme="majorEastAsia" w:hAnsiTheme="majorHAnsi" w:cstheme="majorBidi"/>
              <w:bCs/>
              <w:iCs/>
              <w:sz w:val="24"/>
            </w:rPr>
          </w:rPrChange>
        </w:rPr>
        <w:t>(s)</w:t>
      </w:r>
      <w:r w:rsidRPr="00935764">
        <w:rPr>
          <w:rFonts w:ascii="Helvetica Neue Light" w:hAnsi="Helvetica Neue Light"/>
          <w:rPrChange w:id="5210" w:author="Arthur de Catheu" w:date="2014-06-20T17:08:00Z">
            <w:rPr>
              <w:rFonts w:asciiTheme="majorHAnsi" w:eastAsiaTheme="majorEastAsia" w:hAnsiTheme="majorHAnsi" w:cstheme="majorBidi"/>
              <w:bCs/>
              <w:iCs/>
              <w:sz w:val="24"/>
            </w:rPr>
          </w:rPrChange>
        </w:rPr>
        <w:t xml:space="preserve">, le Cédant </w:t>
      </w:r>
      <w:r w:rsidR="00A56F98" w:rsidRPr="00935764">
        <w:rPr>
          <w:rFonts w:ascii="Helvetica Neue Light" w:hAnsi="Helvetica Neue Light"/>
          <w:rPrChange w:id="5211" w:author="Arthur de Catheu" w:date="2014-06-20T17:08:00Z">
            <w:rPr>
              <w:rFonts w:asciiTheme="majorHAnsi" w:eastAsiaTheme="majorEastAsia" w:hAnsiTheme="majorHAnsi" w:cstheme="majorBidi"/>
              <w:bCs/>
              <w:iCs/>
              <w:sz w:val="24"/>
            </w:rPr>
          </w:rPrChange>
        </w:rPr>
        <w:t>doit</w:t>
      </w:r>
      <w:r w:rsidRPr="00935764">
        <w:rPr>
          <w:rFonts w:ascii="Helvetica Neue Light" w:hAnsi="Helvetica Neue Light"/>
          <w:rPrChange w:id="5212" w:author="Arthur de Catheu" w:date="2014-06-20T17:08:00Z">
            <w:rPr>
              <w:rFonts w:asciiTheme="majorHAnsi" w:eastAsiaTheme="majorEastAsia" w:hAnsiTheme="majorHAnsi" w:cstheme="majorBidi"/>
              <w:bCs/>
              <w:iCs/>
              <w:sz w:val="24"/>
            </w:rPr>
          </w:rPrChange>
        </w:rPr>
        <w:t xml:space="preserve"> </w:t>
      </w:r>
      <w:r w:rsidR="00350590" w:rsidRPr="00935764">
        <w:rPr>
          <w:rFonts w:ascii="Helvetica Neue Light" w:hAnsi="Helvetica Neue Light"/>
          <w:rPrChange w:id="5213" w:author="Arthur de Catheu" w:date="2014-06-20T17:08:00Z">
            <w:rPr>
              <w:rFonts w:asciiTheme="majorHAnsi" w:eastAsiaTheme="majorEastAsia" w:hAnsiTheme="majorHAnsi" w:cstheme="majorBidi"/>
              <w:bCs/>
              <w:iCs/>
              <w:sz w:val="24"/>
            </w:rPr>
          </w:rPrChange>
        </w:rPr>
        <w:t xml:space="preserve">régler au </w:t>
      </w:r>
      <w:r w:rsidR="00A37D87" w:rsidRPr="00935764">
        <w:rPr>
          <w:rFonts w:ascii="Helvetica Neue Light" w:hAnsi="Helvetica Neue Light"/>
          <w:rPrChange w:id="5214" w:author="Arthur de Catheu" w:date="2014-06-20T17:08:00Z">
            <w:rPr>
              <w:rFonts w:asciiTheme="majorHAnsi" w:eastAsiaTheme="majorEastAsia" w:hAnsiTheme="majorHAnsi" w:cstheme="majorBidi"/>
              <w:bCs/>
              <w:iCs/>
              <w:sz w:val="24"/>
            </w:rPr>
          </w:rPrChange>
        </w:rPr>
        <w:t>FCT 2014</w:t>
      </w:r>
      <w:r w:rsidRPr="00935764">
        <w:rPr>
          <w:rFonts w:ascii="Helvetica Neue Light" w:hAnsi="Helvetica Neue Light"/>
          <w:rPrChange w:id="5215" w:author="Arthur de Catheu" w:date="2014-06-20T17:08:00Z">
            <w:rPr>
              <w:rFonts w:asciiTheme="majorHAnsi" w:eastAsiaTheme="majorEastAsia" w:hAnsiTheme="majorHAnsi" w:cstheme="majorBidi"/>
              <w:bCs/>
              <w:iCs/>
              <w:sz w:val="24"/>
            </w:rPr>
          </w:rPrChange>
        </w:rPr>
        <w:t xml:space="preserve"> </w:t>
      </w:r>
      <w:r w:rsidR="00350590" w:rsidRPr="00935764">
        <w:rPr>
          <w:rFonts w:ascii="Helvetica Neue Light" w:hAnsi="Helvetica Neue Light"/>
          <w:rPrChange w:id="5216" w:author="Arthur de Catheu" w:date="2014-06-20T17:08:00Z">
            <w:rPr>
              <w:rFonts w:asciiTheme="majorHAnsi" w:eastAsiaTheme="majorEastAsia" w:hAnsiTheme="majorHAnsi" w:cstheme="majorBidi"/>
              <w:bCs/>
              <w:iCs/>
              <w:sz w:val="24"/>
            </w:rPr>
          </w:rPrChange>
        </w:rPr>
        <w:t xml:space="preserve">le montant défini au </w:t>
      </w:r>
      <w:r w:rsidR="00963D54" w:rsidRPr="00935764">
        <w:rPr>
          <w:rFonts w:ascii="Helvetica Neue Light" w:hAnsi="Helvetica Neue Light"/>
          <w:rPrChange w:id="5217" w:author="Arthur de Catheu" w:date="2014-06-20T17:08:00Z">
            <w:rPr>
              <w:rFonts w:asciiTheme="majorHAnsi" w:eastAsiaTheme="majorEastAsia" w:hAnsiTheme="majorHAnsi" w:cstheme="majorBidi"/>
              <w:bCs/>
              <w:iCs/>
              <w:sz w:val="24"/>
            </w:rPr>
          </w:rPrChange>
        </w:rPr>
        <w:t xml:space="preserve">paragraphe </w:t>
      </w:r>
      <w:r w:rsidR="00184823" w:rsidRPr="00935764">
        <w:rPr>
          <w:rFonts w:ascii="Helvetica Neue Light" w:hAnsi="Helvetica Neue Light"/>
          <w:rPrChange w:id="5218" w:author="Arthur de Catheu" w:date="2014-06-20T17:08:00Z">
            <w:rPr>
              <w:rFonts w:asciiTheme="majorHAnsi" w:eastAsiaTheme="majorEastAsia" w:hAnsiTheme="majorHAnsi" w:cstheme="majorBidi"/>
              <w:bCs/>
              <w:iCs/>
              <w:sz w:val="24"/>
            </w:rPr>
          </w:rPrChange>
        </w:rPr>
        <w:fldChar w:fldCharType="begin"/>
      </w:r>
      <w:r w:rsidR="00184823" w:rsidRPr="00935764">
        <w:rPr>
          <w:rFonts w:ascii="Helvetica Neue Light" w:hAnsi="Helvetica Neue Light"/>
          <w:rPrChange w:id="5219" w:author="Arthur de Catheu" w:date="2014-06-20T17:08:00Z">
            <w:rPr>
              <w:rFonts w:asciiTheme="majorHAnsi" w:eastAsiaTheme="majorEastAsia" w:hAnsiTheme="majorHAnsi" w:cstheme="majorBidi"/>
              <w:bCs/>
              <w:iCs/>
              <w:sz w:val="24"/>
            </w:rPr>
          </w:rPrChange>
        </w:rPr>
        <w:instrText xml:space="preserve"> REF _Ref261687520 \h </w:instrText>
      </w:r>
      <w:r w:rsidR="00184823" w:rsidRPr="00935764">
        <w:rPr>
          <w:rFonts w:ascii="Helvetica Neue Light" w:hAnsi="Helvetica Neue Light"/>
          <w:rPrChange w:id="5220" w:author="Arthur de Catheu" w:date="2014-06-20T17:08:00Z">
            <w:rPr>
              <w:rFonts w:ascii="Helvetica Neue Light" w:hAnsi="Helvetica Neue Light"/>
            </w:rPr>
          </w:rPrChange>
        </w:rPr>
      </w:r>
      <w:r w:rsidR="00184823" w:rsidRPr="00935764">
        <w:rPr>
          <w:rFonts w:ascii="Helvetica Neue Light" w:hAnsi="Helvetica Neue Light"/>
          <w:rPrChange w:id="5221" w:author="Arthur de Catheu" w:date="2014-06-20T17:08:00Z">
            <w:rPr>
              <w:rFonts w:asciiTheme="majorHAnsi" w:eastAsiaTheme="majorEastAsia" w:hAnsiTheme="majorHAnsi" w:cstheme="majorBidi"/>
              <w:bCs/>
              <w:iCs/>
              <w:sz w:val="24"/>
            </w:rPr>
          </w:rPrChange>
        </w:rPr>
        <w:fldChar w:fldCharType="separate"/>
      </w:r>
      <w:ins w:id="5222" w:author="Arthur de Catheu" w:date="2014-06-25T11:35:00Z">
        <w:r w:rsidR="005B0BF1" w:rsidRPr="00935764">
          <w:rPr>
            <w:rFonts w:ascii="Helvetica Neue Light" w:hAnsi="Helvetica Neue Light"/>
            <w:rPrChange w:id="5223" w:author="Arthur de Catheu" w:date="2014-06-20T17:08:00Z">
              <w:rPr/>
            </w:rPrChange>
          </w:rPr>
          <w:t>Rachat de Créance avant DIC</w:t>
        </w:r>
      </w:ins>
      <w:r w:rsidR="00184823" w:rsidRPr="00935764">
        <w:rPr>
          <w:rFonts w:ascii="Helvetica Neue Light" w:hAnsi="Helvetica Neue Light"/>
          <w:rPrChange w:id="5224" w:author="Arthur de Catheu" w:date="2014-06-20T17:08:00Z">
            <w:rPr>
              <w:rFonts w:asciiTheme="majorHAnsi" w:eastAsiaTheme="majorEastAsia" w:hAnsiTheme="majorHAnsi" w:cstheme="majorBidi"/>
              <w:bCs/>
              <w:iCs/>
              <w:sz w:val="24"/>
            </w:rPr>
          </w:rPrChange>
        </w:rPr>
        <w:fldChar w:fldCharType="end"/>
      </w:r>
      <w:r w:rsidR="00184823" w:rsidRPr="00935764">
        <w:rPr>
          <w:rFonts w:ascii="Helvetica Neue Light" w:hAnsi="Helvetica Neue Light"/>
          <w:rPrChange w:id="5225" w:author="Arthur de Catheu" w:date="2014-06-20T17:08:00Z">
            <w:rPr>
              <w:rFonts w:asciiTheme="majorHAnsi" w:eastAsiaTheme="majorEastAsia" w:hAnsiTheme="majorHAnsi" w:cstheme="majorBidi"/>
              <w:bCs/>
              <w:iCs/>
              <w:sz w:val="24"/>
            </w:rPr>
          </w:rPrChange>
        </w:rPr>
        <w:t xml:space="preserve"> – </w:t>
      </w:r>
      <w:r w:rsidR="00507CAA" w:rsidRPr="00935764">
        <w:rPr>
          <w:rFonts w:ascii="Helvetica Neue Light" w:hAnsi="Helvetica Neue Light"/>
          <w:rPrChange w:id="5226" w:author="Arthur de Catheu" w:date="2014-06-20T17:08:00Z">
            <w:rPr>
              <w:rFonts w:asciiTheme="majorHAnsi" w:eastAsiaTheme="majorEastAsia" w:hAnsiTheme="majorHAnsi" w:cstheme="majorBidi"/>
              <w:bCs/>
              <w:iCs/>
              <w:sz w:val="24"/>
            </w:rPr>
          </w:rPrChange>
        </w:rPr>
        <w:fldChar w:fldCharType="begin"/>
      </w:r>
      <w:r w:rsidR="00507CAA" w:rsidRPr="00935764">
        <w:rPr>
          <w:rFonts w:ascii="Helvetica Neue Light" w:hAnsi="Helvetica Neue Light"/>
          <w:rPrChange w:id="5227" w:author="Arthur de Catheu" w:date="2014-06-20T17:08:00Z">
            <w:rPr>
              <w:rFonts w:asciiTheme="majorHAnsi" w:eastAsiaTheme="majorEastAsia" w:hAnsiTheme="majorHAnsi" w:cstheme="majorBidi"/>
              <w:bCs/>
              <w:iCs/>
              <w:sz w:val="24"/>
            </w:rPr>
          </w:rPrChange>
        </w:rPr>
        <w:instrText xml:space="preserve"> REF _Ref248795536 \w \h </w:instrText>
      </w:r>
      <w:r w:rsidR="00507CAA" w:rsidRPr="00935764">
        <w:rPr>
          <w:rFonts w:ascii="Helvetica Neue Light" w:hAnsi="Helvetica Neue Light"/>
          <w:rPrChange w:id="5228" w:author="Arthur de Catheu" w:date="2014-06-20T17:08:00Z">
            <w:rPr>
              <w:rFonts w:ascii="Helvetica Neue Light" w:hAnsi="Helvetica Neue Light"/>
            </w:rPr>
          </w:rPrChange>
        </w:rPr>
      </w:r>
      <w:r w:rsidR="00507CAA" w:rsidRPr="00935764">
        <w:rPr>
          <w:rFonts w:ascii="Helvetica Neue Light" w:hAnsi="Helvetica Neue Light"/>
          <w:rPrChange w:id="5229" w:author="Arthur de Catheu" w:date="2014-06-20T17:08:00Z">
            <w:rPr>
              <w:rFonts w:asciiTheme="majorHAnsi" w:eastAsiaTheme="majorEastAsia" w:hAnsiTheme="majorHAnsi" w:cstheme="majorBidi"/>
              <w:bCs/>
              <w:iCs/>
              <w:sz w:val="24"/>
            </w:rPr>
          </w:rPrChange>
        </w:rPr>
        <w:fldChar w:fldCharType="separate"/>
      </w:r>
      <w:r w:rsidR="005B0BF1">
        <w:rPr>
          <w:rFonts w:ascii="Helvetica Neue Light" w:hAnsi="Helvetica Neue Light"/>
        </w:rPr>
        <w:t>VIII.H.2</w:t>
      </w:r>
      <w:r w:rsidR="00507CAA" w:rsidRPr="00935764">
        <w:rPr>
          <w:rFonts w:ascii="Helvetica Neue Light" w:hAnsi="Helvetica Neue Light"/>
          <w:rPrChange w:id="5230" w:author="Arthur de Catheu" w:date="2014-06-20T17:08:00Z">
            <w:rPr>
              <w:rFonts w:asciiTheme="majorHAnsi" w:eastAsiaTheme="majorEastAsia" w:hAnsiTheme="majorHAnsi" w:cstheme="majorBidi"/>
              <w:bCs/>
              <w:iCs/>
              <w:sz w:val="24"/>
            </w:rPr>
          </w:rPrChange>
        </w:rPr>
        <w:fldChar w:fldCharType="end"/>
      </w:r>
      <w:r w:rsidR="00350590" w:rsidRPr="00935764">
        <w:rPr>
          <w:rFonts w:ascii="Helvetica Neue Light" w:hAnsi="Helvetica Neue Light"/>
          <w:rPrChange w:id="5231"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5232" w:author="Arthur de Catheu" w:date="2014-06-20T17:08:00Z">
            <w:rPr>
              <w:rFonts w:asciiTheme="majorHAnsi" w:eastAsiaTheme="majorEastAsia" w:hAnsiTheme="majorHAnsi" w:cstheme="majorBidi"/>
              <w:bCs/>
              <w:iCs/>
              <w:sz w:val="24"/>
            </w:rPr>
          </w:rPrChange>
        </w:rPr>
        <w:t>par virement adressé au Compte de Collecte</w:t>
      </w:r>
      <w:r w:rsidR="00A56F98" w:rsidRPr="00935764">
        <w:rPr>
          <w:rFonts w:ascii="Helvetica Neue Light" w:hAnsi="Helvetica Neue Light"/>
          <w:rPrChange w:id="5233" w:author="Arthur de Catheu" w:date="2014-06-20T17:08:00Z">
            <w:rPr>
              <w:rFonts w:asciiTheme="majorHAnsi" w:eastAsiaTheme="majorEastAsia" w:hAnsiTheme="majorHAnsi" w:cstheme="majorBidi"/>
              <w:bCs/>
              <w:iCs/>
              <w:sz w:val="24"/>
            </w:rPr>
          </w:rPrChange>
        </w:rPr>
        <w:t>.</w:t>
      </w:r>
      <w:r w:rsidR="00F9206D" w:rsidRPr="00935764">
        <w:rPr>
          <w:rFonts w:ascii="Helvetica Neue Light" w:hAnsi="Helvetica Neue Light"/>
          <w:rPrChange w:id="5234" w:author="Arthur de Catheu" w:date="2014-06-20T17:08:00Z">
            <w:rPr>
              <w:rFonts w:asciiTheme="majorHAnsi" w:eastAsiaTheme="majorEastAsia" w:hAnsiTheme="majorHAnsi" w:cstheme="majorBidi"/>
              <w:bCs/>
              <w:iCs/>
              <w:sz w:val="24"/>
            </w:rPr>
          </w:rPrChange>
        </w:rPr>
        <w:t xml:space="preserve"> </w:t>
      </w:r>
      <w:r w:rsidR="00184823" w:rsidRPr="00935764">
        <w:rPr>
          <w:rFonts w:ascii="Helvetica Neue Light" w:hAnsi="Helvetica Neue Light" w:cs="Arial"/>
          <w:rPrChange w:id="5235" w:author="Arthur de Catheu" w:date="2014-06-20T17:08:00Z">
            <w:rPr>
              <w:rFonts w:asciiTheme="majorHAnsi" w:eastAsiaTheme="majorEastAsia" w:hAnsiTheme="majorHAnsi" w:cs="Arial"/>
              <w:bCs/>
              <w:iCs/>
              <w:sz w:val="24"/>
            </w:rPr>
          </w:rPrChange>
        </w:rPr>
        <w:t xml:space="preserve">Dans </w:t>
      </w:r>
      <w:r w:rsidR="00184823" w:rsidRPr="00935764">
        <w:rPr>
          <w:rFonts w:ascii="Helvetica Neue Light" w:hAnsi="Helvetica Neue Light"/>
          <w:rPrChange w:id="5236" w:author="Arthur de Catheu" w:date="2014-06-20T17:08:00Z">
            <w:rPr>
              <w:rFonts w:asciiTheme="majorHAnsi" w:eastAsiaTheme="majorEastAsia" w:hAnsiTheme="majorHAnsi" w:cstheme="majorBidi"/>
              <w:bCs/>
              <w:iCs/>
              <w:sz w:val="24"/>
            </w:rPr>
          </w:rPrChange>
        </w:rPr>
        <w:t>un délai d’un (1) Jour Ouvré suivant le lettrage</w:t>
      </w:r>
      <w:r w:rsidR="00184823" w:rsidRPr="00935764">
        <w:rPr>
          <w:rFonts w:ascii="Helvetica Neue Light" w:hAnsi="Helvetica Neue Light" w:cs="Arial"/>
          <w:rPrChange w:id="5237" w:author="Arthur de Catheu" w:date="2014-06-20T17:08:00Z">
            <w:rPr>
              <w:rFonts w:asciiTheme="majorHAnsi" w:eastAsiaTheme="majorEastAsia" w:hAnsiTheme="majorHAnsi" w:cs="Arial"/>
              <w:bCs/>
              <w:iCs/>
              <w:sz w:val="24"/>
            </w:rPr>
          </w:rPrChange>
        </w:rPr>
        <w:t>, l’analyste crédit en charge du lettrage</w:t>
      </w:r>
      <w:r w:rsidR="00A56F98" w:rsidRPr="00935764">
        <w:rPr>
          <w:rFonts w:ascii="Helvetica Neue Light" w:hAnsi="Helvetica Neue Light"/>
          <w:rPrChange w:id="5238" w:author="Arthur de Catheu" w:date="2014-06-20T17:08:00Z">
            <w:rPr>
              <w:rFonts w:asciiTheme="majorHAnsi" w:eastAsiaTheme="majorEastAsia" w:hAnsiTheme="majorHAnsi" w:cstheme="majorBidi"/>
              <w:bCs/>
              <w:iCs/>
              <w:sz w:val="24"/>
            </w:rPr>
          </w:rPrChange>
        </w:rPr>
        <w:t> :</w:t>
      </w:r>
    </w:p>
    <w:p w14:paraId="12868413" w14:textId="0E6536F6" w:rsidR="00A56F98" w:rsidRPr="00935764" w:rsidRDefault="00184823" w:rsidP="000217FE">
      <w:pPr>
        <w:pStyle w:val="Paragraphedeliste"/>
        <w:numPr>
          <w:ilvl w:val="0"/>
          <w:numId w:val="215"/>
        </w:numPr>
        <w:spacing w:before="120"/>
        <w:rPr>
          <w:rFonts w:ascii="Helvetica Neue Light" w:hAnsi="Helvetica Neue Light"/>
          <w:rPrChange w:id="5239" w:author="Arthur de Catheu" w:date="2014-06-20T17:08:00Z">
            <w:rPr/>
          </w:rPrChange>
        </w:rPr>
      </w:pPr>
      <w:r w:rsidRPr="00935764">
        <w:rPr>
          <w:rFonts w:ascii="Helvetica Neue Light" w:hAnsi="Helvetica Neue Light"/>
          <w:rPrChange w:id="5240" w:author="Arthur de Catheu" w:date="2014-06-20T17:08:00Z">
            <w:rPr>
              <w:rFonts w:asciiTheme="majorHAnsi" w:eastAsiaTheme="majorEastAsia" w:hAnsiTheme="majorHAnsi" w:cstheme="majorBidi"/>
              <w:bCs/>
              <w:iCs/>
              <w:sz w:val="24"/>
            </w:rPr>
          </w:rPrChange>
        </w:rPr>
        <w:t>solde la Créance</w:t>
      </w:r>
      <w:r w:rsidR="00691467" w:rsidRPr="00935764">
        <w:rPr>
          <w:rFonts w:ascii="Helvetica Neue Light" w:hAnsi="Helvetica Neue Light"/>
          <w:rPrChange w:id="5241" w:author="Arthur de Catheu" w:date="2014-06-20T17:08:00Z">
            <w:rPr>
              <w:rFonts w:asciiTheme="majorHAnsi" w:eastAsiaTheme="majorEastAsia" w:hAnsiTheme="majorHAnsi" w:cstheme="majorBidi"/>
              <w:bCs/>
              <w:iCs/>
              <w:sz w:val="24"/>
            </w:rPr>
          </w:rPrChange>
        </w:rPr>
        <w:t xml:space="preserve"> </w:t>
      </w:r>
      <w:r w:rsidR="00A56F98" w:rsidRPr="00935764">
        <w:rPr>
          <w:rFonts w:ascii="Helvetica Neue Light" w:hAnsi="Helvetica Neue Light"/>
          <w:rPrChange w:id="5242" w:author="Arthur de Catheu" w:date="2014-06-20T17:08:00Z">
            <w:rPr>
              <w:rFonts w:asciiTheme="majorHAnsi" w:eastAsiaTheme="majorEastAsia" w:hAnsiTheme="majorHAnsi" w:cstheme="majorBidi"/>
              <w:bCs/>
              <w:iCs/>
              <w:sz w:val="24"/>
            </w:rPr>
          </w:rPrChange>
        </w:rPr>
        <w:t>;</w:t>
      </w:r>
      <w:r w:rsidRPr="00935764">
        <w:rPr>
          <w:rFonts w:ascii="Helvetica Neue Light" w:hAnsi="Helvetica Neue Light"/>
          <w:rPrChange w:id="5243" w:author="Arthur de Catheu" w:date="2014-06-20T17:08:00Z">
            <w:rPr>
              <w:rFonts w:asciiTheme="majorHAnsi" w:eastAsiaTheme="majorEastAsia" w:hAnsiTheme="majorHAnsi" w:cstheme="majorBidi"/>
              <w:bCs/>
              <w:iCs/>
              <w:sz w:val="24"/>
            </w:rPr>
          </w:rPrChange>
        </w:rPr>
        <w:t xml:space="preserve"> et</w:t>
      </w:r>
    </w:p>
    <w:p w14:paraId="4BCF1CFF" w14:textId="5396383E" w:rsidR="00413C8D" w:rsidRPr="00935764" w:rsidRDefault="00A56F98" w:rsidP="000217FE">
      <w:pPr>
        <w:pStyle w:val="Paragraphedeliste"/>
        <w:numPr>
          <w:ilvl w:val="0"/>
          <w:numId w:val="215"/>
        </w:numPr>
        <w:spacing w:before="120"/>
        <w:rPr>
          <w:rFonts w:ascii="Helvetica Neue Light" w:hAnsi="Helvetica Neue Light"/>
          <w:rPrChange w:id="5244" w:author="Arthur de Catheu" w:date="2014-06-20T17:08:00Z">
            <w:rPr/>
          </w:rPrChange>
        </w:rPr>
      </w:pPr>
      <w:r w:rsidRPr="00935764">
        <w:rPr>
          <w:rFonts w:ascii="Helvetica Neue Light" w:hAnsi="Helvetica Neue Light"/>
          <w:rPrChange w:id="5245" w:author="Arthur de Catheu" w:date="2014-06-20T17:08:00Z">
            <w:rPr>
              <w:rFonts w:asciiTheme="majorHAnsi" w:eastAsiaTheme="majorEastAsia" w:hAnsiTheme="majorHAnsi" w:cstheme="majorBidi"/>
              <w:bCs/>
              <w:iCs/>
              <w:sz w:val="24"/>
            </w:rPr>
          </w:rPrChange>
        </w:rPr>
        <w:t>in</w:t>
      </w:r>
      <w:r w:rsidR="00413C8D" w:rsidRPr="00935764">
        <w:rPr>
          <w:rFonts w:ascii="Helvetica Neue Light" w:hAnsi="Helvetica Neue Light"/>
          <w:rPrChange w:id="5246" w:author="Arthur de Catheu" w:date="2014-06-20T17:08:00Z">
            <w:rPr>
              <w:rFonts w:asciiTheme="majorHAnsi" w:eastAsiaTheme="majorEastAsia" w:hAnsiTheme="majorHAnsi" w:cstheme="majorBidi"/>
              <w:bCs/>
              <w:iCs/>
              <w:sz w:val="24"/>
            </w:rPr>
          </w:rPrChange>
        </w:rPr>
        <w:t xml:space="preserve">forme le Débiteur </w:t>
      </w:r>
      <w:r w:rsidRPr="00935764">
        <w:rPr>
          <w:rFonts w:ascii="Helvetica Neue Light" w:hAnsi="Helvetica Neue Light"/>
          <w:rPrChange w:id="5247" w:author="Arthur de Catheu" w:date="2014-06-20T17:08:00Z">
            <w:rPr>
              <w:rFonts w:asciiTheme="majorHAnsi" w:eastAsiaTheme="majorEastAsia" w:hAnsiTheme="majorHAnsi" w:cstheme="majorBidi"/>
              <w:bCs/>
              <w:iCs/>
              <w:sz w:val="24"/>
            </w:rPr>
          </w:rPrChange>
        </w:rPr>
        <w:t>dont la Créance a fait l’objet du rachat</w:t>
      </w:r>
      <w:r w:rsidR="00184823" w:rsidRPr="00935764">
        <w:rPr>
          <w:rFonts w:ascii="Helvetica Neue Light" w:hAnsi="Helvetica Neue Light"/>
          <w:rPrChange w:id="5248" w:author="Arthur de Catheu" w:date="2014-06-20T17:08:00Z">
            <w:rPr>
              <w:rFonts w:asciiTheme="majorHAnsi" w:eastAsiaTheme="majorEastAsia" w:hAnsiTheme="majorHAnsi" w:cstheme="majorBidi"/>
              <w:bCs/>
              <w:iCs/>
              <w:sz w:val="24"/>
            </w:rPr>
          </w:rPrChange>
        </w:rPr>
        <w:t>.</w:t>
      </w:r>
    </w:p>
    <w:p w14:paraId="50CC089C" w14:textId="68FED89E" w:rsidR="00413C8D" w:rsidRPr="00935764" w:rsidRDefault="00A56F98" w:rsidP="00413C8D">
      <w:pPr>
        <w:spacing w:before="120"/>
        <w:rPr>
          <w:rFonts w:ascii="Helvetica Neue Light" w:hAnsi="Helvetica Neue Light" w:cs="Arial"/>
          <w:rPrChange w:id="5249" w:author="Arthur de Catheu" w:date="2014-06-20T17:08:00Z">
            <w:rPr>
              <w:rFonts w:cs="Arial"/>
            </w:rPr>
          </w:rPrChange>
        </w:rPr>
      </w:pPr>
      <w:r w:rsidRPr="00935764">
        <w:rPr>
          <w:rFonts w:ascii="Helvetica Neue Light" w:hAnsi="Helvetica Neue Light" w:cs="Arial"/>
          <w:rPrChange w:id="5250" w:author="Arthur de Catheu" w:date="2014-06-20T17:08:00Z">
            <w:rPr>
              <w:rFonts w:asciiTheme="majorHAnsi" w:eastAsiaTheme="majorEastAsia" w:hAnsiTheme="majorHAnsi" w:cs="Arial"/>
              <w:bCs/>
              <w:iCs/>
              <w:sz w:val="24"/>
            </w:rPr>
          </w:rPrChange>
        </w:rPr>
        <w:t>En cas de</w:t>
      </w:r>
      <w:r w:rsidR="00413C8D" w:rsidRPr="00935764">
        <w:rPr>
          <w:rFonts w:ascii="Helvetica Neue Light" w:hAnsi="Helvetica Neue Light" w:cs="Arial"/>
          <w:rPrChange w:id="5251" w:author="Arthur de Catheu" w:date="2014-06-20T17:08:00Z">
            <w:rPr>
              <w:rFonts w:asciiTheme="majorHAnsi" w:eastAsiaTheme="majorEastAsia" w:hAnsiTheme="majorHAnsi" w:cs="Arial"/>
              <w:bCs/>
              <w:iCs/>
              <w:sz w:val="24"/>
            </w:rPr>
          </w:rPrChange>
        </w:rPr>
        <w:t xml:space="preserve"> résolution de </w:t>
      </w:r>
      <w:r w:rsidR="00184823" w:rsidRPr="00935764">
        <w:rPr>
          <w:rFonts w:ascii="Helvetica Neue Light" w:hAnsi="Helvetica Neue Light" w:cs="Arial"/>
          <w:rPrChange w:id="5252" w:author="Arthur de Catheu" w:date="2014-06-20T17:08:00Z">
            <w:rPr>
              <w:rFonts w:asciiTheme="majorHAnsi" w:eastAsiaTheme="majorEastAsia" w:hAnsiTheme="majorHAnsi" w:cs="Arial"/>
              <w:bCs/>
              <w:iCs/>
              <w:sz w:val="24"/>
            </w:rPr>
          </w:rPrChange>
        </w:rPr>
        <w:t>cession</w:t>
      </w:r>
      <w:r w:rsidR="00413C8D" w:rsidRPr="00935764">
        <w:rPr>
          <w:rFonts w:ascii="Helvetica Neue Light" w:hAnsi="Helvetica Neue Light" w:cs="Arial"/>
          <w:rPrChange w:id="5253" w:author="Arthur de Catheu" w:date="2014-06-20T17:08:00Z">
            <w:rPr>
              <w:rFonts w:asciiTheme="majorHAnsi" w:eastAsiaTheme="majorEastAsia" w:hAnsiTheme="majorHAnsi" w:cs="Arial"/>
              <w:bCs/>
              <w:iCs/>
              <w:sz w:val="24"/>
            </w:rPr>
          </w:rPrChange>
        </w:rPr>
        <w:t xml:space="preserve">, </w:t>
      </w:r>
      <w:r w:rsidR="00CC1CB5" w:rsidRPr="00935764">
        <w:rPr>
          <w:rFonts w:ascii="Helvetica Neue Light" w:hAnsi="Helvetica Neue Light" w:cs="Arial"/>
          <w:rPrChange w:id="5254" w:author="Arthur de Catheu" w:date="2014-06-20T17:08:00Z">
            <w:rPr>
              <w:rFonts w:asciiTheme="majorHAnsi" w:eastAsiaTheme="majorEastAsia" w:hAnsiTheme="majorHAnsi" w:cs="Arial"/>
              <w:bCs/>
              <w:iCs/>
              <w:sz w:val="24"/>
            </w:rPr>
          </w:rPrChange>
        </w:rPr>
        <w:t xml:space="preserve">le Cédant est invité à </w:t>
      </w:r>
      <w:r w:rsidR="00350590" w:rsidRPr="00935764">
        <w:rPr>
          <w:rFonts w:ascii="Helvetica Neue Light" w:hAnsi="Helvetica Neue Light" w:cs="Arial"/>
          <w:rPrChange w:id="5255" w:author="Arthur de Catheu" w:date="2014-06-20T17:08:00Z">
            <w:rPr>
              <w:rFonts w:asciiTheme="majorHAnsi" w:eastAsiaTheme="majorEastAsia" w:hAnsiTheme="majorHAnsi" w:cs="Arial"/>
              <w:bCs/>
              <w:iCs/>
              <w:sz w:val="24"/>
            </w:rPr>
          </w:rPrChange>
        </w:rPr>
        <w:t>régler le montant défini au</w:t>
      </w:r>
      <w:r w:rsidR="00963D54" w:rsidRPr="00935764">
        <w:rPr>
          <w:rFonts w:ascii="Helvetica Neue Light" w:hAnsi="Helvetica Neue Light" w:cs="Arial"/>
          <w:rPrChange w:id="5256" w:author="Arthur de Catheu" w:date="2014-06-20T17:08:00Z">
            <w:rPr>
              <w:rFonts w:asciiTheme="majorHAnsi" w:eastAsiaTheme="majorEastAsia" w:hAnsiTheme="majorHAnsi" w:cs="Arial"/>
              <w:bCs/>
              <w:iCs/>
              <w:sz w:val="24"/>
            </w:rPr>
          </w:rPrChange>
        </w:rPr>
        <w:t xml:space="preserve"> </w:t>
      </w:r>
      <w:r w:rsidR="00184823" w:rsidRPr="00935764">
        <w:rPr>
          <w:rFonts w:ascii="Helvetica Neue Light" w:hAnsi="Helvetica Neue Light" w:cs="Arial"/>
          <w:rPrChange w:id="5257" w:author="Arthur de Catheu" w:date="2014-06-20T17:08:00Z">
            <w:rPr>
              <w:rFonts w:asciiTheme="majorHAnsi" w:eastAsiaTheme="majorEastAsia" w:hAnsiTheme="majorHAnsi" w:cs="Arial"/>
              <w:bCs/>
              <w:iCs/>
              <w:sz w:val="24"/>
            </w:rPr>
          </w:rPrChange>
        </w:rPr>
        <w:t xml:space="preserve">paragraphe </w:t>
      </w:r>
      <w:r w:rsidR="00184823" w:rsidRPr="00935764">
        <w:rPr>
          <w:rFonts w:ascii="Helvetica Neue Light" w:hAnsi="Helvetica Neue Light"/>
          <w:rPrChange w:id="5258" w:author="Arthur de Catheu" w:date="2014-06-20T17:08:00Z">
            <w:rPr>
              <w:rFonts w:asciiTheme="majorHAnsi" w:eastAsiaTheme="majorEastAsia" w:hAnsiTheme="majorHAnsi" w:cstheme="majorBidi"/>
              <w:bCs/>
              <w:iCs/>
              <w:sz w:val="24"/>
            </w:rPr>
          </w:rPrChange>
        </w:rPr>
        <w:fldChar w:fldCharType="begin"/>
      </w:r>
      <w:r w:rsidR="00184823" w:rsidRPr="00935764">
        <w:rPr>
          <w:rFonts w:ascii="Helvetica Neue Light" w:hAnsi="Helvetica Neue Light" w:cs="Arial"/>
          <w:rPrChange w:id="5259" w:author="Arthur de Catheu" w:date="2014-06-20T17:08:00Z">
            <w:rPr>
              <w:rFonts w:asciiTheme="majorHAnsi" w:eastAsiaTheme="majorEastAsia" w:hAnsiTheme="majorHAnsi" w:cs="Arial"/>
              <w:bCs/>
              <w:iCs/>
              <w:sz w:val="24"/>
            </w:rPr>
          </w:rPrChange>
        </w:rPr>
        <w:instrText xml:space="preserve"> REF _Ref248904940 \h </w:instrText>
      </w:r>
      <w:r w:rsidR="00184823" w:rsidRPr="00935764">
        <w:rPr>
          <w:rFonts w:ascii="Helvetica Neue Light" w:hAnsi="Helvetica Neue Light"/>
          <w:rPrChange w:id="5260" w:author="Arthur de Catheu" w:date="2014-06-20T17:08:00Z">
            <w:rPr>
              <w:rFonts w:ascii="Helvetica Neue Light" w:hAnsi="Helvetica Neue Light"/>
            </w:rPr>
          </w:rPrChange>
        </w:rPr>
      </w:r>
      <w:r w:rsidR="00184823" w:rsidRPr="00935764">
        <w:rPr>
          <w:rFonts w:ascii="Helvetica Neue Light" w:hAnsi="Helvetica Neue Light"/>
          <w:rPrChange w:id="5261" w:author="Arthur de Catheu" w:date="2014-06-20T17:08:00Z">
            <w:rPr>
              <w:rFonts w:asciiTheme="majorHAnsi" w:eastAsiaTheme="majorEastAsia" w:hAnsiTheme="majorHAnsi" w:cstheme="majorBidi"/>
              <w:bCs/>
              <w:iCs/>
              <w:sz w:val="24"/>
            </w:rPr>
          </w:rPrChange>
        </w:rPr>
        <w:fldChar w:fldCharType="separate"/>
      </w:r>
      <w:ins w:id="5262" w:author="Arthur de Catheu" w:date="2014-06-25T11:35:00Z">
        <w:r w:rsidR="005B0BF1" w:rsidRPr="00935764">
          <w:rPr>
            <w:rFonts w:ascii="Helvetica Neue Light" w:hAnsi="Helvetica Neue Light"/>
            <w:rPrChange w:id="5263" w:author="Arthur de Catheu" w:date="2014-06-20T17:08:00Z">
              <w:rPr/>
            </w:rPrChange>
          </w:rPr>
          <w:t>Résolution d’une cession de Créance pour Non-Conformité</w:t>
        </w:r>
      </w:ins>
      <w:r w:rsidR="00184823" w:rsidRPr="00935764">
        <w:rPr>
          <w:rFonts w:ascii="Helvetica Neue Light" w:hAnsi="Helvetica Neue Light"/>
          <w:rPrChange w:id="5264" w:author="Arthur de Catheu" w:date="2014-06-20T17:08:00Z">
            <w:rPr>
              <w:rFonts w:asciiTheme="majorHAnsi" w:eastAsiaTheme="majorEastAsia" w:hAnsiTheme="majorHAnsi" w:cstheme="majorBidi"/>
              <w:bCs/>
              <w:iCs/>
              <w:sz w:val="24"/>
            </w:rPr>
          </w:rPrChange>
        </w:rPr>
        <w:fldChar w:fldCharType="end"/>
      </w:r>
      <w:r w:rsidR="00184823" w:rsidRPr="00935764">
        <w:rPr>
          <w:rFonts w:ascii="Helvetica Neue Light" w:hAnsi="Helvetica Neue Light"/>
          <w:rPrChange w:id="5265" w:author="Arthur de Catheu" w:date="2014-06-20T17:08:00Z">
            <w:rPr>
              <w:rFonts w:asciiTheme="majorHAnsi" w:eastAsiaTheme="majorEastAsia" w:hAnsiTheme="majorHAnsi" w:cstheme="majorBidi"/>
              <w:bCs/>
              <w:iCs/>
              <w:sz w:val="24"/>
            </w:rPr>
          </w:rPrChange>
        </w:rPr>
        <w:t xml:space="preserve"> –</w:t>
      </w:r>
      <w:r w:rsidR="00507CAA" w:rsidRPr="00935764">
        <w:rPr>
          <w:rFonts w:ascii="Helvetica Neue Light" w:hAnsi="Helvetica Neue Light"/>
          <w:rPrChange w:id="5266" w:author="Arthur de Catheu" w:date="2014-06-20T17:08:00Z">
            <w:rPr>
              <w:rFonts w:asciiTheme="majorHAnsi" w:eastAsiaTheme="majorEastAsia" w:hAnsiTheme="majorHAnsi" w:cstheme="majorBidi"/>
              <w:bCs/>
              <w:iCs/>
              <w:sz w:val="24"/>
            </w:rPr>
          </w:rPrChange>
        </w:rPr>
        <w:t xml:space="preserve"> </w:t>
      </w:r>
      <w:r w:rsidR="00507CAA" w:rsidRPr="00935764">
        <w:rPr>
          <w:rFonts w:ascii="Helvetica Neue Light" w:hAnsi="Helvetica Neue Light"/>
          <w:rPrChange w:id="5267" w:author="Arthur de Catheu" w:date="2014-06-20T17:08:00Z">
            <w:rPr>
              <w:rFonts w:asciiTheme="majorHAnsi" w:eastAsiaTheme="majorEastAsia" w:hAnsiTheme="majorHAnsi" w:cstheme="majorBidi"/>
              <w:bCs/>
              <w:iCs/>
              <w:sz w:val="24"/>
            </w:rPr>
          </w:rPrChange>
        </w:rPr>
        <w:fldChar w:fldCharType="begin"/>
      </w:r>
      <w:r w:rsidR="00507CAA" w:rsidRPr="00935764">
        <w:rPr>
          <w:rFonts w:ascii="Helvetica Neue Light" w:hAnsi="Helvetica Neue Light"/>
          <w:rPrChange w:id="5268" w:author="Arthur de Catheu" w:date="2014-06-20T17:08:00Z">
            <w:rPr>
              <w:rFonts w:asciiTheme="majorHAnsi" w:eastAsiaTheme="majorEastAsia" w:hAnsiTheme="majorHAnsi" w:cstheme="majorBidi"/>
              <w:bCs/>
              <w:iCs/>
              <w:sz w:val="24"/>
            </w:rPr>
          </w:rPrChange>
        </w:rPr>
        <w:instrText xml:space="preserve"> REF _Ref248904940 \w \h </w:instrText>
      </w:r>
      <w:r w:rsidR="00507CAA" w:rsidRPr="00935764">
        <w:rPr>
          <w:rFonts w:ascii="Helvetica Neue Light" w:hAnsi="Helvetica Neue Light"/>
          <w:rPrChange w:id="5269" w:author="Arthur de Catheu" w:date="2014-06-20T17:08:00Z">
            <w:rPr>
              <w:rFonts w:ascii="Helvetica Neue Light" w:hAnsi="Helvetica Neue Light"/>
            </w:rPr>
          </w:rPrChange>
        </w:rPr>
      </w:r>
      <w:r w:rsidR="00507CAA" w:rsidRPr="00935764">
        <w:rPr>
          <w:rFonts w:ascii="Helvetica Neue Light" w:hAnsi="Helvetica Neue Light"/>
          <w:rPrChange w:id="5270" w:author="Arthur de Catheu" w:date="2014-06-20T17:08:00Z">
            <w:rPr>
              <w:rFonts w:asciiTheme="majorHAnsi" w:eastAsiaTheme="majorEastAsia" w:hAnsiTheme="majorHAnsi" w:cstheme="majorBidi"/>
              <w:bCs/>
              <w:iCs/>
              <w:sz w:val="24"/>
            </w:rPr>
          </w:rPrChange>
        </w:rPr>
        <w:fldChar w:fldCharType="separate"/>
      </w:r>
      <w:r w:rsidR="005B0BF1">
        <w:rPr>
          <w:rFonts w:ascii="Helvetica Neue Light" w:hAnsi="Helvetica Neue Light"/>
        </w:rPr>
        <w:t>VIII.H.1</w:t>
      </w:r>
      <w:r w:rsidR="00507CAA" w:rsidRPr="00935764">
        <w:rPr>
          <w:rFonts w:ascii="Helvetica Neue Light" w:hAnsi="Helvetica Neue Light"/>
          <w:rPrChange w:id="5271" w:author="Arthur de Catheu" w:date="2014-06-20T17:08:00Z">
            <w:rPr>
              <w:rFonts w:asciiTheme="majorHAnsi" w:eastAsiaTheme="majorEastAsia" w:hAnsiTheme="majorHAnsi" w:cstheme="majorBidi"/>
              <w:bCs/>
              <w:iCs/>
              <w:sz w:val="24"/>
            </w:rPr>
          </w:rPrChange>
        </w:rPr>
        <w:fldChar w:fldCharType="end"/>
      </w:r>
      <w:r w:rsidR="00507CAA" w:rsidRPr="00935764">
        <w:rPr>
          <w:rFonts w:ascii="Helvetica Neue Light" w:hAnsi="Helvetica Neue Light"/>
          <w:rPrChange w:id="5272" w:author="Arthur de Catheu" w:date="2014-06-20T17:08:00Z">
            <w:rPr>
              <w:rFonts w:asciiTheme="majorHAnsi" w:eastAsiaTheme="majorEastAsia" w:hAnsiTheme="majorHAnsi" w:cstheme="majorBidi"/>
              <w:bCs/>
              <w:iCs/>
              <w:sz w:val="24"/>
            </w:rPr>
          </w:rPrChange>
        </w:rPr>
        <w:t xml:space="preserve"> </w:t>
      </w:r>
      <w:r w:rsidR="00CC1CB5" w:rsidRPr="00935764">
        <w:rPr>
          <w:rFonts w:ascii="Helvetica Neue Light" w:hAnsi="Helvetica Neue Light" w:cs="Arial"/>
          <w:rPrChange w:id="5273" w:author="Arthur de Catheu" w:date="2014-06-20T17:08:00Z">
            <w:rPr>
              <w:rFonts w:asciiTheme="majorHAnsi" w:eastAsiaTheme="majorEastAsia" w:hAnsiTheme="majorHAnsi" w:cs="Arial"/>
              <w:bCs/>
              <w:iCs/>
              <w:sz w:val="24"/>
            </w:rPr>
          </w:rPrChange>
        </w:rPr>
        <w:t>directement par virement ou</w:t>
      </w:r>
      <w:r w:rsidR="00F9206D" w:rsidRPr="00935764">
        <w:rPr>
          <w:rFonts w:ascii="Helvetica Neue Light" w:hAnsi="Helvetica Neue Light" w:cs="Arial"/>
          <w:rPrChange w:id="5274" w:author="Arthur de Catheu" w:date="2014-06-20T17:08:00Z">
            <w:rPr>
              <w:rFonts w:asciiTheme="majorHAnsi" w:eastAsiaTheme="majorEastAsia" w:hAnsiTheme="majorHAnsi" w:cs="Arial"/>
              <w:bCs/>
              <w:iCs/>
              <w:sz w:val="24"/>
            </w:rPr>
          </w:rPrChange>
        </w:rPr>
        <w:t>, a</w:t>
      </w:r>
      <w:r w:rsidR="00CC1CB5" w:rsidRPr="00935764">
        <w:rPr>
          <w:rFonts w:ascii="Helvetica Neue Light" w:hAnsi="Helvetica Neue Light" w:cs="Arial"/>
          <w:rPrChange w:id="5275" w:author="Arthur de Catheu" w:date="2014-06-20T17:08:00Z">
            <w:rPr>
              <w:rFonts w:asciiTheme="majorHAnsi" w:eastAsiaTheme="majorEastAsia" w:hAnsiTheme="majorHAnsi" w:cs="Arial"/>
              <w:bCs/>
              <w:iCs/>
              <w:sz w:val="24"/>
            </w:rPr>
          </w:rPrChange>
        </w:rPr>
        <w:t xml:space="preserve">lternativement, </w:t>
      </w:r>
      <w:r w:rsidR="00F9206D" w:rsidRPr="00935764">
        <w:rPr>
          <w:rFonts w:ascii="Helvetica Neue Light" w:hAnsi="Helvetica Neue Light" w:cs="Arial"/>
          <w:rPrChange w:id="5276" w:author="Arthur de Catheu" w:date="2014-06-20T17:08:00Z">
            <w:rPr>
              <w:rFonts w:asciiTheme="majorHAnsi" w:eastAsiaTheme="majorEastAsia" w:hAnsiTheme="majorHAnsi" w:cs="Arial"/>
              <w:bCs/>
              <w:iCs/>
              <w:sz w:val="24"/>
            </w:rPr>
          </w:rPrChange>
        </w:rPr>
        <w:t>par</w:t>
      </w:r>
      <w:r w:rsidR="00413C8D" w:rsidRPr="00935764">
        <w:rPr>
          <w:rFonts w:ascii="Helvetica Neue Light" w:hAnsi="Helvetica Neue Light" w:cs="Arial"/>
          <w:rPrChange w:id="5277" w:author="Arthur de Catheu" w:date="2014-06-20T17:08:00Z">
            <w:rPr>
              <w:rFonts w:asciiTheme="majorHAnsi" w:eastAsiaTheme="majorEastAsia" w:hAnsiTheme="majorHAnsi" w:cs="Arial"/>
              <w:bCs/>
              <w:iCs/>
              <w:sz w:val="24"/>
            </w:rPr>
          </w:rPrChange>
        </w:rPr>
        <w:t xml:space="preserve"> l’émission </w:t>
      </w:r>
      <w:r w:rsidR="00F9206D" w:rsidRPr="00935764">
        <w:rPr>
          <w:rFonts w:ascii="Helvetica Neue Light" w:hAnsi="Helvetica Neue Light" w:cs="Arial"/>
          <w:rPrChange w:id="5278" w:author="Arthur de Catheu" w:date="2014-06-20T17:08:00Z">
            <w:rPr>
              <w:rFonts w:asciiTheme="majorHAnsi" w:eastAsiaTheme="majorEastAsia" w:hAnsiTheme="majorHAnsi" w:cs="Arial"/>
              <w:bCs/>
              <w:iCs/>
              <w:sz w:val="24"/>
            </w:rPr>
          </w:rPrChange>
        </w:rPr>
        <w:t xml:space="preserve">par </w:t>
      </w:r>
      <w:r w:rsidR="00184823" w:rsidRPr="00935764">
        <w:rPr>
          <w:rFonts w:ascii="Helvetica Neue Light" w:hAnsi="Helvetica Neue Light" w:cs="Arial"/>
          <w:rPrChange w:id="5279" w:author="Arthur de Catheu" w:date="2014-06-20T17:08:00Z">
            <w:rPr>
              <w:rFonts w:asciiTheme="majorHAnsi" w:eastAsiaTheme="majorEastAsia" w:hAnsiTheme="majorHAnsi" w:cs="Arial"/>
              <w:bCs/>
              <w:iCs/>
              <w:sz w:val="24"/>
            </w:rPr>
          </w:rPrChange>
        </w:rPr>
        <w:t>le FCT 2014</w:t>
      </w:r>
      <w:r w:rsidR="00F9206D" w:rsidRPr="00935764">
        <w:rPr>
          <w:rFonts w:ascii="Helvetica Neue Light" w:hAnsi="Helvetica Neue Light" w:cs="Arial"/>
          <w:rPrChange w:id="5280" w:author="Arthur de Catheu" w:date="2014-06-20T17:08:00Z">
            <w:rPr>
              <w:rFonts w:asciiTheme="majorHAnsi" w:eastAsiaTheme="majorEastAsia" w:hAnsiTheme="majorHAnsi" w:cs="Arial"/>
              <w:bCs/>
              <w:iCs/>
              <w:sz w:val="24"/>
            </w:rPr>
          </w:rPrChange>
        </w:rPr>
        <w:t xml:space="preserve"> </w:t>
      </w:r>
      <w:r w:rsidR="00413C8D" w:rsidRPr="00935764">
        <w:rPr>
          <w:rFonts w:ascii="Helvetica Neue Light" w:hAnsi="Helvetica Neue Light" w:cs="Arial"/>
          <w:rPrChange w:id="5281" w:author="Arthur de Catheu" w:date="2014-06-20T17:08:00Z">
            <w:rPr>
              <w:rFonts w:asciiTheme="majorHAnsi" w:eastAsiaTheme="majorEastAsia" w:hAnsiTheme="majorHAnsi" w:cs="Arial"/>
              <w:bCs/>
              <w:iCs/>
              <w:sz w:val="24"/>
            </w:rPr>
          </w:rPrChange>
        </w:rPr>
        <w:t xml:space="preserve">d’un prélèvement </w:t>
      </w:r>
      <w:r w:rsidRPr="00935764">
        <w:rPr>
          <w:rFonts w:ascii="Helvetica Neue Light" w:hAnsi="Helvetica Neue Light" w:cs="Arial"/>
          <w:rPrChange w:id="5282" w:author="Arthur de Catheu" w:date="2014-06-20T17:08:00Z">
            <w:rPr>
              <w:rFonts w:asciiTheme="majorHAnsi" w:eastAsiaTheme="majorEastAsia" w:hAnsiTheme="majorHAnsi" w:cs="Arial"/>
              <w:bCs/>
              <w:iCs/>
              <w:sz w:val="24"/>
            </w:rPr>
          </w:rPrChange>
        </w:rPr>
        <w:t xml:space="preserve">sur le compte bancaire du Cédant </w:t>
      </w:r>
      <w:r w:rsidR="00CC1CB5" w:rsidRPr="00935764">
        <w:rPr>
          <w:rFonts w:ascii="Helvetica Neue Light" w:hAnsi="Helvetica Neue Light" w:cs="Arial"/>
          <w:rPrChange w:id="5283" w:author="Arthur de Catheu" w:date="2014-06-20T17:08:00Z">
            <w:rPr>
              <w:rFonts w:asciiTheme="majorHAnsi" w:eastAsiaTheme="majorEastAsia" w:hAnsiTheme="majorHAnsi" w:cs="Arial"/>
              <w:bCs/>
              <w:iCs/>
              <w:sz w:val="24"/>
            </w:rPr>
          </w:rPrChange>
        </w:rPr>
        <w:t>porté</w:t>
      </w:r>
      <w:r w:rsidR="00413C8D" w:rsidRPr="00935764">
        <w:rPr>
          <w:rFonts w:ascii="Helvetica Neue Light" w:hAnsi="Helvetica Neue Light" w:cs="Arial"/>
          <w:rPrChange w:id="5284" w:author="Arthur de Catheu" w:date="2014-06-20T17:08:00Z">
            <w:rPr>
              <w:rFonts w:asciiTheme="majorHAnsi" w:eastAsiaTheme="majorEastAsia" w:hAnsiTheme="majorHAnsi" w:cs="Arial"/>
              <w:bCs/>
              <w:iCs/>
              <w:sz w:val="24"/>
            </w:rPr>
          </w:rPrChange>
        </w:rPr>
        <w:t xml:space="preserve"> au crédit du Compte de Collecte.</w:t>
      </w:r>
      <w:r w:rsidR="00CC1CB5" w:rsidRPr="00935764">
        <w:rPr>
          <w:rFonts w:ascii="Helvetica Neue Light" w:hAnsi="Helvetica Neue Light" w:cs="Arial"/>
          <w:rPrChange w:id="5285" w:author="Arthur de Catheu" w:date="2014-06-20T17:08:00Z">
            <w:rPr>
              <w:rFonts w:asciiTheme="majorHAnsi" w:eastAsiaTheme="majorEastAsia" w:hAnsiTheme="majorHAnsi" w:cs="Arial"/>
              <w:bCs/>
              <w:iCs/>
              <w:sz w:val="24"/>
            </w:rPr>
          </w:rPrChange>
        </w:rPr>
        <w:t xml:space="preserve"> </w:t>
      </w:r>
    </w:p>
    <w:p w14:paraId="754E18F9" w14:textId="6FE3FC44" w:rsidR="00CC1CB5" w:rsidRPr="00935764" w:rsidRDefault="00184823" w:rsidP="00CC1CB5">
      <w:pPr>
        <w:spacing w:before="120"/>
        <w:rPr>
          <w:rFonts w:ascii="Helvetica Neue Light" w:hAnsi="Helvetica Neue Light"/>
          <w:rPrChange w:id="5286" w:author="Arthur de Catheu" w:date="2014-06-20T17:08:00Z">
            <w:rPr/>
          </w:rPrChange>
        </w:rPr>
      </w:pPr>
      <w:r w:rsidRPr="00935764">
        <w:rPr>
          <w:rFonts w:ascii="Helvetica Neue Light" w:hAnsi="Helvetica Neue Light" w:cs="Arial"/>
          <w:rPrChange w:id="5287" w:author="Arthur de Catheu" w:date="2014-06-20T17:08:00Z">
            <w:rPr>
              <w:rFonts w:asciiTheme="majorHAnsi" w:eastAsiaTheme="majorEastAsia" w:hAnsiTheme="majorHAnsi" w:cs="Arial"/>
              <w:bCs/>
              <w:iCs/>
              <w:sz w:val="24"/>
            </w:rPr>
          </w:rPrChange>
        </w:rPr>
        <w:t xml:space="preserve">Dans </w:t>
      </w:r>
      <w:r w:rsidRPr="00935764">
        <w:rPr>
          <w:rFonts w:ascii="Helvetica Neue Light" w:hAnsi="Helvetica Neue Light"/>
          <w:rPrChange w:id="5288" w:author="Arthur de Catheu" w:date="2014-06-20T17:08:00Z">
            <w:rPr>
              <w:rFonts w:asciiTheme="majorHAnsi" w:eastAsiaTheme="majorEastAsia" w:hAnsiTheme="majorHAnsi" w:cstheme="majorBidi"/>
              <w:bCs/>
              <w:iCs/>
              <w:sz w:val="24"/>
            </w:rPr>
          </w:rPrChange>
        </w:rPr>
        <w:t>un délai d’un (1) Jour Ouvré suivant le lettrage</w:t>
      </w:r>
      <w:r w:rsidRPr="00935764">
        <w:rPr>
          <w:rFonts w:ascii="Helvetica Neue Light" w:hAnsi="Helvetica Neue Light" w:cs="Arial"/>
          <w:rPrChange w:id="5289" w:author="Arthur de Catheu" w:date="2014-06-20T17:08:00Z">
            <w:rPr>
              <w:rFonts w:asciiTheme="majorHAnsi" w:eastAsiaTheme="majorEastAsia" w:hAnsiTheme="majorHAnsi" w:cs="Arial"/>
              <w:bCs/>
              <w:iCs/>
              <w:sz w:val="24"/>
            </w:rPr>
          </w:rPrChange>
        </w:rPr>
        <w:t>, l’analyste crédit en charge du lettrage</w:t>
      </w:r>
      <w:r w:rsidR="00CC1CB5" w:rsidRPr="00935764">
        <w:rPr>
          <w:rFonts w:ascii="Helvetica Neue Light" w:hAnsi="Helvetica Neue Light"/>
          <w:rPrChange w:id="5290" w:author="Arthur de Catheu" w:date="2014-06-20T17:08:00Z">
            <w:rPr>
              <w:rFonts w:asciiTheme="majorHAnsi" w:eastAsiaTheme="majorEastAsia" w:hAnsiTheme="majorHAnsi" w:cstheme="majorBidi"/>
              <w:bCs/>
              <w:iCs/>
              <w:sz w:val="24"/>
            </w:rPr>
          </w:rPrChange>
        </w:rPr>
        <w:t> :</w:t>
      </w:r>
    </w:p>
    <w:p w14:paraId="2D2AFD69" w14:textId="31960E73" w:rsidR="00CC1CB5" w:rsidRPr="00935764" w:rsidRDefault="00184823" w:rsidP="00CC1CB5">
      <w:pPr>
        <w:pStyle w:val="Paragraphedeliste"/>
        <w:numPr>
          <w:ilvl w:val="0"/>
          <w:numId w:val="215"/>
        </w:numPr>
        <w:spacing w:before="120"/>
        <w:rPr>
          <w:rFonts w:ascii="Helvetica Neue Light" w:hAnsi="Helvetica Neue Light"/>
          <w:rPrChange w:id="5291" w:author="Arthur de Catheu" w:date="2014-06-20T17:08:00Z">
            <w:rPr/>
          </w:rPrChange>
        </w:rPr>
      </w:pPr>
      <w:r w:rsidRPr="00935764">
        <w:rPr>
          <w:rFonts w:ascii="Helvetica Neue Light" w:hAnsi="Helvetica Neue Light"/>
          <w:rPrChange w:id="5292" w:author="Arthur de Catheu" w:date="2014-06-20T17:08:00Z">
            <w:rPr>
              <w:rFonts w:asciiTheme="majorHAnsi" w:eastAsiaTheme="majorEastAsia" w:hAnsiTheme="majorHAnsi" w:cstheme="majorBidi"/>
              <w:bCs/>
              <w:iCs/>
              <w:sz w:val="24"/>
            </w:rPr>
          </w:rPrChange>
        </w:rPr>
        <w:t>solde la</w:t>
      </w:r>
      <w:r w:rsidRPr="00935764" w:rsidDel="00184823">
        <w:rPr>
          <w:rFonts w:ascii="Helvetica Neue Light" w:hAnsi="Helvetica Neue Light"/>
          <w:rPrChange w:id="5293" w:author="Arthur de Catheu" w:date="2014-06-20T17:08:00Z">
            <w:rPr>
              <w:rFonts w:asciiTheme="majorHAnsi" w:eastAsiaTheme="majorEastAsia" w:hAnsiTheme="majorHAnsi" w:cstheme="majorBidi"/>
              <w:bCs/>
              <w:iCs/>
              <w:sz w:val="24"/>
            </w:rPr>
          </w:rPrChange>
        </w:rPr>
        <w:t xml:space="preserve"> </w:t>
      </w:r>
      <w:r w:rsidR="00CC1CB5" w:rsidRPr="00935764">
        <w:rPr>
          <w:rFonts w:ascii="Helvetica Neue Light" w:hAnsi="Helvetica Neue Light"/>
          <w:rPrChange w:id="5294" w:author="Arthur de Catheu" w:date="2014-06-20T17:08:00Z">
            <w:rPr>
              <w:rFonts w:asciiTheme="majorHAnsi" w:eastAsiaTheme="majorEastAsia" w:hAnsiTheme="majorHAnsi" w:cstheme="majorBidi"/>
              <w:bCs/>
              <w:iCs/>
              <w:sz w:val="24"/>
            </w:rPr>
          </w:rPrChange>
        </w:rPr>
        <w:t>Créance</w:t>
      </w:r>
      <w:r w:rsidRPr="00935764">
        <w:rPr>
          <w:rFonts w:ascii="Helvetica Neue Light" w:hAnsi="Helvetica Neue Light"/>
          <w:rPrChange w:id="5295" w:author="Arthur de Catheu" w:date="2014-06-20T17:08:00Z">
            <w:rPr>
              <w:rFonts w:asciiTheme="majorHAnsi" w:eastAsiaTheme="majorEastAsia" w:hAnsiTheme="majorHAnsi" w:cstheme="majorBidi"/>
              <w:bCs/>
              <w:iCs/>
              <w:sz w:val="24"/>
            </w:rPr>
          </w:rPrChange>
        </w:rPr>
        <w:t xml:space="preserve"> </w:t>
      </w:r>
      <w:r w:rsidR="00CC1CB5" w:rsidRPr="00935764">
        <w:rPr>
          <w:rFonts w:ascii="Helvetica Neue Light" w:hAnsi="Helvetica Neue Light"/>
          <w:rPrChange w:id="5296" w:author="Arthur de Catheu" w:date="2014-06-20T17:08:00Z">
            <w:rPr>
              <w:rFonts w:asciiTheme="majorHAnsi" w:eastAsiaTheme="majorEastAsia" w:hAnsiTheme="majorHAnsi" w:cstheme="majorBidi"/>
              <w:bCs/>
              <w:iCs/>
              <w:sz w:val="24"/>
            </w:rPr>
          </w:rPrChange>
        </w:rPr>
        <w:t>;</w:t>
      </w:r>
      <w:r w:rsidRPr="00935764">
        <w:rPr>
          <w:rFonts w:ascii="Helvetica Neue Light" w:hAnsi="Helvetica Neue Light"/>
          <w:rPrChange w:id="5297" w:author="Arthur de Catheu" w:date="2014-06-20T17:08:00Z">
            <w:rPr>
              <w:rFonts w:asciiTheme="majorHAnsi" w:eastAsiaTheme="majorEastAsia" w:hAnsiTheme="majorHAnsi" w:cstheme="majorBidi"/>
              <w:bCs/>
              <w:iCs/>
              <w:sz w:val="24"/>
            </w:rPr>
          </w:rPrChange>
        </w:rPr>
        <w:t xml:space="preserve"> et</w:t>
      </w:r>
    </w:p>
    <w:p w14:paraId="65486821" w14:textId="5231B003" w:rsidR="00CC1CB5" w:rsidRPr="00935764" w:rsidRDefault="00CC1CB5" w:rsidP="00CC1CB5">
      <w:pPr>
        <w:pStyle w:val="Paragraphedeliste"/>
        <w:numPr>
          <w:ilvl w:val="0"/>
          <w:numId w:val="215"/>
        </w:numPr>
        <w:spacing w:before="120"/>
        <w:rPr>
          <w:rFonts w:ascii="Helvetica Neue Light" w:hAnsi="Helvetica Neue Light"/>
          <w:rPrChange w:id="5298" w:author="Arthur de Catheu" w:date="2014-06-20T17:08:00Z">
            <w:rPr/>
          </w:rPrChange>
        </w:rPr>
      </w:pPr>
      <w:r w:rsidRPr="00935764">
        <w:rPr>
          <w:rFonts w:ascii="Helvetica Neue Light" w:hAnsi="Helvetica Neue Light"/>
          <w:rPrChange w:id="5299" w:author="Arthur de Catheu" w:date="2014-06-20T17:08:00Z">
            <w:rPr>
              <w:rFonts w:asciiTheme="majorHAnsi" w:eastAsiaTheme="majorEastAsia" w:hAnsiTheme="majorHAnsi" w:cstheme="majorBidi"/>
              <w:bCs/>
              <w:iCs/>
              <w:sz w:val="24"/>
            </w:rPr>
          </w:rPrChange>
        </w:rPr>
        <w:t xml:space="preserve">informe le Débiteur dont la Créance a fait l’objet </w:t>
      </w:r>
      <w:r w:rsidR="0059072A" w:rsidRPr="00935764">
        <w:rPr>
          <w:rFonts w:ascii="Helvetica Neue Light" w:hAnsi="Helvetica Neue Light"/>
          <w:rPrChange w:id="5300" w:author="Arthur de Catheu" w:date="2014-06-20T17:08:00Z">
            <w:rPr>
              <w:rFonts w:asciiTheme="majorHAnsi" w:eastAsiaTheme="majorEastAsia" w:hAnsiTheme="majorHAnsi" w:cstheme="majorBidi"/>
              <w:bCs/>
              <w:iCs/>
              <w:sz w:val="24"/>
            </w:rPr>
          </w:rPrChange>
        </w:rPr>
        <w:t>de la résolution</w:t>
      </w:r>
      <w:r w:rsidR="00184823" w:rsidRPr="00935764">
        <w:rPr>
          <w:rFonts w:ascii="Helvetica Neue Light" w:hAnsi="Helvetica Neue Light"/>
          <w:rPrChange w:id="5301" w:author="Arthur de Catheu" w:date="2014-06-20T17:08:00Z">
            <w:rPr>
              <w:rFonts w:asciiTheme="majorHAnsi" w:eastAsiaTheme="majorEastAsia" w:hAnsiTheme="majorHAnsi" w:cstheme="majorBidi"/>
              <w:bCs/>
              <w:iCs/>
              <w:sz w:val="24"/>
            </w:rPr>
          </w:rPrChange>
        </w:rPr>
        <w:t>.</w:t>
      </w:r>
    </w:p>
    <w:p w14:paraId="6D8A2F47" w14:textId="0B8F0D6D" w:rsidR="005F33E5" w:rsidRPr="00935764" w:rsidRDefault="005F33E5">
      <w:pPr>
        <w:pStyle w:val="Titre4"/>
        <w:numPr>
          <w:ilvl w:val="4"/>
          <w:numId w:val="382"/>
        </w:numPr>
        <w:rPr>
          <w:rFonts w:ascii="Helvetica Neue Light" w:hAnsi="Helvetica Neue Light"/>
          <w:rPrChange w:id="5302" w:author="Arthur de Catheu" w:date="2014-06-20T17:08:00Z">
            <w:rPr/>
          </w:rPrChange>
        </w:rPr>
        <w:pPrChange w:id="5303" w:author="Arthur de Catheu" w:date="2014-06-20T18:04:00Z">
          <w:pPr>
            <w:pStyle w:val="Titre4"/>
          </w:pPr>
        </w:pPrChange>
      </w:pPr>
      <w:r w:rsidRPr="00935764">
        <w:rPr>
          <w:rFonts w:ascii="Helvetica Neue Light" w:hAnsi="Helvetica Neue Light"/>
          <w:rPrChange w:id="5304" w:author="Arthur de Catheu" w:date="2014-06-20T17:08:00Z">
            <w:rPr/>
          </w:rPrChange>
        </w:rPr>
        <w:t>Remboursement du Cédant</w:t>
      </w:r>
    </w:p>
    <w:p w14:paraId="6944B2DF" w14:textId="44627924" w:rsidR="005F33E5" w:rsidRPr="00935764" w:rsidRDefault="005F33E5" w:rsidP="0062453F">
      <w:pPr>
        <w:rPr>
          <w:rFonts w:ascii="Helvetica Neue Light" w:hAnsi="Helvetica Neue Light"/>
          <w:rPrChange w:id="5305" w:author="Arthur de Catheu" w:date="2014-06-20T17:08:00Z">
            <w:rPr/>
          </w:rPrChange>
        </w:rPr>
      </w:pPr>
      <w:r w:rsidRPr="00935764">
        <w:rPr>
          <w:rFonts w:ascii="Helvetica Neue Light" w:hAnsi="Helvetica Neue Light"/>
          <w:rPrChange w:id="5306" w:author="Arthur de Catheu" w:date="2014-06-20T17:08:00Z">
            <w:rPr>
              <w:rFonts w:asciiTheme="majorHAnsi" w:eastAsiaTheme="majorEastAsia" w:hAnsiTheme="majorHAnsi" w:cstheme="majorBidi"/>
              <w:bCs/>
              <w:iCs/>
              <w:sz w:val="24"/>
            </w:rPr>
          </w:rPrChange>
        </w:rPr>
        <w:t>Dans le cas où un Débiteur adresse</w:t>
      </w:r>
      <w:r w:rsidR="00184823" w:rsidRPr="00935764">
        <w:rPr>
          <w:rFonts w:ascii="Helvetica Neue Light" w:hAnsi="Helvetica Neue Light"/>
          <w:rPrChange w:id="5307" w:author="Arthur de Catheu" w:date="2014-06-20T17:08:00Z">
            <w:rPr>
              <w:rFonts w:asciiTheme="majorHAnsi" w:eastAsiaTheme="majorEastAsia" w:hAnsiTheme="majorHAnsi" w:cstheme="majorBidi"/>
              <w:bCs/>
              <w:iCs/>
              <w:sz w:val="24"/>
            </w:rPr>
          </w:rPrChange>
        </w:rPr>
        <w:t>rait</w:t>
      </w:r>
      <w:r w:rsidRPr="00935764">
        <w:rPr>
          <w:rFonts w:ascii="Helvetica Neue Light" w:hAnsi="Helvetica Neue Light"/>
          <w:rPrChange w:id="5308" w:author="Arthur de Catheu" w:date="2014-06-20T17:08:00Z">
            <w:rPr>
              <w:rFonts w:asciiTheme="majorHAnsi" w:eastAsiaTheme="majorEastAsia" w:hAnsiTheme="majorHAnsi" w:cstheme="majorBidi"/>
              <w:bCs/>
              <w:iCs/>
              <w:sz w:val="24"/>
            </w:rPr>
          </w:rPrChange>
        </w:rPr>
        <w:t xml:space="preserve"> par erreur son règlement au Cédant</w:t>
      </w:r>
      <w:r w:rsidR="00184823" w:rsidRPr="00935764">
        <w:rPr>
          <w:rFonts w:ascii="Helvetica Neue Light" w:hAnsi="Helvetica Neue Light"/>
          <w:rPrChange w:id="5309" w:author="Arthur de Catheu" w:date="2014-06-20T17:08:00Z">
            <w:rPr>
              <w:rFonts w:asciiTheme="majorHAnsi" w:eastAsiaTheme="majorEastAsia" w:hAnsiTheme="majorHAnsi" w:cstheme="majorBidi"/>
              <w:bCs/>
              <w:iCs/>
              <w:sz w:val="24"/>
            </w:rPr>
          </w:rPrChange>
        </w:rPr>
        <w:t>, et sous réserve que le Débiteur ou le Cédant</w:t>
      </w:r>
      <w:r w:rsidRPr="00935764">
        <w:rPr>
          <w:rFonts w:ascii="Helvetica Neue Light" w:hAnsi="Helvetica Neue Light"/>
          <w:rPrChange w:id="5310" w:author="Arthur de Catheu" w:date="2014-06-20T17:08:00Z">
            <w:rPr>
              <w:rFonts w:asciiTheme="majorHAnsi" w:eastAsiaTheme="majorEastAsia" w:hAnsiTheme="majorHAnsi" w:cstheme="majorBidi"/>
              <w:bCs/>
              <w:iCs/>
              <w:sz w:val="24"/>
            </w:rPr>
          </w:rPrChange>
        </w:rPr>
        <w:t xml:space="preserve"> apporte à Finexkap AM une justification écrite de ce règlement (</w:t>
      </w:r>
      <w:r w:rsidR="00184823" w:rsidRPr="00935764">
        <w:rPr>
          <w:rFonts w:ascii="Helvetica Neue Light" w:hAnsi="Helvetica Neue Light"/>
          <w:rPrChange w:id="5311" w:author="Arthur de Catheu" w:date="2014-06-20T17:08:00Z">
            <w:rPr>
              <w:rFonts w:asciiTheme="majorHAnsi" w:eastAsiaTheme="majorEastAsia" w:hAnsiTheme="majorHAnsi" w:cstheme="majorBidi"/>
              <w:bCs/>
              <w:iCs/>
              <w:sz w:val="24"/>
            </w:rPr>
          </w:rPrChange>
        </w:rPr>
        <w:t xml:space="preserve">par exemple, </w:t>
      </w:r>
      <w:r w:rsidRPr="00935764">
        <w:rPr>
          <w:rFonts w:ascii="Helvetica Neue Light" w:hAnsi="Helvetica Neue Light"/>
          <w:rPrChange w:id="5312" w:author="Arthur de Catheu" w:date="2014-06-20T17:08:00Z">
            <w:rPr>
              <w:rFonts w:asciiTheme="majorHAnsi" w:eastAsiaTheme="majorEastAsia" w:hAnsiTheme="majorHAnsi" w:cstheme="majorBidi"/>
              <w:bCs/>
              <w:iCs/>
              <w:sz w:val="24"/>
            </w:rPr>
          </w:rPrChange>
        </w:rPr>
        <w:t>copie du virement</w:t>
      </w:r>
      <w:r w:rsidR="00184823" w:rsidRPr="00935764">
        <w:rPr>
          <w:rFonts w:ascii="Helvetica Neue Light" w:hAnsi="Helvetica Neue Light"/>
          <w:rPrChange w:id="5313" w:author="Arthur de Catheu" w:date="2014-06-20T17:08:00Z">
            <w:rPr>
              <w:rFonts w:asciiTheme="majorHAnsi" w:eastAsiaTheme="majorEastAsia" w:hAnsiTheme="majorHAnsi" w:cstheme="majorBidi"/>
              <w:bCs/>
              <w:iCs/>
              <w:sz w:val="24"/>
            </w:rPr>
          </w:rPrChange>
        </w:rPr>
        <w:t xml:space="preserve"> ou</w:t>
      </w:r>
      <w:r w:rsidRPr="00935764">
        <w:rPr>
          <w:rFonts w:ascii="Helvetica Neue Light" w:hAnsi="Helvetica Neue Light"/>
          <w:rPrChange w:id="5314" w:author="Arthur de Catheu" w:date="2014-06-20T17:08:00Z">
            <w:rPr>
              <w:rFonts w:asciiTheme="majorHAnsi" w:eastAsiaTheme="majorEastAsia" w:hAnsiTheme="majorHAnsi" w:cstheme="majorBidi"/>
              <w:bCs/>
              <w:iCs/>
              <w:sz w:val="24"/>
            </w:rPr>
          </w:rPrChange>
        </w:rPr>
        <w:t xml:space="preserve"> du chèque), </w:t>
      </w:r>
      <w:r w:rsidR="00184823" w:rsidRPr="00935764">
        <w:rPr>
          <w:rFonts w:ascii="Helvetica Neue Light" w:hAnsi="Helvetica Neue Light" w:cs="Arial"/>
          <w:rPrChange w:id="5315" w:author="Arthur de Catheu" w:date="2014-06-20T17:08:00Z">
            <w:rPr>
              <w:rFonts w:asciiTheme="majorHAnsi" w:eastAsiaTheme="majorEastAsia" w:hAnsiTheme="majorHAnsi" w:cs="Arial"/>
              <w:bCs/>
              <w:iCs/>
              <w:sz w:val="24"/>
            </w:rPr>
          </w:rPrChange>
        </w:rPr>
        <w:t>l’analyste crédit en charge du lettrage</w:t>
      </w:r>
      <w:r w:rsidR="00184823" w:rsidRPr="00935764" w:rsidDel="00184823">
        <w:rPr>
          <w:rFonts w:ascii="Helvetica Neue Light" w:hAnsi="Helvetica Neue Light"/>
          <w:rPrChange w:id="5316"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5317" w:author="Arthur de Catheu" w:date="2014-06-20T17:08:00Z">
            <w:rPr>
              <w:rFonts w:asciiTheme="majorHAnsi" w:eastAsiaTheme="majorEastAsia" w:hAnsiTheme="majorHAnsi" w:cstheme="majorBidi"/>
              <w:bCs/>
              <w:iCs/>
              <w:sz w:val="24"/>
            </w:rPr>
          </w:rPrChange>
        </w:rPr>
        <w:t>contacte le Cédant se</w:t>
      </w:r>
      <w:r w:rsidR="00DF5AB5" w:rsidRPr="00935764">
        <w:rPr>
          <w:rFonts w:ascii="Helvetica Neue Light" w:hAnsi="Helvetica Neue Light"/>
          <w:rPrChange w:id="5318" w:author="Arthur de Catheu" w:date="2014-06-20T17:08:00Z">
            <w:rPr>
              <w:rFonts w:asciiTheme="majorHAnsi" w:eastAsiaTheme="majorEastAsia" w:hAnsiTheme="majorHAnsi" w:cstheme="majorBidi"/>
              <w:bCs/>
              <w:iCs/>
              <w:sz w:val="24"/>
            </w:rPr>
          </w:rPrChange>
        </w:rPr>
        <w:t>lon le processus de Non-</w:t>
      </w:r>
      <w:r w:rsidR="00184823" w:rsidRPr="00935764">
        <w:rPr>
          <w:rFonts w:ascii="Helvetica Neue Light" w:hAnsi="Helvetica Neue Light"/>
          <w:rPrChange w:id="5319" w:author="Arthur de Catheu" w:date="2014-06-20T17:08:00Z">
            <w:rPr>
              <w:rFonts w:asciiTheme="majorHAnsi" w:eastAsiaTheme="majorEastAsia" w:hAnsiTheme="majorHAnsi" w:cstheme="majorBidi"/>
              <w:bCs/>
              <w:iCs/>
              <w:sz w:val="24"/>
            </w:rPr>
          </w:rPrChange>
        </w:rPr>
        <w:t xml:space="preserve">Conformité </w:t>
      </w:r>
      <w:r w:rsidR="00DF5AB5" w:rsidRPr="00935764">
        <w:rPr>
          <w:rFonts w:ascii="Helvetica Neue Light" w:hAnsi="Helvetica Neue Light"/>
          <w:rPrChange w:id="5320" w:author="Arthur de Catheu" w:date="2014-06-20T17:08:00Z">
            <w:rPr>
              <w:rFonts w:asciiTheme="majorHAnsi" w:eastAsiaTheme="majorEastAsia" w:hAnsiTheme="majorHAnsi" w:cstheme="majorBidi"/>
              <w:bCs/>
              <w:iCs/>
              <w:sz w:val="24"/>
            </w:rPr>
          </w:rPrChange>
        </w:rPr>
        <w:t xml:space="preserve">défini dans la section </w:t>
      </w:r>
      <w:r w:rsidR="00184823" w:rsidRPr="00935764">
        <w:rPr>
          <w:rFonts w:ascii="Helvetica Neue Light" w:hAnsi="Helvetica Neue Light"/>
          <w:rPrChange w:id="5321" w:author="Arthur de Catheu" w:date="2014-06-20T17:08:00Z">
            <w:rPr>
              <w:rFonts w:asciiTheme="majorHAnsi" w:eastAsiaTheme="majorEastAsia" w:hAnsiTheme="majorHAnsi" w:cstheme="majorBidi"/>
              <w:bCs/>
              <w:iCs/>
              <w:sz w:val="24"/>
            </w:rPr>
          </w:rPrChange>
        </w:rPr>
        <w:fldChar w:fldCharType="begin"/>
      </w:r>
      <w:r w:rsidR="00184823" w:rsidRPr="00935764">
        <w:rPr>
          <w:rFonts w:ascii="Helvetica Neue Light" w:hAnsi="Helvetica Neue Light"/>
          <w:rPrChange w:id="5322" w:author="Arthur de Catheu" w:date="2014-06-20T17:08:00Z">
            <w:rPr>
              <w:rFonts w:asciiTheme="majorHAnsi" w:eastAsiaTheme="majorEastAsia" w:hAnsiTheme="majorHAnsi" w:cstheme="majorBidi"/>
              <w:bCs/>
              <w:iCs/>
              <w:sz w:val="24"/>
            </w:rPr>
          </w:rPrChange>
        </w:rPr>
        <w:instrText xml:space="preserve"> REF _Ref248904940 \h </w:instrText>
      </w:r>
      <w:r w:rsidR="00184823" w:rsidRPr="00935764">
        <w:rPr>
          <w:rFonts w:ascii="Helvetica Neue Light" w:hAnsi="Helvetica Neue Light"/>
          <w:rPrChange w:id="5323" w:author="Arthur de Catheu" w:date="2014-06-20T17:08:00Z">
            <w:rPr>
              <w:rFonts w:ascii="Helvetica Neue Light" w:hAnsi="Helvetica Neue Light"/>
            </w:rPr>
          </w:rPrChange>
        </w:rPr>
      </w:r>
      <w:r w:rsidR="00184823" w:rsidRPr="00935764">
        <w:rPr>
          <w:rFonts w:ascii="Helvetica Neue Light" w:hAnsi="Helvetica Neue Light"/>
          <w:rPrChange w:id="5324" w:author="Arthur de Catheu" w:date="2014-06-20T17:08:00Z">
            <w:rPr>
              <w:rFonts w:asciiTheme="majorHAnsi" w:eastAsiaTheme="majorEastAsia" w:hAnsiTheme="majorHAnsi" w:cstheme="majorBidi"/>
              <w:bCs/>
              <w:iCs/>
              <w:sz w:val="24"/>
            </w:rPr>
          </w:rPrChange>
        </w:rPr>
        <w:fldChar w:fldCharType="separate"/>
      </w:r>
      <w:ins w:id="5325" w:author="Arthur de Catheu" w:date="2014-06-25T11:35:00Z">
        <w:r w:rsidR="005B0BF1" w:rsidRPr="00935764">
          <w:rPr>
            <w:rFonts w:ascii="Helvetica Neue Light" w:hAnsi="Helvetica Neue Light"/>
            <w:rPrChange w:id="5326" w:author="Arthur de Catheu" w:date="2014-06-20T17:08:00Z">
              <w:rPr/>
            </w:rPrChange>
          </w:rPr>
          <w:t>Résolution d’une cession de Créance pour Non-Conformité</w:t>
        </w:r>
      </w:ins>
      <w:r w:rsidR="00184823" w:rsidRPr="00935764">
        <w:rPr>
          <w:rFonts w:ascii="Helvetica Neue Light" w:hAnsi="Helvetica Neue Light"/>
          <w:rPrChange w:id="5327" w:author="Arthur de Catheu" w:date="2014-06-20T17:08:00Z">
            <w:rPr>
              <w:rFonts w:asciiTheme="majorHAnsi" w:eastAsiaTheme="majorEastAsia" w:hAnsiTheme="majorHAnsi" w:cstheme="majorBidi"/>
              <w:bCs/>
              <w:iCs/>
              <w:sz w:val="24"/>
            </w:rPr>
          </w:rPrChange>
        </w:rPr>
        <w:fldChar w:fldCharType="end"/>
      </w:r>
      <w:r w:rsidR="00DF5AB5" w:rsidRPr="00935764">
        <w:rPr>
          <w:rFonts w:ascii="Helvetica Neue Light" w:hAnsi="Helvetica Neue Light"/>
          <w:rPrChange w:id="5328" w:author="Arthur de Catheu" w:date="2014-06-20T17:08:00Z">
            <w:rPr>
              <w:rFonts w:asciiTheme="majorHAnsi" w:eastAsiaTheme="majorEastAsia" w:hAnsiTheme="majorHAnsi" w:cstheme="majorBidi"/>
              <w:bCs/>
              <w:iCs/>
              <w:sz w:val="24"/>
            </w:rPr>
          </w:rPrChange>
        </w:rPr>
        <w:t xml:space="preserve"> </w:t>
      </w:r>
      <w:r w:rsidR="00184823" w:rsidRPr="00935764">
        <w:rPr>
          <w:rFonts w:ascii="Helvetica Neue Light" w:hAnsi="Helvetica Neue Light"/>
          <w:rPrChange w:id="5329" w:author="Arthur de Catheu" w:date="2014-06-20T17:08:00Z">
            <w:rPr>
              <w:rFonts w:asciiTheme="majorHAnsi" w:eastAsiaTheme="majorEastAsia" w:hAnsiTheme="majorHAnsi" w:cstheme="majorBidi"/>
              <w:bCs/>
              <w:iCs/>
              <w:sz w:val="24"/>
            </w:rPr>
          </w:rPrChange>
        </w:rPr>
        <w:t>–</w:t>
      </w:r>
      <w:r w:rsidR="00DF5AB5" w:rsidRPr="00935764">
        <w:rPr>
          <w:rFonts w:ascii="Helvetica Neue Light" w:hAnsi="Helvetica Neue Light"/>
          <w:rPrChange w:id="5330" w:author="Arthur de Catheu" w:date="2014-06-20T17:08:00Z">
            <w:rPr>
              <w:rFonts w:asciiTheme="majorHAnsi" w:eastAsiaTheme="majorEastAsia" w:hAnsiTheme="majorHAnsi" w:cstheme="majorBidi"/>
              <w:bCs/>
              <w:iCs/>
              <w:sz w:val="24"/>
            </w:rPr>
          </w:rPrChange>
        </w:rPr>
        <w:t xml:space="preserve"> </w:t>
      </w:r>
      <w:r w:rsidR="00DF5AB5" w:rsidRPr="00935764">
        <w:rPr>
          <w:rFonts w:ascii="Helvetica Neue Light" w:hAnsi="Helvetica Neue Light"/>
          <w:rPrChange w:id="5331" w:author="Arthur de Catheu" w:date="2014-06-20T17:08:00Z">
            <w:rPr>
              <w:rFonts w:asciiTheme="majorHAnsi" w:eastAsiaTheme="majorEastAsia" w:hAnsiTheme="majorHAnsi" w:cstheme="majorBidi"/>
              <w:bCs/>
              <w:iCs/>
              <w:sz w:val="24"/>
            </w:rPr>
          </w:rPrChange>
        </w:rPr>
        <w:fldChar w:fldCharType="begin"/>
      </w:r>
      <w:r w:rsidR="00DF5AB5" w:rsidRPr="00935764">
        <w:rPr>
          <w:rFonts w:ascii="Helvetica Neue Light" w:hAnsi="Helvetica Neue Light"/>
          <w:rPrChange w:id="5332" w:author="Arthur de Catheu" w:date="2014-06-20T17:08:00Z">
            <w:rPr>
              <w:rFonts w:asciiTheme="majorHAnsi" w:eastAsiaTheme="majorEastAsia" w:hAnsiTheme="majorHAnsi" w:cstheme="majorBidi"/>
              <w:bCs/>
              <w:iCs/>
              <w:sz w:val="24"/>
            </w:rPr>
          </w:rPrChange>
        </w:rPr>
        <w:instrText xml:space="preserve"> REF _Ref248904940 \w \h </w:instrText>
      </w:r>
      <w:r w:rsidR="00DF5AB5" w:rsidRPr="00935764">
        <w:rPr>
          <w:rFonts w:ascii="Helvetica Neue Light" w:hAnsi="Helvetica Neue Light"/>
          <w:rPrChange w:id="5333" w:author="Arthur de Catheu" w:date="2014-06-20T17:08:00Z">
            <w:rPr>
              <w:rFonts w:ascii="Helvetica Neue Light" w:hAnsi="Helvetica Neue Light"/>
            </w:rPr>
          </w:rPrChange>
        </w:rPr>
      </w:r>
      <w:r w:rsidR="00DF5AB5" w:rsidRPr="00935764">
        <w:rPr>
          <w:rFonts w:ascii="Helvetica Neue Light" w:hAnsi="Helvetica Neue Light"/>
          <w:rPrChange w:id="5334" w:author="Arthur de Catheu" w:date="2014-06-20T17:08:00Z">
            <w:rPr>
              <w:rFonts w:asciiTheme="majorHAnsi" w:eastAsiaTheme="majorEastAsia" w:hAnsiTheme="majorHAnsi" w:cstheme="majorBidi"/>
              <w:bCs/>
              <w:iCs/>
              <w:sz w:val="24"/>
            </w:rPr>
          </w:rPrChange>
        </w:rPr>
        <w:fldChar w:fldCharType="separate"/>
      </w:r>
      <w:r w:rsidR="005B0BF1">
        <w:rPr>
          <w:rFonts w:ascii="Helvetica Neue Light" w:hAnsi="Helvetica Neue Light"/>
        </w:rPr>
        <w:t>VIII.H.1</w:t>
      </w:r>
      <w:r w:rsidR="00DF5AB5" w:rsidRPr="00935764">
        <w:rPr>
          <w:rFonts w:ascii="Helvetica Neue Light" w:hAnsi="Helvetica Neue Light"/>
          <w:rPrChange w:id="5335" w:author="Arthur de Catheu" w:date="2014-06-20T17:08:00Z">
            <w:rPr>
              <w:rFonts w:asciiTheme="majorHAnsi" w:eastAsiaTheme="majorEastAsia" w:hAnsiTheme="majorHAnsi" w:cstheme="majorBidi"/>
              <w:bCs/>
              <w:iCs/>
              <w:sz w:val="24"/>
            </w:rPr>
          </w:rPrChange>
        </w:rPr>
        <w:fldChar w:fldCharType="end"/>
      </w:r>
      <w:r w:rsidR="00DF5AB5" w:rsidRPr="00935764">
        <w:rPr>
          <w:rFonts w:ascii="Helvetica Neue Light" w:hAnsi="Helvetica Neue Light"/>
          <w:rPrChange w:id="5336" w:author="Arthur de Catheu" w:date="2014-06-20T17:08:00Z">
            <w:rPr>
              <w:rFonts w:asciiTheme="majorHAnsi" w:eastAsiaTheme="majorEastAsia" w:hAnsiTheme="majorHAnsi" w:cstheme="majorBidi"/>
              <w:bCs/>
              <w:iCs/>
              <w:sz w:val="24"/>
            </w:rPr>
          </w:rPrChange>
        </w:rPr>
        <w:t>.</w:t>
      </w:r>
    </w:p>
    <w:p w14:paraId="27C83C46" w14:textId="77777777" w:rsidR="00184823" w:rsidRPr="00935764" w:rsidRDefault="00184823" w:rsidP="0062453F">
      <w:pPr>
        <w:rPr>
          <w:rFonts w:ascii="Helvetica Neue Light" w:hAnsi="Helvetica Neue Light"/>
          <w:rPrChange w:id="5337" w:author="Arthur de Catheu" w:date="2014-06-20T17:08:00Z">
            <w:rPr/>
          </w:rPrChange>
        </w:rPr>
      </w:pPr>
    </w:p>
    <w:p w14:paraId="0CF41E38" w14:textId="478C85F3" w:rsidR="00DF5AB5" w:rsidRPr="00935764" w:rsidRDefault="00DF5AB5" w:rsidP="0062453F">
      <w:pPr>
        <w:rPr>
          <w:rFonts w:ascii="Helvetica Neue Light" w:hAnsi="Helvetica Neue Light"/>
          <w:rPrChange w:id="5338" w:author="Arthur de Catheu" w:date="2014-06-20T17:08:00Z">
            <w:rPr/>
          </w:rPrChange>
        </w:rPr>
      </w:pPr>
      <w:r w:rsidRPr="00935764">
        <w:rPr>
          <w:rFonts w:ascii="Helvetica Neue Light" w:hAnsi="Helvetica Neue Light"/>
          <w:rPrChange w:id="5339" w:author="Arthur de Catheu" w:date="2014-06-20T17:08:00Z">
            <w:rPr>
              <w:rFonts w:asciiTheme="majorHAnsi" w:eastAsiaTheme="majorEastAsia" w:hAnsiTheme="majorHAnsi" w:cstheme="majorBidi"/>
              <w:bCs/>
              <w:iCs/>
              <w:sz w:val="24"/>
            </w:rPr>
          </w:rPrChange>
        </w:rPr>
        <w:t xml:space="preserve">Le Cédant dispose </w:t>
      </w:r>
      <w:r w:rsidR="00184823" w:rsidRPr="00935764">
        <w:rPr>
          <w:rFonts w:ascii="Helvetica Neue Light" w:hAnsi="Helvetica Neue Light"/>
          <w:rPrChange w:id="5340" w:author="Arthur de Catheu" w:date="2014-06-20T17:08:00Z">
            <w:rPr>
              <w:rFonts w:asciiTheme="majorHAnsi" w:eastAsiaTheme="majorEastAsia" w:hAnsiTheme="majorHAnsi" w:cstheme="majorBidi"/>
              <w:bCs/>
              <w:iCs/>
              <w:sz w:val="24"/>
            </w:rPr>
          </w:rPrChange>
        </w:rPr>
        <w:t xml:space="preserve">alors </w:t>
      </w:r>
      <w:r w:rsidRPr="00935764">
        <w:rPr>
          <w:rFonts w:ascii="Helvetica Neue Light" w:hAnsi="Helvetica Neue Light"/>
          <w:rPrChange w:id="5341" w:author="Arthur de Catheu" w:date="2014-06-20T17:08:00Z">
            <w:rPr>
              <w:rFonts w:asciiTheme="majorHAnsi" w:eastAsiaTheme="majorEastAsia" w:hAnsiTheme="majorHAnsi" w:cstheme="majorBidi"/>
              <w:bCs/>
              <w:iCs/>
              <w:sz w:val="24"/>
            </w:rPr>
          </w:rPrChange>
        </w:rPr>
        <w:t xml:space="preserve">de </w:t>
      </w:r>
      <w:r w:rsidR="00184823" w:rsidRPr="00935764">
        <w:rPr>
          <w:rFonts w:ascii="Helvetica Neue Light" w:hAnsi="Helvetica Neue Light"/>
          <w:rPrChange w:id="5342" w:author="Arthur de Catheu" w:date="2014-06-20T17:08:00Z">
            <w:rPr>
              <w:rFonts w:asciiTheme="majorHAnsi" w:eastAsiaTheme="majorEastAsia" w:hAnsiTheme="majorHAnsi" w:cstheme="majorBidi"/>
              <w:bCs/>
              <w:iCs/>
              <w:sz w:val="24"/>
            </w:rPr>
          </w:rPrChange>
        </w:rPr>
        <w:t>deux (</w:t>
      </w:r>
      <w:r w:rsidRPr="00935764">
        <w:rPr>
          <w:rFonts w:ascii="Helvetica Neue Light" w:hAnsi="Helvetica Neue Light"/>
          <w:rPrChange w:id="5343" w:author="Arthur de Catheu" w:date="2014-06-20T17:08:00Z">
            <w:rPr>
              <w:rFonts w:asciiTheme="majorHAnsi" w:eastAsiaTheme="majorEastAsia" w:hAnsiTheme="majorHAnsi" w:cstheme="majorBidi"/>
              <w:bCs/>
              <w:iCs/>
              <w:sz w:val="24"/>
            </w:rPr>
          </w:rPrChange>
        </w:rPr>
        <w:t>2</w:t>
      </w:r>
      <w:r w:rsidR="00184823" w:rsidRPr="00935764">
        <w:rPr>
          <w:rFonts w:ascii="Helvetica Neue Light" w:hAnsi="Helvetica Neue Light"/>
          <w:rPrChange w:id="5344" w:author="Arthur de Catheu" w:date="2014-06-20T17:08:00Z">
            <w:rPr>
              <w:rFonts w:asciiTheme="majorHAnsi" w:eastAsiaTheme="majorEastAsia" w:hAnsiTheme="majorHAnsi" w:cstheme="majorBidi"/>
              <w:bCs/>
              <w:iCs/>
              <w:sz w:val="24"/>
            </w:rPr>
          </w:rPrChange>
        </w:rPr>
        <w:t>)</w:t>
      </w:r>
      <w:r w:rsidRPr="00935764">
        <w:rPr>
          <w:rFonts w:ascii="Helvetica Neue Light" w:hAnsi="Helvetica Neue Light"/>
          <w:rPrChange w:id="5345" w:author="Arthur de Catheu" w:date="2014-06-20T17:08:00Z">
            <w:rPr>
              <w:rFonts w:asciiTheme="majorHAnsi" w:eastAsiaTheme="majorEastAsia" w:hAnsiTheme="majorHAnsi" w:cstheme="majorBidi"/>
              <w:bCs/>
              <w:iCs/>
              <w:sz w:val="24"/>
            </w:rPr>
          </w:rPrChange>
        </w:rPr>
        <w:t xml:space="preserve"> jours pour répondre et adresser le remboursement sur le Compte de Collecte. Si le remboursement n’est pas effectué dans les </w:t>
      </w:r>
      <w:r w:rsidR="00184823" w:rsidRPr="00935764">
        <w:rPr>
          <w:rFonts w:ascii="Helvetica Neue Light" w:hAnsi="Helvetica Neue Light"/>
          <w:rPrChange w:id="5346" w:author="Arthur de Catheu" w:date="2014-06-20T17:08:00Z">
            <w:rPr>
              <w:rFonts w:asciiTheme="majorHAnsi" w:eastAsiaTheme="majorEastAsia" w:hAnsiTheme="majorHAnsi" w:cstheme="majorBidi"/>
              <w:bCs/>
              <w:iCs/>
              <w:sz w:val="24"/>
            </w:rPr>
          </w:rPrChange>
        </w:rPr>
        <w:t>deux (</w:t>
      </w:r>
      <w:r w:rsidRPr="00935764">
        <w:rPr>
          <w:rFonts w:ascii="Helvetica Neue Light" w:hAnsi="Helvetica Neue Light"/>
          <w:rPrChange w:id="5347" w:author="Arthur de Catheu" w:date="2014-06-20T17:08:00Z">
            <w:rPr>
              <w:rFonts w:asciiTheme="majorHAnsi" w:eastAsiaTheme="majorEastAsia" w:hAnsiTheme="majorHAnsi" w:cstheme="majorBidi"/>
              <w:bCs/>
              <w:iCs/>
              <w:sz w:val="24"/>
            </w:rPr>
          </w:rPrChange>
        </w:rPr>
        <w:t>2</w:t>
      </w:r>
      <w:r w:rsidR="00184823" w:rsidRPr="00935764">
        <w:rPr>
          <w:rFonts w:ascii="Helvetica Neue Light" w:hAnsi="Helvetica Neue Light"/>
          <w:rPrChange w:id="5348" w:author="Arthur de Catheu" w:date="2014-06-20T17:08:00Z">
            <w:rPr>
              <w:rFonts w:asciiTheme="majorHAnsi" w:eastAsiaTheme="majorEastAsia" w:hAnsiTheme="majorHAnsi" w:cstheme="majorBidi"/>
              <w:bCs/>
              <w:iCs/>
              <w:sz w:val="24"/>
            </w:rPr>
          </w:rPrChange>
        </w:rPr>
        <w:t>)</w:t>
      </w:r>
      <w:r w:rsidRPr="00935764">
        <w:rPr>
          <w:rFonts w:ascii="Helvetica Neue Light" w:hAnsi="Helvetica Neue Light"/>
          <w:rPrChange w:id="5349" w:author="Arthur de Catheu" w:date="2014-06-20T17:08:00Z">
            <w:rPr>
              <w:rFonts w:asciiTheme="majorHAnsi" w:eastAsiaTheme="majorEastAsia" w:hAnsiTheme="majorHAnsi" w:cstheme="majorBidi"/>
              <w:bCs/>
              <w:iCs/>
              <w:sz w:val="24"/>
            </w:rPr>
          </w:rPrChange>
        </w:rPr>
        <w:t xml:space="preserve"> jours, </w:t>
      </w:r>
      <w:r w:rsidR="00184823" w:rsidRPr="00935764">
        <w:rPr>
          <w:rFonts w:ascii="Helvetica Neue Light" w:hAnsi="Helvetica Neue Light" w:cs="Arial"/>
          <w:rPrChange w:id="5350" w:author="Arthur de Catheu" w:date="2014-06-20T17:08:00Z">
            <w:rPr>
              <w:rFonts w:asciiTheme="majorHAnsi" w:eastAsiaTheme="majorEastAsia" w:hAnsiTheme="majorHAnsi" w:cs="Arial"/>
              <w:bCs/>
              <w:iCs/>
              <w:sz w:val="24"/>
            </w:rPr>
          </w:rPrChange>
        </w:rPr>
        <w:t>l’analyste crédit en charge du lettrage</w:t>
      </w:r>
      <w:r w:rsidR="00184823" w:rsidRPr="00935764" w:rsidDel="00184823">
        <w:rPr>
          <w:rFonts w:ascii="Helvetica Neue Light" w:hAnsi="Helvetica Neue Light"/>
          <w:rPrChange w:id="5351" w:author="Arthur de Catheu" w:date="2014-06-20T17:08:00Z">
            <w:rPr>
              <w:rFonts w:asciiTheme="majorHAnsi" w:eastAsiaTheme="majorEastAsia" w:hAnsiTheme="majorHAnsi" w:cstheme="majorBidi"/>
              <w:bCs/>
              <w:iCs/>
              <w:sz w:val="24"/>
            </w:rPr>
          </w:rPrChange>
        </w:rPr>
        <w:t xml:space="preserve"> </w:t>
      </w:r>
      <w:r w:rsidRPr="00935764">
        <w:rPr>
          <w:rFonts w:ascii="Helvetica Neue Light" w:hAnsi="Helvetica Neue Light"/>
          <w:rPrChange w:id="5352" w:author="Arthur de Catheu" w:date="2014-06-20T17:08:00Z">
            <w:rPr>
              <w:rFonts w:asciiTheme="majorHAnsi" w:eastAsiaTheme="majorEastAsia" w:hAnsiTheme="majorHAnsi" w:cstheme="majorBidi"/>
              <w:bCs/>
              <w:iCs/>
              <w:sz w:val="24"/>
            </w:rPr>
          </w:rPrChange>
        </w:rPr>
        <w:t xml:space="preserve">déclenche le processus de </w:t>
      </w:r>
      <w:r w:rsidR="00184823" w:rsidRPr="00935764">
        <w:rPr>
          <w:rFonts w:ascii="Helvetica Neue Light" w:hAnsi="Helvetica Neue Light"/>
          <w:rPrChange w:id="5353" w:author="Arthur de Catheu" w:date="2014-06-20T17:08:00Z">
            <w:rPr>
              <w:rFonts w:asciiTheme="majorHAnsi" w:eastAsiaTheme="majorEastAsia" w:hAnsiTheme="majorHAnsi" w:cstheme="majorBidi"/>
              <w:bCs/>
              <w:iCs/>
              <w:sz w:val="24"/>
            </w:rPr>
          </w:rPrChange>
        </w:rPr>
        <w:t xml:space="preserve">résolution </w:t>
      </w:r>
      <w:r w:rsidRPr="00935764">
        <w:rPr>
          <w:rFonts w:ascii="Helvetica Neue Light" w:hAnsi="Helvetica Neue Light"/>
          <w:rPrChange w:id="5354" w:author="Arthur de Catheu" w:date="2014-06-20T17:08:00Z">
            <w:rPr>
              <w:rFonts w:asciiTheme="majorHAnsi" w:eastAsiaTheme="majorEastAsia" w:hAnsiTheme="majorHAnsi" w:cstheme="majorBidi"/>
              <w:bCs/>
              <w:iCs/>
              <w:sz w:val="24"/>
            </w:rPr>
          </w:rPrChange>
        </w:rPr>
        <w:t>sur la Créance concernée.</w:t>
      </w:r>
    </w:p>
    <w:p w14:paraId="100E1C54" w14:textId="4EB5F6B3" w:rsidR="00413C8D" w:rsidRPr="00935764" w:rsidRDefault="00413C8D">
      <w:pPr>
        <w:pStyle w:val="Titre4"/>
        <w:numPr>
          <w:ilvl w:val="4"/>
          <w:numId w:val="382"/>
        </w:numPr>
        <w:rPr>
          <w:rFonts w:ascii="Helvetica Neue Light" w:hAnsi="Helvetica Neue Light"/>
          <w:rPrChange w:id="5355" w:author="Arthur de Catheu" w:date="2014-06-20T17:08:00Z">
            <w:rPr/>
          </w:rPrChange>
        </w:rPr>
        <w:pPrChange w:id="5356" w:author="Arthur de Catheu" w:date="2014-06-20T18:04:00Z">
          <w:pPr>
            <w:pStyle w:val="Titre4"/>
          </w:pPr>
        </w:pPrChange>
      </w:pPr>
      <w:r w:rsidRPr="00935764">
        <w:rPr>
          <w:rFonts w:ascii="Helvetica Neue Light" w:hAnsi="Helvetica Neue Light"/>
          <w:rPrChange w:id="5357" w:author="Arthur de Catheu" w:date="2014-06-20T17:08:00Z">
            <w:rPr/>
          </w:rPrChange>
        </w:rPr>
        <w:t>Règlement adressé par erreur par le Cédant</w:t>
      </w:r>
    </w:p>
    <w:p w14:paraId="1CCC1F1B" w14:textId="25CE3591" w:rsidR="000F4DC5" w:rsidRPr="00935764" w:rsidRDefault="00CC1CB5" w:rsidP="00350590">
      <w:pPr>
        <w:spacing w:before="120"/>
        <w:rPr>
          <w:rFonts w:ascii="Helvetica Neue Light" w:hAnsi="Helvetica Neue Light" w:cs="Arial"/>
          <w:rPrChange w:id="5358" w:author="Arthur de Catheu" w:date="2014-06-20T17:08:00Z">
            <w:rPr>
              <w:rFonts w:cs="Arial"/>
            </w:rPr>
          </w:rPrChange>
        </w:rPr>
      </w:pPr>
      <w:r w:rsidRPr="00935764">
        <w:rPr>
          <w:rFonts w:ascii="Helvetica Neue Light" w:hAnsi="Helvetica Neue Light" w:cs="Arial"/>
          <w:rPrChange w:id="5359" w:author="Arthur de Catheu" w:date="2014-06-20T17:08:00Z">
            <w:rPr>
              <w:rFonts w:asciiTheme="majorHAnsi" w:eastAsiaTheme="majorEastAsia" w:hAnsiTheme="majorHAnsi" w:cs="Arial"/>
              <w:bCs/>
              <w:iCs/>
              <w:sz w:val="24"/>
            </w:rPr>
          </w:rPrChange>
        </w:rPr>
        <w:t xml:space="preserve">Dans le cas où un </w:t>
      </w:r>
      <w:r w:rsidR="00184823" w:rsidRPr="00935764">
        <w:rPr>
          <w:rFonts w:ascii="Helvetica Neue Light" w:hAnsi="Helvetica Neue Light" w:cs="Arial"/>
          <w:rPrChange w:id="5360" w:author="Arthur de Catheu" w:date="2014-06-20T17:08:00Z">
            <w:rPr>
              <w:rFonts w:asciiTheme="majorHAnsi" w:eastAsiaTheme="majorEastAsia" w:hAnsiTheme="majorHAnsi" w:cs="Arial"/>
              <w:bCs/>
              <w:iCs/>
              <w:sz w:val="24"/>
            </w:rPr>
          </w:rPrChange>
        </w:rPr>
        <w:t>Cédant adressera</w:t>
      </w:r>
      <w:r w:rsidR="00EF67B9" w:rsidRPr="00935764">
        <w:rPr>
          <w:rFonts w:ascii="Helvetica Neue Light" w:hAnsi="Helvetica Neue Light" w:cs="Arial"/>
          <w:rPrChange w:id="5361" w:author="Arthur de Catheu" w:date="2014-06-20T17:08:00Z">
            <w:rPr>
              <w:rFonts w:asciiTheme="majorHAnsi" w:eastAsiaTheme="majorEastAsia" w:hAnsiTheme="majorHAnsi" w:cs="Arial"/>
              <w:bCs/>
              <w:iCs/>
              <w:sz w:val="24"/>
            </w:rPr>
          </w:rPrChange>
        </w:rPr>
        <w:t xml:space="preserve">it par erreur un </w:t>
      </w:r>
      <w:r w:rsidRPr="00935764">
        <w:rPr>
          <w:rFonts w:ascii="Helvetica Neue Light" w:hAnsi="Helvetica Neue Light" w:cs="Arial"/>
          <w:rPrChange w:id="5362" w:author="Arthur de Catheu" w:date="2014-06-20T17:08:00Z">
            <w:rPr>
              <w:rFonts w:asciiTheme="majorHAnsi" w:eastAsiaTheme="majorEastAsia" w:hAnsiTheme="majorHAnsi" w:cs="Arial"/>
              <w:bCs/>
              <w:iCs/>
              <w:sz w:val="24"/>
            </w:rPr>
          </w:rPrChange>
        </w:rPr>
        <w:t xml:space="preserve">règlement </w:t>
      </w:r>
      <w:r w:rsidR="00EF67B9" w:rsidRPr="00935764">
        <w:rPr>
          <w:rFonts w:ascii="Helvetica Neue Light" w:hAnsi="Helvetica Neue Light" w:cs="Arial"/>
          <w:rPrChange w:id="5363" w:author="Arthur de Catheu" w:date="2014-06-20T17:08:00Z">
            <w:rPr>
              <w:rFonts w:asciiTheme="majorHAnsi" w:eastAsiaTheme="majorEastAsia" w:hAnsiTheme="majorHAnsi" w:cs="Arial"/>
              <w:bCs/>
              <w:iCs/>
              <w:sz w:val="24"/>
            </w:rPr>
          </w:rPrChange>
        </w:rPr>
        <w:t>au FCT 2014</w:t>
      </w:r>
      <w:r w:rsidRPr="00935764">
        <w:rPr>
          <w:rFonts w:ascii="Helvetica Neue Light" w:hAnsi="Helvetica Neue Light" w:cs="Arial"/>
          <w:rPrChange w:id="5364" w:author="Arthur de Catheu" w:date="2014-06-20T17:08:00Z">
            <w:rPr>
              <w:rFonts w:asciiTheme="majorHAnsi" w:eastAsiaTheme="majorEastAsia" w:hAnsiTheme="majorHAnsi" w:cs="Arial"/>
              <w:bCs/>
              <w:iCs/>
              <w:sz w:val="24"/>
            </w:rPr>
          </w:rPrChange>
        </w:rPr>
        <w:t xml:space="preserve">et après avoir eu confirmation par tous moyens du Cédant que ce règlement ne concerne pas une Créance acquise par le </w:t>
      </w:r>
      <w:r w:rsidR="00A37D87" w:rsidRPr="00935764">
        <w:rPr>
          <w:rFonts w:ascii="Helvetica Neue Light" w:hAnsi="Helvetica Neue Light" w:cs="Arial"/>
          <w:rPrChange w:id="5365" w:author="Arthur de Catheu" w:date="2014-06-20T17:08:00Z">
            <w:rPr>
              <w:rFonts w:asciiTheme="majorHAnsi" w:eastAsiaTheme="majorEastAsia" w:hAnsiTheme="majorHAnsi" w:cs="Arial"/>
              <w:bCs/>
              <w:iCs/>
              <w:sz w:val="24"/>
            </w:rPr>
          </w:rPrChange>
        </w:rPr>
        <w:t>FCT 2014</w:t>
      </w:r>
      <w:r w:rsidRPr="00935764">
        <w:rPr>
          <w:rFonts w:ascii="Helvetica Neue Light" w:hAnsi="Helvetica Neue Light" w:cs="Arial"/>
          <w:rPrChange w:id="5366" w:author="Arthur de Catheu" w:date="2014-06-20T17:08:00Z">
            <w:rPr>
              <w:rFonts w:asciiTheme="majorHAnsi" w:eastAsiaTheme="majorEastAsia" w:hAnsiTheme="majorHAnsi" w:cs="Arial"/>
              <w:bCs/>
              <w:iCs/>
              <w:sz w:val="24"/>
            </w:rPr>
          </w:rPrChange>
        </w:rPr>
        <w:t xml:space="preserve">, </w:t>
      </w:r>
      <w:r w:rsidR="00EF67B9" w:rsidRPr="00935764">
        <w:rPr>
          <w:rFonts w:ascii="Helvetica Neue Light" w:hAnsi="Helvetica Neue Light" w:cs="Arial"/>
          <w:rPrChange w:id="5367" w:author="Arthur de Catheu" w:date="2014-06-20T17:08:00Z">
            <w:rPr>
              <w:rFonts w:asciiTheme="majorHAnsi" w:eastAsiaTheme="majorEastAsia" w:hAnsiTheme="majorHAnsi" w:cs="Arial"/>
              <w:bCs/>
              <w:iCs/>
              <w:sz w:val="24"/>
            </w:rPr>
          </w:rPrChange>
        </w:rPr>
        <w:t>l’analyste crédit en charge du lettrage</w:t>
      </w:r>
      <w:r w:rsidRPr="00935764">
        <w:rPr>
          <w:rFonts w:ascii="Helvetica Neue Light" w:hAnsi="Helvetica Neue Light" w:cs="Arial"/>
          <w:rPrChange w:id="5368" w:author="Arthur de Catheu" w:date="2014-06-20T17:08:00Z">
            <w:rPr>
              <w:rFonts w:asciiTheme="majorHAnsi" w:eastAsiaTheme="majorEastAsia" w:hAnsiTheme="majorHAnsi" w:cs="Arial"/>
              <w:bCs/>
              <w:iCs/>
              <w:sz w:val="24"/>
            </w:rPr>
          </w:rPrChange>
        </w:rPr>
        <w:t xml:space="preserve"> réalise un remboursement sur le compte bancaire du Cédant par virement du Compte de Collecte</w:t>
      </w:r>
      <w:r w:rsidR="00EF67B9" w:rsidRPr="00935764">
        <w:rPr>
          <w:rFonts w:ascii="Helvetica Neue Light" w:hAnsi="Helvetica Neue Light" w:cs="Arial"/>
          <w:rPrChange w:id="5369" w:author="Arthur de Catheu" w:date="2014-06-20T17:08:00Z">
            <w:rPr>
              <w:rFonts w:asciiTheme="majorHAnsi" w:eastAsiaTheme="majorEastAsia" w:hAnsiTheme="majorHAnsi" w:cs="Arial"/>
              <w:bCs/>
              <w:iCs/>
              <w:sz w:val="24"/>
            </w:rPr>
          </w:rPrChange>
        </w:rPr>
        <w:t xml:space="preserve"> dans un délai d’un (1) Jour Ouvré suivant cette confirmation</w:t>
      </w:r>
      <w:r w:rsidRPr="00935764">
        <w:rPr>
          <w:rFonts w:ascii="Helvetica Neue Light" w:hAnsi="Helvetica Neue Light" w:cs="Arial"/>
          <w:rPrChange w:id="5370" w:author="Arthur de Catheu" w:date="2014-06-20T17:08:00Z">
            <w:rPr>
              <w:rFonts w:asciiTheme="majorHAnsi" w:eastAsiaTheme="majorEastAsia" w:hAnsiTheme="majorHAnsi" w:cs="Arial"/>
              <w:bCs/>
              <w:iCs/>
              <w:sz w:val="24"/>
            </w:rPr>
          </w:rPrChange>
        </w:rPr>
        <w:t>.</w:t>
      </w:r>
    </w:p>
    <w:p w14:paraId="052C8A3A" w14:textId="77777777" w:rsidR="008A476E" w:rsidRPr="00935764" w:rsidRDefault="008A476E">
      <w:pPr>
        <w:pStyle w:val="Titre3"/>
        <w:numPr>
          <w:ilvl w:val="2"/>
          <w:numId w:val="382"/>
        </w:numPr>
        <w:rPr>
          <w:rFonts w:ascii="Helvetica Neue Light" w:hAnsi="Helvetica Neue Light"/>
          <w:rPrChange w:id="5371" w:author="Arthur de Catheu" w:date="2014-06-20T17:08:00Z">
            <w:rPr/>
          </w:rPrChange>
        </w:rPr>
        <w:pPrChange w:id="5372" w:author="Arthur de Catheu" w:date="2014-06-20T18:04:00Z">
          <w:pPr>
            <w:pStyle w:val="Titre3"/>
          </w:pPr>
        </w:pPrChange>
      </w:pPr>
      <w:bookmarkStart w:id="5373" w:name="_Ref261784652"/>
      <w:bookmarkStart w:id="5374" w:name="_Ref261784656"/>
      <w:bookmarkStart w:id="5375" w:name="_Toc265315364"/>
      <w:r w:rsidRPr="00935764">
        <w:rPr>
          <w:rFonts w:ascii="Helvetica Neue Light" w:hAnsi="Helvetica Neue Light"/>
          <w:rPrChange w:id="5376" w:author="Arthur de Catheu" w:date="2014-06-20T17:08:00Z">
            <w:rPr/>
          </w:rPrChange>
        </w:rPr>
        <w:lastRenderedPageBreak/>
        <w:t>Procédure de lettrage automatique</w:t>
      </w:r>
      <w:bookmarkEnd w:id="5373"/>
      <w:bookmarkEnd w:id="5374"/>
      <w:bookmarkEnd w:id="5375"/>
    </w:p>
    <w:p w14:paraId="1FB79748" w14:textId="7EE94353" w:rsidR="008A476E" w:rsidRPr="00935764" w:rsidRDefault="008A476E" w:rsidP="003B3496">
      <w:pPr>
        <w:widowControl w:val="0"/>
        <w:autoSpaceDE w:val="0"/>
        <w:autoSpaceDN w:val="0"/>
        <w:adjustRightInd w:val="0"/>
        <w:spacing w:before="120"/>
        <w:rPr>
          <w:rFonts w:ascii="Helvetica Neue Light" w:hAnsi="Helvetica Neue Light" w:cs="Arial"/>
          <w:rPrChange w:id="5377" w:author="Arthur de Catheu" w:date="2014-06-20T17:08:00Z">
            <w:rPr>
              <w:rFonts w:cs="Arial"/>
            </w:rPr>
          </w:rPrChange>
        </w:rPr>
      </w:pPr>
      <w:r w:rsidRPr="00935764">
        <w:rPr>
          <w:rFonts w:ascii="Helvetica Neue Light" w:hAnsi="Helvetica Neue Light" w:cs="Helvetica"/>
          <w:rPrChange w:id="5378" w:author="Arthur de Catheu" w:date="2014-06-20T17:08:00Z">
            <w:rPr>
              <w:rFonts w:eastAsiaTheme="majorEastAsia" w:cs="Helvetica"/>
              <w:b/>
              <w:bCs/>
              <w:sz w:val="24"/>
            </w:rPr>
          </w:rPrChange>
        </w:rPr>
        <w:t xml:space="preserve">Un processus de lettrage automatique est défini sur la base de la cohérence des flux et des informations suivantes : date de l’encaissement, montant de l’encaissement, référence de paiement communiquée au travers </w:t>
      </w:r>
      <w:r w:rsidR="00EF67B9" w:rsidRPr="00935764">
        <w:rPr>
          <w:rFonts w:ascii="Helvetica Neue Light" w:hAnsi="Helvetica Neue Light" w:cs="Helvetica"/>
          <w:rPrChange w:id="5379" w:author="Arthur de Catheu" w:date="2014-06-20T17:08:00Z">
            <w:rPr>
              <w:rFonts w:eastAsiaTheme="majorEastAsia" w:cs="Helvetica"/>
              <w:b/>
              <w:bCs/>
              <w:sz w:val="24"/>
            </w:rPr>
          </w:rPrChange>
        </w:rPr>
        <w:t>de la Notification de Cession et du Certificat de Cession</w:t>
      </w:r>
      <w:r w:rsidRPr="00935764">
        <w:rPr>
          <w:rFonts w:ascii="Helvetica Neue Light" w:hAnsi="Helvetica Neue Light" w:cs="Helvetica"/>
          <w:rPrChange w:id="5380" w:author="Arthur de Catheu" w:date="2014-06-20T17:08:00Z">
            <w:rPr>
              <w:rFonts w:eastAsiaTheme="majorEastAsia" w:cs="Helvetica"/>
              <w:b/>
              <w:bCs/>
              <w:sz w:val="24"/>
            </w:rPr>
          </w:rPrChange>
        </w:rPr>
        <w:t xml:space="preserve">, et coordonnées du règlement. </w:t>
      </w:r>
      <w:r w:rsidR="00EF67B9" w:rsidRPr="00935764">
        <w:rPr>
          <w:rFonts w:ascii="Helvetica Neue Light" w:hAnsi="Helvetica Neue Light" w:cs="Arial"/>
          <w:rPrChange w:id="5381" w:author="Arthur de Catheu" w:date="2014-06-20T17:08:00Z">
            <w:rPr>
              <w:rFonts w:eastAsiaTheme="majorEastAsia" w:cs="Arial"/>
              <w:b/>
              <w:bCs/>
              <w:sz w:val="24"/>
            </w:rPr>
          </w:rPrChange>
        </w:rPr>
        <w:t xml:space="preserve">L'Encaissement </w:t>
      </w:r>
      <w:r w:rsidRPr="00935764">
        <w:rPr>
          <w:rFonts w:ascii="Helvetica Neue Light" w:hAnsi="Helvetica Neue Light" w:cs="Arial"/>
          <w:rPrChange w:id="5382" w:author="Arthur de Catheu" w:date="2014-06-20T17:08:00Z">
            <w:rPr>
              <w:rFonts w:eastAsiaTheme="majorEastAsia" w:cs="Arial"/>
              <w:b/>
              <w:bCs/>
              <w:sz w:val="24"/>
            </w:rPr>
          </w:rPrChange>
        </w:rPr>
        <w:t>est alors indiqué comme "alloué"</w:t>
      </w:r>
      <w:r w:rsidR="00EF67B9" w:rsidRPr="00935764">
        <w:rPr>
          <w:rFonts w:ascii="Helvetica Neue Light" w:hAnsi="Helvetica Neue Light" w:cs="Arial"/>
          <w:rPrChange w:id="5383" w:author="Arthur de Catheu" w:date="2014-06-20T17:08:00Z">
            <w:rPr>
              <w:rFonts w:eastAsiaTheme="majorEastAsia" w:cs="Arial"/>
              <w:b/>
              <w:bCs/>
              <w:sz w:val="24"/>
            </w:rPr>
          </w:rPrChange>
        </w:rPr>
        <w:t>, et</w:t>
      </w:r>
      <w:r w:rsidRPr="00935764">
        <w:rPr>
          <w:rFonts w:ascii="Helvetica Neue Light" w:hAnsi="Helvetica Neue Light" w:cs="Arial"/>
          <w:rPrChange w:id="5384" w:author="Arthur de Catheu" w:date="2014-06-20T17:08:00Z">
            <w:rPr>
              <w:rFonts w:eastAsiaTheme="majorEastAsia" w:cs="Arial"/>
              <w:b/>
              <w:bCs/>
              <w:sz w:val="24"/>
            </w:rPr>
          </w:rPrChange>
        </w:rPr>
        <w:t xml:space="preserve"> </w:t>
      </w:r>
      <w:r w:rsidR="00EF67B9" w:rsidRPr="00935764">
        <w:rPr>
          <w:rFonts w:ascii="Helvetica Neue Light" w:hAnsi="Helvetica Neue Light" w:cs="Arial"/>
          <w:rPrChange w:id="5385" w:author="Arthur de Catheu" w:date="2014-06-20T17:08:00Z">
            <w:rPr>
              <w:rFonts w:eastAsiaTheme="majorEastAsia" w:cs="Arial"/>
              <w:b/>
              <w:bCs/>
              <w:sz w:val="24"/>
            </w:rPr>
          </w:rPrChange>
        </w:rPr>
        <w:t xml:space="preserve"> l</w:t>
      </w:r>
      <w:r w:rsidRPr="00935764">
        <w:rPr>
          <w:rFonts w:ascii="Helvetica Neue Light" w:hAnsi="Helvetica Neue Light" w:cs="Arial"/>
          <w:rPrChange w:id="5386" w:author="Arthur de Catheu" w:date="2014-06-20T17:08:00Z">
            <w:rPr>
              <w:rFonts w:eastAsiaTheme="majorEastAsia" w:cs="Arial"/>
              <w:b/>
              <w:bCs/>
              <w:sz w:val="24"/>
            </w:rPr>
          </w:rPrChange>
        </w:rPr>
        <w:t>a Créance est soldée.</w:t>
      </w:r>
    </w:p>
    <w:p w14:paraId="0BA6451B" w14:textId="77777777" w:rsidR="00156B5B" w:rsidRPr="00935764" w:rsidRDefault="00255928">
      <w:pPr>
        <w:pStyle w:val="Titre3"/>
        <w:numPr>
          <w:ilvl w:val="2"/>
          <w:numId w:val="382"/>
        </w:numPr>
        <w:rPr>
          <w:rFonts w:ascii="Helvetica Neue Light" w:hAnsi="Helvetica Neue Light"/>
          <w:rPrChange w:id="5387" w:author="Arthur de Catheu" w:date="2014-06-20T17:08:00Z">
            <w:rPr/>
          </w:rPrChange>
        </w:rPr>
        <w:pPrChange w:id="5388" w:author="Arthur de Catheu" w:date="2014-06-20T18:04:00Z">
          <w:pPr>
            <w:pStyle w:val="Titre3"/>
          </w:pPr>
        </w:pPrChange>
      </w:pPr>
      <w:bookmarkStart w:id="5389" w:name="_Toc265315365"/>
      <w:r w:rsidRPr="00935764">
        <w:rPr>
          <w:rFonts w:ascii="Helvetica Neue Light" w:hAnsi="Helvetica Neue Light"/>
          <w:rPrChange w:id="5390" w:author="Arthur de Catheu" w:date="2014-06-20T17:08:00Z">
            <w:rPr/>
          </w:rPrChange>
        </w:rPr>
        <w:t xml:space="preserve">Procédure de </w:t>
      </w:r>
      <w:r w:rsidR="003974B0" w:rsidRPr="00935764">
        <w:rPr>
          <w:rFonts w:ascii="Helvetica Neue Light" w:hAnsi="Helvetica Neue Light"/>
          <w:rPrChange w:id="5391" w:author="Arthur de Catheu" w:date="2014-06-20T17:08:00Z">
            <w:rPr/>
          </w:rPrChange>
        </w:rPr>
        <w:t>lettrage</w:t>
      </w:r>
      <w:r w:rsidRPr="00935764">
        <w:rPr>
          <w:rFonts w:ascii="Helvetica Neue Light" w:hAnsi="Helvetica Neue Light"/>
          <w:rPrChange w:id="5392" w:author="Arthur de Catheu" w:date="2014-06-20T17:08:00Z">
            <w:rPr/>
          </w:rPrChange>
        </w:rPr>
        <w:t xml:space="preserve"> manuel</w:t>
      </w:r>
      <w:bookmarkEnd w:id="5389"/>
    </w:p>
    <w:p w14:paraId="342197CA" w14:textId="12ECC5C5" w:rsidR="008A476E" w:rsidRPr="00935764" w:rsidRDefault="008A476E" w:rsidP="003B3496">
      <w:pPr>
        <w:spacing w:before="120"/>
        <w:rPr>
          <w:rFonts w:ascii="Helvetica Neue Light" w:hAnsi="Helvetica Neue Light" w:cs="Arial"/>
          <w:rPrChange w:id="5393" w:author="Arthur de Catheu" w:date="2014-06-20T17:08:00Z">
            <w:rPr>
              <w:rFonts w:cs="Arial"/>
            </w:rPr>
          </w:rPrChange>
        </w:rPr>
      </w:pPr>
      <w:r w:rsidRPr="00935764">
        <w:rPr>
          <w:rFonts w:ascii="Helvetica Neue Light" w:hAnsi="Helvetica Neue Light" w:cs="Arial"/>
          <w:rPrChange w:id="5394" w:author="Arthur de Catheu" w:date="2014-06-20T17:08:00Z">
            <w:rPr>
              <w:rFonts w:eastAsiaTheme="majorEastAsia" w:cs="Arial"/>
              <w:b/>
              <w:bCs/>
              <w:sz w:val="24"/>
            </w:rPr>
          </w:rPrChange>
        </w:rPr>
        <w:t xml:space="preserve">Dans le cas où la référence de </w:t>
      </w:r>
      <w:r w:rsidR="00EF67B9" w:rsidRPr="00935764">
        <w:rPr>
          <w:rFonts w:ascii="Helvetica Neue Light" w:hAnsi="Helvetica Neue Light" w:cs="Arial"/>
          <w:rPrChange w:id="5395" w:author="Arthur de Catheu" w:date="2014-06-20T17:08:00Z">
            <w:rPr>
              <w:rFonts w:eastAsiaTheme="majorEastAsia" w:cs="Arial"/>
              <w:b/>
              <w:bCs/>
              <w:sz w:val="24"/>
            </w:rPr>
          </w:rPrChange>
        </w:rPr>
        <w:t xml:space="preserve">l'Encaissement </w:t>
      </w:r>
      <w:r w:rsidRPr="00935764">
        <w:rPr>
          <w:rFonts w:ascii="Helvetica Neue Light" w:hAnsi="Helvetica Neue Light" w:cs="Arial"/>
          <w:rPrChange w:id="5396" w:author="Arthur de Catheu" w:date="2014-06-20T17:08:00Z">
            <w:rPr>
              <w:rFonts w:eastAsiaTheme="majorEastAsia" w:cs="Arial"/>
              <w:b/>
              <w:bCs/>
              <w:sz w:val="24"/>
            </w:rPr>
          </w:rPrChange>
        </w:rPr>
        <w:t xml:space="preserve">ne </w:t>
      </w:r>
      <w:r w:rsidR="00EF67B9" w:rsidRPr="00935764">
        <w:rPr>
          <w:rFonts w:ascii="Helvetica Neue Light" w:hAnsi="Helvetica Neue Light" w:cs="Arial"/>
          <w:rPrChange w:id="5397" w:author="Arthur de Catheu" w:date="2014-06-20T17:08:00Z">
            <w:rPr>
              <w:rFonts w:eastAsiaTheme="majorEastAsia" w:cs="Arial"/>
              <w:b/>
              <w:bCs/>
              <w:sz w:val="24"/>
            </w:rPr>
          </w:rPrChange>
        </w:rPr>
        <w:t xml:space="preserve">correspondrait </w:t>
      </w:r>
      <w:r w:rsidRPr="00935764">
        <w:rPr>
          <w:rFonts w:ascii="Helvetica Neue Light" w:hAnsi="Helvetica Neue Light" w:cs="Arial"/>
          <w:rPrChange w:id="5398" w:author="Arthur de Catheu" w:date="2014-06-20T17:08:00Z">
            <w:rPr>
              <w:rFonts w:eastAsiaTheme="majorEastAsia" w:cs="Arial"/>
              <w:b/>
              <w:bCs/>
              <w:sz w:val="24"/>
            </w:rPr>
          </w:rPrChange>
        </w:rPr>
        <w:t xml:space="preserve">à aucune Créance </w:t>
      </w:r>
      <w:r w:rsidR="00350590" w:rsidRPr="00935764">
        <w:rPr>
          <w:rFonts w:ascii="Helvetica Neue Light" w:hAnsi="Helvetica Neue Light" w:cs="Arial"/>
          <w:rPrChange w:id="5399" w:author="Arthur de Catheu" w:date="2014-06-20T17:08:00Z">
            <w:rPr>
              <w:rFonts w:eastAsiaTheme="majorEastAsia" w:cs="Arial"/>
              <w:b/>
              <w:bCs/>
              <w:sz w:val="24"/>
            </w:rPr>
          </w:rPrChange>
        </w:rPr>
        <w:t>lettrée</w:t>
      </w:r>
      <w:r w:rsidR="00BC670F" w:rsidRPr="00935764">
        <w:rPr>
          <w:rFonts w:ascii="Helvetica Neue Light" w:hAnsi="Helvetica Neue Light" w:cs="Arial"/>
          <w:rPrChange w:id="5400" w:author="Arthur de Catheu" w:date="2014-06-20T17:08:00Z">
            <w:rPr>
              <w:rFonts w:eastAsiaTheme="majorEastAsia" w:cs="Arial"/>
              <w:b/>
              <w:bCs/>
              <w:sz w:val="24"/>
            </w:rPr>
          </w:rPrChange>
        </w:rPr>
        <w:t xml:space="preserve"> automatiquement</w:t>
      </w:r>
      <w:r w:rsidRPr="00935764">
        <w:rPr>
          <w:rFonts w:ascii="Helvetica Neue Light" w:hAnsi="Helvetica Neue Light" w:cs="Arial"/>
          <w:rPrChange w:id="5401" w:author="Arthur de Catheu" w:date="2014-06-20T17:08:00Z">
            <w:rPr>
              <w:rFonts w:eastAsiaTheme="majorEastAsia" w:cs="Arial"/>
              <w:b/>
              <w:bCs/>
              <w:sz w:val="24"/>
            </w:rPr>
          </w:rPrChange>
        </w:rPr>
        <w:t xml:space="preserve"> mais </w:t>
      </w:r>
      <w:r w:rsidR="00666BFD" w:rsidRPr="00935764">
        <w:rPr>
          <w:rFonts w:ascii="Helvetica Neue Light" w:hAnsi="Helvetica Neue Light" w:cs="Arial"/>
          <w:rPrChange w:id="5402" w:author="Arthur de Catheu" w:date="2014-06-20T17:08:00Z">
            <w:rPr>
              <w:rFonts w:eastAsiaTheme="majorEastAsia" w:cs="Arial"/>
              <w:b/>
              <w:bCs/>
              <w:sz w:val="24"/>
            </w:rPr>
          </w:rPrChange>
        </w:rPr>
        <w:t xml:space="preserve">où </w:t>
      </w:r>
      <w:r w:rsidRPr="00935764">
        <w:rPr>
          <w:rFonts w:ascii="Helvetica Neue Light" w:hAnsi="Helvetica Neue Light" w:cs="Arial"/>
          <w:rPrChange w:id="5403" w:author="Arthur de Catheu" w:date="2014-06-20T17:08:00Z">
            <w:rPr>
              <w:rFonts w:eastAsiaTheme="majorEastAsia" w:cs="Arial"/>
              <w:b/>
              <w:bCs/>
              <w:sz w:val="24"/>
            </w:rPr>
          </w:rPrChange>
        </w:rPr>
        <w:t xml:space="preserve">les coordonnées de règlement </w:t>
      </w:r>
      <w:r w:rsidR="00EF67B9" w:rsidRPr="00935764">
        <w:rPr>
          <w:rFonts w:ascii="Helvetica Neue Light" w:hAnsi="Helvetica Neue Light" w:cs="Arial"/>
          <w:rPrChange w:id="5404" w:author="Arthur de Catheu" w:date="2014-06-20T17:08:00Z">
            <w:rPr>
              <w:rFonts w:eastAsiaTheme="majorEastAsia" w:cs="Arial"/>
              <w:b/>
              <w:bCs/>
              <w:sz w:val="24"/>
            </w:rPr>
          </w:rPrChange>
        </w:rPr>
        <w:t xml:space="preserve">correspondraient </w:t>
      </w:r>
      <w:r w:rsidRPr="00935764">
        <w:rPr>
          <w:rFonts w:ascii="Helvetica Neue Light" w:hAnsi="Helvetica Neue Light" w:cs="Arial"/>
          <w:rPrChange w:id="5405" w:author="Arthur de Catheu" w:date="2014-06-20T17:08:00Z">
            <w:rPr>
              <w:rFonts w:eastAsiaTheme="majorEastAsia" w:cs="Arial"/>
              <w:b/>
              <w:bCs/>
              <w:sz w:val="24"/>
            </w:rPr>
          </w:rPrChange>
        </w:rPr>
        <w:t xml:space="preserve">à un Débiteur, le back-office de </w:t>
      </w:r>
      <w:r w:rsidR="002119A8" w:rsidRPr="00935764">
        <w:rPr>
          <w:rFonts w:ascii="Helvetica Neue Light" w:hAnsi="Helvetica Neue Light" w:cs="Arial"/>
          <w:rPrChange w:id="5406" w:author="Arthur de Catheu" w:date="2014-06-20T17:08:00Z">
            <w:rPr>
              <w:rFonts w:eastAsiaTheme="majorEastAsia" w:cs="Arial"/>
              <w:b/>
              <w:bCs/>
              <w:sz w:val="24"/>
            </w:rPr>
          </w:rPrChange>
        </w:rPr>
        <w:t>Finexkap AM</w:t>
      </w:r>
      <w:r w:rsidRPr="00935764">
        <w:rPr>
          <w:rFonts w:ascii="Helvetica Neue Light" w:hAnsi="Helvetica Neue Light" w:cs="Arial"/>
          <w:rPrChange w:id="5407" w:author="Arthur de Catheu" w:date="2014-06-20T17:08:00Z">
            <w:rPr>
              <w:rFonts w:eastAsiaTheme="majorEastAsia" w:cs="Arial"/>
              <w:b/>
              <w:bCs/>
              <w:sz w:val="24"/>
            </w:rPr>
          </w:rPrChange>
        </w:rPr>
        <w:t xml:space="preserve"> analyse parmi les Créances de ce Débiteur celles qui correspondent le mieux en utilisant différents rapprochements successifs :</w:t>
      </w:r>
    </w:p>
    <w:p w14:paraId="07C8F7E7" w14:textId="491DA873" w:rsidR="008A476E" w:rsidRPr="00935764" w:rsidRDefault="008A476E" w:rsidP="008A476E">
      <w:pPr>
        <w:pStyle w:val="Paragraphedeliste"/>
        <w:numPr>
          <w:ilvl w:val="0"/>
          <w:numId w:val="44"/>
        </w:numPr>
        <w:spacing w:before="120"/>
        <w:rPr>
          <w:rFonts w:ascii="Helvetica Neue Light" w:hAnsi="Helvetica Neue Light" w:cs="Arial"/>
          <w:rPrChange w:id="5408" w:author="Arthur de Catheu" w:date="2014-06-20T17:08:00Z">
            <w:rPr>
              <w:rFonts w:cs="Arial"/>
            </w:rPr>
          </w:rPrChange>
        </w:rPr>
      </w:pPr>
      <w:r w:rsidRPr="00935764">
        <w:rPr>
          <w:rFonts w:ascii="Helvetica Neue Light" w:hAnsi="Helvetica Neue Light" w:cs="Arial"/>
          <w:rPrChange w:id="5409" w:author="Arthur de Catheu" w:date="2014-06-20T17:08:00Z">
            <w:rPr>
              <w:rFonts w:eastAsiaTheme="majorEastAsia" w:cs="Arial"/>
              <w:b/>
              <w:bCs/>
              <w:sz w:val="24"/>
            </w:rPr>
          </w:rPrChange>
        </w:rPr>
        <w:t xml:space="preserve">même </w:t>
      </w:r>
      <w:r w:rsidR="00EF67B9" w:rsidRPr="00935764">
        <w:rPr>
          <w:rFonts w:ascii="Helvetica Neue Light" w:hAnsi="Helvetica Neue Light" w:cs="Arial"/>
          <w:rPrChange w:id="5410" w:author="Arthur de Catheu" w:date="2014-06-20T17:08:00Z">
            <w:rPr>
              <w:rFonts w:eastAsiaTheme="majorEastAsia" w:cs="Arial"/>
              <w:b/>
              <w:bCs/>
              <w:sz w:val="24"/>
            </w:rPr>
          </w:rPrChange>
        </w:rPr>
        <w:t>montant que le Montant Nominal </w:t>
      </w:r>
      <w:r w:rsidRPr="00935764">
        <w:rPr>
          <w:rFonts w:ascii="Helvetica Neue Light" w:hAnsi="Helvetica Neue Light" w:cs="Arial"/>
          <w:rPrChange w:id="5411" w:author="Arthur de Catheu" w:date="2014-06-20T17:08:00Z">
            <w:rPr>
              <w:rFonts w:eastAsiaTheme="majorEastAsia" w:cs="Arial"/>
              <w:b/>
              <w:bCs/>
              <w:sz w:val="24"/>
            </w:rPr>
          </w:rPrChange>
        </w:rPr>
        <w:t xml:space="preserve">et même date de réception de </w:t>
      </w:r>
      <w:r w:rsidR="00EF67B9" w:rsidRPr="00935764">
        <w:rPr>
          <w:rFonts w:ascii="Helvetica Neue Light" w:hAnsi="Helvetica Neue Light" w:cs="Arial"/>
          <w:rPrChange w:id="5412" w:author="Arthur de Catheu" w:date="2014-06-20T17:08:00Z">
            <w:rPr>
              <w:rFonts w:eastAsiaTheme="majorEastAsia" w:cs="Arial"/>
              <w:b/>
              <w:bCs/>
              <w:sz w:val="24"/>
            </w:rPr>
          </w:rPrChange>
        </w:rPr>
        <w:t xml:space="preserve">l'Encaissement </w:t>
      </w:r>
      <w:r w:rsidRPr="00935764">
        <w:rPr>
          <w:rFonts w:ascii="Helvetica Neue Light" w:hAnsi="Helvetica Neue Light" w:cs="Arial"/>
          <w:rPrChange w:id="5413" w:author="Arthur de Catheu" w:date="2014-06-20T17:08:00Z">
            <w:rPr>
              <w:rFonts w:eastAsiaTheme="majorEastAsia" w:cs="Arial"/>
              <w:b/>
              <w:bCs/>
              <w:sz w:val="24"/>
            </w:rPr>
          </w:rPrChange>
        </w:rPr>
        <w:t>que la Date d’Echéance ;</w:t>
      </w:r>
    </w:p>
    <w:p w14:paraId="43DB1263" w14:textId="0E7DB649" w:rsidR="008A476E" w:rsidRPr="00935764" w:rsidRDefault="008A476E" w:rsidP="008A476E">
      <w:pPr>
        <w:pStyle w:val="Paragraphedeliste"/>
        <w:numPr>
          <w:ilvl w:val="0"/>
          <w:numId w:val="44"/>
        </w:numPr>
        <w:spacing w:before="120"/>
        <w:rPr>
          <w:rFonts w:ascii="Helvetica Neue Light" w:hAnsi="Helvetica Neue Light" w:cs="Arial"/>
          <w:rPrChange w:id="5414" w:author="Arthur de Catheu" w:date="2014-06-20T17:08:00Z">
            <w:rPr>
              <w:rFonts w:cs="Arial"/>
            </w:rPr>
          </w:rPrChange>
        </w:rPr>
      </w:pPr>
      <w:r w:rsidRPr="00935764">
        <w:rPr>
          <w:rFonts w:ascii="Helvetica Neue Light" w:hAnsi="Helvetica Neue Light" w:cs="Arial"/>
          <w:rPrChange w:id="5415" w:author="Arthur de Catheu" w:date="2014-06-20T17:08:00Z">
            <w:rPr>
              <w:rFonts w:eastAsiaTheme="majorEastAsia" w:cs="Arial"/>
              <w:b/>
              <w:bCs/>
              <w:sz w:val="24"/>
            </w:rPr>
          </w:rPrChange>
        </w:rPr>
        <w:t>même</w:t>
      </w:r>
      <w:r w:rsidR="00EF67B9" w:rsidRPr="00935764">
        <w:rPr>
          <w:rFonts w:ascii="Helvetica Neue Light" w:hAnsi="Helvetica Neue Light" w:cs="Arial"/>
          <w:rPrChange w:id="5416" w:author="Arthur de Catheu" w:date="2014-06-20T17:08:00Z">
            <w:rPr>
              <w:rFonts w:eastAsiaTheme="majorEastAsia" w:cs="Arial"/>
              <w:b/>
              <w:bCs/>
              <w:sz w:val="24"/>
            </w:rPr>
          </w:rPrChange>
        </w:rPr>
        <w:t xml:space="preserve"> montant que le</w:t>
      </w:r>
      <w:r w:rsidRPr="00935764">
        <w:rPr>
          <w:rFonts w:ascii="Helvetica Neue Light" w:hAnsi="Helvetica Neue Light" w:cs="Arial"/>
          <w:rPrChange w:id="5417" w:author="Arthur de Catheu" w:date="2014-06-20T17:08:00Z">
            <w:rPr>
              <w:rFonts w:eastAsiaTheme="majorEastAsia" w:cs="Arial"/>
              <w:b/>
              <w:bCs/>
              <w:sz w:val="24"/>
            </w:rPr>
          </w:rPrChange>
        </w:rPr>
        <w:t xml:space="preserve"> </w:t>
      </w:r>
      <w:r w:rsidR="00EF67B9" w:rsidRPr="00935764">
        <w:rPr>
          <w:rFonts w:ascii="Helvetica Neue Light" w:hAnsi="Helvetica Neue Light" w:cs="Arial"/>
          <w:rPrChange w:id="5418" w:author="Arthur de Catheu" w:date="2014-06-20T17:08:00Z">
            <w:rPr>
              <w:rFonts w:eastAsiaTheme="majorEastAsia" w:cs="Arial"/>
              <w:b/>
              <w:bCs/>
              <w:sz w:val="24"/>
            </w:rPr>
          </w:rPrChange>
        </w:rPr>
        <w:t>Montant Nominal </w:t>
      </w:r>
      <w:r w:rsidR="00EF67B9" w:rsidRPr="00935764" w:rsidDel="00EF67B9">
        <w:rPr>
          <w:rFonts w:ascii="Helvetica Neue Light" w:hAnsi="Helvetica Neue Light" w:cs="Arial"/>
          <w:rPrChange w:id="5419" w:author="Arthur de Catheu" w:date="2014-06-20T17:08:00Z">
            <w:rPr>
              <w:rFonts w:eastAsiaTheme="majorEastAsia" w:cs="Arial"/>
              <w:b/>
              <w:bCs/>
              <w:sz w:val="24"/>
            </w:rPr>
          </w:rPrChange>
        </w:rPr>
        <w:t xml:space="preserve"> </w:t>
      </w:r>
      <w:r w:rsidRPr="00935764">
        <w:rPr>
          <w:rFonts w:ascii="Helvetica Neue Light" w:hAnsi="Helvetica Neue Light" w:cs="Arial"/>
          <w:rPrChange w:id="5420" w:author="Arthur de Catheu" w:date="2014-06-20T17:08:00Z">
            <w:rPr>
              <w:rFonts w:eastAsiaTheme="majorEastAsia" w:cs="Arial"/>
              <w:b/>
              <w:bCs/>
              <w:sz w:val="24"/>
            </w:rPr>
          </w:rPrChange>
        </w:rPr>
        <w:t>et Date d’Echéance différente ;</w:t>
      </w:r>
    </w:p>
    <w:p w14:paraId="465D4604" w14:textId="687CA83F" w:rsidR="008A476E" w:rsidRPr="00935764" w:rsidRDefault="008A476E" w:rsidP="008A476E">
      <w:pPr>
        <w:pStyle w:val="Paragraphedeliste"/>
        <w:numPr>
          <w:ilvl w:val="0"/>
          <w:numId w:val="44"/>
        </w:numPr>
        <w:spacing w:before="120"/>
        <w:rPr>
          <w:rFonts w:ascii="Helvetica Neue Light" w:hAnsi="Helvetica Neue Light" w:cs="Arial"/>
          <w:rPrChange w:id="5421" w:author="Arthur de Catheu" w:date="2014-06-20T17:08:00Z">
            <w:rPr>
              <w:rFonts w:cs="Arial"/>
            </w:rPr>
          </w:rPrChange>
        </w:rPr>
      </w:pPr>
      <w:r w:rsidRPr="00935764">
        <w:rPr>
          <w:rFonts w:ascii="Helvetica Neue Light" w:hAnsi="Helvetica Neue Light" w:cs="Arial"/>
          <w:rPrChange w:id="5422" w:author="Arthur de Catheu" w:date="2014-06-20T17:08:00Z">
            <w:rPr>
              <w:rFonts w:eastAsiaTheme="majorEastAsia" w:cs="Arial"/>
              <w:b/>
              <w:bCs/>
              <w:sz w:val="24"/>
            </w:rPr>
          </w:rPrChange>
        </w:rPr>
        <w:t xml:space="preserve">montant proche </w:t>
      </w:r>
      <w:r w:rsidR="00EF67B9" w:rsidRPr="00935764">
        <w:rPr>
          <w:rFonts w:ascii="Helvetica Neue Light" w:hAnsi="Helvetica Neue Light" w:cs="Arial"/>
          <w:rPrChange w:id="5423" w:author="Arthur de Catheu" w:date="2014-06-20T17:08:00Z">
            <w:rPr>
              <w:rFonts w:eastAsiaTheme="majorEastAsia" w:cs="Arial"/>
              <w:b/>
              <w:bCs/>
              <w:sz w:val="24"/>
            </w:rPr>
          </w:rPrChange>
        </w:rPr>
        <w:t xml:space="preserve">du Montant Nominal </w:t>
      </w:r>
      <w:r w:rsidRPr="00935764">
        <w:rPr>
          <w:rFonts w:ascii="Helvetica Neue Light" w:hAnsi="Helvetica Neue Light" w:cs="Arial"/>
          <w:rPrChange w:id="5424" w:author="Arthur de Catheu" w:date="2014-06-20T17:08:00Z">
            <w:rPr>
              <w:rFonts w:eastAsiaTheme="majorEastAsia" w:cs="Arial"/>
              <w:b/>
              <w:bCs/>
              <w:sz w:val="24"/>
            </w:rPr>
          </w:rPrChange>
        </w:rPr>
        <w:t xml:space="preserve">(moins de 5% d'écart) et même date de réception de </w:t>
      </w:r>
      <w:r w:rsidR="00EF67B9" w:rsidRPr="00935764">
        <w:rPr>
          <w:rFonts w:ascii="Helvetica Neue Light" w:hAnsi="Helvetica Neue Light" w:cs="Arial"/>
          <w:rPrChange w:id="5425" w:author="Arthur de Catheu" w:date="2014-06-20T17:08:00Z">
            <w:rPr>
              <w:rFonts w:eastAsiaTheme="majorEastAsia" w:cs="Arial"/>
              <w:b/>
              <w:bCs/>
              <w:sz w:val="24"/>
            </w:rPr>
          </w:rPrChange>
        </w:rPr>
        <w:t xml:space="preserve">l'Encaissement </w:t>
      </w:r>
      <w:r w:rsidRPr="00935764">
        <w:rPr>
          <w:rFonts w:ascii="Helvetica Neue Light" w:hAnsi="Helvetica Neue Light" w:cs="Arial"/>
          <w:rPrChange w:id="5426" w:author="Arthur de Catheu" w:date="2014-06-20T17:08:00Z">
            <w:rPr>
              <w:rFonts w:eastAsiaTheme="majorEastAsia" w:cs="Arial"/>
              <w:b/>
              <w:bCs/>
              <w:sz w:val="24"/>
            </w:rPr>
          </w:rPrChange>
        </w:rPr>
        <w:t>que la Date d’Echéance ;</w:t>
      </w:r>
    </w:p>
    <w:p w14:paraId="0353F06F" w14:textId="02AB47C8" w:rsidR="008A476E" w:rsidRPr="00935764" w:rsidRDefault="008A476E" w:rsidP="008A476E">
      <w:pPr>
        <w:pStyle w:val="Paragraphedeliste"/>
        <w:numPr>
          <w:ilvl w:val="0"/>
          <w:numId w:val="44"/>
        </w:numPr>
        <w:spacing w:before="120"/>
        <w:rPr>
          <w:rFonts w:ascii="Helvetica Neue Light" w:hAnsi="Helvetica Neue Light" w:cs="Arial"/>
          <w:rPrChange w:id="5427" w:author="Arthur de Catheu" w:date="2014-06-20T17:08:00Z">
            <w:rPr>
              <w:rFonts w:cs="Arial"/>
            </w:rPr>
          </w:rPrChange>
        </w:rPr>
      </w:pPr>
      <w:r w:rsidRPr="00935764">
        <w:rPr>
          <w:rFonts w:ascii="Helvetica Neue Light" w:hAnsi="Helvetica Neue Light" w:cs="Arial"/>
          <w:rPrChange w:id="5428" w:author="Arthur de Catheu" w:date="2014-06-20T17:08:00Z">
            <w:rPr>
              <w:rFonts w:eastAsiaTheme="majorEastAsia" w:cs="Arial"/>
              <w:b/>
              <w:bCs/>
              <w:sz w:val="24"/>
            </w:rPr>
          </w:rPrChange>
        </w:rPr>
        <w:t xml:space="preserve">montant proche </w:t>
      </w:r>
      <w:r w:rsidR="00EF67B9" w:rsidRPr="00935764">
        <w:rPr>
          <w:rFonts w:ascii="Helvetica Neue Light" w:hAnsi="Helvetica Neue Light" w:cs="Arial"/>
          <w:rPrChange w:id="5429" w:author="Arthur de Catheu" w:date="2014-06-20T17:08:00Z">
            <w:rPr>
              <w:rFonts w:eastAsiaTheme="majorEastAsia" w:cs="Arial"/>
              <w:b/>
              <w:bCs/>
              <w:sz w:val="24"/>
            </w:rPr>
          </w:rPrChange>
        </w:rPr>
        <w:t xml:space="preserve">du Montant Nominal </w:t>
      </w:r>
      <w:r w:rsidRPr="00935764">
        <w:rPr>
          <w:rFonts w:ascii="Helvetica Neue Light" w:hAnsi="Helvetica Neue Light" w:cs="Arial"/>
          <w:rPrChange w:id="5430" w:author="Arthur de Catheu" w:date="2014-06-20T17:08:00Z">
            <w:rPr>
              <w:rFonts w:eastAsiaTheme="majorEastAsia" w:cs="Arial"/>
              <w:b/>
              <w:bCs/>
              <w:sz w:val="24"/>
            </w:rPr>
          </w:rPrChange>
        </w:rPr>
        <w:t xml:space="preserve">(moins de 5% d'écart) et écart entre date de réception de </w:t>
      </w:r>
      <w:r w:rsidR="00EF67B9" w:rsidRPr="00935764">
        <w:rPr>
          <w:rFonts w:ascii="Helvetica Neue Light" w:hAnsi="Helvetica Neue Light" w:cs="Arial"/>
          <w:rPrChange w:id="5431" w:author="Arthur de Catheu" w:date="2014-06-20T17:08:00Z">
            <w:rPr>
              <w:rFonts w:eastAsiaTheme="majorEastAsia" w:cs="Arial"/>
              <w:b/>
              <w:bCs/>
              <w:sz w:val="24"/>
            </w:rPr>
          </w:rPrChange>
        </w:rPr>
        <w:t xml:space="preserve">l’Encaissement </w:t>
      </w:r>
      <w:r w:rsidRPr="00935764">
        <w:rPr>
          <w:rFonts w:ascii="Helvetica Neue Light" w:hAnsi="Helvetica Neue Light" w:cs="Arial"/>
          <w:rPrChange w:id="5432" w:author="Arthur de Catheu" w:date="2014-06-20T17:08:00Z">
            <w:rPr>
              <w:rFonts w:eastAsiaTheme="majorEastAsia" w:cs="Arial"/>
              <w:b/>
              <w:bCs/>
              <w:sz w:val="24"/>
            </w:rPr>
          </w:rPrChange>
        </w:rPr>
        <w:t xml:space="preserve">et la Date </w:t>
      </w:r>
      <w:r w:rsidR="00EF67B9" w:rsidRPr="00935764">
        <w:rPr>
          <w:rFonts w:ascii="Helvetica Neue Light" w:hAnsi="Helvetica Neue Light" w:cs="Arial"/>
          <w:rPrChange w:id="5433" w:author="Arthur de Catheu" w:date="2014-06-20T17:08:00Z">
            <w:rPr>
              <w:rFonts w:eastAsiaTheme="majorEastAsia" w:cs="Arial"/>
              <w:b/>
              <w:bCs/>
              <w:sz w:val="24"/>
            </w:rPr>
          </w:rPrChange>
        </w:rPr>
        <w:t xml:space="preserve">d’Echéance </w:t>
      </w:r>
      <w:r w:rsidRPr="00935764">
        <w:rPr>
          <w:rFonts w:ascii="Helvetica Neue Light" w:hAnsi="Helvetica Neue Light" w:cs="Arial"/>
          <w:rPrChange w:id="5434" w:author="Arthur de Catheu" w:date="2014-06-20T17:08:00Z">
            <w:rPr>
              <w:rFonts w:eastAsiaTheme="majorEastAsia" w:cs="Arial"/>
              <w:b/>
              <w:bCs/>
              <w:sz w:val="24"/>
            </w:rPr>
          </w:rPrChange>
        </w:rPr>
        <w:t xml:space="preserve">inférieure à </w:t>
      </w:r>
      <w:r w:rsidR="00EF67B9" w:rsidRPr="00935764">
        <w:rPr>
          <w:rFonts w:ascii="Helvetica Neue Light" w:hAnsi="Helvetica Neue Light" w:cs="Arial"/>
          <w:rPrChange w:id="5435" w:author="Arthur de Catheu" w:date="2014-06-20T17:08:00Z">
            <w:rPr>
              <w:rFonts w:eastAsiaTheme="majorEastAsia" w:cs="Arial"/>
              <w:b/>
              <w:bCs/>
              <w:sz w:val="24"/>
            </w:rPr>
          </w:rPrChange>
        </w:rPr>
        <w:t>dix (</w:t>
      </w:r>
      <w:r w:rsidRPr="00935764">
        <w:rPr>
          <w:rFonts w:ascii="Helvetica Neue Light" w:hAnsi="Helvetica Neue Light" w:cs="Arial"/>
          <w:rPrChange w:id="5436" w:author="Arthur de Catheu" w:date="2014-06-20T17:08:00Z">
            <w:rPr>
              <w:rFonts w:eastAsiaTheme="majorEastAsia" w:cs="Arial"/>
              <w:b/>
              <w:bCs/>
              <w:sz w:val="24"/>
            </w:rPr>
          </w:rPrChange>
        </w:rPr>
        <w:t>10</w:t>
      </w:r>
      <w:r w:rsidR="00EF67B9" w:rsidRPr="00935764">
        <w:rPr>
          <w:rFonts w:ascii="Helvetica Neue Light" w:hAnsi="Helvetica Neue Light" w:cs="Arial"/>
          <w:rPrChange w:id="5437" w:author="Arthur de Catheu" w:date="2014-06-20T17:08:00Z">
            <w:rPr>
              <w:rFonts w:eastAsiaTheme="majorEastAsia" w:cs="Arial"/>
              <w:b/>
              <w:bCs/>
              <w:sz w:val="24"/>
            </w:rPr>
          </w:rPrChange>
        </w:rPr>
        <w:t>)</w:t>
      </w:r>
      <w:r w:rsidRPr="00935764">
        <w:rPr>
          <w:rFonts w:ascii="Helvetica Neue Light" w:hAnsi="Helvetica Neue Light" w:cs="Arial"/>
          <w:rPrChange w:id="5438" w:author="Arthur de Catheu" w:date="2014-06-20T17:08:00Z">
            <w:rPr>
              <w:rFonts w:eastAsiaTheme="majorEastAsia" w:cs="Arial"/>
              <w:b/>
              <w:bCs/>
              <w:sz w:val="24"/>
            </w:rPr>
          </w:rPrChange>
        </w:rPr>
        <w:t xml:space="preserve"> jours ; et</w:t>
      </w:r>
    </w:p>
    <w:p w14:paraId="463B71CB" w14:textId="77777777" w:rsidR="008A476E" w:rsidRPr="00935764" w:rsidRDefault="008A476E" w:rsidP="008A476E">
      <w:pPr>
        <w:pStyle w:val="Paragraphedeliste"/>
        <w:numPr>
          <w:ilvl w:val="0"/>
          <w:numId w:val="44"/>
        </w:numPr>
        <w:tabs>
          <w:tab w:val="center" w:pos="4536"/>
        </w:tabs>
        <w:spacing w:before="120"/>
        <w:rPr>
          <w:rFonts w:ascii="Helvetica Neue Light" w:hAnsi="Helvetica Neue Light" w:cs="Arial"/>
          <w:rPrChange w:id="5439" w:author="Arthur de Catheu" w:date="2014-06-20T17:08:00Z">
            <w:rPr>
              <w:rFonts w:cs="Arial"/>
            </w:rPr>
          </w:rPrChange>
        </w:rPr>
      </w:pPr>
      <w:r w:rsidRPr="00935764">
        <w:rPr>
          <w:rFonts w:ascii="Helvetica Neue Light" w:hAnsi="Helvetica Neue Light" w:cs="Arial"/>
          <w:rPrChange w:id="5440" w:author="Arthur de Catheu" w:date="2014-06-20T17:08:00Z">
            <w:rPr>
              <w:rFonts w:eastAsiaTheme="majorEastAsia" w:cs="Arial"/>
              <w:b/>
              <w:bCs/>
              <w:sz w:val="24"/>
            </w:rPr>
          </w:rPrChange>
        </w:rPr>
        <w:t>auto allocation dans le cas d’une Créance unique.</w:t>
      </w:r>
      <w:r w:rsidRPr="00935764">
        <w:rPr>
          <w:rFonts w:ascii="Helvetica Neue Light" w:hAnsi="Helvetica Neue Light" w:cs="Arial"/>
          <w:rPrChange w:id="5441" w:author="Arthur de Catheu" w:date="2014-06-20T17:08:00Z">
            <w:rPr>
              <w:rFonts w:eastAsiaTheme="majorEastAsia" w:cs="Arial"/>
              <w:b/>
              <w:bCs/>
              <w:sz w:val="24"/>
            </w:rPr>
          </w:rPrChange>
        </w:rPr>
        <w:tab/>
      </w:r>
    </w:p>
    <w:p w14:paraId="71895DAD" w14:textId="6D6FAACB" w:rsidR="008A476E" w:rsidRPr="00935764" w:rsidRDefault="00EF67B9" w:rsidP="003B3496">
      <w:pPr>
        <w:spacing w:before="120"/>
        <w:rPr>
          <w:rFonts w:ascii="Helvetica Neue Light" w:hAnsi="Helvetica Neue Light" w:cs="Arial"/>
          <w:rPrChange w:id="5442" w:author="Arthur de Catheu" w:date="2014-06-20T17:08:00Z">
            <w:rPr>
              <w:rFonts w:cs="Arial"/>
            </w:rPr>
          </w:rPrChange>
        </w:rPr>
      </w:pPr>
      <w:r w:rsidRPr="00935764">
        <w:rPr>
          <w:rFonts w:ascii="Helvetica Neue Light" w:hAnsi="Helvetica Neue Light" w:cs="Arial"/>
          <w:rPrChange w:id="5443" w:author="Arthur de Catheu" w:date="2014-06-20T17:08:00Z">
            <w:rPr>
              <w:rFonts w:eastAsiaTheme="majorEastAsia" w:cs="Arial"/>
              <w:b/>
              <w:bCs/>
              <w:sz w:val="24"/>
            </w:rPr>
          </w:rPrChange>
        </w:rPr>
        <w:t xml:space="preserve">L'Encaissement </w:t>
      </w:r>
      <w:r w:rsidR="008A476E" w:rsidRPr="00935764">
        <w:rPr>
          <w:rFonts w:ascii="Helvetica Neue Light" w:hAnsi="Helvetica Neue Light" w:cs="Arial"/>
          <w:rPrChange w:id="5444" w:author="Arthur de Catheu" w:date="2014-06-20T17:08:00Z">
            <w:rPr>
              <w:rFonts w:eastAsiaTheme="majorEastAsia" w:cs="Arial"/>
              <w:b/>
              <w:bCs/>
              <w:sz w:val="24"/>
            </w:rPr>
          </w:rPrChange>
        </w:rPr>
        <w:t>est alors indiqué comme « pré-alloué »</w:t>
      </w:r>
      <w:r w:rsidR="00790EB1" w:rsidRPr="00935764">
        <w:rPr>
          <w:rFonts w:ascii="Helvetica Neue Light" w:hAnsi="Helvetica Neue Light" w:cs="Arial"/>
          <w:rPrChange w:id="5445" w:author="Arthur de Catheu" w:date="2014-06-20T17:08:00Z">
            <w:rPr>
              <w:rFonts w:eastAsiaTheme="majorEastAsia" w:cs="Arial"/>
              <w:b/>
              <w:bCs/>
              <w:sz w:val="24"/>
            </w:rPr>
          </w:rPrChange>
        </w:rPr>
        <w:t>.</w:t>
      </w:r>
      <w:r w:rsidR="008A476E" w:rsidRPr="00935764">
        <w:rPr>
          <w:rFonts w:ascii="Helvetica Neue Light" w:hAnsi="Helvetica Neue Light" w:cs="Arial"/>
          <w:rPrChange w:id="5446" w:author="Arthur de Catheu" w:date="2014-06-20T17:08:00Z">
            <w:rPr>
              <w:rFonts w:eastAsiaTheme="majorEastAsia" w:cs="Arial"/>
              <w:b/>
              <w:bCs/>
              <w:sz w:val="24"/>
            </w:rPr>
          </w:rPrChange>
        </w:rPr>
        <w:t xml:space="preserve"> </w:t>
      </w:r>
      <w:r w:rsidR="000C02FA" w:rsidRPr="00935764">
        <w:rPr>
          <w:rFonts w:ascii="Helvetica Neue Light" w:hAnsi="Helvetica Neue Light" w:cs="Arial"/>
          <w:rPrChange w:id="5447" w:author="Arthur de Catheu" w:date="2014-06-20T17:08:00Z">
            <w:rPr>
              <w:rFonts w:eastAsiaTheme="majorEastAsia" w:cs="Arial"/>
              <w:b/>
              <w:bCs/>
              <w:sz w:val="24"/>
            </w:rPr>
          </w:rPrChange>
        </w:rPr>
        <w:t xml:space="preserve">Le cas échéant, </w:t>
      </w:r>
      <w:r w:rsidRPr="00935764">
        <w:rPr>
          <w:rFonts w:ascii="Helvetica Neue Light" w:hAnsi="Helvetica Neue Light" w:cs="Arial"/>
          <w:rPrChange w:id="5448" w:author="Arthur de Catheu" w:date="2014-06-20T17:08:00Z">
            <w:rPr>
              <w:rFonts w:eastAsiaTheme="majorEastAsia" w:cs="Arial"/>
              <w:b/>
              <w:bCs/>
              <w:sz w:val="24"/>
            </w:rPr>
          </w:rPrChange>
        </w:rPr>
        <w:t>l’analyste crédit en charge du lettrage</w:t>
      </w:r>
      <w:r w:rsidRPr="00935764" w:rsidDel="00EF67B9">
        <w:rPr>
          <w:rFonts w:ascii="Helvetica Neue Light" w:hAnsi="Helvetica Neue Light" w:cs="Arial"/>
          <w:rPrChange w:id="5449" w:author="Arthur de Catheu" w:date="2014-06-20T17:08:00Z">
            <w:rPr>
              <w:rFonts w:eastAsiaTheme="majorEastAsia" w:cs="Arial"/>
              <w:b/>
              <w:bCs/>
              <w:sz w:val="24"/>
            </w:rPr>
          </w:rPrChange>
        </w:rPr>
        <w:t xml:space="preserve"> </w:t>
      </w:r>
      <w:r w:rsidR="000C02FA" w:rsidRPr="00935764">
        <w:rPr>
          <w:rFonts w:ascii="Helvetica Neue Light" w:hAnsi="Helvetica Neue Light" w:cs="Arial"/>
          <w:rPrChange w:id="5450" w:author="Arthur de Catheu" w:date="2014-06-20T17:08:00Z">
            <w:rPr>
              <w:rFonts w:eastAsiaTheme="majorEastAsia" w:cs="Arial"/>
              <w:b/>
              <w:bCs/>
              <w:sz w:val="24"/>
            </w:rPr>
          </w:rPrChange>
        </w:rPr>
        <w:t xml:space="preserve">peut alors valider l’allocation proposée au sein du </w:t>
      </w:r>
      <w:r w:rsidR="00790EB1" w:rsidRPr="00935764">
        <w:rPr>
          <w:rFonts w:ascii="Helvetica Neue Light" w:hAnsi="Helvetica Neue Light" w:cs="Arial"/>
          <w:rPrChange w:id="5451" w:author="Arthur de Catheu" w:date="2014-06-20T17:08:00Z">
            <w:rPr>
              <w:rFonts w:eastAsiaTheme="majorEastAsia" w:cs="Arial"/>
              <w:b/>
              <w:bCs/>
              <w:sz w:val="24"/>
            </w:rPr>
          </w:rPrChange>
        </w:rPr>
        <w:t xml:space="preserve">back-office après avoir éventuellement contacté le Cédant ou le Débiteur pour confirmation. </w:t>
      </w:r>
    </w:p>
    <w:p w14:paraId="22841996" w14:textId="72B78985" w:rsidR="008A476E" w:rsidRPr="00935764" w:rsidRDefault="008A476E" w:rsidP="003B3496">
      <w:pPr>
        <w:spacing w:before="120"/>
        <w:rPr>
          <w:rFonts w:ascii="Helvetica Neue Light" w:hAnsi="Helvetica Neue Light" w:cs="Arial"/>
          <w:rPrChange w:id="5452" w:author="Arthur de Catheu" w:date="2014-06-20T17:08:00Z">
            <w:rPr>
              <w:rFonts w:cs="Arial"/>
            </w:rPr>
          </w:rPrChange>
        </w:rPr>
      </w:pPr>
      <w:r w:rsidRPr="00935764">
        <w:rPr>
          <w:rFonts w:ascii="Helvetica Neue Light" w:hAnsi="Helvetica Neue Light" w:cs="Arial"/>
          <w:rPrChange w:id="5453" w:author="Arthur de Catheu" w:date="2014-06-20T17:08:00Z">
            <w:rPr>
              <w:rFonts w:eastAsiaTheme="majorEastAsia" w:cs="Arial"/>
              <w:b/>
              <w:bCs/>
              <w:sz w:val="24"/>
            </w:rPr>
          </w:rPrChange>
        </w:rPr>
        <w:t>Dans le cas où</w:t>
      </w:r>
      <w:r w:rsidRPr="00935764">
        <w:rPr>
          <w:rFonts w:ascii="Helvetica Neue Light" w:hAnsi="Helvetica Neue Light" w:cs="Arial"/>
          <w:b/>
          <w:rPrChange w:id="5454" w:author="Arthur de Catheu" w:date="2014-06-20T17:08:00Z">
            <w:rPr>
              <w:rFonts w:eastAsiaTheme="majorEastAsia" w:cs="Arial"/>
              <w:b/>
              <w:bCs/>
              <w:sz w:val="24"/>
            </w:rPr>
          </w:rPrChange>
        </w:rPr>
        <w:t xml:space="preserve"> l</w:t>
      </w:r>
      <w:r w:rsidRPr="00935764">
        <w:rPr>
          <w:rFonts w:ascii="Helvetica Neue Light" w:hAnsi="Helvetica Neue Light" w:cs="Arial"/>
          <w:rPrChange w:id="5455" w:author="Arthur de Catheu" w:date="2014-06-20T17:08:00Z">
            <w:rPr>
              <w:rFonts w:eastAsiaTheme="majorEastAsia" w:cs="Arial"/>
              <w:b/>
              <w:bCs/>
              <w:sz w:val="24"/>
            </w:rPr>
          </w:rPrChange>
        </w:rPr>
        <w:t>es coordonnées de règlement ne</w:t>
      </w:r>
      <w:r w:rsidR="00790EB1" w:rsidRPr="00935764">
        <w:rPr>
          <w:rFonts w:ascii="Helvetica Neue Light" w:hAnsi="Helvetica Neue Light" w:cs="Arial"/>
          <w:rPrChange w:id="5456" w:author="Arthur de Catheu" w:date="2014-06-20T17:08:00Z">
            <w:rPr>
              <w:rFonts w:eastAsiaTheme="majorEastAsia" w:cs="Arial"/>
              <w:b/>
              <w:bCs/>
              <w:sz w:val="24"/>
            </w:rPr>
          </w:rPrChange>
        </w:rPr>
        <w:t xml:space="preserve"> correspond</w:t>
      </w:r>
      <w:r w:rsidR="00EF67B9" w:rsidRPr="00935764">
        <w:rPr>
          <w:rFonts w:ascii="Helvetica Neue Light" w:hAnsi="Helvetica Neue Light" w:cs="Arial"/>
          <w:rPrChange w:id="5457" w:author="Arthur de Catheu" w:date="2014-06-20T17:08:00Z">
            <w:rPr>
              <w:rFonts w:eastAsiaTheme="majorEastAsia" w:cs="Arial"/>
              <w:b/>
              <w:bCs/>
              <w:sz w:val="24"/>
            </w:rPr>
          </w:rPrChange>
        </w:rPr>
        <w:t>rai</w:t>
      </w:r>
      <w:r w:rsidR="00790EB1" w:rsidRPr="00935764">
        <w:rPr>
          <w:rFonts w:ascii="Helvetica Neue Light" w:hAnsi="Helvetica Neue Light" w:cs="Arial"/>
          <w:rPrChange w:id="5458" w:author="Arthur de Catheu" w:date="2014-06-20T17:08:00Z">
            <w:rPr>
              <w:rFonts w:eastAsiaTheme="majorEastAsia" w:cs="Arial"/>
              <w:b/>
              <w:bCs/>
              <w:sz w:val="24"/>
            </w:rPr>
          </w:rPrChange>
        </w:rPr>
        <w:t>ent à aucun Débiteur, l</w:t>
      </w:r>
      <w:r w:rsidRPr="00935764">
        <w:rPr>
          <w:rFonts w:ascii="Helvetica Neue Light" w:hAnsi="Helvetica Neue Light" w:cs="Arial"/>
          <w:rPrChange w:id="5459" w:author="Arthur de Catheu" w:date="2014-06-20T17:08:00Z">
            <w:rPr>
              <w:rFonts w:eastAsiaTheme="majorEastAsia" w:cs="Arial"/>
              <w:b/>
              <w:bCs/>
              <w:sz w:val="24"/>
            </w:rPr>
          </w:rPrChange>
        </w:rPr>
        <w:t xml:space="preserve">a liste des Créances potentielles est proposée </w:t>
      </w:r>
      <w:r w:rsidR="000C02FA" w:rsidRPr="00935764">
        <w:rPr>
          <w:rFonts w:ascii="Helvetica Neue Light" w:hAnsi="Helvetica Neue Light" w:cs="Arial"/>
          <w:rPrChange w:id="5460" w:author="Arthur de Catheu" w:date="2014-06-20T17:08:00Z">
            <w:rPr>
              <w:rFonts w:eastAsiaTheme="majorEastAsia" w:cs="Arial"/>
              <w:b/>
              <w:bCs/>
              <w:sz w:val="24"/>
            </w:rPr>
          </w:rPrChange>
        </w:rPr>
        <w:t xml:space="preserve">à </w:t>
      </w:r>
      <w:r w:rsidR="00EF67B9" w:rsidRPr="00935764">
        <w:rPr>
          <w:rFonts w:ascii="Helvetica Neue Light" w:hAnsi="Helvetica Neue Light" w:cs="Arial"/>
          <w:rPrChange w:id="5461" w:author="Arthur de Catheu" w:date="2014-06-20T17:08:00Z">
            <w:rPr>
              <w:rFonts w:eastAsiaTheme="majorEastAsia" w:cs="Arial"/>
              <w:b/>
              <w:bCs/>
              <w:sz w:val="24"/>
            </w:rPr>
          </w:rPrChange>
        </w:rPr>
        <w:t>l’analyste crédit en charge du lettrage</w:t>
      </w:r>
      <w:r w:rsidR="00EF67B9" w:rsidRPr="00935764" w:rsidDel="00EF67B9">
        <w:rPr>
          <w:rFonts w:ascii="Helvetica Neue Light" w:hAnsi="Helvetica Neue Light" w:cs="Arial"/>
          <w:rPrChange w:id="5462" w:author="Arthur de Catheu" w:date="2014-06-20T17:08:00Z">
            <w:rPr>
              <w:rFonts w:eastAsiaTheme="majorEastAsia" w:cs="Arial"/>
              <w:b/>
              <w:bCs/>
              <w:sz w:val="24"/>
            </w:rPr>
          </w:rPrChange>
        </w:rPr>
        <w:t xml:space="preserve"> </w:t>
      </w:r>
      <w:r w:rsidRPr="00935764">
        <w:rPr>
          <w:rFonts w:ascii="Helvetica Neue Light" w:hAnsi="Helvetica Neue Light" w:cs="Arial"/>
          <w:rPrChange w:id="5463" w:author="Arthur de Catheu" w:date="2014-06-20T17:08:00Z">
            <w:rPr>
              <w:rFonts w:eastAsiaTheme="majorEastAsia" w:cs="Arial"/>
              <w:b/>
              <w:bCs/>
              <w:sz w:val="24"/>
            </w:rPr>
          </w:rPrChange>
        </w:rPr>
        <w:t>pour validation après application des différents schémas successifs :</w:t>
      </w:r>
    </w:p>
    <w:p w14:paraId="40D64404" w14:textId="4A167819" w:rsidR="008A476E" w:rsidRPr="00935764" w:rsidRDefault="008A476E" w:rsidP="008A476E">
      <w:pPr>
        <w:pStyle w:val="Paragraphedeliste"/>
        <w:numPr>
          <w:ilvl w:val="0"/>
          <w:numId w:val="46"/>
        </w:numPr>
        <w:spacing w:before="120"/>
        <w:ind w:left="714" w:hanging="357"/>
        <w:rPr>
          <w:rFonts w:ascii="Helvetica Neue Light" w:hAnsi="Helvetica Neue Light" w:cs="Arial"/>
          <w:rPrChange w:id="5464" w:author="Arthur de Catheu" w:date="2014-06-20T17:08:00Z">
            <w:rPr>
              <w:rFonts w:cs="Arial"/>
            </w:rPr>
          </w:rPrChange>
        </w:rPr>
      </w:pPr>
      <w:r w:rsidRPr="00935764">
        <w:rPr>
          <w:rFonts w:ascii="Helvetica Neue Light" w:hAnsi="Helvetica Neue Light" w:cs="Arial"/>
          <w:rPrChange w:id="5465" w:author="Arthur de Catheu" w:date="2014-06-20T17:08:00Z">
            <w:rPr>
              <w:rFonts w:eastAsiaTheme="majorEastAsia" w:cs="Arial"/>
              <w:b/>
              <w:bCs/>
              <w:sz w:val="24"/>
            </w:rPr>
          </w:rPrChange>
        </w:rPr>
        <w:t xml:space="preserve">même montant </w:t>
      </w:r>
      <w:r w:rsidR="00EF67B9" w:rsidRPr="00935764">
        <w:rPr>
          <w:rFonts w:ascii="Helvetica Neue Light" w:hAnsi="Helvetica Neue Light" w:cs="Arial"/>
          <w:rPrChange w:id="5466" w:author="Arthur de Catheu" w:date="2014-06-20T17:08:00Z">
            <w:rPr>
              <w:rFonts w:eastAsiaTheme="majorEastAsia" w:cs="Arial"/>
              <w:b/>
              <w:bCs/>
              <w:sz w:val="24"/>
            </w:rPr>
          </w:rPrChange>
        </w:rPr>
        <w:t xml:space="preserve">que le Montant Nominal  </w:t>
      </w:r>
      <w:r w:rsidRPr="00935764">
        <w:rPr>
          <w:rFonts w:ascii="Helvetica Neue Light" w:hAnsi="Helvetica Neue Light" w:cs="Arial"/>
          <w:rPrChange w:id="5467" w:author="Arthur de Catheu" w:date="2014-06-20T17:08:00Z">
            <w:rPr>
              <w:rFonts w:eastAsiaTheme="majorEastAsia" w:cs="Arial"/>
              <w:b/>
              <w:bCs/>
              <w:sz w:val="24"/>
            </w:rPr>
          </w:rPrChange>
        </w:rPr>
        <w:t xml:space="preserve">et même date de réception de </w:t>
      </w:r>
      <w:r w:rsidR="00EF67B9" w:rsidRPr="00935764">
        <w:rPr>
          <w:rFonts w:ascii="Helvetica Neue Light" w:hAnsi="Helvetica Neue Light" w:cs="Arial"/>
          <w:rPrChange w:id="5468" w:author="Arthur de Catheu" w:date="2014-06-20T17:08:00Z">
            <w:rPr>
              <w:rFonts w:eastAsiaTheme="majorEastAsia" w:cs="Arial"/>
              <w:b/>
              <w:bCs/>
              <w:sz w:val="24"/>
            </w:rPr>
          </w:rPrChange>
        </w:rPr>
        <w:t xml:space="preserve">l'Encaissement </w:t>
      </w:r>
      <w:r w:rsidRPr="00935764">
        <w:rPr>
          <w:rFonts w:ascii="Helvetica Neue Light" w:hAnsi="Helvetica Neue Light" w:cs="Arial"/>
          <w:rPrChange w:id="5469" w:author="Arthur de Catheu" w:date="2014-06-20T17:08:00Z">
            <w:rPr>
              <w:rFonts w:eastAsiaTheme="majorEastAsia" w:cs="Arial"/>
              <w:b/>
              <w:bCs/>
              <w:sz w:val="24"/>
            </w:rPr>
          </w:rPrChange>
        </w:rPr>
        <w:t>que la Date d’Echéance ;</w:t>
      </w:r>
    </w:p>
    <w:p w14:paraId="76FC33F4" w14:textId="7AEDFE77" w:rsidR="008A476E" w:rsidRPr="00935764" w:rsidRDefault="008A476E" w:rsidP="008A476E">
      <w:pPr>
        <w:pStyle w:val="Paragraphedeliste"/>
        <w:numPr>
          <w:ilvl w:val="0"/>
          <w:numId w:val="46"/>
        </w:numPr>
        <w:spacing w:before="120"/>
        <w:ind w:left="714" w:hanging="357"/>
        <w:rPr>
          <w:rFonts w:ascii="Helvetica Neue Light" w:hAnsi="Helvetica Neue Light" w:cs="Arial"/>
          <w:rPrChange w:id="5470" w:author="Arthur de Catheu" w:date="2014-06-20T17:08:00Z">
            <w:rPr>
              <w:rFonts w:cs="Arial"/>
            </w:rPr>
          </w:rPrChange>
        </w:rPr>
      </w:pPr>
      <w:r w:rsidRPr="00935764">
        <w:rPr>
          <w:rFonts w:ascii="Helvetica Neue Light" w:hAnsi="Helvetica Neue Light" w:cs="Arial"/>
          <w:rPrChange w:id="5471" w:author="Arthur de Catheu" w:date="2014-06-20T17:08:00Z">
            <w:rPr>
              <w:rFonts w:eastAsiaTheme="majorEastAsia" w:cs="Arial"/>
              <w:b/>
              <w:bCs/>
              <w:sz w:val="24"/>
            </w:rPr>
          </w:rPrChange>
        </w:rPr>
        <w:t xml:space="preserve">même montant </w:t>
      </w:r>
      <w:r w:rsidR="00EF67B9" w:rsidRPr="00935764">
        <w:rPr>
          <w:rFonts w:ascii="Helvetica Neue Light" w:hAnsi="Helvetica Neue Light" w:cs="Arial"/>
          <w:rPrChange w:id="5472" w:author="Arthur de Catheu" w:date="2014-06-20T17:08:00Z">
            <w:rPr>
              <w:rFonts w:eastAsiaTheme="majorEastAsia" w:cs="Arial"/>
              <w:b/>
              <w:bCs/>
              <w:sz w:val="24"/>
            </w:rPr>
          </w:rPrChange>
        </w:rPr>
        <w:t xml:space="preserve">que le Montant Nominal  </w:t>
      </w:r>
      <w:r w:rsidRPr="00935764">
        <w:rPr>
          <w:rFonts w:ascii="Helvetica Neue Light" w:hAnsi="Helvetica Neue Light" w:cs="Arial"/>
          <w:rPrChange w:id="5473" w:author="Arthur de Catheu" w:date="2014-06-20T17:08:00Z">
            <w:rPr>
              <w:rFonts w:eastAsiaTheme="majorEastAsia" w:cs="Arial"/>
              <w:b/>
              <w:bCs/>
              <w:sz w:val="24"/>
            </w:rPr>
          </w:rPrChange>
        </w:rPr>
        <w:t xml:space="preserve">et écart de date inférieur à </w:t>
      </w:r>
      <w:r w:rsidR="00EF67B9" w:rsidRPr="00935764">
        <w:rPr>
          <w:rFonts w:ascii="Helvetica Neue Light" w:hAnsi="Helvetica Neue Light" w:cs="Arial"/>
          <w:rPrChange w:id="5474" w:author="Arthur de Catheu" w:date="2014-06-20T17:08:00Z">
            <w:rPr>
              <w:rFonts w:eastAsiaTheme="majorEastAsia" w:cs="Arial"/>
              <w:b/>
              <w:bCs/>
              <w:sz w:val="24"/>
            </w:rPr>
          </w:rPrChange>
        </w:rPr>
        <w:t>dix (</w:t>
      </w:r>
      <w:r w:rsidRPr="00935764">
        <w:rPr>
          <w:rFonts w:ascii="Helvetica Neue Light" w:hAnsi="Helvetica Neue Light" w:cs="Arial"/>
          <w:rPrChange w:id="5475" w:author="Arthur de Catheu" w:date="2014-06-20T17:08:00Z">
            <w:rPr>
              <w:rFonts w:eastAsiaTheme="majorEastAsia" w:cs="Arial"/>
              <w:b/>
              <w:bCs/>
              <w:sz w:val="24"/>
            </w:rPr>
          </w:rPrChange>
        </w:rPr>
        <w:t>10</w:t>
      </w:r>
      <w:r w:rsidR="00EF67B9" w:rsidRPr="00935764">
        <w:rPr>
          <w:rFonts w:ascii="Helvetica Neue Light" w:hAnsi="Helvetica Neue Light" w:cs="Arial"/>
          <w:rPrChange w:id="5476" w:author="Arthur de Catheu" w:date="2014-06-20T17:08:00Z">
            <w:rPr>
              <w:rFonts w:eastAsiaTheme="majorEastAsia" w:cs="Arial"/>
              <w:b/>
              <w:bCs/>
              <w:sz w:val="24"/>
            </w:rPr>
          </w:rPrChange>
        </w:rPr>
        <w:t>)</w:t>
      </w:r>
      <w:r w:rsidRPr="00935764">
        <w:rPr>
          <w:rFonts w:ascii="Helvetica Neue Light" w:hAnsi="Helvetica Neue Light" w:cs="Arial"/>
          <w:rPrChange w:id="5477" w:author="Arthur de Catheu" w:date="2014-06-20T17:08:00Z">
            <w:rPr>
              <w:rFonts w:eastAsiaTheme="majorEastAsia" w:cs="Arial"/>
              <w:b/>
              <w:bCs/>
              <w:sz w:val="24"/>
            </w:rPr>
          </w:rPrChange>
        </w:rPr>
        <w:t xml:space="preserve"> jours ;</w:t>
      </w:r>
    </w:p>
    <w:p w14:paraId="03FD06D5" w14:textId="682EA6B4" w:rsidR="00790EB1" w:rsidRPr="00935764" w:rsidRDefault="008A476E" w:rsidP="003B3496">
      <w:pPr>
        <w:pStyle w:val="Paragraphedeliste"/>
        <w:numPr>
          <w:ilvl w:val="0"/>
          <w:numId w:val="46"/>
        </w:numPr>
        <w:spacing w:before="120"/>
        <w:ind w:left="714" w:hanging="357"/>
        <w:rPr>
          <w:rFonts w:ascii="Helvetica Neue Light" w:hAnsi="Helvetica Neue Light" w:cs="Arial"/>
          <w:rPrChange w:id="5478" w:author="Arthur de Catheu" w:date="2014-06-20T17:08:00Z">
            <w:rPr>
              <w:rFonts w:cs="Arial"/>
            </w:rPr>
          </w:rPrChange>
        </w:rPr>
      </w:pPr>
      <w:r w:rsidRPr="00935764">
        <w:rPr>
          <w:rFonts w:ascii="Helvetica Neue Light" w:hAnsi="Helvetica Neue Light" w:cs="Arial"/>
          <w:rPrChange w:id="5479" w:author="Arthur de Catheu" w:date="2014-06-20T17:08:00Z">
            <w:rPr>
              <w:rFonts w:eastAsiaTheme="majorEastAsia" w:cs="Arial"/>
              <w:b/>
              <w:bCs/>
              <w:sz w:val="24"/>
            </w:rPr>
          </w:rPrChange>
        </w:rPr>
        <w:t xml:space="preserve">montant proche </w:t>
      </w:r>
      <w:r w:rsidR="00EF67B9" w:rsidRPr="00935764">
        <w:rPr>
          <w:rFonts w:ascii="Helvetica Neue Light" w:hAnsi="Helvetica Neue Light" w:cs="Arial"/>
          <w:rPrChange w:id="5480" w:author="Arthur de Catheu" w:date="2014-06-20T17:08:00Z">
            <w:rPr>
              <w:rFonts w:eastAsiaTheme="majorEastAsia" w:cs="Arial"/>
              <w:b/>
              <w:bCs/>
              <w:sz w:val="24"/>
            </w:rPr>
          </w:rPrChange>
        </w:rPr>
        <w:t xml:space="preserve">du Montant Nominal </w:t>
      </w:r>
      <w:r w:rsidRPr="00935764">
        <w:rPr>
          <w:rFonts w:ascii="Helvetica Neue Light" w:hAnsi="Helvetica Neue Light" w:cs="Arial"/>
          <w:rPrChange w:id="5481" w:author="Arthur de Catheu" w:date="2014-06-20T17:08:00Z">
            <w:rPr>
              <w:rFonts w:eastAsiaTheme="majorEastAsia" w:cs="Arial"/>
              <w:b/>
              <w:bCs/>
              <w:sz w:val="24"/>
            </w:rPr>
          </w:rPrChange>
        </w:rPr>
        <w:t xml:space="preserve">(moins de 5% d'écart) et même date de réception de </w:t>
      </w:r>
      <w:r w:rsidR="00EF67B9" w:rsidRPr="00935764">
        <w:rPr>
          <w:rFonts w:ascii="Helvetica Neue Light" w:hAnsi="Helvetica Neue Light" w:cs="Arial"/>
          <w:rPrChange w:id="5482" w:author="Arthur de Catheu" w:date="2014-06-20T17:08:00Z">
            <w:rPr>
              <w:rFonts w:eastAsiaTheme="majorEastAsia" w:cs="Arial"/>
              <w:b/>
              <w:bCs/>
              <w:sz w:val="24"/>
            </w:rPr>
          </w:rPrChange>
        </w:rPr>
        <w:t xml:space="preserve">l’Encaissement </w:t>
      </w:r>
      <w:r w:rsidRPr="00935764">
        <w:rPr>
          <w:rFonts w:ascii="Helvetica Neue Light" w:hAnsi="Helvetica Neue Light" w:cs="Arial"/>
          <w:rPrChange w:id="5483" w:author="Arthur de Catheu" w:date="2014-06-20T17:08:00Z">
            <w:rPr>
              <w:rFonts w:eastAsiaTheme="majorEastAsia" w:cs="Arial"/>
              <w:b/>
              <w:bCs/>
              <w:sz w:val="24"/>
            </w:rPr>
          </w:rPrChange>
        </w:rPr>
        <w:t>que la Date d’Echéance ; et</w:t>
      </w:r>
    </w:p>
    <w:p w14:paraId="045F122C" w14:textId="2DB7F0D7" w:rsidR="008A476E" w:rsidRPr="00935764" w:rsidRDefault="008A476E" w:rsidP="003B3496">
      <w:pPr>
        <w:pStyle w:val="Paragraphedeliste"/>
        <w:numPr>
          <w:ilvl w:val="0"/>
          <w:numId w:val="46"/>
        </w:numPr>
        <w:spacing w:before="120"/>
        <w:ind w:left="714" w:hanging="357"/>
        <w:rPr>
          <w:rFonts w:ascii="Helvetica Neue Light" w:hAnsi="Helvetica Neue Light" w:cs="Arial"/>
          <w:rPrChange w:id="5484" w:author="Arthur de Catheu" w:date="2014-06-20T17:08:00Z">
            <w:rPr>
              <w:rFonts w:cs="Arial"/>
            </w:rPr>
          </w:rPrChange>
        </w:rPr>
      </w:pPr>
      <w:r w:rsidRPr="00935764">
        <w:rPr>
          <w:rFonts w:ascii="Helvetica Neue Light" w:hAnsi="Helvetica Neue Light" w:cs="Arial"/>
          <w:rPrChange w:id="5485" w:author="Arthur de Catheu" w:date="2014-06-20T17:08:00Z">
            <w:rPr>
              <w:rFonts w:eastAsiaTheme="majorEastAsia" w:cs="Arial"/>
              <w:b/>
              <w:bCs/>
              <w:sz w:val="24"/>
            </w:rPr>
          </w:rPrChange>
        </w:rPr>
        <w:t xml:space="preserve">montant proche </w:t>
      </w:r>
      <w:r w:rsidR="00EF67B9" w:rsidRPr="00935764">
        <w:rPr>
          <w:rFonts w:ascii="Helvetica Neue Light" w:hAnsi="Helvetica Neue Light" w:cs="Arial"/>
          <w:rPrChange w:id="5486" w:author="Arthur de Catheu" w:date="2014-06-20T17:08:00Z">
            <w:rPr>
              <w:rFonts w:eastAsiaTheme="majorEastAsia" w:cs="Arial"/>
              <w:b/>
              <w:bCs/>
              <w:sz w:val="24"/>
            </w:rPr>
          </w:rPrChange>
        </w:rPr>
        <w:t xml:space="preserve">du Montant Nominal </w:t>
      </w:r>
      <w:r w:rsidRPr="00935764">
        <w:rPr>
          <w:rFonts w:ascii="Helvetica Neue Light" w:hAnsi="Helvetica Neue Light" w:cs="Arial"/>
          <w:rPrChange w:id="5487" w:author="Arthur de Catheu" w:date="2014-06-20T17:08:00Z">
            <w:rPr>
              <w:rFonts w:eastAsiaTheme="majorEastAsia" w:cs="Arial"/>
              <w:b/>
              <w:bCs/>
              <w:sz w:val="24"/>
            </w:rPr>
          </w:rPrChange>
        </w:rPr>
        <w:t xml:space="preserve">(moins de 5% d'écart) et écart de date inférieur à </w:t>
      </w:r>
      <w:r w:rsidR="00EF67B9" w:rsidRPr="00935764">
        <w:rPr>
          <w:rFonts w:ascii="Helvetica Neue Light" w:hAnsi="Helvetica Neue Light" w:cs="Arial"/>
          <w:rPrChange w:id="5488" w:author="Arthur de Catheu" w:date="2014-06-20T17:08:00Z">
            <w:rPr>
              <w:rFonts w:eastAsiaTheme="majorEastAsia" w:cs="Arial"/>
              <w:b/>
              <w:bCs/>
              <w:sz w:val="24"/>
            </w:rPr>
          </w:rPrChange>
        </w:rPr>
        <w:t>dix (</w:t>
      </w:r>
      <w:r w:rsidRPr="00935764">
        <w:rPr>
          <w:rFonts w:ascii="Helvetica Neue Light" w:hAnsi="Helvetica Neue Light" w:cs="Arial"/>
          <w:rPrChange w:id="5489" w:author="Arthur de Catheu" w:date="2014-06-20T17:08:00Z">
            <w:rPr>
              <w:rFonts w:eastAsiaTheme="majorEastAsia" w:cs="Arial"/>
              <w:b/>
              <w:bCs/>
              <w:sz w:val="24"/>
            </w:rPr>
          </w:rPrChange>
        </w:rPr>
        <w:t>10</w:t>
      </w:r>
      <w:r w:rsidR="00EF67B9" w:rsidRPr="00935764">
        <w:rPr>
          <w:rFonts w:ascii="Helvetica Neue Light" w:hAnsi="Helvetica Neue Light" w:cs="Arial"/>
          <w:rPrChange w:id="5490" w:author="Arthur de Catheu" w:date="2014-06-20T17:08:00Z">
            <w:rPr>
              <w:rFonts w:eastAsiaTheme="majorEastAsia" w:cs="Arial"/>
              <w:b/>
              <w:bCs/>
              <w:sz w:val="24"/>
            </w:rPr>
          </w:rPrChange>
        </w:rPr>
        <w:t>)</w:t>
      </w:r>
      <w:r w:rsidRPr="00935764">
        <w:rPr>
          <w:rFonts w:ascii="Helvetica Neue Light" w:hAnsi="Helvetica Neue Light" w:cs="Arial"/>
          <w:rPrChange w:id="5491" w:author="Arthur de Catheu" w:date="2014-06-20T17:08:00Z">
            <w:rPr>
              <w:rFonts w:eastAsiaTheme="majorEastAsia" w:cs="Arial"/>
              <w:b/>
              <w:bCs/>
              <w:sz w:val="24"/>
            </w:rPr>
          </w:rPrChange>
        </w:rPr>
        <w:t xml:space="preserve"> jours</w:t>
      </w:r>
    </w:p>
    <w:p w14:paraId="41F1AE30" w14:textId="2E0F670E" w:rsidR="00790EB1" w:rsidRPr="00935764" w:rsidRDefault="00EF67B9" w:rsidP="003B3496">
      <w:pPr>
        <w:spacing w:before="120"/>
        <w:rPr>
          <w:rFonts w:ascii="Helvetica Neue Light" w:hAnsi="Helvetica Neue Light" w:cs="Arial"/>
          <w:rPrChange w:id="5492" w:author="Arthur de Catheu" w:date="2014-06-20T17:08:00Z">
            <w:rPr>
              <w:rFonts w:cs="Arial"/>
            </w:rPr>
          </w:rPrChange>
        </w:rPr>
      </w:pPr>
      <w:r w:rsidRPr="00935764">
        <w:rPr>
          <w:rFonts w:ascii="Helvetica Neue Light" w:hAnsi="Helvetica Neue Light" w:cs="Arial"/>
          <w:rPrChange w:id="5493" w:author="Arthur de Catheu" w:date="2014-06-20T17:08:00Z">
            <w:rPr>
              <w:rFonts w:eastAsiaTheme="majorEastAsia" w:cs="Arial"/>
              <w:b/>
              <w:bCs/>
              <w:sz w:val="24"/>
            </w:rPr>
          </w:rPrChange>
        </w:rPr>
        <w:t xml:space="preserve">L'Encaissement </w:t>
      </w:r>
      <w:r w:rsidR="00790EB1" w:rsidRPr="00935764">
        <w:rPr>
          <w:rFonts w:ascii="Helvetica Neue Light" w:hAnsi="Helvetica Neue Light" w:cs="Arial"/>
          <w:rPrChange w:id="5494" w:author="Arthur de Catheu" w:date="2014-06-20T17:08:00Z">
            <w:rPr>
              <w:rFonts w:eastAsiaTheme="majorEastAsia" w:cs="Arial"/>
              <w:b/>
              <w:bCs/>
              <w:sz w:val="24"/>
            </w:rPr>
          </w:rPrChange>
        </w:rPr>
        <w:t xml:space="preserve">est alors indiqué comme « pré-alloué ». </w:t>
      </w:r>
      <w:r w:rsidRPr="00935764">
        <w:rPr>
          <w:rFonts w:ascii="Helvetica Neue Light" w:hAnsi="Helvetica Neue Light" w:cs="Arial"/>
          <w:rPrChange w:id="5495" w:author="Arthur de Catheu" w:date="2014-06-20T17:08:00Z">
            <w:rPr>
              <w:rFonts w:eastAsiaTheme="majorEastAsia" w:cs="Arial"/>
              <w:b/>
              <w:bCs/>
              <w:sz w:val="24"/>
            </w:rPr>
          </w:rPrChange>
        </w:rPr>
        <w:t>L’analyste crédit en charge du lettrage</w:t>
      </w:r>
      <w:r w:rsidR="00790EB1" w:rsidRPr="00935764">
        <w:rPr>
          <w:rFonts w:ascii="Helvetica Neue Light" w:hAnsi="Helvetica Neue Light" w:cs="Arial"/>
          <w:rPrChange w:id="5496" w:author="Arthur de Catheu" w:date="2014-06-20T17:08:00Z">
            <w:rPr>
              <w:rFonts w:eastAsiaTheme="majorEastAsia" w:cs="Arial"/>
              <w:b/>
              <w:bCs/>
              <w:sz w:val="24"/>
            </w:rPr>
          </w:rPrChange>
        </w:rPr>
        <w:t xml:space="preserve"> valide l’allocation proposée </w:t>
      </w:r>
      <w:r w:rsidR="000C02FA" w:rsidRPr="00935764">
        <w:rPr>
          <w:rFonts w:ascii="Helvetica Neue Light" w:hAnsi="Helvetica Neue Light" w:cs="Arial"/>
          <w:rPrChange w:id="5497" w:author="Arthur de Catheu" w:date="2014-06-20T17:08:00Z">
            <w:rPr>
              <w:rFonts w:eastAsiaTheme="majorEastAsia" w:cs="Arial"/>
              <w:b/>
              <w:bCs/>
              <w:sz w:val="24"/>
            </w:rPr>
          </w:rPrChange>
        </w:rPr>
        <w:t xml:space="preserve">au sein du back-office </w:t>
      </w:r>
      <w:r w:rsidR="00790EB1" w:rsidRPr="00935764">
        <w:rPr>
          <w:rFonts w:ascii="Helvetica Neue Light" w:hAnsi="Helvetica Neue Light" w:cs="Arial"/>
          <w:rPrChange w:id="5498" w:author="Arthur de Catheu" w:date="2014-06-20T17:08:00Z">
            <w:rPr>
              <w:rFonts w:eastAsiaTheme="majorEastAsia" w:cs="Arial"/>
              <w:b/>
              <w:bCs/>
              <w:sz w:val="24"/>
            </w:rPr>
          </w:rPrChange>
        </w:rPr>
        <w:t xml:space="preserve">après avoir éventuellement contacté le Cédant ou le Débiteur pour confirmation.  </w:t>
      </w:r>
    </w:p>
    <w:p w14:paraId="151EA3D7" w14:textId="07BE292C" w:rsidR="00156B5B" w:rsidRPr="00935764" w:rsidRDefault="008B0D33">
      <w:pPr>
        <w:pStyle w:val="Titre2"/>
        <w:numPr>
          <w:ilvl w:val="1"/>
          <w:numId w:val="382"/>
        </w:numPr>
        <w:rPr>
          <w:rFonts w:ascii="Helvetica Neue Light" w:hAnsi="Helvetica Neue Light"/>
          <w:rPrChange w:id="5499" w:author="Arthur de Catheu" w:date="2014-06-20T17:08:00Z">
            <w:rPr/>
          </w:rPrChange>
        </w:rPr>
        <w:pPrChange w:id="5500" w:author="Arthur de Catheu" w:date="2014-06-20T18:04:00Z">
          <w:pPr>
            <w:pStyle w:val="Titre2"/>
          </w:pPr>
        </w:pPrChange>
      </w:pPr>
      <w:bookmarkStart w:id="5501" w:name="_Toc379362350"/>
      <w:bookmarkStart w:id="5502" w:name="_Toc265315366"/>
      <w:bookmarkStart w:id="5503" w:name="_Toc248579978"/>
      <w:r w:rsidRPr="00935764">
        <w:rPr>
          <w:rFonts w:ascii="Helvetica Neue Light" w:hAnsi="Helvetica Neue Light"/>
          <w:rPrChange w:id="5504" w:author="Arthur de Catheu" w:date="2014-06-20T17:08:00Z">
            <w:rPr/>
          </w:rPrChange>
        </w:rPr>
        <w:t>Gestion des flux</w:t>
      </w:r>
      <w:bookmarkEnd w:id="5501"/>
      <w:bookmarkEnd w:id="5502"/>
      <w:r w:rsidRPr="00935764">
        <w:rPr>
          <w:rFonts w:ascii="Helvetica Neue Light" w:hAnsi="Helvetica Neue Light"/>
          <w:rPrChange w:id="5505" w:author="Arthur de Catheu" w:date="2014-06-20T17:08:00Z">
            <w:rPr/>
          </w:rPrChange>
        </w:rPr>
        <w:t xml:space="preserve"> </w:t>
      </w:r>
      <w:bookmarkEnd w:id="5503"/>
    </w:p>
    <w:p w14:paraId="48CE341E" w14:textId="1EC6AC4D" w:rsidR="00564242" w:rsidRPr="00935764" w:rsidRDefault="00F9206D" w:rsidP="00AD60C3">
      <w:pPr>
        <w:spacing w:before="120"/>
        <w:rPr>
          <w:rFonts w:ascii="Helvetica Neue Light" w:hAnsi="Helvetica Neue Light"/>
          <w:rPrChange w:id="5506" w:author="Arthur de Catheu" w:date="2014-06-20T17:08:00Z">
            <w:rPr/>
          </w:rPrChange>
        </w:rPr>
      </w:pPr>
      <w:r w:rsidRPr="00935764">
        <w:rPr>
          <w:rFonts w:ascii="Helvetica Neue Light" w:hAnsi="Helvetica Neue Light"/>
          <w:rPrChange w:id="5507" w:author="Arthur de Catheu" w:date="2014-06-20T17:08:00Z">
            <w:rPr>
              <w:rFonts w:eastAsiaTheme="majorEastAsia" w:cstheme="majorBidi"/>
              <w:b/>
              <w:bCs/>
              <w:sz w:val="28"/>
              <w:szCs w:val="26"/>
            </w:rPr>
          </w:rPrChange>
        </w:rPr>
        <w:t xml:space="preserve">L’intégralité des </w:t>
      </w:r>
      <w:r w:rsidR="00CC1CB5" w:rsidRPr="00935764">
        <w:rPr>
          <w:rFonts w:ascii="Helvetica Neue Light" w:hAnsi="Helvetica Neue Light"/>
          <w:rPrChange w:id="5508" w:author="Arthur de Catheu" w:date="2014-06-20T17:08:00Z">
            <w:rPr>
              <w:rFonts w:eastAsiaTheme="majorEastAsia" w:cstheme="majorBidi"/>
              <w:b/>
              <w:bCs/>
              <w:sz w:val="28"/>
              <w:szCs w:val="26"/>
            </w:rPr>
          </w:rPrChange>
        </w:rPr>
        <w:t xml:space="preserve">flux financiers du </w:t>
      </w:r>
      <w:r w:rsidR="00A37D87" w:rsidRPr="00935764">
        <w:rPr>
          <w:rFonts w:ascii="Helvetica Neue Light" w:hAnsi="Helvetica Neue Light"/>
          <w:rPrChange w:id="5509" w:author="Arthur de Catheu" w:date="2014-06-20T17:08:00Z">
            <w:rPr>
              <w:rFonts w:eastAsiaTheme="majorEastAsia" w:cstheme="majorBidi"/>
              <w:b/>
              <w:bCs/>
              <w:sz w:val="28"/>
              <w:szCs w:val="26"/>
            </w:rPr>
          </w:rPrChange>
        </w:rPr>
        <w:t>FCT 2014</w:t>
      </w:r>
      <w:r w:rsidR="00CC1CB5" w:rsidRPr="00935764">
        <w:rPr>
          <w:rFonts w:ascii="Helvetica Neue Light" w:hAnsi="Helvetica Neue Light"/>
          <w:rPrChange w:id="5510" w:author="Arthur de Catheu" w:date="2014-06-20T17:08:00Z">
            <w:rPr>
              <w:rFonts w:eastAsiaTheme="majorEastAsia" w:cstheme="majorBidi"/>
              <w:b/>
              <w:bCs/>
              <w:sz w:val="28"/>
              <w:szCs w:val="26"/>
            </w:rPr>
          </w:rPrChange>
        </w:rPr>
        <w:t xml:space="preserve"> </w:t>
      </w:r>
      <w:r w:rsidR="00EF67B9" w:rsidRPr="00935764">
        <w:rPr>
          <w:rFonts w:ascii="Helvetica Neue Light" w:hAnsi="Helvetica Neue Light"/>
          <w:rPrChange w:id="5511" w:author="Arthur de Catheu" w:date="2014-06-20T17:08:00Z">
            <w:rPr>
              <w:rFonts w:eastAsiaTheme="majorEastAsia" w:cstheme="majorBidi"/>
              <w:b/>
              <w:bCs/>
              <w:sz w:val="28"/>
              <w:szCs w:val="26"/>
            </w:rPr>
          </w:rPrChange>
        </w:rPr>
        <w:t xml:space="preserve">est gérée </w:t>
      </w:r>
      <w:r w:rsidRPr="00935764">
        <w:rPr>
          <w:rFonts w:ascii="Helvetica Neue Light" w:hAnsi="Helvetica Neue Light"/>
          <w:rPrChange w:id="5512" w:author="Arthur de Catheu" w:date="2014-06-20T17:08:00Z">
            <w:rPr>
              <w:rFonts w:eastAsiaTheme="majorEastAsia" w:cstheme="majorBidi"/>
              <w:b/>
              <w:bCs/>
              <w:sz w:val="28"/>
              <w:szCs w:val="26"/>
            </w:rPr>
          </w:rPrChange>
        </w:rPr>
        <w:t>au moyen de quatre (</w:t>
      </w:r>
      <w:r w:rsidR="00CC1CB5" w:rsidRPr="00935764">
        <w:rPr>
          <w:rFonts w:ascii="Helvetica Neue Light" w:hAnsi="Helvetica Neue Light"/>
          <w:rPrChange w:id="5513" w:author="Arthur de Catheu" w:date="2014-06-20T17:08:00Z">
            <w:rPr>
              <w:rFonts w:eastAsiaTheme="majorEastAsia" w:cstheme="majorBidi"/>
              <w:b/>
              <w:bCs/>
              <w:sz w:val="28"/>
              <w:szCs w:val="26"/>
            </w:rPr>
          </w:rPrChange>
        </w:rPr>
        <w:t>4</w:t>
      </w:r>
      <w:r w:rsidRPr="00935764">
        <w:rPr>
          <w:rFonts w:ascii="Helvetica Neue Light" w:hAnsi="Helvetica Neue Light"/>
          <w:rPrChange w:id="5514" w:author="Arthur de Catheu" w:date="2014-06-20T17:08:00Z">
            <w:rPr>
              <w:rFonts w:eastAsiaTheme="majorEastAsia" w:cstheme="majorBidi"/>
              <w:b/>
              <w:bCs/>
              <w:sz w:val="28"/>
              <w:szCs w:val="26"/>
            </w:rPr>
          </w:rPrChange>
        </w:rPr>
        <w:t>)</w:t>
      </w:r>
      <w:r w:rsidR="00CC1CB5" w:rsidRPr="00935764">
        <w:rPr>
          <w:rFonts w:ascii="Helvetica Neue Light" w:hAnsi="Helvetica Neue Light"/>
          <w:rPrChange w:id="5515" w:author="Arthur de Catheu" w:date="2014-06-20T17:08:00Z">
            <w:rPr>
              <w:rFonts w:eastAsiaTheme="majorEastAsia" w:cstheme="majorBidi"/>
              <w:b/>
              <w:bCs/>
              <w:sz w:val="28"/>
              <w:szCs w:val="26"/>
            </w:rPr>
          </w:rPrChange>
        </w:rPr>
        <w:t xml:space="preserve"> comptes bancaires ouverts dans les </w:t>
      </w:r>
      <w:r w:rsidR="00145EB2" w:rsidRPr="00935764">
        <w:rPr>
          <w:rFonts w:ascii="Helvetica Neue Light" w:hAnsi="Helvetica Neue Light"/>
          <w:rPrChange w:id="5516" w:author="Arthur de Catheu" w:date="2014-06-20T17:08:00Z">
            <w:rPr>
              <w:rFonts w:eastAsiaTheme="majorEastAsia" w:cstheme="majorBidi"/>
              <w:b/>
              <w:bCs/>
              <w:sz w:val="28"/>
              <w:szCs w:val="26"/>
            </w:rPr>
          </w:rPrChange>
        </w:rPr>
        <w:t>livres de la Banque de R</w:t>
      </w:r>
      <w:r w:rsidR="00CC1CB5" w:rsidRPr="00935764">
        <w:rPr>
          <w:rFonts w:ascii="Helvetica Neue Light" w:hAnsi="Helvetica Neue Light"/>
          <w:rPrChange w:id="5517" w:author="Arthur de Catheu" w:date="2014-06-20T17:08:00Z">
            <w:rPr>
              <w:rFonts w:eastAsiaTheme="majorEastAsia" w:cstheme="majorBidi"/>
              <w:b/>
              <w:bCs/>
              <w:sz w:val="28"/>
              <w:szCs w:val="26"/>
            </w:rPr>
          </w:rPrChange>
        </w:rPr>
        <w:t>èglement</w:t>
      </w:r>
      <w:r w:rsidRPr="00935764">
        <w:rPr>
          <w:rFonts w:ascii="Helvetica Neue Light" w:hAnsi="Helvetica Neue Light"/>
          <w:rPrChange w:id="5518" w:author="Arthur de Catheu" w:date="2014-06-20T17:08:00Z">
            <w:rPr>
              <w:rFonts w:eastAsiaTheme="majorEastAsia" w:cstheme="majorBidi"/>
              <w:b/>
              <w:bCs/>
              <w:sz w:val="28"/>
              <w:szCs w:val="26"/>
            </w:rPr>
          </w:rPrChange>
        </w:rPr>
        <w:t xml:space="preserve"> et dont le fonctionnement est détaillé ci-dessous.</w:t>
      </w:r>
    </w:p>
    <w:p w14:paraId="7667F80A" w14:textId="29B23792" w:rsidR="008B0D33" w:rsidRPr="00935764" w:rsidRDefault="006D11BD" w:rsidP="00AD60C3">
      <w:pPr>
        <w:spacing w:before="120"/>
        <w:rPr>
          <w:rFonts w:ascii="Helvetica Neue Light" w:hAnsi="Helvetica Neue Light"/>
          <w:rPrChange w:id="5519" w:author="Arthur de Catheu" w:date="2014-06-20T17:08:00Z">
            <w:rPr/>
          </w:rPrChange>
        </w:rPr>
      </w:pPr>
      <w:r w:rsidRPr="00935764">
        <w:rPr>
          <w:rFonts w:ascii="Helvetica Neue Light" w:hAnsi="Helvetica Neue Light"/>
          <w:rPrChange w:id="5520" w:author="Arthur de Catheu" w:date="2014-06-20T17:08:00Z">
            <w:rPr>
              <w:rFonts w:eastAsiaTheme="majorEastAsia" w:cstheme="majorBidi"/>
              <w:b/>
              <w:bCs/>
              <w:sz w:val="28"/>
              <w:szCs w:val="26"/>
            </w:rPr>
          </w:rPrChange>
        </w:rPr>
        <w:lastRenderedPageBreak/>
        <w:t>Le schéma des principaux flux est joint en</w:t>
      </w:r>
      <w:r w:rsidR="00046933" w:rsidRPr="00935764">
        <w:rPr>
          <w:rFonts w:ascii="Helvetica Neue Light" w:hAnsi="Helvetica Neue Light"/>
          <w:rPrChange w:id="5521" w:author="Arthur de Catheu" w:date="2014-06-20T17:08:00Z">
            <w:rPr>
              <w:rFonts w:eastAsiaTheme="majorEastAsia" w:cstheme="majorBidi"/>
              <w:b/>
              <w:bCs/>
              <w:sz w:val="28"/>
              <w:szCs w:val="26"/>
            </w:rPr>
          </w:rPrChange>
        </w:rPr>
        <w:t xml:space="preserve"> Annexe </w:t>
      </w:r>
      <w:r w:rsidR="00FF42AD" w:rsidRPr="00935764">
        <w:rPr>
          <w:rFonts w:ascii="Helvetica Neue Light" w:hAnsi="Helvetica Neue Light"/>
          <w:rPrChange w:id="5522" w:author="Arthur de Catheu" w:date="2014-06-20T17:08:00Z">
            <w:rPr>
              <w:rFonts w:eastAsiaTheme="majorEastAsia" w:cstheme="majorBidi"/>
              <w:b/>
              <w:bCs/>
              <w:sz w:val="28"/>
              <w:szCs w:val="26"/>
            </w:rPr>
          </w:rPrChange>
        </w:rPr>
        <w:t>K</w:t>
      </w:r>
      <w:r w:rsidRPr="00935764">
        <w:rPr>
          <w:rFonts w:ascii="Helvetica Neue Light" w:hAnsi="Helvetica Neue Light"/>
          <w:rPrChange w:id="5523" w:author="Arthur de Catheu" w:date="2014-06-20T17:08:00Z">
            <w:rPr>
              <w:rFonts w:eastAsiaTheme="majorEastAsia" w:cstheme="majorBidi"/>
              <w:b/>
              <w:bCs/>
              <w:sz w:val="28"/>
              <w:szCs w:val="26"/>
            </w:rPr>
          </w:rPrChange>
        </w:rPr>
        <w:t>.</w:t>
      </w:r>
    </w:p>
    <w:p w14:paraId="0DA3864E" w14:textId="03A28695" w:rsidR="00156B5B" w:rsidRPr="00935764" w:rsidRDefault="004A27D0">
      <w:pPr>
        <w:pStyle w:val="Titre3"/>
        <w:numPr>
          <w:ilvl w:val="2"/>
          <w:numId w:val="382"/>
        </w:numPr>
        <w:rPr>
          <w:rFonts w:ascii="Helvetica Neue Light" w:hAnsi="Helvetica Neue Light"/>
          <w:rPrChange w:id="5524" w:author="Arthur de Catheu" w:date="2014-06-20T17:08:00Z">
            <w:rPr/>
          </w:rPrChange>
        </w:rPr>
        <w:pPrChange w:id="5525" w:author="Arthur de Catheu" w:date="2014-06-20T18:04:00Z">
          <w:pPr>
            <w:pStyle w:val="Titre3"/>
          </w:pPr>
        </w:pPrChange>
      </w:pPr>
      <w:bookmarkStart w:id="5526" w:name="_Ref261879954"/>
      <w:bookmarkStart w:id="5527" w:name="_Ref261879998"/>
      <w:bookmarkStart w:id="5528" w:name="_Toc265315367"/>
      <w:r w:rsidRPr="00935764">
        <w:rPr>
          <w:rFonts w:ascii="Helvetica Neue Light" w:hAnsi="Helvetica Neue Light"/>
          <w:rPrChange w:id="5529" w:author="Arthur de Catheu" w:date="2014-06-20T17:08:00Z">
            <w:rPr/>
          </w:rPrChange>
        </w:rPr>
        <w:t>Compte de Retenue de Garantie</w:t>
      </w:r>
      <w:bookmarkEnd w:id="5526"/>
      <w:bookmarkEnd w:id="5527"/>
      <w:bookmarkEnd w:id="5528"/>
      <w:r w:rsidRPr="00935764">
        <w:rPr>
          <w:rFonts w:ascii="Helvetica Neue Light" w:hAnsi="Helvetica Neue Light"/>
          <w:rPrChange w:id="5530" w:author="Arthur de Catheu" w:date="2014-06-20T17:08:00Z">
            <w:rPr/>
          </w:rPrChange>
        </w:rPr>
        <w:t xml:space="preserve"> </w:t>
      </w:r>
    </w:p>
    <w:p w14:paraId="3485132B" w14:textId="50F14221" w:rsidR="00665433" w:rsidRPr="00935764" w:rsidRDefault="00665433" w:rsidP="00665433">
      <w:pPr>
        <w:spacing w:before="120"/>
        <w:rPr>
          <w:rFonts w:ascii="Helvetica Neue Light" w:eastAsia="Times New Roman" w:hAnsi="Helvetica Neue Light" w:cs="Times New Roman"/>
          <w:rPrChange w:id="5531" w:author="Arthur de Catheu" w:date="2014-06-20T17:08:00Z">
            <w:rPr>
              <w:rFonts w:eastAsia="Times New Roman" w:cs="Times New Roman"/>
            </w:rPr>
          </w:rPrChange>
        </w:rPr>
      </w:pPr>
      <w:r w:rsidRPr="00935764">
        <w:rPr>
          <w:rFonts w:ascii="Helvetica Neue Light" w:eastAsia="Times New Roman" w:hAnsi="Helvetica Neue Light" w:cs="Times New Roman"/>
          <w:rPrChange w:id="5532" w:author="Arthur de Catheu" w:date="2014-06-20T17:08:00Z">
            <w:rPr>
              <w:rFonts w:eastAsia="Times New Roman" w:cs="Times New Roman"/>
              <w:b/>
              <w:bCs/>
              <w:sz w:val="24"/>
            </w:rPr>
          </w:rPrChange>
        </w:rPr>
        <w:t xml:space="preserve">Les Retenues de Garanties constituées pour le compte des Cédants sont </w:t>
      </w:r>
      <w:r w:rsidR="006F2C0C" w:rsidRPr="00935764">
        <w:rPr>
          <w:rFonts w:ascii="Helvetica Neue Light" w:eastAsia="Times New Roman" w:hAnsi="Helvetica Neue Light" w:cs="Times New Roman"/>
          <w:rPrChange w:id="5533" w:author="Arthur de Catheu" w:date="2014-06-20T17:08:00Z">
            <w:rPr>
              <w:rFonts w:eastAsia="Times New Roman" w:cs="Times New Roman"/>
              <w:b/>
              <w:bCs/>
              <w:sz w:val="24"/>
            </w:rPr>
          </w:rPrChange>
        </w:rPr>
        <w:t>conservées</w:t>
      </w:r>
      <w:r w:rsidRPr="00935764">
        <w:rPr>
          <w:rFonts w:ascii="Helvetica Neue Light" w:eastAsia="Times New Roman" w:hAnsi="Helvetica Neue Light" w:cs="Times New Roman"/>
          <w:rPrChange w:id="5534" w:author="Arthur de Catheu" w:date="2014-06-20T17:08:00Z">
            <w:rPr>
              <w:rFonts w:eastAsia="Times New Roman" w:cs="Times New Roman"/>
              <w:b/>
              <w:bCs/>
              <w:sz w:val="24"/>
            </w:rPr>
          </w:rPrChange>
        </w:rPr>
        <w:t xml:space="preserve"> sur le Compte de Retenue de Garantie.</w:t>
      </w:r>
      <w:r w:rsidR="006F2C0C" w:rsidRPr="00935764">
        <w:rPr>
          <w:rFonts w:ascii="Helvetica Neue Light" w:eastAsia="Times New Roman" w:hAnsi="Helvetica Neue Light" w:cs="Times New Roman"/>
          <w:rPrChange w:id="5535" w:author="Arthur de Catheu" w:date="2014-06-20T17:08:00Z">
            <w:rPr>
              <w:rFonts w:eastAsia="Times New Roman" w:cs="Times New Roman"/>
              <w:b/>
              <w:bCs/>
              <w:sz w:val="24"/>
            </w:rPr>
          </w:rPrChange>
        </w:rPr>
        <w:t xml:space="preserve"> </w:t>
      </w:r>
      <w:r w:rsidRPr="00935764">
        <w:rPr>
          <w:rFonts w:ascii="Helvetica Neue Light" w:eastAsia="Times New Roman" w:hAnsi="Helvetica Neue Light" w:cs="Times New Roman"/>
          <w:rPrChange w:id="5536" w:author="Arthur de Catheu" w:date="2014-06-20T17:08:00Z">
            <w:rPr>
              <w:rFonts w:eastAsia="Times New Roman" w:cs="Times New Roman"/>
              <w:b/>
              <w:bCs/>
              <w:sz w:val="24"/>
            </w:rPr>
          </w:rPrChange>
        </w:rPr>
        <w:t>Le solde de ce compte doit à tout moment correspondre à la somme des Comptes Courants Cédants</w:t>
      </w:r>
      <w:r w:rsidR="002668A8" w:rsidRPr="00935764">
        <w:rPr>
          <w:rFonts w:ascii="Helvetica Neue Light" w:eastAsia="Times New Roman" w:hAnsi="Helvetica Neue Light" w:cs="Times New Roman"/>
          <w:rPrChange w:id="5537" w:author="Arthur de Catheu" w:date="2014-06-20T17:08:00Z">
            <w:rPr>
              <w:rFonts w:eastAsia="Times New Roman" w:cs="Times New Roman"/>
              <w:b/>
              <w:bCs/>
              <w:sz w:val="24"/>
            </w:rPr>
          </w:rPrChange>
        </w:rPr>
        <w:t>, déduction faite des frais bancaires, le cas échéant</w:t>
      </w:r>
      <w:r w:rsidRPr="00935764">
        <w:rPr>
          <w:rFonts w:ascii="Helvetica Neue Light" w:eastAsia="Times New Roman" w:hAnsi="Helvetica Neue Light" w:cs="Times New Roman"/>
          <w:rPrChange w:id="5538" w:author="Arthur de Catheu" w:date="2014-06-20T17:08:00Z">
            <w:rPr>
              <w:rFonts w:eastAsia="Times New Roman" w:cs="Times New Roman"/>
              <w:b/>
              <w:bCs/>
              <w:sz w:val="24"/>
            </w:rPr>
          </w:rPrChange>
        </w:rPr>
        <w:t>.</w:t>
      </w:r>
    </w:p>
    <w:p w14:paraId="7CE224ED" w14:textId="07F563F0" w:rsidR="00B84528" w:rsidRPr="00935764" w:rsidRDefault="00B84528" w:rsidP="00665433">
      <w:pPr>
        <w:spacing w:before="120"/>
        <w:rPr>
          <w:rFonts w:ascii="Helvetica Neue Light" w:eastAsia="Times New Roman" w:hAnsi="Helvetica Neue Light" w:cs="Times New Roman"/>
          <w:rPrChange w:id="5539" w:author="Arthur de Catheu" w:date="2014-06-20T17:08:00Z">
            <w:rPr>
              <w:rFonts w:eastAsia="Times New Roman" w:cs="Times New Roman"/>
            </w:rPr>
          </w:rPrChange>
        </w:rPr>
      </w:pPr>
      <w:r w:rsidRPr="00935764">
        <w:rPr>
          <w:rFonts w:ascii="Helvetica Neue Light" w:eastAsia="Times New Roman" w:hAnsi="Helvetica Neue Light" w:cs="Times New Roman"/>
          <w:rPrChange w:id="5540" w:author="Arthur de Catheu" w:date="2014-06-20T17:08:00Z">
            <w:rPr>
              <w:rFonts w:eastAsia="Times New Roman" w:cs="Times New Roman"/>
              <w:b/>
              <w:bCs/>
              <w:sz w:val="24"/>
            </w:rPr>
          </w:rPrChange>
        </w:rPr>
        <w:t>Le compte est mouvementé ainsi :</w:t>
      </w:r>
    </w:p>
    <w:p w14:paraId="703D154F" w14:textId="7DF13059" w:rsidR="00665433" w:rsidRPr="00935764" w:rsidRDefault="00B84528" w:rsidP="00665433">
      <w:pPr>
        <w:spacing w:before="120"/>
        <w:rPr>
          <w:rFonts w:ascii="Helvetica Neue Light" w:eastAsia="Times New Roman" w:hAnsi="Helvetica Neue Light" w:cs="Times New Roman"/>
          <w:rPrChange w:id="5541" w:author="Arthur de Catheu" w:date="2014-06-20T17:08:00Z">
            <w:rPr>
              <w:rFonts w:eastAsia="Times New Roman" w:cs="Times New Roman"/>
            </w:rPr>
          </w:rPrChange>
        </w:rPr>
      </w:pPr>
      <w:r w:rsidRPr="00935764">
        <w:rPr>
          <w:rFonts w:ascii="Helvetica Neue Light" w:eastAsia="Times New Roman" w:hAnsi="Helvetica Neue Light" w:cs="Times New Roman"/>
          <w:rPrChange w:id="5542" w:author="Arthur de Catheu" w:date="2014-06-20T17:08:00Z">
            <w:rPr>
              <w:rFonts w:eastAsia="Times New Roman" w:cs="Times New Roman"/>
              <w:b/>
              <w:bCs/>
              <w:sz w:val="24"/>
            </w:rPr>
          </w:rPrChange>
        </w:rPr>
        <w:t>Au crédit</w:t>
      </w:r>
      <w:r w:rsidR="006F2C0C" w:rsidRPr="00935764">
        <w:rPr>
          <w:rFonts w:ascii="Helvetica Neue Light" w:eastAsia="Times New Roman" w:hAnsi="Helvetica Neue Light" w:cs="Times New Roman"/>
          <w:rPrChange w:id="5543" w:author="Arthur de Catheu" w:date="2014-06-20T17:08:00Z">
            <w:rPr>
              <w:rFonts w:eastAsia="Times New Roman" w:cs="Times New Roman"/>
              <w:b/>
              <w:bCs/>
              <w:sz w:val="24"/>
            </w:rPr>
          </w:rPrChange>
        </w:rPr>
        <w:t> :</w:t>
      </w:r>
    </w:p>
    <w:p w14:paraId="72677CD8" w14:textId="3DDB080A" w:rsidR="00665433" w:rsidRPr="00935764" w:rsidRDefault="00665433" w:rsidP="00665433">
      <w:pPr>
        <w:pStyle w:val="Paragraphedeliste"/>
        <w:numPr>
          <w:ilvl w:val="0"/>
          <w:numId w:val="217"/>
        </w:numPr>
        <w:spacing w:before="120"/>
        <w:rPr>
          <w:rFonts w:ascii="Helvetica Neue Light" w:eastAsia="Times New Roman" w:hAnsi="Helvetica Neue Light" w:cs="Times New Roman"/>
          <w:rPrChange w:id="5544" w:author="Arthur de Catheu" w:date="2014-06-20T17:08:00Z">
            <w:rPr>
              <w:rFonts w:eastAsia="Times New Roman" w:cs="Times New Roman"/>
            </w:rPr>
          </w:rPrChange>
        </w:rPr>
      </w:pPr>
      <w:r w:rsidRPr="00935764">
        <w:rPr>
          <w:rFonts w:ascii="Helvetica Neue Light" w:eastAsia="Times New Roman" w:hAnsi="Helvetica Neue Light" w:cs="Times New Roman"/>
          <w:rPrChange w:id="5545" w:author="Arthur de Catheu" w:date="2014-06-20T17:08:00Z">
            <w:rPr>
              <w:rFonts w:eastAsia="Times New Roman" w:cs="Times New Roman"/>
              <w:b/>
              <w:bCs/>
              <w:sz w:val="24"/>
            </w:rPr>
          </w:rPrChange>
        </w:rPr>
        <w:t>constitution des Retenues de Garanties à partir du Compte Général pour toutes les Créances acquises</w:t>
      </w:r>
      <w:r w:rsidR="006F2C0C" w:rsidRPr="00935764">
        <w:rPr>
          <w:rFonts w:ascii="Helvetica Neue Light" w:eastAsia="Times New Roman" w:hAnsi="Helvetica Neue Light" w:cs="Times New Roman"/>
          <w:rPrChange w:id="5546" w:author="Arthur de Catheu" w:date="2014-06-20T17:08:00Z">
            <w:rPr>
              <w:rFonts w:eastAsia="Times New Roman" w:cs="Times New Roman"/>
              <w:b/>
              <w:bCs/>
              <w:sz w:val="24"/>
            </w:rPr>
          </w:rPrChange>
        </w:rPr>
        <w:t>.</w:t>
      </w:r>
    </w:p>
    <w:p w14:paraId="072D6222" w14:textId="77777777" w:rsidR="00665433" w:rsidRPr="00935764" w:rsidRDefault="00665433" w:rsidP="00665433">
      <w:pPr>
        <w:rPr>
          <w:rFonts w:ascii="Helvetica Neue Light" w:eastAsia="Times New Roman" w:hAnsi="Helvetica Neue Light" w:cs="Times New Roman"/>
          <w:rPrChange w:id="5547" w:author="Arthur de Catheu" w:date="2014-06-20T17:08:00Z">
            <w:rPr>
              <w:rFonts w:eastAsia="Times New Roman" w:cs="Times New Roman"/>
            </w:rPr>
          </w:rPrChange>
        </w:rPr>
      </w:pPr>
    </w:p>
    <w:p w14:paraId="731A68F9" w14:textId="01B1F70F" w:rsidR="00665433" w:rsidRPr="00935764" w:rsidRDefault="00665433" w:rsidP="00665433">
      <w:pPr>
        <w:rPr>
          <w:rFonts w:ascii="Helvetica Neue Light" w:eastAsia="Times New Roman" w:hAnsi="Helvetica Neue Light" w:cs="Times New Roman"/>
          <w:rPrChange w:id="5548" w:author="Arthur de Catheu" w:date="2014-06-20T17:08:00Z">
            <w:rPr>
              <w:rFonts w:eastAsia="Times New Roman" w:cs="Times New Roman"/>
            </w:rPr>
          </w:rPrChange>
        </w:rPr>
      </w:pPr>
      <w:r w:rsidRPr="00935764">
        <w:rPr>
          <w:rFonts w:ascii="Helvetica Neue Light" w:eastAsia="Times New Roman" w:hAnsi="Helvetica Neue Light" w:cs="Times New Roman"/>
          <w:rPrChange w:id="5549" w:author="Arthur de Catheu" w:date="2014-06-20T17:08:00Z">
            <w:rPr>
              <w:rFonts w:eastAsia="Times New Roman" w:cs="Times New Roman"/>
              <w:b/>
              <w:bCs/>
              <w:sz w:val="24"/>
            </w:rPr>
          </w:rPrChange>
        </w:rPr>
        <w:t xml:space="preserve">Au débit: </w:t>
      </w:r>
    </w:p>
    <w:p w14:paraId="573A0241" w14:textId="57A1191D" w:rsidR="00665433" w:rsidRPr="00935764" w:rsidRDefault="00665433" w:rsidP="00665433">
      <w:pPr>
        <w:pStyle w:val="Paragraphedeliste"/>
        <w:numPr>
          <w:ilvl w:val="0"/>
          <w:numId w:val="217"/>
        </w:numPr>
        <w:spacing w:before="120"/>
        <w:rPr>
          <w:rFonts w:ascii="Helvetica Neue Light" w:eastAsia="Times New Roman" w:hAnsi="Helvetica Neue Light" w:cs="Times New Roman"/>
          <w:rPrChange w:id="5550" w:author="Arthur de Catheu" w:date="2014-06-20T17:08:00Z">
            <w:rPr>
              <w:rFonts w:eastAsia="Times New Roman" w:cs="Times New Roman"/>
            </w:rPr>
          </w:rPrChange>
        </w:rPr>
      </w:pPr>
      <w:r w:rsidRPr="00935764">
        <w:rPr>
          <w:rFonts w:ascii="Helvetica Neue Light" w:eastAsia="Times New Roman" w:hAnsi="Helvetica Neue Light" w:cs="Times New Roman"/>
          <w:rPrChange w:id="5551" w:author="Arthur de Catheu" w:date="2014-06-20T17:08:00Z">
            <w:rPr>
              <w:rFonts w:eastAsia="Times New Roman" w:cs="Times New Roman"/>
              <w:b/>
              <w:bCs/>
              <w:sz w:val="24"/>
            </w:rPr>
          </w:rPrChange>
        </w:rPr>
        <w:t>restitution aux Cédants des Retenues de Garanties</w:t>
      </w:r>
      <w:r w:rsidR="006F2C0C" w:rsidRPr="00935764">
        <w:rPr>
          <w:rFonts w:ascii="Helvetica Neue Light" w:eastAsia="Times New Roman" w:hAnsi="Helvetica Neue Light" w:cs="Times New Roman"/>
          <w:rPrChange w:id="5552" w:author="Arthur de Catheu" w:date="2014-06-20T17:08:00Z">
            <w:rPr>
              <w:rFonts w:eastAsia="Times New Roman" w:cs="Times New Roman"/>
              <w:b/>
              <w:bCs/>
              <w:sz w:val="24"/>
            </w:rPr>
          </w:rPrChange>
        </w:rPr>
        <w:t> ; et</w:t>
      </w:r>
    </w:p>
    <w:p w14:paraId="677563BC" w14:textId="43FC08E5" w:rsidR="00665433" w:rsidRPr="00935764" w:rsidRDefault="00665433" w:rsidP="00665433">
      <w:pPr>
        <w:pStyle w:val="Paragraphedeliste"/>
        <w:numPr>
          <w:ilvl w:val="0"/>
          <w:numId w:val="217"/>
        </w:numPr>
        <w:spacing w:before="120"/>
        <w:rPr>
          <w:rFonts w:ascii="Helvetica Neue Light" w:eastAsia="Times New Roman" w:hAnsi="Helvetica Neue Light" w:cs="Times New Roman"/>
          <w:rPrChange w:id="5553" w:author="Arthur de Catheu" w:date="2014-06-20T17:08:00Z">
            <w:rPr>
              <w:rFonts w:eastAsia="Times New Roman" w:cs="Times New Roman"/>
            </w:rPr>
          </w:rPrChange>
        </w:rPr>
      </w:pPr>
      <w:r w:rsidRPr="00935764">
        <w:rPr>
          <w:rFonts w:ascii="Helvetica Neue Light" w:eastAsia="Times New Roman" w:hAnsi="Helvetica Neue Light" w:cs="Times New Roman"/>
          <w:rPrChange w:id="5554" w:author="Arthur de Catheu" w:date="2014-06-20T17:08:00Z">
            <w:rPr>
              <w:rFonts w:eastAsia="Times New Roman" w:cs="Times New Roman"/>
              <w:b/>
              <w:bCs/>
              <w:sz w:val="24"/>
            </w:rPr>
          </w:rPrChange>
        </w:rPr>
        <w:t>versement au Compte Général des Retenues de Garanties non restituées.</w:t>
      </w:r>
    </w:p>
    <w:p w14:paraId="1D800142" w14:textId="77777777" w:rsidR="00665433" w:rsidRPr="00935764" w:rsidRDefault="00665433" w:rsidP="00665433">
      <w:pPr>
        <w:rPr>
          <w:rFonts w:ascii="Helvetica Neue Light" w:hAnsi="Helvetica Neue Light"/>
          <w:rPrChange w:id="5555" w:author="Arthur de Catheu" w:date="2014-06-20T17:08:00Z">
            <w:rPr/>
          </w:rPrChange>
        </w:rPr>
      </w:pPr>
    </w:p>
    <w:p w14:paraId="52BD1246" w14:textId="550DDECC" w:rsidR="00665433" w:rsidRPr="00935764" w:rsidRDefault="00665433" w:rsidP="00665433">
      <w:pPr>
        <w:rPr>
          <w:rFonts w:ascii="Helvetica Neue Light" w:hAnsi="Helvetica Neue Light"/>
          <w:rPrChange w:id="5556" w:author="Arthur de Catheu" w:date="2014-06-20T17:08:00Z">
            <w:rPr/>
          </w:rPrChange>
        </w:rPr>
      </w:pPr>
      <w:r w:rsidRPr="00935764">
        <w:rPr>
          <w:rFonts w:ascii="Helvetica Neue Light" w:hAnsi="Helvetica Neue Light"/>
          <w:rPrChange w:id="5557" w:author="Arthur de Catheu" w:date="2014-06-20T17:08:00Z">
            <w:rPr>
              <w:rFonts w:eastAsiaTheme="majorEastAsia" w:cstheme="majorBidi"/>
              <w:b/>
              <w:bCs/>
              <w:sz w:val="24"/>
            </w:rPr>
          </w:rPrChange>
        </w:rPr>
        <w:t>Le solde créditeur du Compte Retenue de Garantie peut faire l’objet de placements sur des produits financiers sans risque en capital et permettant une liquidité quotidienne. Les revenus</w:t>
      </w:r>
      <w:r w:rsidR="006F2C0C" w:rsidRPr="00935764">
        <w:rPr>
          <w:rFonts w:ascii="Helvetica Neue Light" w:hAnsi="Helvetica Neue Light"/>
          <w:rPrChange w:id="5558" w:author="Arthur de Catheu" w:date="2014-06-20T17:08:00Z">
            <w:rPr>
              <w:rFonts w:eastAsiaTheme="majorEastAsia" w:cstheme="majorBidi"/>
              <w:b/>
              <w:bCs/>
              <w:sz w:val="24"/>
            </w:rPr>
          </w:rPrChange>
        </w:rPr>
        <w:t xml:space="preserve"> éventuellement tirés</w:t>
      </w:r>
      <w:r w:rsidRPr="00935764">
        <w:rPr>
          <w:rFonts w:ascii="Helvetica Neue Light" w:hAnsi="Helvetica Neue Light"/>
          <w:rPrChange w:id="5559" w:author="Arthur de Catheu" w:date="2014-06-20T17:08:00Z">
            <w:rPr>
              <w:rFonts w:eastAsiaTheme="majorEastAsia" w:cstheme="majorBidi"/>
              <w:b/>
              <w:bCs/>
              <w:sz w:val="24"/>
            </w:rPr>
          </w:rPrChange>
        </w:rPr>
        <w:t xml:space="preserve"> de ce</w:t>
      </w:r>
      <w:r w:rsidR="006F2C0C" w:rsidRPr="00935764">
        <w:rPr>
          <w:rFonts w:ascii="Helvetica Neue Light" w:hAnsi="Helvetica Neue Light"/>
          <w:rPrChange w:id="5560" w:author="Arthur de Catheu" w:date="2014-06-20T17:08:00Z">
            <w:rPr>
              <w:rFonts w:eastAsiaTheme="majorEastAsia" w:cstheme="majorBidi"/>
              <w:b/>
              <w:bCs/>
              <w:sz w:val="24"/>
            </w:rPr>
          </w:rPrChange>
        </w:rPr>
        <w:t>s</w:t>
      </w:r>
      <w:r w:rsidRPr="00935764">
        <w:rPr>
          <w:rFonts w:ascii="Helvetica Neue Light" w:hAnsi="Helvetica Neue Light"/>
          <w:rPrChange w:id="5561" w:author="Arthur de Catheu" w:date="2014-06-20T17:08:00Z">
            <w:rPr>
              <w:rFonts w:eastAsiaTheme="majorEastAsia" w:cstheme="majorBidi"/>
              <w:b/>
              <w:bCs/>
              <w:sz w:val="24"/>
            </w:rPr>
          </w:rPrChange>
        </w:rPr>
        <w:t xml:space="preserve"> placement</w:t>
      </w:r>
      <w:r w:rsidR="006F2C0C" w:rsidRPr="00935764">
        <w:rPr>
          <w:rFonts w:ascii="Helvetica Neue Light" w:hAnsi="Helvetica Neue Light"/>
          <w:rPrChange w:id="5562" w:author="Arthur de Catheu" w:date="2014-06-20T17:08:00Z">
            <w:rPr>
              <w:rFonts w:eastAsiaTheme="majorEastAsia" w:cstheme="majorBidi"/>
              <w:b/>
              <w:bCs/>
              <w:sz w:val="24"/>
            </w:rPr>
          </w:rPrChange>
        </w:rPr>
        <w:t>s</w:t>
      </w:r>
      <w:r w:rsidRPr="00935764">
        <w:rPr>
          <w:rFonts w:ascii="Helvetica Neue Light" w:hAnsi="Helvetica Neue Light"/>
          <w:rPrChange w:id="5563" w:author="Arthur de Catheu" w:date="2014-06-20T17:08:00Z">
            <w:rPr>
              <w:rFonts w:eastAsiaTheme="majorEastAsia" w:cstheme="majorBidi"/>
              <w:b/>
              <w:bCs/>
              <w:sz w:val="24"/>
            </w:rPr>
          </w:rPrChange>
        </w:rPr>
        <w:t xml:space="preserve"> sont virés mensuellement sur le Compte Général. </w:t>
      </w:r>
    </w:p>
    <w:p w14:paraId="7C152711" w14:textId="21899747" w:rsidR="00156B5B" w:rsidRPr="00935764" w:rsidRDefault="008B0D33">
      <w:pPr>
        <w:pStyle w:val="Titre3"/>
        <w:numPr>
          <w:ilvl w:val="2"/>
          <w:numId w:val="382"/>
        </w:numPr>
        <w:rPr>
          <w:rFonts w:ascii="Helvetica Neue Light" w:hAnsi="Helvetica Neue Light"/>
          <w:rPrChange w:id="5564" w:author="Arthur de Catheu" w:date="2014-06-20T17:08:00Z">
            <w:rPr/>
          </w:rPrChange>
        </w:rPr>
        <w:pPrChange w:id="5565" w:author="Arthur de Catheu" w:date="2014-06-20T18:04:00Z">
          <w:pPr>
            <w:pStyle w:val="Titre3"/>
          </w:pPr>
        </w:pPrChange>
      </w:pPr>
      <w:bookmarkStart w:id="5566" w:name="_Toc381342374"/>
      <w:bookmarkStart w:id="5567" w:name="_Toc381342623"/>
      <w:bookmarkStart w:id="5568" w:name="_Toc381366354"/>
      <w:bookmarkStart w:id="5569" w:name="_Toc381366841"/>
      <w:bookmarkStart w:id="5570" w:name="_Toc381367117"/>
      <w:bookmarkStart w:id="5571" w:name="_Toc381367394"/>
      <w:bookmarkStart w:id="5572" w:name="_Toc381368286"/>
      <w:bookmarkStart w:id="5573" w:name="_Toc381342375"/>
      <w:bookmarkStart w:id="5574" w:name="_Toc381342624"/>
      <w:bookmarkStart w:id="5575" w:name="_Toc381366355"/>
      <w:bookmarkStart w:id="5576" w:name="_Toc381366842"/>
      <w:bookmarkStart w:id="5577" w:name="_Toc381367118"/>
      <w:bookmarkStart w:id="5578" w:name="_Toc381367395"/>
      <w:bookmarkStart w:id="5579" w:name="_Toc381368287"/>
      <w:bookmarkStart w:id="5580" w:name="_Toc381342379"/>
      <w:bookmarkStart w:id="5581" w:name="_Toc381342628"/>
      <w:bookmarkStart w:id="5582" w:name="_Toc381366359"/>
      <w:bookmarkStart w:id="5583" w:name="_Toc381366846"/>
      <w:bookmarkStart w:id="5584" w:name="_Toc381367122"/>
      <w:bookmarkStart w:id="5585" w:name="_Toc381367399"/>
      <w:bookmarkStart w:id="5586" w:name="_Toc381368291"/>
      <w:bookmarkStart w:id="5587" w:name="_Toc381342380"/>
      <w:bookmarkStart w:id="5588" w:name="_Toc381342629"/>
      <w:bookmarkStart w:id="5589" w:name="_Toc381366360"/>
      <w:bookmarkStart w:id="5590" w:name="_Toc381366847"/>
      <w:bookmarkStart w:id="5591" w:name="_Toc381367123"/>
      <w:bookmarkStart w:id="5592" w:name="_Toc381367400"/>
      <w:bookmarkStart w:id="5593" w:name="_Toc381368292"/>
      <w:bookmarkStart w:id="5594" w:name="_Toc381342381"/>
      <w:bookmarkStart w:id="5595" w:name="_Toc381342630"/>
      <w:bookmarkStart w:id="5596" w:name="_Toc381366361"/>
      <w:bookmarkStart w:id="5597" w:name="_Toc381366848"/>
      <w:bookmarkStart w:id="5598" w:name="_Toc381367124"/>
      <w:bookmarkStart w:id="5599" w:name="_Toc381367401"/>
      <w:bookmarkStart w:id="5600" w:name="_Toc381368293"/>
      <w:bookmarkStart w:id="5601" w:name="_Toc381342386"/>
      <w:bookmarkStart w:id="5602" w:name="_Toc381342635"/>
      <w:bookmarkStart w:id="5603" w:name="_Toc381366366"/>
      <w:bookmarkStart w:id="5604" w:name="_Toc381366853"/>
      <w:bookmarkStart w:id="5605" w:name="_Toc381367129"/>
      <w:bookmarkStart w:id="5606" w:name="_Toc381367406"/>
      <w:bookmarkStart w:id="5607" w:name="_Toc381368298"/>
      <w:bookmarkStart w:id="5608" w:name="_Toc381342389"/>
      <w:bookmarkStart w:id="5609" w:name="_Toc381342638"/>
      <w:bookmarkStart w:id="5610" w:name="_Toc381366369"/>
      <w:bookmarkStart w:id="5611" w:name="_Toc381366856"/>
      <w:bookmarkStart w:id="5612" w:name="_Toc381367132"/>
      <w:bookmarkStart w:id="5613" w:name="_Toc381367409"/>
      <w:bookmarkStart w:id="5614" w:name="_Toc381368301"/>
      <w:bookmarkStart w:id="5615" w:name="_Toc381342390"/>
      <w:bookmarkStart w:id="5616" w:name="_Toc381342639"/>
      <w:bookmarkStart w:id="5617" w:name="_Toc381366370"/>
      <w:bookmarkStart w:id="5618" w:name="_Toc381366857"/>
      <w:bookmarkStart w:id="5619" w:name="_Toc381367133"/>
      <w:bookmarkStart w:id="5620" w:name="_Toc381367410"/>
      <w:bookmarkStart w:id="5621" w:name="_Toc381368302"/>
      <w:bookmarkStart w:id="5622" w:name="_Ref249018008"/>
      <w:bookmarkStart w:id="5623" w:name="_Toc265315368"/>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r w:rsidRPr="00935764">
        <w:rPr>
          <w:rFonts w:ascii="Helvetica Neue Light" w:hAnsi="Helvetica Neue Light"/>
          <w:rPrChange w:id="5624" w:author="Arthur de Catheu" w:date="2014-06-20T17:08:00Z">
            <w:rPr/>
          </w:rPrChange>
        </w:rPr>
        <w:t xml:space="preserve">Compte de </w:t>
      </w:r>
      <w:r w:rsidR="002E151A" w:rsidRPr="00935764">
        <w:rPr>
          <w:rFonts w:ascii="Helvetica Neue Light" w:hAnsi="Helvetica Neue Light"/>
          <w:rPrChange w:id="5625" w:author="Arthur de Catheu" w:date="2014-06-20T17:08:00Z">
            <w:rPr/>
          </w:rPrChange>
        </w:rPr>
        <w:t>C</w:t>
      </w:r>
      <w:r w:rsidRPr="00935764">
        <w:rPr>
          <w:rFonts w:ascii="Helvetica Neue Light" w:hAnsi="Helvetica Neue Light"/>
          <w:rPrChange w:id="5626" w:author="Arthur de Catheu" w:date="2014-06-20T17:08:00Z">
            <w:rPr/>
          </w:rPrChange>
        </w:rPr>
        <w:t>ollecte</w:t>
      </w:r>
      <w:bookmarkEnd w:id="5622"/>
      <w:bookmarkEnd w:id="5623"/>
    </w:p>
    <w:p w14:paraId="516ECA2E" w14:textId="77777777" w:rsidR="00B84528" w:rsidRPr="00935764" w:rsidRDefault="00B84528">
      <w:pPr>
        <w:spacing w:before="120"/>
        <w:rPr>
          <w:rFonts w:ascii="Helvetica Neue Light" w:eastAsia="Times New Roman" w:hAnsi="Helvetica Neue Light" w:cs="Times New Roman"/>
          <w:rPrChange w:id="5627" w:author="Arthur de Catheu" w:date="2014-06-20T17:08:00Z">
            <w:rPr>
              <w:rFonts w:eastAsia="Times New Roman" w:cs="Times New Roman"/>
            </w:rPr>
          </w:rPrChange>
        </w:rPr>
      </w:pPr>
      <w:r w:rsidRPr="00935764">
        <w:rPr>
          <w:rFonts w:ascii="Helvetica Neue Light" w:eastAsia="Times New Roman" w:hAnsi="Helvetica Neue Light" w:cs="Times New Roman"/>
          <w:rPrChange w:id="5628" w:author="Arthur de Catheu" w:date="2014-06-20T17:08:00Z">
            <w:rPr>
              <w:rFonts w:eastAsia="Times New Roman" w:cs="Times New Roman"/>
              <w:b/>
              <w:bCs/>
              <w:sz w:val="24"/>
            </w:rPr>
          </w:rPrChange>
        </w:rPr>
        <w:t>Le Collecte de Collecte reçoit tous les paiements des Débiteurs et Cédants.</w:t>
      </w:r>
    </w:p>
    <w:p w14:paraId="53D30B7A" w14:textId="77777777" w:rsidR="00B84528" w:rsidRPr="00935764" w:rsidRDefault="00B84528">
      <w:pPr>
        <w:spacing w:before="120"/>
        <w:rPr>
          <w:rFonts w:ascii="Helvetica Neue Light" w:eastAsia="Times New Roman" w:hAnsi="Helvetica Neue Light" w:cs="Times New Roman"/>
          <w:rPrChange w:id="5629" w:author="Arthur de Catheu" w:date="2014-06-20T17:08:00Z">
            <w:rPr>
              <w:rFonts w:eastAsia="Times New Roman" w:cs="Times New Roman"/>
            </w:rPr>
          </w:rPrChange>
        </w:rPr>
      </w:pPr>
      <w:r w:rsidRPr="00935764">
        <w:rPr>
          <w:rFonts w:ascii="Helvetica Neue Light" w:eastAsia="Times New Roman" w:hAnsi="Helvetica Neue Light" w:cs="Times New Roman"/>
          <w:rPrChange w:id="5630" w:author="Arthur de Catheu" w:date="2014-06-20T17:08:00Z">
            <w:rPr>
              <w:rFonts w:eastAsia="Times New Roman" w:cs="Times New Roman"/>
              <w:b/>
              <w:bCs/>
              <w:sz w:val="24"/>
            </w:rPr>
          </w:rPrChange>
        </w:rPr>
        <w:t>Le compte est mouvementé ainsi :</w:t>
      </w:r>
    </w:p>
    <w:p w14:paraId="612BF1E0" w14:textId="2AF97FEF" w:rsidR="00665433" w:rsidRPr="00935764" w:rsidRDefault="00B84528">
      <w:pPr>
        <w:spacing w:before="120"/>
        <w:rPr>
          <w:rFonts w:ascii="Helvetica Neue Light" w:eastAsia="Times New Roman" w:hAnsi="Helvetica Neue Light" w:cs="Times New Roman"/>
          <w:rPrChange w:id="5631" w:author="Arthur de Catheu" w:date="2014-06-20T17:08:00Z">
            <w:rPr>
              <w:rFonts w:eastAsia="Times New Roman" w:cs="Times New Roman"/>
            </w:rPr>
          </w:rPrChange>
        </w:rPr>
      </w:pPr>
      <w:r w:rsidRPr="00935764">
        <w:rPr>
          <w:rFonts w:ascii="Helvetica Neue Light" w:eastAsia="Times New Roman" w:hAnsi="Helvetica Neue Light" w:cs="Times New Roman"/>
          <w:rPrChange w:id="5632" w:author="Arthur de Catheu" w:date="2014-06-20T17:08:00Z">
            <w:rPr>
              <w:rFonts w:eastAsia="Times New Roman" w:cs="Times New Roman"/>
              <w:b/>
              <w:bCs/>
              <w:sz w:val="24"/>
            </w:rPr>
          </w:rPrChange>
        </w:rPr>
        <w:t>Au crédit :</w:t>
      </w:r>
    </w:p>
    <w:p w14:paraId="6DEAFE22" w14:textId="0E5BAF7E" w:rsidR="00665433" w:rsidRPr="00935764" w:rsidRDefault="00665433" w:rsidP="00665433">
      <w:pPr>
        <w:numPr>
          <w:ilvl w:val="0"/>
          <w:numId w:val="217"/>
        </w:numPr>
        <w:spacing w:before="120"/>
        <w:rPr>
          <w:rFonts w:ascii="Helvetica Neue Light" w:eastAsia="Times New Roman" w:hAnsi="Helvetica Neue Light" w:cs="Times New Roman"/>
          <w:rPrChange w:id="5633" w:author="Arthur de Catheu" w:date="2014-06-20T17:08:00Z">
            <w:rPr>
              <w:rFonts w:eastAsia="Times New Roman" w:cs="Times New Roman"/>
            </w:rPr>
          </w:rPrChange>
        </w:rPr>
      </w:pPr>
      <w:r w:rsidRPr="00935764">
        <w:rPr>
          <w:rFonts w:ascii="Helvetica Neue Light" w:eastAsia="Times New Roman" w:hAnsi="Helvetica Neue Light" w:cs="Times New Roman"/>
          <w:rPrChange w:id="5634" w:author="Arthur de Catheu" w:date="2014-06-20T17:08:00Z">
            <w:rPr>
              <w:rFonts w:eastAsia="Times New Roman" w:cs="Times New Roman"/>
              <w:b/>
              <w:bCs/>
              <w:sz w:val="24"/>
            </w:rPr>
          </w:rPrChange>
        </w:rPr>
        <w:t>paiements reçus des Débiteurs en règlement des Créances ;</w:t>
      </w:r>
    </w:p>
    <w:p w14:paraId="4C64FB85" w14:textId="77777777" w:rsidR="00AF521A" w:rsidRPr="00935764" w:rsidRDefault="00665433" w:rsidP="00665433">
      <w:pPr>
        <w:numPr>
          <w:ilvl w:val="0"/>
          <w:numId w:val="217"/>
        </w:numPr>
        <w:spacing w:before="120"/>
        <w:rPr>
          <w:ins w:id="5635" w:author="Hervé Monnerie" w:date="2014-06-20T11:38:00Z"/>
          <w:rFonts w:ascii="Helvetica Neue Light" w:eastAsia="Times New Roman" w:hAnsi="Helvetica Neue Light" w:cs="Times New Roman"/>
          <w:rPrChange w:id="5636" w:author="Arthur de Catheu" w:date="2014-06-20T17:08:00Z">
            <w:rPr>
              <w:ins w:id="5637" w:author="Hervé Monnerie" w:date="2014-06-20T11:38:00Z"/>
              <w:rFonts w:eastAsia="Times New Roman" w:cs="Times New Roman"/>
            </w:rPr>
          </w:rPrChange>
        </w:rPr>
      </w:pPr>
      <w:r w:rsidRPr="00935764">
        <w:rPr>
          <w:rFonts w:ascii="Helvetica Neue Light" w:eastAsia="Times New Roman" w:hAnsi="Helvetica Neue Light" w:cs="Times New Roman"/>
          <w:rPrChange w:id="5638" w:author="Arthur de Catheu" w:date="2014-06-20T17:08:00Z">
            <w:rPr>
              <w:rFonts w:eastAsia="Times New Roman" w:cs="Times New Roman"/>
              <w:b/>
              <w:bCs/>
              <w:sz w:val="24"/>
            </w:rPr>
          </w:rPrChange>
        </w:rPr>
        <w:t>sommes reçues des Cédants suite aux résolutions et rachats de Créances ou en cas de paiement direct du Cédant par le Débiteur ;</w:t>
      </w:r>
    </w:p>
    <w:p w14:paraId="7AA69DDE" w14:textId="31E42B56" w:rsidR="00223A04" w:rsidRPr="00935764" w:rsidRDefault="00AF521A" w:rsidP="00665433">
      <w:pPr>
        <w:numPr>
          <w:ilvl w:val="0"/>
          <w:numId w:val="217"/>
        </w:numPr>
        <w:spacing w:before="120"/>
        <w:rPr>
          <w:rFonts w:ascii="Helvetica Neue Light" w:eastAsia="Times New Roman" w:hAnsi="Helvetica Neue Light" w:cs="Times New Roman"/>
          <w:rPrChange w:id="5639" w:author="Arthur de Catheu" w:date="2014-06-20T17:08:00Z">
            <w:rPr>
              <w:rFonts w:eastAsia="Times New Roman" w:cs="Times New Roman"/>
            </w:rPr>
          </w:rPrChange>
        </w:rPr>
      </w:pPr>
      <w:ins w:id="5640" w:author="Hervé Monnerie" w:date="2014-06-20T11:38:00Z">
        <w:r w:rsidRPr="00935764">
          <w:rPr>
            <w:rFonts w:ascii="Helvetica Neue Light" w:eastAsia="Times New Roman" w:hAnsi="Helvetica Neue Light" w:cs="Times New Roman"/>
            <w:rPrChange w:id="5641" w:author="Arthur de Catheu" w:date="2014-06-20T17:08:00Z">
              <w:rPr>
                <w:rFonts w:eastAsia="Times New Roman" w:cs="Times New Roman"/>
                <w:b/>
                <w:bCs/>
                <w:sz w:val="24"/>
              </w:rPr>
            </w:rPrChange>
          </w:rPr>
          <w:t xml:space="preserve">versement quotidien en provenance du Compte Général </w:t>
        </w:r>
      </w:ins>
      <w:ins w:id="5642" w:author="Hervé Monnerie" w:date="2014-06-20T11:40:00Z">
        <w:r w:rsidRPr="00935764">
          <w:rPr>
            <w:rFonts w:ascii="Helvetica Neue Light" w:eastAsia="Times New Roman" w:hAnsi="Helvetica Neue Light" w:cs="Times New Roman"/>
            <w:rPrChange w:id="5643" w:author="Arthur de Catheu" w:date="2014-06-20T17:08:00Z">
              <w:rPr>
                <w:rFonts w:eastAsia="Times New Roman" w:cs="Times New Roman"/>
                <w:b/>
                <w:bCs/>
                <w:sz w:val="24"/>
              </w:rPr>
            </w:rPrChange>
          </w:rPr>
          <w:t xml:space="preserve">de l’éclatement </w:t>
        </w:r>
        <w:del w:id="5644" w:author="Arthur de Catheu" w:date="2014-06-20T17:32:00Z">
          <w:r w:rsidRPr="00935764" w:rsidDel="006C55AB">
            <w:rPr>
              <w:rFonts w:ascii="Helvetica Neue Light" w:eastAsia="Times New Roman" w:hAnsi="Helvetica Neue Light" w:cs="Times New Roman"/>
              <w:rPrChange w:id="5645" w:author="Arthur de Catheu" w:date="2014-06-20T17:08:00Z">
                <w:rPr>
                  <w:rFonts w:eastAsia="Times New Roman" w:cs="Times New Roman"/>
                  <w:b/>
                  <w:bCs/>
                  <w:sz w:val="24"/>
                </w:rPr>
              </w:rPrChange>
            </w:rPr>
            <w:delText xml:space="preserve">Créances par Créance </w:delText>
          </w:r>
        </w:del>
        <w:r w:rsidRPr="00935764">
          <w:rPr>
            <w:rFonts w:ascii="Helvetica Neue Light" w:eastAsia="Times New Roman" w:hAnsi="Helvetica Neue Light" w:cs="Times New Roman"/>
            <w:rPrChange w:id="5646" w:author="Arthur de Catheu" w:date="2014-06-20T17:08:00Z">
              <w:rPr>
                <w:rFonts w:eastAsia="Times New Roman" w:cs="Times New Roman"/>
                <w:b/>
                <w:bCs/>
                <w:sz w:val="24"/>
              </w:rPr>
            </w:rPrChange>
          </w:rPr>
          <w:t>d</w:t>
        </w:r>
      </w:ins>
      <w:ins w:id="5647" w:author="Hervé Monnerie" w:date="2014-06-20T11:38:00Z">
        <w:r w:rsidRPr="00935764">
          <w:rPr>
            <w:rFonts w:ascii="Helvetica Neue Light" w:eastAsia="Times New Roman" w:hAnsi="Helvetica Neue Light" w:cs="Times New Roman"/>
            <w:rPrChange w:id="5648" w:author="Arthur de Catheu" w:date="2014-06-20T17:08:00Z">
              <w:rPr>
                <w:rFonts w:eastAsia="Times New Roman" w:cs="Times New Roman"/>
                <w:b/>
                <w:bCs/>
                <w:sz w:val="24"/>
              </w:rPr>
            </w:rPrChange>
          </w:rPr>
          <w:t xml:space="preserve">es indemnisations </w:t>
        </w:r>
      </w:ins>
      <w:ins w:id="5649" w:author="Arthur de Catheu" w:date="2014-06-20T17:32:00Z">
        <w:r w:rsidR="006C55AB">
          <w:rPr>
            <w:rFonts w:ascii="Helvetica Neue Light" w:eastAsia="Times New Roman" w:hAnsi="Helvetica Neue Light" w:cs="Times New Roman"/>
          </w:rPr>
          <w:t xml:space="preserve">par Créance </w:t>
        </w:r>
      </w:ins>
      <w:ins w:id="5650" w:author="Hervé Monnerie" w:date="2014-06-20T11:38:00Z">
        <w:r w:rsidRPr="00935764">
          <w:rPr>
            <w:rFonts w:ascii="Helvetica Neue Light" w:eastAsia="Times New Roman" w:hAnsi="Helvetica Neue Light" w:cs="Times New Roman"/>
            <w:rPrChange w:id="5651" w:author="Arthur de Catheu" w:date="2014-06-20T17:08:00Z">
              <w:rPr>
                <w:rFonts w:eastAsia="Times New Roman" w:cs="Times New Roman"/>
                <w:b/>
                <w:bCs/>
                <w:sz w:val="24"/>
              </w:rPr>
            </w:rPrChange>
          </w:rPr>
          <w:t xml:space="preserve">et des </w:t>
        </w:r>
      </w:ins>
      <w:ins w:id="5652" w:author="Hervé Monnerie" w:date="2014-06-20T11:40:00Z">
        <w:r w:rsidRPr="00935764">
          <w:rPr>
            <w:rFonts w:ascii="Helvetica Neue Light" w:eastAsia="Times New Roman" w:hAnsi="Helvetica Neue Light" w:cs="Times New Roman"/>
            <w:rPrChange w:id="5653" w:author="Arthur de Catheu" w:date="2014-06-20T17:08:00Z">
              <w:rPr>
                <w:rFonts w:eastAsia="Times New Roman" w:cs="Times New Roman"/>
                <w:b/>
                <w:bCs/>
                <w:sz w:val="24"/>
              </w:rPr>
            </w:rPrChange>
          </w:rPr>
          <w:t>sommes</w:t>
        </w:r>
      </w:ins>
      <w:ins w:id="5654" w:author="Hervé Monnerie" w:date="2014-06-20T11:38:00Z">
        <w:r w:rsidRPr="00935764">
          <w:rPr>
            <w:rFonts w:ascii="Helvetica Neue Light" w:eastAsia="Times New Roman" w:hAnsi="Helvetica Neue Light" w:cs="Times New Roman"/>
            <w:rPrChange w:id="5655" w:author="Arthur de Catheu" w:date="2014-06-20T17:08:00Z">
              <w:rPr>
                <w:rFonts w:eastAsia="Times New Roman" w:cs="Times New Roman"/>
                <w:b/>
                <w:bCs/>
                <w:sz w:val="24"/>
              </w:rPr>
            </w:rPrChange>
          </w:rPr>
          <w:t xml:space="preserve"> </w:t>
        </w:r>
      </w:ins>
      <w:ins w:id="5656" w:author="Arthur de Catheu" w:date="2014-06-20T17:32:00Z">
        <w:r w:rsidR="006C55AB">
          <w:rPr>
            <w:rFonts w:ascii="Helvetica Neue Light" w:eastAsia="Times New Roman" w:hAnsi="Helvetica Neue Light" w:cs="Times New Roman"/>
          </w:rPr>
          <w:t xml:space="preserve">éventuellement </w:t>
        </w:r>
      </w:ins>
      <w:ins w:id="5657" w:author="Hervé Monnerie" w:date="2014-06-20T11:38:00Z">
        <w:r w:rsidRPr="00935764">
          <w:rPr>
            <w:rFonts w:ascii="Helvetica Neue Light" w:eastAsia="Times New Roman" w:hAnsi="Helvetica Neue Light" w:cs="Times New Roman"/>
            <w:rPrChange w:id="5658" w:author="Arthur de Catheu" w:date="2014-06-20T17:08:00Z">
              <w:rPr>
                <w:rFonts w:eastAsia="Times New Roman" w:cs="Times New Roman"/>
                <w:b/>
                <w:bCs/>
                <w:sz w:val="24"/>
              </w:rPr>
            </w:rPrChange>
          </w:rPr>
          <w:t xml:space="preserve">recouvrée par  </w:t>
        </w:r>
      </w:ins>
      <w:ins w:id="5659" w:author="Hervé Monnerie" w:date="2014-06-20T11:40:00Z">
        <w:r w:rsidRPr="00935764">
          <w:rPr>
            <w:rFonts w:ascii="Helvetica Neue Light" w:eastAsia="Times New Roman" w:hAnsi="Helvetica Neue Light" w:cs="Times New Roman"/>
            <w:rPrChange w:id="5660" w:author="Arthur de Catheu" w:date="2014-06-20T17:08:00Z">
              <w:rPr>
                <w:rFonts w:eastAsia="Times New Roman" w:cs="Times New Roman"/>
                <w:b/>
                <w:bCs/>
                <w:sz w:val="24"/>
              </w:rPr>
            </w:rPrChange>
          </w:rPr>
          <w:t>l’Assureur</w:t>
        </w:r>
        <w:del w:id="5661" w:author="Arthur de Catheu" w:date="2014-06-20T17:32:00Z">
          <w:r w:rsidRPr="00935764" w:rsidDel="006C55AB">
            <w:rPr>
              <w:rFonts w:ascii="Helvetica Neue Light" w:eastAsia="Times New Roman" w:hAnsi="Helvetica Neue Light" w:cs="Times New Roman"/>
              <w:rPrChange w:id="5662" w:author="Arthur de Catheu" w:date="2014-06-20T17:08:00Z">
                <w:rPr>
                  <w:rFonts w:eastAsia="Times New Roman" w:cs="Times New Roman"/>
                  <w:b/>
                  <w:bCs/>
                  <w:sz w:val="24"/>
                </w:rPr>
              </w:rPrChange>
            </w:rPr>
            <w:delText xml:space="preserve"> </w:delText>
          </w:r>
        </w:del>
      </w:ins>
      <w:ins w:id="5663" w:author="Arthur de Catheu" w:date="2014-06-20T17:32:00Z">
        <w:r w:rsidR="006C55AB">
          <w:rPr>
            <w:rFonts w:ascii="Helvetica Neue Light" w:eastAsia="Times New Roman" w:hAnsi="Helvetica Neue Light" w:cs="Times New Roman"/>
          </w:rPr>
          <w:t>-</w:t>
        </w:r>
      </w:ins>
      <w:ins w:id="5664" w:author="Hervé Monnerie" w:date="2014-06-20T11:40:00Z">
        <w:r w:rsidRPr="00935764">
          <w:rPr>
            <w:rFonts w:ascii="Helvetica Neue Light" w:eastAsia="Times New Roman" w:hAnsi="Helvetica Neue Light" w:cs="Times New Roman"/>
            <w:rPrChange w:id="5665" w:author="Arthur de Catheu" w:date="2014-06-20T17:08:00Z">
              <w:rPr>
                <w:rFonts w:eastAsia="Times New Roman" w:cs="Times New Roman"/>
                <w:b/>
                <w:bCs/>
                <w:sz w:val="24"/>
              </w:rPr>
            </w:rPrChange>
          </w:rPr>
          <w:t xml:space="preserve">Crédit, </w:t>
        </w:r>
      </w:ins>
      <w:del w:id="5666" w:author="Hervé Monnerie" w:date="2014-06-20T11:38:00Z">
        <w:r w:rsidR="00B34044" w:rsidRPr="00935764" w:rsidDel="00AF521A">
          <w:rPr>
            <w:rFonts w:ascii="Helvetica Neue Light" w:eastAsia="Times New Roman" w:hAnsi="Helvetica Neue Light" w:cs="Times New Roman"/>
            <w:rPrChange w:id="5667" w:author="Arthur de Catheu" w:date="2014-06-20T17:08:00Z">
              <w:rPr>
                <w:rFonts w:eastAsia="Times New Roman" w:cs="Times New Roman"/>
                <w:b/>
                <w:bCs/>
                <w:sz w:val="24"/>
              </w:rPr>
            </w:rPrChange>
          </w:rPr>
          <w:delText xml:space="preserve"> et</w:delText>
        </w:r>
      </w:del>
    </w:p>
    <w:p w14:paraId="6B243D6F" w14:textId="5D8EDA99" w:rsidR="00665433" w:rsidRPr="00935764" w:rsidDel="00AF521A" w:rsidRDefault="00665433" w:rsidP="00665433">
      <w:pPr>
        <w:numPr>
          <w:ilvl w:val="0"/>
          <w:numId w:val="217"/>
        </w:numPr>
        <w:spacing w:before="120"/>
        <w:rPr>
          <w:del w:id="5668" w:author="Hervé Monnerie" w:date="2014-06-20T11:37:00Z"/>
          <w:rFonts w:ascii="Helvetica Neue Light" w:eastAsia="Times New Roman" w:hAnsi="Helvetica Neue Light" w:cs="Times New Roman"/>
          <w:rPrChange w:id="5669" w:author="Arthur de Catheu" w:date="2014-06-20T17:08:00Z">
            <w:rPr>
              <w:del w:id="5670" w:author="Hervé Monnerie" w:date="2014-06-20T11:37:00Z"/>
              <w:rFonts w:eastAsia="Times New Roman" w:cs="Times New Roman"/>
            </w:rPr>
          </w:rPrChange>
        </w:rPr>
      </w:pPr>
      <w:del w:id="5671" w:author="Hervé Monnerie" w:date="2014-06-20T11:37:00Z">
        <w:r w:rsidRPr="00935764" w:rsidDel="00AF521A">
          <w:rPr>
            <w:rFonts w:ascii="Helvetica Neue Light" w:eastAsia="Times New Roman" w:hAnsi="Helvetica Neue Light" w:cs="Times New Roman"/>
            <w:rPrChange w:id="5672" w:author="Arthur de Catheu" w:date="2014-06-20T17:08:00Z">
              <w:rPr>
                <w:rFonts w:eastAsia="Times New Roman" w:cs="Times New Roman"/>
                <w:b/>
                <w:bCs/>
                <w:sz w:val="24"/>
              </w:rPr>
            </w:rPrChange>
          </w:rPr>
          <w:delText xml:space="preserve">indemnisations par l’Assureur-Crédit et les sommes recouvrées versées par le </w:delText>
        </w:r>
        <w:r w:rsidR="00C53BBE" w:rsidRPr="00935764" w:rsidDel="00AF521A">
          <w:rPr>
            <w:rFonts w:ascii="Helvetica Neue Light" w:eastAsia="Times New Roman" w:hAnsi="Helvetica Neue Light" w:cs="Times New Roman"/>
            <w:rPrChange w:id="5673" w:author="Arthur de Catheu" w:date="2014-06-20T17:08:00Z">
              <w:rPr>
                <w:rFonts w:eastAsia="Times New Roman" w:cs="Times New Roman"/>
                <w:b/>
                <w:bCs/>
                <w:sz w:val="24"/>
              </w:rPr>
            </w:rPrChange>
          </w:rPr>
          <w:delText>Recouvreur</w:delText>
        </w:r>
        <w:r w:rsidR="00B34044" w:rsidRPr="00935764" w:rsidDel="00AF521A">
          <w:rPr>
            <w:rFonts w:ascii="Helvetica Neue Light" w:eastAsia="Times New Roman" w:hAnsi="Helvetica Neue Light" w:cs="Times New Roman"/>
            <w:rPrChange w:id="5674" w:author="Arthur de Catheu" w:date="2014-06-20T17:08:00Z">
              <w:rPr>
                <w:rFonts w:eastAsia="Times New Roman" w:cs="Times New Roman"/>
                <w:b/>
                <w:bCs/>
                <w:sz w:val="24"/>
              </w:rPr>
            </w:rPrChange>
          </w:rPr>
          <w:delText xml:space="preserve"> ou tout tiers mandaté par la Société de Gestion pour procéder au recouvrement à l’encontre de Débiteurs ou de Cédants (</w:delText>
        </w:r>
        <w:r w:rsidR="00B34044" w:rsidRPr="00935764" w:rsidDel="00AF521A">
          <w:rPr>
            <w:rFonts w:ascii="Helvetica Neue Light" w:hAnsi="Helvetica Neue Light"/>
            <w:rPrChange w:id="5675" w:author="Arthur de Catheu" w:date="2014-06-20T17:08:00Z">
              <w:rPr>
                <w:rFonts w:eastAsiaTheme="majorEastAsia" w:cstheme="majorBidi"/>
                <w:b/>
                <w:bCs/>
                <w:sz w:val="24"/>
              </w:rPr>
            </w:rPrChange>
          </w:rPr>
          <w:delText>nettes des frais et commissions de recouvrement)</w:delText>
        </w:r>
        <w:r w:rsidR="00223A04" w:rsidRPr="00935764" w:rsidDel="00AF521A">
          <w:rPr>
            <w:rFonts w:ascii="Helvetica Neue Light" w:eastAsia="Times New Roman" w:hAnsi="Helvetica Neue Light" w:cs="Times New Roman"/>
            <w:rPrChange w:id="5676" w:author="Arthur de Catheu" w:date="2014-06-20T17:08:00Z">
              <w:rPr>
                <w:rFonts w:eastAsia="Times New Roman" w:cs="Times New Roman"/>
                <w:b/>
                <w:bCs/>
                <w:sz w:val="24"/>
              </w:rPr>
            </w:rPrChange>
          </w:rPr>
          <w:delText>.</w:delText>
        </w:r>
      </w:del>
    </w:p>
    <w:p w14:paraId="3B93ACA4" w14:textId="47DDBFA5" w:rsidR="00665433" w:rsidRPr="00935764" w:rsidRDefault="00B84528" w:rsidP="00665433">
      <w:pPr>
        <w:spacing w:before="120"/>
        <w:rPr>
          <w:rFonts w:ascii="Helvetica Neue Light" w:eastAsia="Times New Roman" w:hAnsi="Helvetica Neue Light" w:cs="Times New Roman"/>
          <w:rPrChange w:id="5677" w:author="Arthur de Catheu" w:date="2014-06-20T17:08:00Z">
            <w:rPr>
              <w:rFonts w:eastAsia="Times New Roman" w:cs="Times New Roman"/>
            </w:rPr>
          </w:rPrChange>
        </w:rPr>
      </w:pPr>
      <w:r w:rsidRPr="00935764">
        <w:rPr>
          <w:rFonts w:ascii="Helvetica Neue Light" w:eastAsia="Times New Roman" w:hAnsi="Helvetica Neue Light" w:cs="Times New Roman"/>
          <w:rPrChange w:id="5678" w:author="Arthur de Catheu" w:date="2014-06-20T17:08:00Z">
            <w:rPr>
              <w:rFonts w:eastAsia="Times New Roman" w:cs="Times New Roman"/>
              <w:b/>
              <w:bCs/>
              <w:sz w:val="24"/>
            </w:rPr>
          </w:rPrChange>
        </w:rPr>
        <w:t>Au débit :</w:t>
      </w:r>
    </w:p>
    <w:p w14:paraId="23AF83A0" w14:textId="1E4B6C3C" w:rsidR="00665433" w:rsidRPr="00935764" w:rsidRDefault="00665433" w:rsidP="00665433">
      <w:pPr>
        <w:numPr>
          <w:ilvl w:val="0"/>
          <w:numId w:val="218"/>
        </w:numPr>
        <w:spacing w:before="120"/>
        <w:rPr>
          <w:rFonts w:ascii="Helvetica Neue Light" w:eastAsia="Times New Roman" w:hAnsi="Helvetica Neue Light" w:cs="Times New Roman"/>
          <w:rPrChange w:id="5679" w:author="Arthur de Catheu" w:date="2014-06-20T17:08:00Z">
            <w:rPr>
              <w:rFonts w:eastAsia="Times New Roman" w:cs="Times New Roman"/>
            </w:rPr>
          </w:rPrChange>
        </w:rPr>
      </w:pPr>
      <w:r w:rsidRPr="00935764">
        <w:rPr>
          <w:rFonts w:ascii="Helvetica Neue Light" w:eastAsia="Times New Roman" w:hAnsi="Helvetica Neue Light" w:cs="Times New Roman"/>
          <w:rPrChange w:id="5680" w:author="Arthur de Catheu" w:date="2014-06-20T17:08:00Z">
            <w:rPr>
              <w:rFonts w:eastAsia="Times New Roman" w:cs="Times New Roman"/>
              <w:b/>
              <w:bCs/>
              <w:sz w:val="24"/>
            </w:rPr>
          </w:rPrChange>
        </w:rPr>
        <w:t>versement quotidien sur le compte Général des paiements lettrés reçus des Débiteurs et Cédants</w:t>
      </w:r>
      <w:r w:rsidR="005330F1" w:rsidRPr="00935764">
        <w:rPr>
          <w:rFonts w:ascii="Helvetica Neue Light" w:eastAsia="Times New Roman" w:hAnsi="Helvetica Neue Light" w:cs="Times New Roman"/>
          <w:rPrChange w:id="5681" w:author="Arthur de Catheu" w:date="2014-06-20T17:08:00Z">
            <w:rPr>
              <w:rFonts w:eastAsia="Times New Roman" w:cs="Times New Roman"/>
              <w:b/>
              <w:bCs/>
              <w:sz w:val="24"/>
            </w:rPr>
          </w:rPrChange>
        </w:rPr>
        <w:t>,</w:t>
      </w:r>
      <w:r w:rsidR="00B34044" w:rsidRPr="00935764">
        <w:rPr>
          <w:rFonts w:ascii="Helvetica Neue Light" w:eastAsia="Times New Roman" w:hAnsi="Helvetica Neue Light" w:cs="Times New Roman"/>
          <w:rPrChange w:id="5682" w:author="Arthur de Catheu" w:date="2014-06-20T17:08:00Z">
            <w:rPr>
              <w:rFonts w:eastAsia="Times New Roman" w:cs="Times New Roman"/>
              <w:b/>
              <w:bCs/>
              <w:sz w:val="24"/>
            </w:rPr>
          </w:rPrChange>
        </w:rPr>
        <w:t> </w:t>
      </w:r>
      <w:r w:rsidRPr="00935764">
        <w:rPr>
          <w:rFonts w:ascii="Helvetica Neue Light" w:eastAsia="Times New Roman" w:hAnsi="Helvetica Neue Light" w:cs="Times New Roman"/>
          <w:rPrChange w:id="5683" w:author="Arthur de Catheu" w:date="2014-06-20T17:08:00Z">
            <w:rPr>
              <w:rFonts w:eastAsia="Times New Roman" w:cs="Times New Roman"/>
              <w:b/>
              <w:bCs/>
              <w:sz w:val="24"/>
            </w:rPr>
          </w:rPrChange>
        </w:rPr>
        <w:t xml:space="preserve">et des versements </w:t>
      </w:r>
      <w:ins w:id="5684" w:author="Hervé Monnerie" w:date="2014-06-20T11:59:00Z">
        <w:r w:rsidR="008D0936" w:rsidRPr="00935764">
          <w:rPr>
            <w:rFonts w:ascii="Helvetica Neue Light" w:eastAsia="Times New Roman" w:hAnsi="Helvetica Neue Light" w:cs="Times New Roman"/>
            <w:rPrChange w:id="5685" w:author="Arthur de Catheu" w:date="2014-06-20T17:08:00Z">
              <w:rPr>
                <w:rFonts w:eastAsia="Times New Roman" w:cs="Times New Roman"/>
                <w:b/>
                <w:bCs/>
                <w:sz w:val="24"/>
              </w:rPr>
            </w:rPrChange>
          </w:rPr>
          <w:t xml:space="preserve">lettrés </w:t>
        </w:r>
      </w:ins>
      <w:r w:rsidRPr="00935764">
        <w:rPr>
          <w:rFonts w:ascii="Helvetica Neue Light" w:eastAsia="Times New Roman" w:hAnsi="Helvetica Neue Light" w:cs="Times New Roman"/>
          <w:rPrChange w:id="5686" w:author="Arthur de Catheu" w:date="2014-06-20T17:08:00Z">
            <w:rPr>
              <w:rFonts w:eastAsia="Times New Roman" w:cs="Times New Roman"/>
              <w:b/>
              <w:bCs/>
              <w:sz w:val="24"/>
            </w:rPr>
          </w:rPrChange>
        </w:rPr>
        <w:t>de l’Assureur-Crédit</w:t>
      </w:r>
      <w:r w:rsidR="00B34044" w:rsidRPr="00935764">
        <w:rPr>
          <w:rFonts w:ascii="Helvetica Neue Light" w:eastAsia="Times New Roman" w:hAnsi="Helvetica Neue Light" w:cs="Times New Roman"/>
          <w:rPrChange w:id="5687" w:author="Arthur de Catheu" w:date="2014-06-20T17:08:00Z">
            <w:rPr>
              <w:rFonts w:eastAsia="Times New Roman" w:cs="Times New Roman"/>
              <w:b/>
              <w:bCs/>
              <w:sz w:val="24"/>
            </w:rPr>
          </w:rPrChange>
        </w:rPr>
        <w:t xml:space="preserve">, du </w:t>
      </w:r>
      <w:r w:rsidR="00C53BBE" w:rsidRPr="00935764">
        <w:rPr>
          <w:rFonts w:ascii="Helvetica Neue Light" w:eastAsia="Times New Roman" w:hAnsi="Helvetica Neue Light" w:cs="Times New Roman"/>
          <w:rPrChange w:id="5688" w:author="Arthur de Catheu" w:date="2014-06-20T17:08:00Z">
            <w:rPr>
              <w:rFonts w:eastAsia="Times New Roman" w:cs="Times New Roman"/>
              <w:b/>
              <w:bCs/>
              <w:sz w:val="24"/>
            </w:rPr>
          </w:rPrChange>
        </w:rPr>
        <w:t>Recouvreur</w:t>
      </w:r>
      <w:r w:rsidR="00B34044" w:rsidRPr="00935764">
        <w:rPr>
          <w:rFonts w:ascii="Helvetica Neue Light" w:eastAsia="Times New Roman" w:hAnsi="Helvetica Neue Light" w:cs="Times New Roman"/>
          <w:rPrChange w:id="5689" w:author="Arthur de Catheu" w:date="2014-06-20T17:08:00Z">
            <w:rPr>
              <w:rFonts w:eastAsia="Times New Roman" w:cs="Times New Roman"/>
              <w:b/>
              <w:bCs/>
              <w:sz w:val="24"/>
            </w:rPr>
          </w:rPrChange>
        </w:rPr>
        <w:t xml:space="preserve"> et de tout tiers mandaté par la Société de Gestion pour procéder au recouvrement à l’encontre de Débiteurs ou de Cédants</w:t>
      </w:r>
      <w:r w:rsidRPr="00935764">
        <w:rPr>
          <w:rFonts w:ascii="Helvetica Neue Light" w:eastAsia="Times New Roman" w:hAnsi="Helvetica Neue Light" w:cs="Times New Roman"/>
          <w:rPrChange w:id="5690" w:author="Arthur de Catheu" w:date="2014-06-20T17:08:00Z">
            <w:rPr>
              <w:rFonts w:eastAsia="Times New Roman" w:cs="Times New Roman"/>
              <w:b/>
              <w:bCs/>
              <w:sz w:val="24"/>
            </w:rPr>
          </w:rPrChange>
        </w:rPr>
        <w:t>;</w:t>
      </w:r>
      <w:r w:rsidR="00B34044" w:rsidRPr="00935764">
        <w:rPr>
          <w:rFonts w:ascii="Helvetica Neue Light" w:eastAsia="Times New Roman" w:hAnsi="Helvetica Neue Light" w:cs="Times New Roman"/>
          <w:rPrChange w:id="5691" w:author="Arthur de Catheu" w:date="2014-06-20T17:08:00Z">
            <w:rPr>
              <w:rFonts w:eastAsia="Times New Roman" w:cs="Times New Roman"/>
              <w:b/>
              <w:bCs/>
              <w:sz w:val="24"/>
            </w:rPr>
          </w:rPrChange>
        </w:rPr>
        <w:t xml:space="preserve"> et</w:t>
      </w:r>
    </w:p>
    <w:p w14:paraId="1F596965" w14:textId="210DEC84" w:rsidR="00665433" w:rsidRPr="00935764" w:rsidRDefault="00B84528" w:rsidP="00665433">
      <w:pPr>
        <w:numPr>
          <w:ilvl w:val="0"/>
          <w:numId w:val="218"/>
        </w:numPr>
        <w:spacing w:before="120"/>
        <w:rPr>
          <w:rFonts w:ascii="Helvetica Neue Light" w:eastAsia="Times New Roman" w:hAnsi="Helvetica Neue Light" w:cs="Times New Roman"/>
          <w:rPrChange w:id="5692" w:author="Arthur de Catheu" w:date="2014-06-20T17:08:00Z">
            <w:rPr>
              <w:rFonts w:eastAsia="Times New Roman" w:cs="Times New Roman"/>
            </w:rPr>
          </w:rPrChange>
        </w:rPr>
      </w:pPr>
      <w:r w:rsidRPr="00935764">
        <w:rPr>
          <w:rFonts w:ascii="Helvetica Neue Light" w:eastAsia="Times New Roman" w:hAnsi="Helvetica Neue Light" w:cs="Times New Roman"/>
          <w:rPrChange w:id="5693" w:author="Arthur de Catheu" w:date="2014-06-20T17:08:00Z">
            <w:rPr>
              <w:rFonts w:eastAsia="Times New Roman" w:cs="Times New Roman"/>
              <w:b/>
              <w:bCs/>
              <w:sz w:val="24"/>
            </w:rPr>
          </w:rPrChange>
        </w:rPr>
        <w:t>r</w:t>
      </w:r>
      <w:r w:rsidR="00665433" w:rsidRPr="00935764">
        <w:rPr>
          <w:rFonts w:ascii="Helvetica Neue Light" w:eastAsia="Times New Roman" w:hAnsi="Helvetica Neue Light" w:cs="Times New Roman"/>
          <w:rPrChange w:id="5694" w:author="Arthur de Catheu" w:date="2014-06-20T17:08:00Z">
            <w:rPr>
              <w:rFonts w:eastAsia="Times New Roman" w:cs="Times New Roman"/>
              <w:b/>
              <w:bCs/>
              <w:sz w:val="24"/>
            </w:rPr>
          </w:rPrChange>
        </w:rPr>
        <w:t xml:space="preserve">emboursement des éventuels trop-perçus reçus des Débiteurs et Cédants. </w:t>
      </w:r>
    </w:p>
    <w:p w14:paraId="36F42E6E" w14:textId="5326D13E" w:rsidR="00156B5B" w:rsidRPr="00935764" w:rsidRDefault="00046933">
      <w:pPr>
        <w:pStyle w:val="Titre3"/>
        <w:numPr>
          <w:ilvl w:val="2"/>
          <w:numId w:val="382"/>
        </w:numPr>
        <w:rPr>
          <w:rFonts w:ascii="Helvetica Neue Light" w:hAnsi="Helvetica Neue Light"/>
          <w:rPrChange w:id="5695" w:author="Arthur de Catheu" w:date="2014-06-20T17:08:00Z">
            <w:rPr/>
          </w:rPrChange>
        </w:rPr>
        <w:pPrChange w:id="5696" w:author="Arthur de Catheu" w:date="2014-06-20T18:04:00Z">
          <w:pPr>
            <w:pStyle w:val="Titre3"/>
          </w:pPr>
        </w:pPrChange>
      </w:pPr>
      <w:bookmarkStart w:id="5697" w:name="_Toc381342392"/>
      <w:bookmarkStart w:id="5698" w:name="_Toc381342641"/>
      <w:bookmarkStart w:id="5699" w:name="_Toc381366372"/>
      <w:bookmarkStart w:id="5700" w:name="_Toc381366859"/>
      <w:bookmarkStart w:id="5701" w:name="_Toc381367135"/>
      <w:bookmarkStart w:id="5702" w:name="_Toc381367412"/>
      <w:bookmarkStart w:id="5703" w:name="_Toc381368304"/>
      <w:bookmarkStart w:id="5704" w:name="_Toc381342393"/>
      <w:bookmarkStart w:id="5705" w:name="_Toc381342642"/>
      <w:bookmarkStart w:id="5706" w:name="_Toc381366373"/>
      <w:bookmarkStart w:id="5707" w:name="_Toc381366860"/>
      <w:bookmarkStart w:id="5708" w:name="_Toc381367136"/>
      <w:bookmarkStart w:id="5709" w:name="_Toc381367413"/>
      <w:bookmarkStart w:id="5710" w:name="_Toc381368305"/>
      <w:bookmarkStart w:id="5711" w:name="_Toc381342394"/>
      <w:bookmarkStart w:id="5712" w:name="_Toc381342643"/>
      <w:bookmarkStart w:id="5713" w:name="_Toc381366374"/>
      <w:bookmarkStart w:id="5714" w:name="_Toc381366861"/>
      <w:bookmarkStart w:id="5715" w:name="_Toc381367137"/>
      <w:bookmarkStart w:id="5716" w:name="_Toc381367414"/>
      <w:bookmarkStart w:id="5717" w:name="_Toc381368306"/>
      <w:bookmarkStart w:id="5718" w:name="_Toc381342395"/>
      <w:bookmarkStart w:id="5719" w:name="_Toc381342644"/>
      <w:bookmarkStart w:id="5720" w:name="_Toc381366375"/>
      <w:bookmarkStart w:id="5721" w:name="_Toc381366862"/>
      <w:bookmarkStart w:id="5722" w:name="_Toc381367138"/>
      <w:bookmarkStart w:id="5723" w:name="_Toc381367415"/>
      <w:bookmarkStart w:id="5724" w:name="_Toc381368307"/>
      <w:bookmarkStart w:id="5725" w:name="_Toc381342396"/>
      <w:bookmarkStart w:id="5726" w:name="_Toc381342645"/>
      <w:bookmarkStart w:id="5727" w:name="_Toc381366376"/>
      <w:bookmarkStart w:id="5728" w:name="_Toc381366863"/>
      <w:bookmarkStart w:id="5729" w:name="_Toc381367139"/>
      <w:bookmarkStart w:id="5730" w:name="_Toc381367416"/>
      <w:bookmarkStart w:id="5731" w:name="_Toc381368308"/>
      <w:bookmarkStart w:id="5732" w:name="_Toc381342397"/>
      <w:bookmarkStart w:id="5733" w:name="_Toc381342646"/>
      <w:bookmarkStart w:id="5734" w:name="_Toc381366377"/>
      <w:bookmarkStart w:id="5735" w:name="_Toc381366864"/>
      <w:bookmarkStart w:id="5736" w:name="_Toc381367140"/>
      <w:bookmarkStart w:id="5737" w:name="_Toc381367417"/>
      <w:bookmarkStart w:id="5738" w:name="_Toc381368309"/>
      <w:bookmarkStart w:id="5739" w:name="_Toc381342399"/>
      <w:bookmarkStart w:id="5740" w:name="_Toc381342648"/>
      <w:bookmarkStart w:id="5741" w:name="_Toc381366379"/>
      <w:bookmarkStart w:id="5742" w:name="_Toc381366866"/>
      <w:bookmarkStart w:id="5743" w:name="_Toc381367142"/>
      <w:bookmarkStart w:id="5744" w:name="_Toc381367419"/>
      <w:bookmarkStart w:id="5745" w:name="_Toc381368311"/>
      <w:bookmarkStart w:id="5746" w:name="_Toc381342400"/>
      <w:bookmarkStart w:id="5747" w:name="_Toc381342649"/>
      <w:bookmarkStart w:id="5748" w:name="_Toc381366380"/>
      <w:bookmarkStart w:id="5749" w:name="_Toc381366867"/>
      <w:bookmarkStart w:id="5750" w:name="_Toc381367143"/>
      <w:bookmarkStart w:id="5751" w:name="_Toc381367420"/>
      <w:bookmarkStart w:id="5752" w:name="_Toc381368312"/>
      <w:bookmarkStart w:id="5753" w:name="_Toc381342401"/>
      <w:bookmarkStart w:id="5754" w:name="_Toc381342650"/>
      <w:bookmarkStart w:id="5755" w:name="_Toc381366381"/>
      <w:bookmarkStart w:id="5756" w:name="_Toc381366868"/>
      <w:bookmarkStart w:id="5757" w:name="_Toc381367144"/>
      <w:bookmarkStart w:id="5758" w:name="_Toc381367421"/>
      <w:bookmarkStart w:id="5759" w:name="_Toc381368313"/>
      <w:bookmarkStart w:id="5760" w:name="_Toc381342402"/>
      <w:bookmarkStart w:id="5761" w:name="_Toc381342651"/>
      <w:bookmarkStart w:id="5762" w:name="_Toc381366382"/>
      <w:bookmarkStart w:id="5763" w:name="_Toc381366869"/>
      <w:bookmarkStart w:id="5764" w:name="_Toc381367145"/>
      <w:bookmarkStart w:id="5765" w:name="_Toc381367422"/>
      <w:bookmarkStart w:id="5766" w:name="_Toc381368314"/>
      <w:bookmarkStart w:id="5767" w:name="_Toc381342403"/>
      <w:bookmarkStart w:id="5768" w:name="_Toc381342652"/>
      <w:bookmarkStart w:id="5769" w:name="_Toc381366383"/>
      <w:bookmarkStart w:id="5770" w:name="_Toc381366870"/>
      <w:bookmarkStart w:id="5771" w:name="_Toc381367146"/>
      <w:bookmarkStart w:id="5772" w:name="_Toc381367423"/>
      <w:bookmarkStart w:id="5773" w:name="_Toc381368315"/>
      <w:bookmarkStart w:id="5774" w:name="_Toc381342404"/>
      <w:bookmarkStart w:id="5775" w:name="_Toc381342653"/>
      <w:bookmarkStart w:id="5776" w:name="_Toc381366384"/>
      <w:bookmarkStart w:id="5777" w:name="_Toc381366871"/>
      <w:bookmarkStart w:id="5778" w:name="_Toc381367147"/>
      <w:bookmarkStart w:id="5779" w:name="_Toc381367424"/>
      <w:bookmarkStart w:id="5780" w:name="_Toc381368316"/>
      <w:bookmarkStart w:id="5781" w:name="_Toc381342408"/>
      <w:bookmarkStart w:id="5782" w:name="_Toc381342657"/>
      <w:bookmarkStart w:id="5783" w:name="_Toc381366388"/>
      <w:bookmarkStart w:id="5784" w:name="_Toc381366875"/>
      <w:bookmarkStart w:id="5785" w:name="_Toc381367151"/>
      <w:bookmarkStart w:id="5786" w:name="_Toc381367428"/>
      <w:bookmarkStart w:id="5787" w:name="_Toc381368320"/>
      <w:bookmarkStart w:id="5788" w:name="_Ref249017968"/>
      <w:bookmarkStart w:id="5789" w:name="_Toc265315369"/>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r w:rsidRPr="00935764">
        <w:rPr>
          <w:rFonts w:ascii="Helvetica Neue Light" w:hAnsi="Helvetica Neue Light"/>
          <w:rPrChange w:id="5790" w:author="Arthur de Catheu" w:date="2014-06-20T17:08:00Z">
            <w:rPr/>
          </w:rPrChange>
        </w:rPr>
        <w:t>Compte G</w:t>
      </w:r>
      <w:r w:rsidR="008C3931" w:rsidRPr="00935764">
        <w:rPr>
          <w:rFonts w:ascii="Helvetica Neue Light" w:hAnsi="Helvetica Neue Light"/>
          <w:rPrChange w:id="5791" w:author="Arthur de Catheu" w:date="2014-06-20T17:08:00Z">
            <w:rPr/>
          </w:rPrChange>
        </w:rPr>
        <w:t>énéral</w:t>
      </w:r>
      <w:bookmarkEnd w:id="5788"/>
      <w:bookmarkEnd w:id="5789"/>
    </w:p>
    <w:p w14:paraId="47CEB529" w14:textId="10E17467" w:rsidR="00B84528" w:rsidRPr="00935764" w:rsidRDefault="002345AE" w:rsidP="00CC1CB5">
      <w:pPr>
        <w:spacing w:before="120"/>
        <w:rPr>
          <w:rFonts w:ascii="Helvetica Neue Light" w:hAnsi="Helvetica Neue Light"/>
          <w:rPrChange w:id="5792" w:author="Arthur de Catheu" w:date="2014-06-20T17:08:00Z">
            <w:rPr/>
          </w:rPrChange>
        </w:rPr>
      </w:pPr>
      <w:r w:rsidRPr="00935764">
        <w:rPr>
          <w:rFonts w:ascii="Helvetica Neue Light" w:hAnsi="Helvetica Neue Light"/>
          <w:rPrChange w:id="5793" w:author="Arthur de Catheu" w:date="2014-06-20T17:08:00Z">
            <w:rPr>
              <w:rFonts w:eastAsiaTheme="majorEastAsia" w:cstheme="majorBidi"/>
              <w:b/>
              <w:bCs/>
              <w:sz w:val="24"/>
            </w:rPr>
          </w:rPrChange>
        </w:rPr>
        <w:t xml:space="preserve">Le Compte Général est au centre de l’activité du </w:t>
      </w:r>
      <w:r w:rsidR="00A37D87" w:rsidRPr="00935764">
        <w:rPr>
          <w:rFonts w:ascii="Helvetica Neue Light" w:hAnsi="Helvetica Neue Light"/>
          <w:rPrChange w:id="5794" w:author="Arthur de Catheu" w:date="2014-06-20T17:08:00Z">
            <w:rPr>
              <w:rFonts w:eastAsiaTheme="majorEastAsia" w:cstheme="majorBidi"/>
              <w:b/>
              <w:bCs/>
              <w:sz w:val="24"/>
            </w:rPr>
          </w:rPrChange>
        </w:rPr>
        <w:t>FCT 2014</w:t>
      </w:r>
      <w:r w:rsidRPr="00935764">
        <w:rPr>
          <w:rFonts w:ascii="Helvetica Neue Light" w:hAnsi="Helvetica Neue Light"/>
          <w:rPrChange w:id="5795" w:author="Arthur de Catheu" w:date="2014-06-20T17:08:00Z">
            <w:rPr>
              <w:rFonts w:eastAsiaTheme="majorEastAsia" w:cstheme="majorBidi"/>
              <w:b/>
              <w:bCs/>
              <w:sz w:val="24"/>
            </w:rPr>
          </w:rPrChange>
        </w:rPr>
        <w:t xml:space="preserve">. </w:t>
      </w:r>
    </w:p>
    <w:p w14:paraId="1E727A6E" w14:textId="77777777" w:rsidR="00B84528" w:rsidRPr="00935764" w:rsidRDefault="00B84528" w:rsidP="00B84528">
      <w:pPr>
        <w:spacing w:before="120"/>
        <w:rPr>
          <w:rFonts w:ascii="Helvetica Neue Light" w:eastAsia="Times New Roman" w:hAnsi="Helvetica Neue Light" w:cs="Times New Roman"/>
          <w:rPrChange w:id="5796" w:author="Arthur de Catheu" w:date="2014-06-20T17:08:00Z">
            <w:rPr>
              <w:rFonts w:eastAsia="Times New Roman" w:cs="Times New Roman"/>
            </w:rPr>
          </w:rPrChange>
        </w:rPr>
      </w:pPr>
      <w:r w:rsidRPr="00935764">
        <w:rPr>
          <w:rFonts w:ascii="Helvetica Neue Light" w:eastAsia="Times New Roman" w:hAnsi="Helvetica Neue Light" w:cs="Times New Roman"/>
          <w:rPrChange w:id="5797" w:author="Arthur de Catheu" w:date="2014-06-20T17:08:00Z">
            <w:rPr>
              <w:rFonts w:eastAsia="Times New Roman" w:cs="Times New Roman"/>
              <w:b/>
              <w:bCs/>
              <w:sz w:val="24"/>
            </w:rPr>
          </w:rPrChange>
        </w:rPr>
        <w:lastRenderedPageBreak/>
        <w:t>Le compte est mouvementé ainsi :</w:t>
      </w:r>
    </w:p>
    <w:p w14:paraId="679A1DB4" w14:textId="28CF80FD" w:rsidR="00B84528" w:rsidRPr="00935764" w:rsidRDefault="00B84528" w:rsidP="00B84528">
      <w:pPr>
        <w:spacing w:before="120"/>
        <w:rPr>
          <w:rFonts w:ascii="Helvetica Neue Light" w:hAnsi="Helvetica Neue Light"/>
          <w:rPrChange w:id="5798" w:author="Arthur de Catheu" w:date="2014-06-20T17:08:00Z">
            <w:rPr/>
          </w:rPrChange>
        </w:rPr>
      </w:pPr>
      <w:r w:rsidRPr="00935764">
        <w:rPr>
          <w:rFonts w:ascii="Helvetica Neue Light" w:eastAsia="Times New Roman" w:hAnsi="Helvetica Neue Light" w:cs="Times New Roman"/>
          <w:rPrChange w:id="5799" w:author="Arthur de Catheu" w:date="2014-06-20T17:08:00Z">
            <w:rPr>
              <w:rFonts w:eastAsia="Times New Roman" w:cs="Times New Roman"/>
              <w:b/>
              <w:bCs/>
              <w:sz w:val="24"/>
            </w:rPr>
          </w:rPrChange>
        </w:rPr>
        <w:t>Au crédit :</w:t>
      </w:r>
    </w:p>
    <w:p w14:paraId="2D0496D0" w14:textId="767FCC9D" w:rsidR="002345AE" w:rsidRPr="00935764" w:rsidRDefault="00813E3E" w:rsidP="002345AE">
      <w:pPr>
        <w:numPr>
          <w:ilvl w:val="0"/>
          <w:numId w:val="219"/>
        </w:numPr>
        <w:spacing w:before="120"/>
        <w:rPr>
          <w:rFonts w:ascii="Helvetica Neue Light" w:hAnsi="Helvetica Neue Light"/>
          <w:rPrChange w:id="5800" w:author="Arthur de Catheu" w:date="2014-06-20T17:08:00Z">
            <w:rPr/>
          </w:rPrChange>
        </w:rPr>
      </w:pPr>
      <w:r w:rsidRPr="00935764">
        <w:rPr>
          <w:rFonts w:ascii="Helvetica Neue Light" w:hAnsi="Helvetica Neue Light"/>
          <w:rPrChange w:id="5801" w:author="Arthur de Catheu" w:date="2014-06-20T17:08:00Z">
            <w:rPr>
              <w:rFonts w:eastAsiaTheme="majorEastAsia" w:cstheme="majorBidi"/>
              <w:b/>
              <w:bCs/>
              <w:sz w:val="24"/>
            </w:rPr>
          </w:rPrChange>
        </w:rPr>
        <w:t>par virement du</w:t>
      </w:r>
      <w:r w:rsidR="002345AE" w:rsidRPr="00935764">
        <w:rPr>
          <w:rFonts w:ascii="Helvetica Neue Light" w:hAnsi="Helvetica Neue Light"/>
          <w:rPrChange w:id="5802" w:author="Arthur de Catheu" w:date="2014-06-20T17:08:00Z">
            <w:rPr>
              <w:rFonts w:eastAsiaTheme="majorEastAsia" w:cstheme="majorBidi"/>
              <w:b/>
              <w:bCs/>
              <w:sz w:val="24"/>
            </w:rPr>
          </w:rPrChange>
        </w:rPr>
        <w:t xml:space="preserve"> Compte Investisseurs</w:t>
      </w:r>
      <w:r w:rsidRPr="00935764">
        <w:rPr>
          <w:rFonts w:ascii="Helvetica Neue Light" w:hAnsi="Helvetica Neue Light"/>
          <w:rPrChange w:id="5803" w:author="Arthur de Catheu" w:date="2014-06-20T17:08:00Z">
            <w:rPr>
              <w:rFonts w:eastAsiaTheme="majorEastAsia" w:cstheme="majorBidi"/>
              <w:b/>
              <w:bCs/>
              <w:sz w:val="24"/>
            </w:rPr>
          </w:rPrChange>
        </w:rPr>
        <w:t>, les sommes nécessaires à</w:t>
      </w:r>
      <w:r w:rsidR="00E61FE8" w:rsidRPr="00935764">
        <w:rPr>
          <w:rFonts w:ascii="Helvetica Neue Light" w:hAnsi="Helvetica Neue Light"/>
          <w:rPrChange w:id="5804" w:author="Arthur de Catheu" w:date="2014-06-20T17:08:00Z">
            <w:rPr>
              <w:rFonts w:eastAsiaTheme="majorEastAsia" w:cstheme="majorBidi"/>
              <w:b/>
              <w:bCs/>
              <w:sz w:val="24"/>
            </w:rPr>
          </w:rPrChange>
        </w:rPr>
        <w:t xml:space="preserve"> </w:t>
      </w:r>
      <w:r w:rsidR="002345AE" w:rsidRPr="00935764">
        <w:rPr>
          <w:rFonts w:ascii="Helvetica Neue Light" w:hAnsi="Helvetica Neue Light"/>
          <w:rPrChange w:id="5805" w:author="Arthur de Catheu" w:date="2014-06-20T17:08:00Z">
            <w:rPr>
              <w:rFonts w:eastAsiaTheme="majorEastAsia" w:cstheme="majorBidi"/>
              <w:b/>
              <w:bCs/>
              <w:sz w:val="24"/>
            </w:rPr>
          </w:rPrChange>
        </w:rPr>
        <w:t>l’acquisition des Créances</w:t>
      </w:r>
      <w:r w:rsidR="000B2508" w:rsidRPr="00935764">
        <w:rPr>
          <w:rFonts w:ascii="Helvetica Neue Light" w:hAnsi="Helvetica Neue Light"/>
          <w:rPrChange w:id="5806" w:author="Arthur de Catheu" w:date="2014-06-20T17:08:00Z">
            <w:rPr>
              <w:rFonts w:eastAsiaTheme="majorEastAsia" w:cstheme="majorBidi"/>
              <w:b/>
              <w:bCs/>
              <w:sz w:val="24"/>
            </w:rPr>
          </w:rPrChange>
        </w:rPr>
        <w:t xml:space="preserve"> </w:t>
      </w:r>
      <w:r w:rsidR="002345AE" w:rsidRPr="00935764">
        <w:rPr>
          <w:rFonts w:ascii="Helvetica Neue Light" w:hAnsi="Helvetica Neue Light"/>
          <w:rPrChange w:id="5807" w:author="Arthur de Catheu" w:date="2014-06-20T17:08:00Z">
            <w:rPr>
              <w:rFonts w:eastAsiaTheme="majorEastAsia" w:cstheme="majorBidi"/>
              <w:b/>
              <w:bCs/>
              <w:sz w:val="24"/>
            </w:rPr>
          </w:rPrChange>
        </w:rPr>
        <w:t>;</w:t>
      </w:r>
    </w:p>
    <w:p w14:paraId="014B2ACB" w14:textId="09C0626A" w:rsidR="00AF521A" w:rsidRPr="00935764" w:rsidRDefault="002345AE" w:rsidP="00AF521A">
      <w:pPr>
        <w:numPr>
          <w:ilvl w:val="0"/>
          <w:numId w:val="219"/>
        </w:numPr>
        <w:spacing w:before="120"/>
        <w:rPr>
          <w:ins w:id="5808" w:author="Hervé Monnerie" w:date="2014-06-20T11:36:00Z"/>
          <w:rFonts w:ascii="Helvetica Neue Light" w:hAnsi="Helvetica Neue Light"/>
          <w:rPrChange w:id="5809" w:author="Arthur de Catheu" w:date="2014-06-20T17:08:00Z">
            <w:rPr>
              <w:ins w:id="5810" w:author="Hervé Monnerie" w:date="2014-06-20T11:36:00Z"/>
            </w:rPr>
          </w:rPrChange>
        </w:rPr>
      </w:pPr>
      <w:r w:rsidRPr="00935764">
        <w:rPr>
          <w:rFonts w:ascii="Helvetica Neue Light" w:hAnsi="Helvetica Neue Light"/>
          <w:rPrChange w:id="5811" w:author="Arthur de Catheu" w:date="2014-06-20T17:08:00Z">
            <w:rPr>
              <w:rFonts w:eastAsiaTheme="majorEastAsia" w:cstheme="majorBidi"/>
              <w:b/>
              <w:bCs/>
              <w:sz w:val="24"/>
            </w:rPr>
          </w:rPrChange>
        </w:rPr>
        <w:t>versement quotidien en provenance du Compte de Collecte de la somme des paiements lettrés reçus des Débiteurs</w:t>
      </w:r>
      <w:r w:rsidR="00B34044" w:rsidRPr="00935764">
        <w:rPr>
          <w:rFonts w:ascii="Helvetica Neue Light" w:hAnsi="Helvetica Neue Light"/>
          <w:rPrChange w:id="5812" w:author="Arthur de Catheu" w:date="2014-06-20T17:08:00Z">
            <w:rPr>
              <w:rFonts w:eastAsiaTheme="majorEastAsia" w:cstheme="majorBidi"/>
              <w:b/>
              <w:bCs/>
              <w:sz w:val="24"/>
            </w:rPr>
          </w:rPrChange>
        </w:rPr>
        <w:t xml:space="preserve"> et</w:t>
      </w:r>
      <w:r w:rsidRPr="00935764">
        <w:rPr>
          <w:rFonts w:ascii="Helvetica Neue Light" w:hAnsi="Helvetica Neue Light"/>
          <w:rPrChange w:id="5813" w:author="Arthur de Catheu" w:date="2014-06-20T17:08:00Z">
            <w:rPr>
              <w:rFonts w:eastAsiaTheme="majorEastAsia" w:cstheme="majorBidi"/>
              <w:b/>
              <w:bCs/>
              <w:sz w:val="24"/>
            </w:rPr>
          </w:rPrChange>
        </w:rPr>
        <w:t xml:space="preserve"> des Cédants</w:t>
      </w:r>
      <w:r w:rsidR="00B34044" w:rsidRPr="00935764">
        <w:rPr>
          <w:rFonts w:ascii="Helvetica Neue Light" w:hAnsi="Helvetica Neue Light"/>
          <w:rPrChange w:id="5814" w:author="Arthur de Catheu" w:date="2014-06-20T17:08:00Z">
            <w:rPr>
              <w:rFonts w:eastAsiaTheme="majorEastAsia" w:cstheme="majorBidi"/>
              <w:b/>
              <w:bCs/>
              <w:sz w:val="24"/>
            </w:rPr>
          </w:rPrChange>
        </w:rPr>
        <w:t xml:space="preserve"> </w:t>
      </w:r>
      <w:r w:rsidRPr="00935764">
        <w:rPr>
          <w:rFonts w:ascii="Helvetica Neue Light" w:hAnsi="Helvetica Neue Light"/>
          <w:rPrChange w:id="5815" w:author="Arthur de Catheu" w:date="2014-06-20T17:08:00Z">
            <w:rPr>
              <w:rFonts w:eastAsiaTheme="majorEastAsia" w:cstheme="majorBidi"/>
              <w:b/>
              <w:bCs/>
              <w:sz w:val="24"/>
            </w:rPr>
          </w:rPrChange>
        </w:rPr>
        <w:t>;</w:t>
      </w:r>
    </w:p>
    <w:p w14:paraId="5C8E0638" w14:textId="5259F33A" w:rsidR="00AF521A" w:rsidRPr="00935764" w:rsidRDefault="00AF521A" w:rsidP="00AF521A">
      <w:pPr>
        <w:pStyle w:val="Paragraphedeliste"/>
        <w:numPr>
          <w:ilvl w:val="0"/>
          <w:numId w:val="219"/>
        </w:numPr>
        <w:rPr>
          <w:ins w:id="5816" w:author="Hervé Monnerie" w:date="2014-06-20T11:36:00Z"/>
          <w:rFonts w:ascii="Helvetica Neue Light" w:hAnsi="Helvetica Neue Light"/>
          <w:rPrChange w:id="5817" w:author="Arthur de Catheu" w:date="2014-06-20T17:08:00Z">
            <w:rPr>
              <w:ins w:id="5818" w:author="Hervé Monnerie" w:date="2014-06-20T11:36:00Z"/>
            </w:rPr>
          </w:rPrChange>
        </w:rPr>
      </w:pPr>
      <w:ins w:id="5819" w:author="Hervé Monnerie" w:date="2014-06-20T11:43:00Z">
        <w:r w:rsidRPr="00935764">
          <w:rPr>
            <w:rFonts w:ascii="Helvetica Neue Light" w:hAnsi="Helvetica Neue Light"/>
            <w:rPrChange w:id="5820" w:author="Arthur de Catheu" w:date="2014-06-20T17:08:00Z">
              <w:rPr>
                <w:rFonts w:eastAsiaTheme="majorEastAsia" w:cstheme="majorBidi"/>
                <w:b/>
                <w:bCs/>
                <w:sz w:val="24"/>
              </w:rPr>
            </w:rPrChange>
          </w:rPr>
          <w:t xml:space="preserve">versement mensuel des </w:t>
        </w:r>
      </w:ins>
      <w:ins w:id="5821" w:author="Hervé Monnerie" w:date="2014-06-20T11:36:00Z">
        <w:r w:rsidRPr="00935764">
          <w:rPr>
            <w:rFonts w:ascii="Helvetica Neue Light" w:hAnsi="Helvetica Neue Light"/>
            <w:rPrChange w:id="5822" w:author="Arthur de Catheu" w:date="2014-06-20T17:08:00Z">
              <w:rPr>
                <w:rFonts w:eastAsiaTheme="majorEastAsia" w:cstheme="majorBidi"/>
                <w:b/>
                <w:bCs/>
                <w:sz w:val="24"/>
              </w:rPr>
            </w:rPrChange>
          </w:rPr>
          <w:t xml:space="preserve">indemnisations </w:t>
        </w:r>
      </w:ins>
      <w:ins w:id="5823" w:author="Arthur de Catheu" w:date="2014-06-20T17:34:00Z">
        <w:r w:rsidR="006C55AB" w:rsidRPr="0098057F">
          <w:rPr>
            <w:rFonts w:ascii="Helvetica Neue Light" w:hAnsi="Helvetica Neue Light"/>
          </w:rPr>
          <w:t>(nettes des frais et commissions de recouvrement)</w:t>
        </w:r>
        <w:r w:rsidR="006C55AB">
          <w:rPr>
            <w:rFonts w:ascii="Helvetica Neue Light" w:hAnsi="Helvetica Neue Light"/>
          </w:rPr>
          <w:t xml:space="preserve"> </w:t>
        </w:r>
      </w:ins>
      <w:ins w:id="5824" w:author="Arthur de Catheu" w:date="2014-06-20T17:32:00Z">
        <w:r w:rsidR="006C55AB">
          <w:rPr>
            <w:rFonts w:ascii="Helvetica Neue Light" w:hAnsi="Helvetica Neue Light"/>
          </w:rPr>
          <w:t>reçues de</w:t>
        </w:r>
      </w:ins>
      <w:ins w:id="5825" w:author="Hervé Monnerie" w:date="2014-06-20T11:36:00Z">
        <w:del w:id="5826" w:author="Arthur de Catheu" w:date="2014-06-20T17:32:00Z">
          <w:r w:rsidRPr="00935764" w:rsidDel="006C55AB">
            <w:rPr>
              <w:rFonts w:ascii="Helvetica Neue Light" w:hAnsi="Helvetica Neue Light"/>
              <w:rPrChange w:id="5827" w:author="Arthur de Catheu" w:date="2014-06-20T17:08:00Z">
                <w:rPr>
                  <w:rFonts w:eastAsiaTheme="majorEastAsia" w:cstheme="majorBidi"/>
                  <w:b/>
                  <w:bCs/>
                  <w:sz w:val="24"/>
                </w:rPr>
              </w:rPrChange>
            </w:rPr>
            <w:delText xml:space="preserve">par </w:delText>
          </w:r>
        </w:del>
      </w:ins>
      <w:ins w:id="5828" w:author="Arthur de Catheu" w:date="2014-06-20T17:32:00Z">
        <w:r w:rsidR="006C55AB">
          <w:rPr>
            <w:rFonts w:ascii="Helvetica Neue Light" w:hAnsi="Helvetica Neue Light"/>
          </w:rPr>
          <w:t xml:space="preserve"> </w:t>
        </w:r>
      </w:ins>
      <w:ins w:id="5829" w:author="Hervé Monnerie" w:date="2014-06-20T11:36:00Z">
        <w:r w:rsidRPr="00935764">
          <w:rPr>
            <w:rFonts w:ascii="Helvetica Neue Light" w:hAnsi="Helvetica Neue Light"/>
            <w:rPrChange w:id="5830" w:author="Arthur de Catheu" w:date="2014-06-20T17:08:00Z">
              <w:rPr>
                <w:rFonts w:eastAsiaTheme="majorEastAsia" w:cstheme="majorBidi"/>
                <w:b/>
                <w:bCs/>
                <w:sz w:val="24"/>
              </w:rPr>
            </w:rPrChange>
          </w:rPr>
          <w:t xml:space="preserve">l’Assureur-Crédit et </w:t>
        </w:r>
        <w:del w:id="5831" w:author="Arthur de Catheu" w:date="2014-06-20T17:33:00Z">
          <w:r w:rsidRPr="00935764" w:rsidDel="006C55AB">
            <w:rPr>
              <w:rFonts w:ascii="Helvetica Neue Light" w:hAnsi="Helvetica Neue Light"/>
              <w:rPrChange w:id="5832" w:author="Arthur de Catheu" w:date="2014-06-20T17:08:00Z">
                <w:rPr>
                  <w:rFonts w:eastAsiaTheme="majorEastAsia" w:cstheme="majorBidi"/>
                  <w:b/>
                  <w:bCs/>
                  <w:sz w:val="24"/>
                </w:rPr>
              </w:rPrChange>
            </w:rPr>
            <w:delText>l</w:delText>
          </w:r>
        </w:del>
      </w:ins>
      <w:ins w:id="5833" w:author="Arthur de Catheu" w:date="2014-06-20T17:33:00Z">
        <w:r w:rsidR="006C55AB">
          <w:rPr>
            <w:rFonts w:ascii="Helvetica Neue Light" w:hAnsi="Helvetica Neue Light"/>
          </w:rPr>
          <w:t>d</w:t>
        </w:r>
      </w:ins>
      <w:ins w:id="5834" w:author="Hervé Monnerie" w:date="2014-06-20T11:36:00Z">
        <w:r w:rsidRPr="00935764">
          <w:rPr>
            <w:rFonts w:ascii="Helvetica Neue Light" w:hAnsi="Helvetica Neue Light"/>
            <w:rPrChange w:id="5835" w:author="Arthur de Catheu" w:date="2014-06-20T17:08:00Z">
              <w:rPr>
                <w:rFonts w:eastAsiaTheme="majorEastAsia" w:cstheme="majorBidi"/>
                <w:b/>
                <w:bCs/>
                <w:sz w:val="24"/>
              </w:rPr>
            </w:rPrChange>
          </w:rPr>
          <w:t xml:space="preserve">es sommes recouvrées </w:t>
        </w:r>
        <w:del w:id="5836" w:author="Arthur de Catheu" w:date="2014-06-20T17:33:00Z">
          <w:r w:rsidRPr="00935764" w:rsidDel="006C55AB">
            <w:rPr>
              <w:rFonts w:ascii="Helvetica Neue Light" w:hAnsi="Helvetica Neue Light"/>
              <w:rPrChange w:id="5837" w:author="Arthur de Catheu" w:date="2014-06-20T17:08:00Z">
                <w:rPr>
                  <w:rFonts w:eastAsiaTheme="majorEastAsia" w:cstheme="majorBidi"/>
                  <w:b/>
                  <w:bCs/>
                  <w:sz w:val="24"/>
                </w:rPr>
              </w:rPrChange>
            </w:rPr>
            <w:delText xml:space="preserve">versées par </w:delText>
          </w:r>
        </w:del>
      </w:ins>
      <w:ins w:id="5838" w:author="Arthur de Catheu" w:date="2014-06-20T17:33:00Z">
        <w:r w:rsidR="006C55AB">
          <w:rPr>
            <w:rFonts w:ascii="Helvetica Neue Light" w:hAnsi="Helvetica Neue Light"/>
          </w:rPr>
          <w:t xml:space="preserve">reçues du </w:t>
        </w:r>
      </w:ins>
      <w:ins w:id="5839" w:author="Hervé Monnerie" w:date="2014-06-20T11:36:00Z">
        <w:del w:id="5840" w:author="Arthur de Catheu" w:date="2014-06-20T17:33:00Z">
          <w:r w:rsidRPr="00935764" w:rsidDel="006C55AB">
            <w:rPr>
              <w:rFonts w:ascii="Helvetica Neue Light" w:hAnsi="Helvetica Neue Light"/>
              <w:rPrChange w:id="5841" w:author="Arthur de Catheu" w:date="2014-06-20T17:08:00Z">
                <w:rPr>
                  <w:rFonts w:eastAsiaTheme="majorEastAsia" w:cstheme="majorBidi"/>
                  <w:b/>
                  <w:bCs/>
                  <w:sz w:val="24"/>
                </w:rPr>
              </w:rPrChange>
            </w:rPr>
            <w:delText xml:space="preserve">le </w:delText>
          </w:r>
        </w:del>
        <w:r w:rsidRPr="00935764">
          <w:rPr>
            <w:rFonts w:ascii="Helvetica Neue Light" w:hAnsi="Helvetica Neue Light"/>
            <w:rPrChange w:id="5842" w:author="Arthur de Catheu" w:date="2014-06-20T17:08:00Z">
              <w:rPr>
                <w:rFonts w:eastAsiaTheme="majorEastAsia" w:cstheme="majorBidi"/>
                <w:b/>
                <w:bCs/>
                <w:sz w:val="24"/>
              </w:rPr>
            </w:rPrChange>
          </w:rPr>
          <w:t xml:space="preserve">Recouvreur ou tout tiers mandaté par la Société de Gestion </w:t>
        </w:r>
      </w:ins>
      <w:ins w:id="5843" w:author="Arthur de Catheu" w:date="2014-06-20T17:33:00Z">
        <w:r w:rsidR="006C55AB">
          <w:rPr>
            <w:rFonts w:ascii="Helvetica Neue Light" w:hAnsi="Helvetica Neue Light"/>
          </w:rPr>
          <w:t xml:space="preserve">aux fins de </w:t>
        </w:r>
      </w:ins>
      <w:ins w:id="5844" w:author="Hervé Monnerie" w:date="2014-06-20T11:36:00Z">
        <w:del w:id="5845" w:author="Arthur de Catheu" w:date="2014-06-20T17:33:00Z">
          <w:r w:rsidRPr="00935764" w:rsidDel="006C55AB">
            <w:rPr>
              <w:rFonts w:ascii="Helvetica Neue Light" w:hAnsi="Helvetica Neue Light"/>
              <w:rPrChange w:id="5846" w:author="Arthur de Catheu" w:date="2014-06-20T17:08:00Z">
                <w:rPr>
                  <w:rFonts w:eastAsiaTheme="majorEastAsia" w:cstheme="majorBidi"/>
                  <w:b/>
                  <w:bCs/>
                  <w:sz w:val="24"/>
                </w:rPr>
              </w:rPrChange>
            </w:rPr>
            <w:delText xml:space="preserve">pour </w:delText>
          </w:r>
        </w:del>
        <w:r w:rsidRPr="00935764">
          <w:rPr>
            <w:rFonts w:ascii="Helvetica Neue Light" w:hAnsi="Helvetica Neue Light"/>
            <w:rPrChange w:id="5847" w:author="Arthur de Catheu" w:date="2014-06-20T17:08:00Z">
              <w:rPr>
                <w:rFonts w:eastAsiaTheme="majorEastAsia" w:cstheme="majorBidi"/>
                <w:b/>
                <w:bCs/>
                <w:sz w:val="24"/>
              </w:rPr>
            </w:rPrChange>
          </w:rPr>
          <w:t xml:space="preserve">procéder au recouvrement </w:t>
        </w:r>
        <w:del w:id="5848" w:author="Arthur de Catheu" w:date="2014-06-20T17:33:00Z">
          <w:r w:rsidRPr="00935764" w:rsidDel="006C55AB">
            <w:rPr>
              <w:rFonts w:ascii="Helvetica Neue Light" w:hAnsi="Helvetica Neue Light"/>
              <w:rPrChange w:id="5849" w:author="Arthur de Catheu" w:date="2014-06-20T17:08:00Z">
                <w:rPr>
                  <w:rFonts w:eastAsiaTheme="majorEastAsia" w:cstheme="majorBidi"/>
                  <w:b/>
                  <w:bCs/>
                  <w:sz w:val="24"/>
                </w:rPr>
              </w:rPrChange>
            </w:rPr>
            <w:delText xml:space="preserve">à l’encontre </w:delText>
          </w:r>
        </w:del>
        <w:r w:rsidRPr="00935764">
          <w:rPr>
            <w:rFonts w:ascii="Helvetica Neue Light" w:hAnsi="Helvetica Neue Light"/>
            <w:rPrChange w:id="5850" w:author="Arthur de Catheu" w:date="2014-06-20T17:08:00Z">
              <w:rPr>
                <w:rFonts w:eastAsiaTheme="majorEastAsia" w:cstheme="majorBidi"/>
                <w:b/>
                <w:bCs/>
                <w:sz w:val="24"/>
              </w:rPr>
            </w:rPrChange>
          </w:rPr>
          <w:t>de</w:t>
        </w:r>
      </w:ins>
      <w:ins w:id="5851" w:author="Arthur de Catheu" w:date="2014-06-20T17:33:00Z">
        <w:r w:rsidR="006C55AB">
          <w:rPr>
            <w:rFonts w:ascii="Helvetica Neue Light" w:hAnsi="Helvetica Neue Light"/>
          </w:rPr>
          <w:t>s</w:t>
        </w:r>
      </w:ins>
      <w:ins w:id="5852" w:author="Hervé Monnerie" w:date="2014-06-20T11:36:00Z">
        <w:r w:rsidRPr="00935764">
          <w:rPr>
            <w:rFonts w:ascii="Helvetica Neue Light" w:hAnsi="Helvetica Neue Light"/>
            <w:rPrChange w:id="5853" w:author="Arthur de Catheu" w:date="2014-06-20T17:08:00Z">
              <w:rPr>
                <w:rFonts w:eastAsiaTheme="majorEastAsia" w:cstheme="majorBidi"/>
                <w:b/>
                <w:bCs/>
                <w:sz w:val="24"/>
              </w:rPr>
            </w:rPrChange>
          </w:rPr>
          <w:t xml:space="preserve"> Débiteurs ou de</w:t>
        </w:r>
      </w:ins>
      <w:ins w:id="5854" w:author="Arthur de Catheu" w:date="2014-06-20T17:33:00Z">
        <w:r w:rsidR="006C55AB">
          <w:rPr>
            <w:rFonts w:ascii="Helvetica Neue Light" w:hAnsi="Helvetica Neue Light"/>
          </w:rPr>
          <w:t>s</w:t>
        </w:r>
      </w:ins>
      <w:ins w:id="5855" w:author="Hervé Monnerie" w:date="2014-06-20T11:36:00Z">
        <w:r w:rsidRPr="00935764">
          <w:rPr>
            <w:rFonts w:ascii="Helvetica Neue Light" w:hAnsi="Helvetica Neue Light"/>
            <w:rPrChange w:id="5856" w:author="Arthur de Catheu" w:date="2014-06-20T17:08:00Z">
              <w:rPr>
                <w:rFonts w:eastAsiaTheme="majorEastAsia" w:cstheme="majorBidi"/>
                <w:b/>
                <w:bCs/>
                <w:sz w:val="24"/>
              </w:rPr>
            </w:rPrChange>
          </w:rPr>
          <w:t xml:space="preserve"> Cédants</w:t>
        </w:r>
        <w:del w:id="5857" w:author="Arthur de Catheu" w:date="2014-06-20T17:33:00Z">
          <w:r w:rsidRPr="00935764" w:rsidDel="006C55AB">
            <w:rPr>
              <w:rFonts w:ascii="Helvetica Neue Light" w:hAnsi="Helvetica Neue Light"/>
              <w:rPrChange w:id="5858" w:author="Arthur de Catheu" w:date="2014-06-20T17:08:00Z">
                <w:rPr>
                  <w:rFonts w:eastAsiaTheme="majorEastAsia" w:cstheme="majorBidi"/>
                  <w:b/>
                  <w:bCs/>
                  <w:sz w:val="24"/>
                </w:rPr>
              </w:rPrChange>
            </w:rPr>
            <w:delText xml:space="preserve"> (nettes des frais et commissions de recouvrement).</w:delText>
          </w:r>
        </w:del>
      </w:ins>
      <w:ins w:id="5859" w:author="Arthur de Catheu" w:date="2014-06-20T17:33:00Z">
        <w:r w:rsidR="006C55AB">
          <w:rPr>
            <w:rFonts w:ascii="Helvetica Neue Light" w:hAnsi="Helvetica Neue Light"/>
          </w:rPr>
          <w:t> ;</w:t>
        </w:r>
      </w:ins>
    </w:p>
    <w:p w14:paraId="51A47CEC" w14:textId="279C3707" w:rsidR="00AF521A" w:rsidRPr="00935764" w:rsidDel="00AF521A" w:rsidRDefault="00AF521A">
      <w:pPr>
        <w:spacing w:before="120"/>
        <w:rPr>
          <w:del w:id="5860" w:author="Hervé Monnerie" w:date="2014-06-20T11:36:00Z"/>
          <w:rFonts w:ascii="Helvetica Neue Light" w:hAnsi="Helvetica Neue Light"/>
          <w:rPrChange w:id="5861" w:author="Arthur de Catheu" w:date="2014-06-20T17:08:00Z">
            <w:rPr>
              <w:del w:id="5862" w:author="Hervé Monnerie" w:date="2014-06-20T11:36:00Z"/>
            </w:rPr>
          </w:rPrChange>
        </w:rPr>
        <w:pPrChange w:id="5863" w:author="Hervé Monnerie" w:date="2014-06-20T11:36:00Z">
          <w:pPr>
            <w:numPr>
              <w:numId w:val="219"/>
            </w:numPr>
            <w:spacing w:before="120"/>
            <w:ind w:left="720" w:hanging="360"/>
          </w:pPr>
        </w:pPrChange>
      </w:pPr>
    </w:p>
    <w:p w14:paraId="247B42C5" w14:textId="31E12E22" w:rsidR="002345AE" w:rsidRPr="00935764" w:rsidRDefault="00B34044" w:rsidP="002345AE">
      <w:pPr>
        <w:numPr>
          <w:ilvl w:val="0"/>
          <w:numId w:val="219"/>
        </w:numPr>
        <w:spacing w:before="120"/>
        <w:rPr>
          <w:rFonts w:ascii="Helvetica Neue Light" w:hAnsi="Helvetica Neue Light"/>
          <w:rPrChange w:id="5864" w:author="Arthur de Catheu" w:date="2014-06-20T17:08:00Z">
            <w:rPr/>
          </w:rPrChange>
        </w:rPr>
      </w:pPr>
      <w:r w:rsidRPr="00935764">
        <w:rPr>
          <w:rFonts w:ascii="Helvetica Neue Light" w:hAnsi="Helvetica Neue Light"/>
          <w:rPrChange w:id="5865" w:author="Arthur de Catheu" w:date="2014-06-20T17:08:00Z">
            <w:rPr/>
          </w:rPrChange>
        </w:rPr>
        <w:t xml:space="preserve">versement quotidien en provenance du Compte de Collecte de la somme des paiements lettrés reçus de l’Assureur-Crédit, du </w:t>
      </w:r>
      <w:r w:rsidR="00C53BBE" w:rsidRPr="00935764">
        <w:rPr>
          <w:rFonts w:ascii="Helvetica Neue Light" w:hAnsi="Helvetica Neue Light"/>
          <w:rPrChange w:id="5866" w:author="Arthur de Catheu" w:date="2014-06-20T17:08:00Z">
            <w:rPr/>
          </w:rPrChange>
        </w:rPr>
        <w:t>Recouvreur</w:t>
      </w:r>
      <w:r w:rsidRPr="00935764">
        <w:rPr>
          <w:rFonts w:ascii="Helvetica Neue Light" w:hAnsi="Helvetica Neue Light"/>
          <w:rPrChange w:id="5867" w:author="Arthur de Catheu" w:date="2014-06-20T17:08:00Z">
            <w:rPr/>
          </w:rPrChange>
        </w:rPr>
        <w:t xml:space="preserve">, et de </w:t>
      </w:r>
      <w:r w:rsidRPr="00935764">
        <w:rPr>
          <w:rFonts w:ascii="Helvetica Neue Light" w:eastAsia="Times New Roman" w:hAnsi="Helvetica Neue Light" w:cs="Times New Roman"/>
          <w:rPrChange w:id="5868" w:author="Arthur de Catheu" w:date="2014-06-20T17:08:00Z">
            <w:rPr>
              <w:rFonts w:eastAsia="Times New Roman" w:cs="Times New Roman"/>
            </w:rPr>
          </w:rPrChange>
        </w:rPr>
        <w:t>tout tiers mandaté par la Société de Gestion pour procéder au recouvrement à l’encontre de Débiteurs ou de Cédants</w:t>
      </w:r>
      <w:ins w:id="5869" w:author="Arthur de Catheu" w:date="2014-06-20T17:34:00Z">
        <w:r w:rsidR="006C55AB">
          <w:rPr>
            <w:rFonts w:ascii="Helvetica Neue Light" w:eastAsia="Times New Roman" w:hAnsi="Helvetica Neue Light" w:cs="Times New Roman"/>
          </w:rPr>
          <w:t xml:space="preserve"> </w:t>
        </w:r>
      </w:ins>
      <w:r w:rsidR="002345AE" w:rsidRPr="00935764">
        <w:rPr>
          <w:rFonts w:ascii="Helvetica Neue Light" w:hAnsi="Helvetica Neue Light"/>
          <w:rPrChange w:id="5870" w:author="Arthur de Catheu" w:date="2014-06-20T17:08:00Z">
            <w:rPr/>
          </w:rPrChange>
        </w:rPr>
        <w:t>;</w:t>
      </w:r>
    </w:p>
    <w:p w14:paraId="27BD43D4" w14:textId="0D93675F" w:rsidR="002345AE" w:rsidRPr="00935764" w:rsidRDefault="00813E3E" w:rsidP="002345AE">
      <w:pPr>
        <w:numPr>
          <w:ilvl w:val="0"/>
          <w:numId w:val="219"/>
        </w:numPr>
        <w:spacing w:before="120"/>
        <w:rPr>
          <w:rFonts w:ascii="Helvetica Neue Light" w:hAnsi="Helvetica Neue Light"/>
          <w:rPrChange w:id="5871" w:author="Arthur de Catheu" w:date="2014-06-20T17:08:00Z">
            <w:rPr/>
          </w:rPrChange>
        </w:rPr>
      </w:pPr>
      <w:r w:rsidRPr="00935764">
        <w:rPr>
          <w:rFonts w:ascii="Helvetica Neue Light" w:hAnsi="Helvetica Neue Light"/>
          <w:rPrChange w:id="5872" w:author="Arthur de Catheu" w:date="2014-06-20T17:08:00Z">
            <w:rPr/>
          </w:rPrChange>
        </w:rPr>
        <w:t xml:space="preserve">par </w:t>
      </w:r>
      <w:r w:rsidR="002345AE" w:rsidRPr="00935764">
        <w:rPr>
          <w:rFonts w:ascii="Helvetica Neue Light" w:hAnsi="Helvetica Neue Light"/>
          <w:rPrChange w:id="5873" w:author="Arthur de Catheu" w:date="2014-06-20T17:08:00Z">
            <w:rPr/>
          </w:rPrChange>
        </w:rPr>
        <w:t>v</w:t>
      </w:r>
      <w:r w:rsidRPr="00935764">
        <w:rPr>
          <w:rFonts w:ascii="Helvetica Neue Light" w:hAnsi="Helvetica Neue Light"/>
          <w:rPrChange w:id="5874" w:author="Arthur de Catheu" w:date="2014-06-20T17:08:00Z">
            <w:rPr/>
          </w:rPrChange>
        </w:rPr>
        <w:t>ir</w:t>
      </w:r>
      <w:r w:rsidR="002345AE" w:rsidRPr="00935764">
        <w:rPr>
          <w:rFonts w:ascii="Helvetica Neue Light" w:hAnsi="Helvetica Neue Light"/>
          <w:rPrChange w:id="5875" w:author="Arthur de Catheu" w:date="2014-06-20T17:08:00Z">
            <w:rPr/>
          </w:rPrChange>
        </w:rPr>
        <w:t>ement du Compte de Retenue de Garantie</w:t>
      </w:r>
      <w:r w:rsidRPr="00935764">
        <w:rPr>
          <w:rFonts w:ascii="Helvetica Neue Light" w:hAnsi="Helvetica Neue Light"/>
          <w:rPrChange w:id="5876" w:author="Arthur de Catheu" w:date="2014-06-20T17:08:00Z">
            <w:rPr/>
          </w:rPrChange>
        </w:rPr>
        <w:t>, les</w:t>
      </w:r>
      <w:r w:rsidR="00E61FE8" w:rsidRPr="00935764">
        <w:rPr>
          <w:rFonts w:ascii="Helvetica Neue Light" w:hAnsi="Helvetica Neue Light"/>
          <w:rPrChange w:id="5877" w:author="Arthur de Catheu" w:date="2014-06-20T17:08:00Z">
            <w:rPr/>
          </w:rPrChange>
        </w:rPr>
        <w:t xml:space="preserve"> </w:t>
      </w:r>
      <w:r w:rsidR="002345AE" w:rsidRPr="00935764">
        <w:rPr>
          <w:rFonts w:ascii="Helvetica Neue Light" w:hAnsi="Helvetica Neue Light"/>
          <w:rPrChange w:id="5878" w:author="Arthur de Catheu" w:date="2014-06-20T17:08:00Z">
            <w:rPr/>
          </w:rPrChange>
        </w:rPr>
        <w:t>Retenues de Garanties non restituées aux Cédants</w:t>
      </w:r>
      <w:r w:rsidR="000B2508" w:rsidRPr="00935764">
        <w:rPr>
          <w:rFonts w:ascii="Helvetica Neue Light" w:hAnsi="Helvetica Neue Light"/>
          <w:rPrChange w:id="5879" w:author="Arthur de Catheu" w:date="2014-06-20T17:08:00Z">
            <w:rPr/>
          </w:rPrChange>
        </w:rPr>
        <w:t>.</w:t>
      </w:r>
    </w:p>
    <w:p w14:paraId="22DFE1B3" w14:textId="47EBF134" w:rsidR="002345AE" w:rsidRPr="00935764" w:rsidRDefault="00B84528" w:rsidP="002345AE">
      <w:pPr>
        <w:spacing w:before="120"/>
        <w:rPr>
          <w:rFonts w:ascii="Helvetica Neue Light" w:hAnsi="Helvetica Neue Light"/>
          <w:rPrChange w:id="5880" w:author="Arthur de Catheu" w:date="2014-06-20T17:08:00Z">
            <w:rPr/>
          </w:rPrChange>
        </w:rPr>
      </w:pPr>
      <w:r w:rsidRPr="00935764">
        <w:rPr>
          <w:rFonts w:ascii="Helvetica Neue Light" w:hAnsi="Helvetica Neue Light"/>
          <w:rPrChange w:id="5881" w:author="Arthur de Catheu" w:date="2014-06-20T17:08:00Z">
            <w:rPr/>
          </w:rPrChange>
        </w:rPr>
        <w:t>Au débit</w:t>
      </w:r>
      <w:r w:rsidR="002345AE" w:rsidRPr="00935764">
        <w:rPr>
          <w:rFonts w:ascii="Helvetica Neue Light" w:hAnsi="Helvetica Neue Light"/>
          <w:rPrChange w:id="5882" w:author="Arthur de Catheu" w:date="2014-06-20T17:08:00Z">
            <w:rPr/>
          </w:rPrChange>
        </w:rPr>
        <w:t> :</w:t>
      </w:r>
    </w:p>
    <w:p w14:paraId="01E26706" w14:textId="1C9510E1" w:rsidR="002345AE" w:rsidRPr="00935764" w:rsidRDefault="00813E3E" w:rsidP="002345AE">
      <w:pPr>
        <w:numPr>
          <w:ilvl w:val="0"/>
          <w:numId w:val="220"/>
        </w:numPr>
        <w:spacing w:before="120"/>
        <w:rPr>
          <w:rFonts w:ascii="Helvetica Neue Light" w:hAnsi="Helvetica Neue Light"/>
          <w:rPrChange w:id="5883" w:author="Arthur de Catheu" w:date="2014-06-20T17:08:00Z">
            <w:rPr/>
          </w:rPrChange>
        </w:rPr>
      </w:pPr>
      <w:r w:rsidRPr="00935764">
        <w:rPr>
          <w:rFonts w:ascii="Helvetica Neue Light" w:eastAsia="Times New Roman" w:hAnsi="Helvetica Neue Light" w:cs="Times New Roman"/>
          <w:rPrChange w:id="5884" w:author="Arthur de Catheu" w:date="2014-06-20T17:08:00Z">
            <w:rPr>
              <w:rFonts w:eastAsia="Times New Roman" w:cs="Times New Roman"/>
            </w:rPr>
          </w:rPrChange>
        </w:rPr>
        <w:t xml:space="preserve">montant versé par le </w:t>
      </w:r>
      <w:r w:rsidR="00A37D87" w:rsidRPr="00935764">
        <w:rPr>
          <w:rFonts w:ascii="Helvetica Neue Light" w:eastAsia="Times New Roman" w:hAnsi="Helvetica Neue Light" w:cs="Times New Roman"/>
          <w:rPrChange w:id="5885" w:author="Arthur de Catheu" w:date="2014-06-20T17:08:00Z">
            <w:rPr>
              <w:rFonts w:eastAsia="Times New Roman" w:cs="Times New Roman"/>
            </w:rPr>
          </w:rPrChange>
        </w:rPr>
        <w:t>FCT 2014</w:t>
      </w:r>
      <w:r w:rsidRPr="00935764">
        <w:rPr>
          <w:rFonts w:ascii="Helvetica Neue Light" w:eastAsia="Times New Roman" w:hAnsi="Helvetica Neue Light" w:cs="Times New Roman"/>
          <w:rPrChange w:id="5886" w:author="Arthur de Catheu" w:date="2014-06-20T17:08:00Z">
            <w:rPr>
              <w:rFonts w:eastAsia="Times New Roman" w:cs="Times New Roman"/>
            </w:rPr>
          </w:rPrChange>
        </w:rPr>
        <w:t xml:space="preserve"> aux Cédants au titre de chaque Créance Cédée ;</w:t>
      </w:r>
    </w:p>
    <w:p w14:paraId="6597003C" w14:textId="59480046" w:rsidR="002345AE" w:rsidRPr="00935764" w:rsidRDefault="00813E3E" w:rsidP="002345AE">
      <w:pPr>
        <w:numPr>
          <w:ilvl w:val="0"/>
          <w:numId w:val="220"/>
        </w:numPr>
        <w:spacing w:before="120"/>
        <w:rPr>
          <w:rFonts w:ascii="Helvetica Neue Light" w:hAnsi="Helvetica Neue Light"/>
          <w:rPrChange w:id="5887" w:author="Arthur de Catheu" w:date="2014-06-20T17:08:00Z">
            <w:rPr/>
          </w:rPrChange>
        </w:rPr>
      </w:pPr>
      <w:r w:rsidRPr="00935764">
        <w:rPr>
          <w:rFonts w:ascii="Helvetica Neue Light" w:hAnsi="Helvetica Neue Light"/>
          <w:rPrChange w:id="5888" w:author="Arthur de Catheu" w:date="2014-06-20T17:08:00Z">
            <w:rPr/>
          </w:rPrChange>
        </w:rPr>
        <w:t>par virement sur le</w:t>
      </w:r>
      <w:r w:rsidR="002345AE" w:rsidRPr="00935764">
        <w:rPr>
          <w:rFonts w:ascii="Helvetica Neue Light" w:hAnsi="Helvetica Neue Light"/>
          <w:rPrChange w:id="5889" w:author="Arthur de Catheu" w:date="2014-06-20T17:08:00Z">
            <w:rPr/>
          </w:rPrChange>
        </w:rPr>
        <w:t xml:space="preserve"> Compte de Retenue de Garantie</w:t>
      </w:r>
      <w:r w:rsidRPr="00935764">
        <w:rPr>
          <w:rFonts w:ascii="Helvetica Neue Light" w:hAnsi="Helvetica Neue Light"/>
          <w:rPrChange w:id="5890" w:author="Arthur de Catheu" w:date="2014-06-20T17:08:00Z">
            <w:rPr/>
          </w:rPrChange>
        </w:rPr>
        <w:t>,</w:t>
      </w:r>
      <w:r w:rsidR="002345AE" w:rsidRPr="00935764">
        <w:rPr>
          <w:rFonts w:ascii="Helvetica Neue Light" w:hAnsi="Helvetica Neue Light"/>
          <w:rPrChange w:id="5891" w:author="Arthur de Catheu" w:date="2014-06-20T17:08:00Z">
            <w:rPr/>
          </w:rPrChange>
        </w:rPr>
        <w:t xml:space="preserve"> </w:t>
      </w:r>
      <w:r w:rsidRPr="00935764">
        <w:rPr>
          <w:rFonts w:ascii="Helvetica Neue Light" w:hAnsi="Helvetica Neue Light"/>
          <w:rPrChange w:id="5892" w:author="Arthur de Catheu" w:date="2014-06-20T17:08:00Z">
            <w:rPr/>
          </w:rPrChange>
        </w:rPr>
        <w:t xml:space="preserve">les </w:t>
      </w:r>
      <w:r w:rsidR="002345AE" w:rsidRPr="00935764">
        <w:rPr>
          <w:rFonts w:ascii="Helvetica Neue Light" w:hAnsi="Helvetica Neue Light"/>
          <w:rPrChange w:id="5893" w:author="Arthur de Catheu" w:date="2014-06-20T17:08:00Z">
            <w:rPr/>
          </w:rPrChange>
        </w:rPr>
        <w:t>Retenues de Garanties constituées au titre de toutes les Créances acquises</w:t>
      </w:r>
      <w:r w:rsidR="00B34044" w:rsidRPr="00935764">
        <w:rPr>
          <w:rFonts w:ascii="Helvetica Neue Light" w:hAnsi="Helvetica Neue Light"/>
          <w:rPrChange w:id="5894" w:author="Arthur de Catheu" w:date="2014-06-20T17:08:00Z">
            <w:rPr/>
          </w:rPrChange>
        </w:rPr>
        <w:t xml:space="preserve"> </w:t>
      </w:r>
      <w:r w:rsidR="002345AE" w:rsidRPr="00935764">
        <w:rPr>
          <w:rFonts w:ascii="Helvetica Neue Light" w:hAnsi="Helvetica Neue Light"/>
          <w:rPrChange w:id="5895" w:author="Arthur de Catheu" w:date="2014-06-20T17:08:00Z">
            <w:rPr/>
          </w:rPrChange>
        </w:rPr>
        <w:t>;</w:t>
      </w:r>
    </w:p>
    <w:p w14:paraId="6CF0DA55" w14:textId="77777777" w:rsidR="002345AE" w:rsidRPr="00935764" w:rsidRDefault="002345AE" w:rsidP="002345AE">
      <w:pPr>
        <w:numPr>
          <w:ilvl w:val="0"/>
          <w:numId w:val="220"/>
        </w:numPr>
        <w:spacing w:before="120"/>
        <w:rPr>
          <w:rFonts w:ascii="Helvetica Neue Light" w:hAnsi="Helvetica Neue Light"/>
          <w:rPrChange w:id="5896" w:author="Arthur de Catheu" w:date="2014-06-20T17:08:00Z">
            <w:rPr/>
          </w:rPrChange>
        </w:rPr>
      </w:pPr>
      <w:r w:rsidRPr="00935764">
        <w:rPr>
          <w:rFonts w:ascii="Helvetica Neue Light" w:hAnsi="Helvetica Neue Light"/>
          <w:rPrChange w:id="5897" w:author="Arthur de Catheu" w:date="2014-06-20T17:08:00Z">
            <w:rPr/>
          </w:rPrChange>
        </w:rPr>
        <w:t>le paiement de la prime d’assurance et des commissions et frais dus à l’Assureur-Crédit ;</w:t>
      </w:r>
    </w:p>
    <w:p w14:paraId="45178F4A" w14:textId="561E1ADD" w:rsidR="002345AE" w:rsidRPr="00935764" w:rsidRDefault="002345AE" w:rsidP="002345AE">
      <w:pPr>
        <w:numPr>
          <w:ilvl w:val="0"/>
          <w:numId w:val="220"/>
        </w:numPr>
        <w:spacing w:before="120"/>
        <w:rPr>
          <w:rFonts w:ascii="Helvetica Neue Light" w:hAnsi="Helvetica Neue Light"/>
          <w:rPrChange w:id="5898" w:author="Arthur de Catheu" w:date="2014-06-20T17:08:00Z">
            <w:rPr/>
          </w:rPrChange>
        </w:rPr>
      </w:pPr>
      <w:r w:rsidRPr="00935764">
        <w:rPr>
          <w:rFonts w:ascii="Helvetica Neue Light" w:hAnsi="Helvetica Neue Light"/>
          <w:rPrChange w:id="5899" w:author="Arthur de Catheu" w:date="2014-06-20T17:08:00Z">
            <w:rPr/>
          </w:rPrChange>
        </w:rPr>
        <w:t>les paiements des commissions et frais d</w:t>
      </w:r>
      <w:r w:rsidR="00813E3E" w:rsidRPr="00935764">
        <w:rPr>
          <w:rFonts w:ascii="Helvetica Neue Light" w:hAnsi="Helvetica Neue Light"/>
          <w:rPrChange w:id="5900" w:author="Arthur de Catheu" w:date="2014-06-20T17:08:00Z">
            <w:rPr/>
          </w:rPrChange>
        </w:rPr>
        <w:t>us à</w:t>
      </w:r>
      <w:r w:rsidRPr="00935764">
        <w:rPr>
          <w:rFonts w:ascii="Helvetica Neue Light" w:hAnsi="Helvetica Neue Light"/>
          <w:rPrChange w:id="5901" w:author="Arthur de Catheu" w:date="2014-06-20T17:08:00Z">
            <w:rPr/>
          </w:rPrChange>
        </w:rPr>
        <w:t xml:space="preserve"> </w:t>
      </w:r>
      <w:r w:rsidR="002119A8" w:rsidRPr="00935764">
        <w:rPr>
          <w:rFonts w:ascii="Helvetica Neue Light" w:hAnsi="Helvetica Neue Light"/>
          <w:rPrChange w:id="5902" w:author="Arthur de Catheu" w:date="2014-06-20T17:08:00Z">
            <w:rPr/>
          </w:rPrChange>
        </w:rPr>
        <w:t>Finexkap AM</w:t>
      </w:r>
      <w:r w:rsidRPr="00935764">
        <w:rPr>
          <w:rFonts w:ascii="Helvetica Neue Light" w:hAnsi="Helvetica Neue Light"/>
          <w:rPrChange w:id="5903" w:author="Arthur de Catheu" w:date="2014-06-20T17:08:00Z">
            <w:rPr/>
          </w:rPrChange>
        </w:rPr>
        <w:t xml:space="preserve">, </w:t>
      </w:r>
      <w:r w:rsidR="00813E3E" w:rsidRPr="00935764">
        <w:rPr>
          <w:rFonts w:ascii="Helvetica Neue Light" w:hAnsi="Helvetica Neue Light"/>
          <w:rPrChange w:id="5904" w:author="Arthur de Catheu" w:date="2014-06-20T17:08:00Z">
            <w:rPr/>
          </w:rPrChange>
        </w:rPr>
        <w:t xml:space="preserve">à </w:t>
      </w:r>
      <w:r w:rsidRPr="00935764">
        <w:rPr>
          <w:rFonts w:ascii="Helvetica Neue Light" w:hAnsi="Helvetica Neue Light"/>
          <w:rPrChange w:id="5905" w:author="Arthur de Catheu" w:date="2014-06-20T17:08:00Z">
            <w:rPr/>
          </w:rPrChange>
        </w:rPr>
        <w:t xml:space="preserve">la Banque Dépositaire, </w:t>
      </w:r>
      <w:r w:rsidR="00813E3E" w:rsidRPr="00935764">
        <w:rPr>
          <w:rFonts w:ascii="Helvetica Neue Light" w:hAnsi="Helvetica Neue Light"/>
          <w:rPrChange w:id="5906" w:author="Arthur de Catheu" w:date="2014-06-20T17:08:00Z">
            <w:rPr/>
          </w:rPrChange>
        </w:rPr>
        <w:t xml:space="preserve">à </w:t>
      </w:r>
      <w:r w:rsidRPr="00935764">
        <w:rPr>
          <w:rFonts w:ascii="Helvetica Neue Light" w:hAnsi="Helvetica Neue Light"/>
          <w:rPrChange w:id="5907" w:author="Arthur de Catheu" w:date="2014-06-20T17:08:00Z">
            <w:rPr/>
          </w:rPrChange>
        </w:rPr>
        <w:t xml:space="preserve">la Banque de Règlement, </w:t>
      </w:r>
      <w:r w:rsidR="00B34044" w:rsidRPr="00935764">
        <w:rPr>
          <w:rFonts w:ascii="Helvetica Neue Light" w:hAnsi="Helvetica Neue Light"/>
          <w:rPrChange w:id="5908" w:author="Arthur de Catheu" w:date="2014-06-20T17:08:00Z">
            <w:rPr/>
          </w:rPrChange>
        </w:rPr>
        <w:t xml:space="preserve">au </w:t>
      </w:r>
      <w:r w:rsidR="00C53BBE" w:rsidRPr="00935764">
        <w:rPr>
          <w:rFonts w:ascii="Helvetica Neue Light" w:hAnsi="Helvetica Neue Light"/>
          <w:rPrChange w:id="5909" w:author="Arthur de Catheu" w:date="2014-06-20T17:08:00Z">
            <w:rPr/>
          </w:rPrChange>
        </w:rPr>
        <w:t>Recouvreur</w:t>
      </w:r>
      <w:r w:rsidRPr="00935764">
        <w:rPr>
          <w:rFonts w:ascii="Helvetica Neue Light" w:hAnsi="Helvetica Neue Light"/>
          <w:rPrChange w:id="5910" w:author="Arthur de Catheu" w:date="2014-06-20T17:08:00Z">
            <w:rPr/>
          </w:rPrChange>
        </w:rPr>
        <w:t xml:space="preserve">, </w:t>
      </w:r>
      <w:r w:rsidR="00813E3E" w:rsidRPr="00935764">
        <w:rPr>
          <w:rFonts w:ascii="Helvetica Neue Light" w:hAnsi="Helvetica Neue Light"/>
          <w:rPrChange w:id="5911" w:author="Arthur de Catheu" w:date="2014-06-20T17:08:00Z">
            <w:rPr/>
          </w:rPrChange>
        </w:rPr>
        <w:t xml:space="preserve">au </w:t>
      </w:r>
      <w:r w:rsidRPr="00935764">
        <w:rPr>
          <w:rFonts w:ascii="Helvetica Neue Light" w:hAnsi="Helvetica Neue Light"/>
          <w:rPrChange w:id="5912" w:author="Arthur de Catheu" w:date="2014-06-20T17:08:00Z">
            <w:rPr/>
          </w:rPrChange>
        </w:rPr>
        <w:t>Commissaire aux Comptes</w:t>
      </w:r>
      <w:r w:rsidR="00B34044" w:rsidRPr="00935764">
        <w:rPr>
          <w:rFonts w:ascii="Helvetica Neue Light" w:hAnsi="Helvetica Neue Light"/>
          <w:rPrChange w:id="5913" w:author="Arthur de Catheu" w:date="2014-06-20T17:08:00Z">
            <w:rPr/>
          </w:rPrChange>
        </w:rPr>
        <w:t xml:space="preserve">, à </w:t>
      </w:r>
      <w:r w:rsidR="00B34044" w:rsidRPr="00935764">
        <w:rPr>
          <w:rFonts w:ascii="Helvetica Neue Light" w:eastAsia="Times New Roman" w:hAnsi="Helvetica Neue Light" w:cs="Times New Roman"/>
          <w:rPrChange w:id="5914" w:author="Arthur de Catheu" w:date="2014-06-20T17:08:00Z">
            <w:rPr>
              <w:rFonts w:eastAsia="Times New Roman" w:cs="Times New Roman"/>
            </w:rPr>
          </w:rPrChange>
        </w:rPr>
        <w:t>tout tiers mandaté par la Société de Gestion pour procéder au recouvrement à l’encontre de Débiteurs ou de Cédants,</w:t>
      </w:r>
      <w:r w:rsidRPr="00935764">
        <w:rPr>
          <w:rFonts w:ascii="Helvetica Neue Light" w:hAnsi="Helvetica Neue Light"/>
          <w:rPrChange w:id="5915" w:author="Arthur de Catheu" w:date="2014-06-20T17:08:00Z">
            <w:rPr/>
          </w:rPrChange>
        </w:rPr>
        <w:t xml:space="preserve"> et, plus généralement, le paiement des autres </w:t>
      </w:r>
      <w:r w:rsidR="00B34044" w:rsidRPr="00935764">
        <w:rPr>
          <w:rFonts w:ascii="Helvetica Neue Light" w:hAnsi="Helvetica Neue Light"/>
          <w:rPrChange w:id="5916" w:author="Arthur de Catheu" w:date="2014-06-20T17:08:00Z">
            <w:rPr/>
          </w:rPrChange>
        </w:rPr>
        <w:t xml:space="preserve">commissions </w:t>
      </w:r>
      <w:r w:rsidRPr="00935764">
        <w:rPr>
          <w:rFonts w:ascii="Helvetica Neue Light" w:hAnsi="Helvetica Neue Light"/>
          <w:rPrChange w:id="5917" w:author="Arthur de Catheu" w:date="2014-06-20T17:08:00Z">
            <w:rPr/>
          </w:rPrChange>
        </w:rPr>
        <w:t xml:space="preserve">et </w:t>
      </w:r>
      <w:r w:rsidR="00B34044" w:rsidRPr="00935764">
        <w:rPr>
          <w:rFonts w:ascii="Helvetica Neue Light" w:hAnsi="Helvetica Neue Light"/>
          <w:rPrChange w:id="5918" w:author="Arthur de Catheu" w:date="2014-06-20T17:08:00Z">
            <w:rPr/>
          </w:rPrChange>
        </w:rPr>
        <w:t xml:space="preserve">frais </w:t>
      </w:r>
      <w:r w:rsidRPr="00935764">
        <w:rPr>
          <w:rFonts w:ascii="Helvetica Neue Light" w:hAnsi="Helvetica Neue Light"/>
          <w:rPrChange w:id="5919" w:author="Arthur de Catheu" w:date="2014-06-20T17:08:00Z">
            <w:rPr/>
          </w:rPrChange>
        </w:rPr>
        <w:t xml:space="preserve">du </w:t>
      </w:r>
      <w:r w:rsidR="00A37D87" w:rsidRPr="00935764">
        <w:rPr>
          <w:rFonts w:ascii="Helvetica Neue Light" w:hAnsi="Helvetica Neue Light"/>
          <w:rPrChange w:id="5920" w:author="Arthur de Catheu" w:date="2014-06-20T17:08:00Z">
            <w:rPr/>
          </w:rPrChange>
        </w:rPr>
        <w:t>FCT 2014</w:t>
      </w:r>
      <w:r w:rsidRPr="00935764">
        <w:rPr>
          <w:rFonts w:ascii="Helvetica Neue Light" w:hAnsi="Helvetica Neue Light"/>
          <w:rPrChange w:id="5921" w:author="Arthur de Catheu" w:date="2014-06-20T17:08:00Z">
            <w:rPr/>
          </w:rPrChange>
        </w:rPr>
        <w:t> ;</w:t>
      </w:r>
    </w:p>
    <w:p w14:paraId="33E0ED77" w14:textId="5BF96A1F" w:rsidR="002345AE" w:rsidRPr="00935764" w:rsidRDefault="002345AE" w:rsidP="002345AE">
      <w:pPr>
        <w:numPr>
          <w:ilvl w:val="0"/>
          <w:numId w:val="220"/>
        </w:numPr>
        <w:spacing w:before="120"/>
        <w:rPr>
          <w:rFonts w:ascii="Helvetica Neue Light" w:hAnsi="Helvetica Neue Light"/>
          <w:rPrChange w:id="5922" w:author="Arthur de Catheu" w:date="2014-06-20T17:08:00Z">
            <w:rPr/>
          </w:rPrChange>
        </w:rPr>
      </w:pPr>
      <w:r w:rsidRPr="00935764">
        <w:rPr>
          <w:rFonts w:ascii="Helvetica Neue Light" w:hAnsi="Helvetica Neue Light"/>
          <w:rPrChange w:id="5923" w:author="Arthur de Catheu" w:date="2014-06-20T17:08:00Z">
            <w:rPr/>
          </w:rPrChange>
        </w:rPr>
        <w:t xml:space="preserve">les paiements des intérêts sur les Parts Prioritaires et </w:t>
      </w:r>
      <w:r w:rsidR="001832C7" w:rsidRPr="00935764">
        <w:rPr>
          <w:rFonts w:ascii="Helvetica Neue Light" w:hAnsi="Helvetica Neue Light"/>
          <w:rPrChange w:id="5924" w:author="Arthur de Catheu" w:date="2014-06-20T17:08:00Z">
            <w:rPr/>
          </w:rPrChange>
        </w:rPr>
        <w:t xml:space="preserve">les Parts </w:t>
      </w:r>
      <w:r w:rsidRPr="00935764">
        <w:rPr>
          <w:rFonts w:ascii="Helvetica Neue Light" w:hAnsi="Helvetica Neue Light"/>
          <w:rPrChange w:id="5925" w:author="Arthur de Catheu" w:date="2014-06-20T17:08:00Z">
            <w:rPr/>
          </w:rPrChange>
        </w:rPr>
        <w:t xml:space="preserve">Subordonnées ; </w:t>
      </w:r>
    </w:p>
    <w:p w14:paraId="5702B111" w14:textId="7DE27FFF" w:rsidR="002345AE" w:rsidRPr="00935764" w:rsidRDefault="002345AE" w:rsidP="002345AE">
      <w:pPr>
        <w:numPr>
          <w:ilvl w:val="0"/>
          <w:numId w:val="220"/>
        </w:numPr>
        <w:spacing w:before="120"/>
        <w:rPr>
          <w:rFonts w:ascii="Helvetica Neue Light" w:hAnsi="Helvetica Neue Light"/>
          <w:rPrChange w:id="5926" w:author="Arthur de Catheu" w:date="2014-06-20T17:08:00Z">
            <w:rPr/>
          </w:rPrChange>
        </w:rPr>
      </w:pPr>
      <w:r w:rsidRPr="00935764">
        <w:rPr>
          <w:rFonts w:ascii="Helvetica Neue Light" w:hAnsi="Helvetica Neue Light"/>
          <w:rPrChange w:id="5927" w:author="Arthur de Catheu" w:date="2014-06-20T17:08:00Z">
            <w:rPr/>
          </w:rPrChange>
        </w:rPr>
        <w:t xml:space="preserve">les remboursements </w:t>
      </w:r>
      <w:r w:rsidR="009E5642" w:rsidRPr="00935764">
        <w:rPr>
          <w:rFonts w:ascii="Helvetica Neue Light" w:hAnsi="Helvetica Neue Light"/>
          <w:rPrChange w:id="5928" w:author="Arthur de Catheu" w:date="2014-06-20T17:08:00Z">
            <w:rPr/>
          </w:rPrChange>
        </w:rPr>
        <w:t xml:space="preserve">éventuels </w:t>
      </w:r>
      <w:r w:rsidRPr="00935764">
        <w:rPr>
          <w:rFonts w:ascii="Helvetica Neue Light" w:hAnsi="Helvetica Neue Light"/>
          <w:rPrChange w:id="5929" w:author="Arthur de Catheu" w:date="2014-06-20T17:08:00Z">
            <w:rPr/>
          </w:rPrChange>
        </w:rPr>
        <w:t>des Parts Prioritaires</w:t>
      </w:r>
      <w:r w:rsidR="001832C7" w:rsidRPr="00935764">
        <w:rPr>
          <w:rFonts w:ascii="Helvetica Neue Light" w:hAnsi="Helvetica Neue Light"/>
          <w:rPrChange w:id="5930" w:author="Arthur de Catheu" w:date="2014-06-20T17:08:00Z">
            <w:rPr/>
          </w:rPrChange>
        </w:rPr>
        <w:t>, des Parts</w:t>
      </w:r>
      <w:r w:rsidRPr="00935764">
        <w:rPr>
          <w:rFonts w:ascii="Helvetica Neue Light" w:hAnsi="Helvetica Neue Light"/>
          <w:rPrChange w:id="5931" w:author="Arthur de Catheu" w:date="2014-06-20T17:08:00Z">
            <w:rPr/>
          </w:rPrChange>
        </w:rPr>
        <w:t xml:space="preserve"> Subordonnées</w:t>
      </w:r>
      <w:r w:rsidR="001832C7" w:rsidRPr="00935764">
        <w:rPr>
          <w:rFonts w:ascii="Helvetica Neue Light" w:hAnsi="Helvetica Neue Light"/>
          <w:rPrChange w:id="5932" w:author="Arthur de Catheu" w:date="2014-06-20T17:08:00Z">
            <w:rPr/>
          </w:rPrChange>
        </w:rPr>
        <w:t>,</w:t>
      </w:r>
      <w:r w:rsidRPr="00935764">
        <w:rPr>
          <w:rFonts w:ascii="Helvetica Neue Light" w:hAnsi="Helvetica Neue Light"/>
          <w:rPrChange w:id="5933" w:author="Arthur de Catheu" w:date="2014-06-20T17:08:00Z">
            <w:rPr/>
          </w:rPrChange>
        </w:rPr>
        <w:t xml:space="preserve"> et </w:t>
      </w:r>
      <w:r w:rsidR="001832C7" w:rsidRPr="00935764">
        <w:rPr>
          <w:rFonts w:ascii="Helvetica Neue Light" w:hAnsi="Helvetica Neue Light"/>
          <w:rPrChange w:id="5934" w:author="Arthur de Catheu" w:date="2014-06-20T17:08:00Z">
            <w:rPr/>
          </w:rPrChange>
        </w:rPr>
        <w:t xml:space="preserve">des Parts </w:t>
      </w:r>
      <w:r w:rsidR="009E5642" w:rsidRPr="00935764">
        <w:rPr>
          <w:rFonts w:ascii="Helvetica Neue Light" w:hAnsi="Helvetica Neue Light"/>
          <w:rPrChange w:id="5935" w:author="Arthur de Catheu" w:date="2014-06-20T17:08:00Z">
            <w:rPr/>
          </w:rPrChange>
        </w:rPr>
        <w:t>R</w:t>
      </w:r>
      <w:r w:rsidRPr="00935764">
        <w:rPr>
          <w:rFonts w:ascii="Helvetica Neue Light" w:hAnsi="Helvetica Neue Light"/>
          <w:rPrChange w:id="5936" w:author="Arthur de Catheu" w:date="2014-06-20T17:08:00Z">
            <w:rPr/>
          </w:rPrChange>
        </w:rPr>
        <w:t>ésiduelles</w:t>
      </w:r>
      <w:r w:rsidR="001832C7" w:rsidRPr="00935764">
        <w:rPr>
          <w:rFonts w:ascii="Helvetica Neue Light" w:hAnsi="Helvetica Neue Light"/>
          <w:rPrChange w:id="5937" w:author="Arthur de Catheu" w:date="2014-06-20T17:08:00Z">
            <w:rPr/>
          </w:rPrChange>
        </w:rPr>
        <w:t> ; et</w:t>
      </w:r>
    </w:p>
    <w:p w14:paraId="67BEB8B5" w14:textId="5558614C" w:rsidR="00813E3E" w:rsidRPr="00935764" w:rsidRDefault="00813E3E" w:rsidP="002345AE">
      <w:pPr>
        <w:numPr>
          <w:ilvl w:val="0"/>
          <w:numId w:val="220"/>
        </w:numPr>
        <w:spacing w:before="120"/>
        <w:rPr>
          <w:rFonts w:ascii="Helvetica Neue Light" w:hAnsi="Helvetica Neue Light"/>
          <w:rPrChange w:id="5938" w:author="Arthur de Catheu" w:date="2014-06-20T17:08:00Z">
            <w:rPr/>
          </w:rPrChange>
        </w:rPr>
      </w:pPr>
      <w:r w:rsidRPr="00935764">
        <w:rPr>
          <w:rFonts w:ascii="Helvetica Neue Light" w:hAnsi="Helvetica Neue Light"/>
          <w:rPrChange w:id="5939" w:author="Arthur de Catheu" w:date="2014-06-20T17:08:00Z">
            <w:rPr/>
          </w:rPrChange>
        </w:rPr>
        <w:t>le paiement du boni de liquidation.</w:t>
      </w:r>
    </w:p>
    <w:p w14:paraId="38576A3F" w14:textId="3320DC8B" w:rsidR="00156B5B" w:rsidRPr="00935764" w:rsidRDefault="002345AE" w:rsidP="00813E3E">
      <w:pPr>
        <w:spacing w:before="120"/>
        <w:rPr>
          <w:rFonts w:ascii="Helvetica Neue Light" w:hAnsi="Helvetica Neue Light"/>
          <w:rPrChange w:id="5940" w:author="Arthur de Catheu" w:date="2014-06-20T17:08:00Z">
            <w:rPr/>
          </w:rPrChange>
        </w:rPr>
      </w:pPr>
      <w:r w:rsidRPr="00935764">
        <w:rPr>
          <w:rFonts w:ascii="Helvetica Neue Light" w:hAnsi="Helvetica Neue Light"/>
          <w:rPrChange w:id="5941" w:author="Arthur de Catheu" w:date="2014-06-20T17:08:00Z">
            <w:rPr/>
          </w:rPrChange>
        </w:rPr>
        <w:t>Le solde créditeur du Compte Général peut faire l’objet de placements sur des produits financiers sans risque en capital et permettant une liquidité quotidienne.</w:t>
      </w:r>
      <w:ins w:id="5942" w:author="Hervé Monnerie" w:date="2014-06-16T17:03:00Z">
        <w:r w:rsidR="00254CCF" w:rsidRPr="00935764">
          <w:rPr>
            <w:rFonts w:ascii="Helvetica Neue Light" w:hAnsi="Helvetica Neue Light"/>
            <w:rPrChange w:id="5943" w:author="Arthur de Catheu" w:date="2014-06-20T17:08:00Z">
              <w:rPr/>
            </w:rPrChange>
          </w:rPr>
          <w:t xml:space="preserve"> Les revenus éventuellement tirés de ces placements sont virés mensuellement sur le Compte Général.</w:t>
        </w:r>
      </w:ins>
    </w:p>
    <w:p w14:paraId="0C93B8E0" w14:textId="77777777" w:rsidR="002E151A" w:rsidRPr="00935764" w:rsidRDefault="002E151A">
      <w:pPr>
        <w:pStyle w:val="Titre3"/>
        <w:numPr>
          <w:ilvl w:val="2"/>
          <w:numId w:val="382"/>
        </w:numPr>
        <w:rPr>
          <w:rFonts w:ascii="Helvetica Neue Light" w:hAnsi="Helvetica Neue Light"/>
          <w:rPrChange w:id="5944" w:author="Arthur de Catheu" w:date="2014-06-20T17:08:00Z">
            <w:rPr/>
          </w:rPrChange>
        </w:rPr>
        <w:pPrChange w:id="5945" w:author="Arthur de Catheu" w:date="2014-06-20T18:04:00Z">
          <w:pPr>
            <w:pStyle w:val="Titre3"/>
          </w:pPr>
        </w:pPrChange>
      </w:pPr>
      <w:bookmarkStart w:id="5946" w:name="_Ref249018011"/>
      <w:bookmarkStart w:id="5947" w:name="_Toc265315370"/>
      <w:r w:rsidRPr="00935764">
        <w:rPr>
          <w:rFonts w:ascii="Helvetica Neue Light" w:hAnsi="Helvetica Neue Light"/>
          <w:rPrChange w:id="5948" w:author="Arthur de Catheu" w:date="2014-06-20T17:08:00Z">
            <w:rPr/>
          </w:rPrChange>
        </w:rPr>
        <w:t>Compte Investisseurs</w:t>
      </w:r>
      <w:bookmarkEnd w:id="5946"/>
      <w:bookmarkEnd w:id="5947"/>
    </w:p>
    <w:p w14:paraId="40DDE89C" w14:textId="7AA85A04" w:rsidR="002345AE" w:rsidRPr="00935764" w:rsidRDefault="002345AE" w:rsidP="002345AE">
      <w:pPr>
        <w:spacing w:before="120"/>
        <w:rPr>
          <w:rFonts w:ascii="Helvetica Neue Light" w:hAnsi="Helvetica Neue Light"/>
          <w:rPrChange w:id="5949" w:author="Arthur de Catheu" w:date="2014-06-20T17:08:00Z">
            <w:rPr/>
          </w:rPrChange>
        </w:rPr>
      </w:pPr>
      <w:r w:rsidRPr="00935764">
        <w:rPr>
          <w:rFonts w:ascii="Helvetica Neue Light" w:hAnsi="Helvetica Neue Light"/>
          <w:rPrChange w:id="5950" w:author="Arthur de Catheu" w:date="2014-06-20T17:08:00Z">
            <w:rPr>
              <w:rFonts w:eastAsiaTheme="majorEastAsia" w:cstheme="majorBidi"/>
              <w:b/>
              <w:bCs/>
              <w:sz w:val="24"/>
            </w:rPr>
          </w:rPrChange>
        </w:rPr>
        <w:t xml:space="preserve">Le Compte Investisseurs reçoit les Prix de Souscription des Parts Prioritaires, </w:t>
      </w:r>
      <w:r w:rsidR="001832C7" w:rsidRPr="00935764">
        <w:rPr>
          <w:rFonts w:ascii="Helvetica Neue Light" w:hAnsi="Helvetica Neue Light"/>
          <w:rPrChange w:id="5951" w:author="Arthur de Catheu" w:date="2014-06-20T17:08:00Z">
            <w:rPr>
              <w:rFonts w:eastAsiaTheme="majorEastAsia" w:cstheme="majorBidi"/>
              <w:b/>
              <w:bCs/>
              <w:sz w:val="24"/>
            </w:rPr>
          </w:rPrChange>
        </w:rPr>
        <w:t xml:space="preserve">des </w:t>
      </w:r>
      <w:r w:rsidRPr="00935764">
        <w:rPr>
          <w:rFonts w:ascii="Helvetica Neue Light" w:hAnsi="Helvetica Neue Light"/>
          <w:rPrChange w:id="5952" w:author="Arthur de Catheu" w:date="2014-06-20T17:08:00Z">
            <w:rPr>
              <w:rFonts w:eastAsiaTheme="majorEastAsia" w:cstheme="majorBidi"/>
              <w:b/>
              <w:bCs/>
              <w:sz w:val="24"/>
            </w:rPr>
          </w:rPrChange>
        </w:rPr>
        <w:t>Parts Subordonnées</w:t>
      </w:r>
      <w:r w:rsidR="001832C7" w:rsidRPr="00935764">
        <w:rPr>
          <w:rFonts w:ascii="Helvetica Neue Light" w:hAnsi="Helvetica Neue Light"/>
          <w:rPrChange w:id="5953" w:author="Arthur de Catheu" w:date="2014-06-20T17:08:00Z">
            <w:rPr>
              <w:rFonts w:eastAsiaTheme="majorEastAsia" w:cstheme="majorBidi"/>
              <w:b/>
              <w:bCs/>
              <w:sz w:val="24"/>
            </w:rPr>
          </w:rPrChange>
        </w:rPr>
        <w:t>,</w:t>
      </w:r>
      <w:r w:rsidRPr="00935764">
        <w:rPr>
          <w:rFonts w:ascii="Helvetica Neue Light" w:hAnsi="Helvetica Neue Light"/>
          <w:rPrChange w:id="5954" w:author="Arthur de Catheu" w:date="2014-06-20T17:08:00Z">
            <w:rPr>
              <w:rFonts w:eastAsiaTheme="majorEastAsia" w:cstheme="majorBidi"/>
              <w:b/>
              <w:bCs/>
              <w:sz w:val="24"/>
            </w:rPr>
          </w:rPrChange>
        </w:rPr>
        <w:t xml:space="preserve"> et </w:t>
      </w:r>
      <w:r w:rsidR="001832C7" w:rsidRPr="00935764">
        <w:rPr>
          <w:rFonts w:ascii="Helvetica Neue Light" w:hAnsi="Helvetica Neue Light"/>
          <w:rPrChange w:id="5955" w:author="Arthur de Catheu" w:date="2014-06-20T17:08:00Z">
            <w:rPr>
              <w:rFonts w:eastAsiaTheme="majorEastAsia" w:cstheme="majorBidi"/>
              <w:b/>
              <w:bCs/>
              <w:sz w:val="24"/>
            </w:rPr>
          </w:rPrChange>
        </w:rPr>
        <w:t xml:space="preserve">des Parts </w:t>
      </w:r>
      <w:r w:rsidRPr="00935764">
        <w:rPr>
          <w:rFonts w:ascii="Helvetica Neue Light" w:hAnsi="Helvetica Neue Light"/>
          <w:rPrChange w:id="5956" w:author="Arthur de Catheu" w:date="2014-06-20T17:08:00Z">
            <w:rPr>
              <w:rFonts w:eastAsiaTheme="majorEastAsia" w:cstheme="majorBidi"/>
              <w:b/>
              <w:bCs/>
              <w:sz w:val="24"/>
            </w:rPr>
          </w:rPrChange>
        </w:rPr>
        <w:t>Résiduelles.</w:t>
      </w:r>
    </w:p>
    <w:p w14:paraId="44ADABA1" w14:textId="27924643" w:rsidR="00813E3E" w:rsidRPr="00935764" w:rsidRDefault="002345AE" w:rsidP="003959CD">
      <w:pPr>
        <w:spacing w:before="120"/>
        <w:rPr>
          <w:rFonts w:ascii="Helvetica Neue Light" w:hAnsi="Helvetica Neue Light"/>
          <w:rPrChange w:id="5957" w:author="Arthur de Catheu" w:date="2014-06-20T17:08:00Z">
            <w:rPr/>
          </w:rPrChange>
        </w:rPr>
      </w:pPr>
      <w:r w:rsidRPr="00935764">
        <w:rPr>
          <w:rFonts w:ascii="Helvetica Neue Light" w:hAnsi="Helvetica Neue Light"/>
          <w:rPrChange w:id="5958" w:author="Arthur de Catheu" w:date="2014-06-20T17:08:00Z">
            <w:rPr>
              <w:rFonts w:eastAsiaTheme="majorEastAsia" w:cstheme="majorBidi"/>
              <w:b/>
              <w:bCs/>
              <w:sz w:val="24"/>
            </w:rPr>
          </w:rPrChange>
        </w:rPr>
        <w:lastRenderedPageBreak/>
        <w:t xml:space="preserve">Il est débité vers le Compte Général du </w:t>
      </w:r>
      <w:r w:rsidR="001832C7" w:rsidRPr="00935764">
        <w:rPr>
          <w:rFonts w:ascii="Helvetica Neue Light" w:hAnsi="Helvetica Neue Light"/>
          <w:rPrChange w:id="5959" w:author="Arthur de Catheu" w:date="2014-06-20T17:08:00Z">
            <w:rPr>
              <w:rFonts w:eastAsiaTheme="majorEastAsia" w:cstheme="majorBidi"/>
              <w:b/>
              <w:bCs/>
              <w:sz w:val="24"/>
            </w:rPr>
          </w:rPrChange>
        </w:rPr>
        <w:t xml:space="preserve">Prix de Souscription des Parts Résiduelles, du </w:t>
      </w:r>
      <w:r w:rsidRPr="00935764">
        <w:rPr>
          <w:rFonts w:ascii="Helvetica Neue Light" w:hAnsi="Helvetica Neue Light"/>
          <w:rPrChange w:id="5960" w:author="Arthur de Catheu" w:date="2014-06-20T17:08:00Z">
            <w:rPr>
              <w:rFonts w:eastAsiaTheme="majorEastAsia" w:cstheme="majorBidi"/>
              <w:b/>
              <w:bCs/>
              <w:sz w:val="24"/>
            </w:rPr>
          </w:rPrChange>
        </w:rPr>
        <w:t xml:space="preserve">montant nécessaire au paiement du Prix de Cession des Créances acquises par le </w:t>
      </w:r>
      <w:r w:rsidR="00A37D87" w:rsidRPr="00935764">
        <w:rPr>
          <w:rFonts w:ascii="Helvetica Neue Light" w:hAnsi="Helvetica Neue Light"/>
          <w:rPrChange w:id="5961" w:author="Arthur de Catheu" w:date="2014-06-20T17:08:00Z">
            <w:rPr>
              <w:rFonts w:eastAsiaTheme="majorEastAsia" w:cstheme="majorBidi"/>
              <w:b/>
              <w:bCs/>
              <w:sz w:val="24"/>
            </w:rPr>
          </w:rPrChange>
        </w:rPr>
        <w:t>FCT 2014</w:t>
      </w:r>
      <w:r w:rsidRPr="00935764">
        <w:rPr>
          <w:rFonts w:ascii="Helvetica Neue Light" w:hAnsi="Helvetica Neue Light"/>
          <w:rPrChange w:id="5962" w:author="Arthur de Catheu" w:date="2014-06-20T17:08:00Z">
            <w:rPr>
              <w:rFonts w:eastAsiaTheme="majorEastAsia" w:cstheme="majorBidi"/>
              <w:b/>
              <w:bCs/>
              <w:sz w:val="24"/>
            </w:rPr>
          </w:rPrChange>
        </w:rPr>
        <w:t>, et du produit des placements financiers</w:t>
      </w:r>
      <w:r w:rsidR="000A1B9A" w:rsidRPr="00935764">
        <w:rPr>
          <w:rFonts w:ascii="Helvetica Neue Light" w:hAnsi="Helvetica Neue Light"/>
          <w:rPrChange w:id="5963" w:author="Arthur de Catheu" w:date="2014-06-20T17:08:00Z">
            <w:rPr>
              <w:rFonts w:eastAsiaTheme="majorEastAsia" w:cstheme="majorBidi"/>
              <w:b/>
              <w:bCs/>
              <w:sz w:val="24"/>
            </w:rPr>
          </w:rPrChange>
        </w:rPr>
        <w:t>.</w:t>
      </w:r>
    </w:p>
    <w:p w14:paraId="34260A3C" w14:textId="0EB98A9A" w:rsidR="00813E3E" w:rsidRPr="00935764" w:rsidRDefault="00813E3E" w:rsidP="003959CD">
      <w:pPr>
        <w:spacing w:before="120"/>
        <w:rPr>
          <w:rFonts w:ascii="Helvetica Neue Light" w:hAnsi="Helvetica Neue Light"/>
          <w:rPrChange w:id="5964" w:author="Arthur de Catheu" w:date="2014-06-20T17:08:00Z">
            <w:rPr/>
          </w:rPrChange>
        </w:rPr>
      </w:pPr>
      <w:r w:rsidRPr="00935764">
        <w:rPr>
          <w:rFonts w:ascii="Helvetica Neue Light" w:hAnsi="Helvetica Neue Light"/>
          <w:rPrChange w:id="5965" w:author="Arthur de Catheu" w:date="2014-06-20T17:08:00Z">
            <w:rPr>
              <w:rFonts w:eastAsiaTheme="majorEastAsia" w:cstheme="majorBidi"/>
              <w:b/>
              <w:bCs/>
              <w:sz w:val="24"/>
            </w:rPr>
          </w:rPrChange>
        </w:rPr>
        <w:t>Le solde créditeur du Compte Investisseurs peut faire l’objet de placements sur des produits financiers sans risque en capital et permettant une liquidité quotidienne.</w:t>
      </w:r>
      <w:ins w:id="5966" w:author="Hervé Monnerie" w:date="2014-06-16T17:04:00Z">
        <w:r w:rsidR="00254CCF" w:rsidRPr="00935764">
          <w:rPr>
            <w:rFonts w:ascii="Helvetica Neue Light" w:hAnsi="Helvetica Neue Light"/>
            <w:rPrChange w:id="5967" w:author="Arthur de Catheu" w:date="2014-06-20T17:08:00Z">
              <w:rPr>
                <w:rFonts w:eastAsiaTheme="majorEastAsia" w:cstheme="majorBidi"/>
                <w:b/>
                <w:bCs/>
                <w:sz w:val="24"/>
              </w:rPr>
            </w:rPrChange>
          </w:rPr>
          <w:t xml:space="preserve"> Les revenus éventuellement tirés de ces placements sont virés mensuellement sur le Compte Général.</w:t>
        </w:r>
      </w:ins>
    </w:p>
    <w:p w14:paraId="5FC360B7" w14:textId="77777777" w:rsidR="00156B5B" w:rsidRPr="00935764" w:rsidRDefault="008B0261">
      <w:pPr>
        <w:pStyle w:val="Titre1"/>
        <w:numPr>
          <w:ilvl w:val="0"/>
          <w:numId w:val="382"/>
        </w:numPr>
        <w:rPr>
          <w:rFonts w:ascii="Helvetica Neue Light" w:hAnsi="Helvetica Neue Light"/>
          <w:rPrChange w:id="5968" w:author="Arthur de Catheu" w:date="2014-06-20T17:08:00Z">
            <w:rPr/>
          </w:rPrChange>
        </w:rPr>
        <w:pPrChange w:id="5969" w:author="Arthur de Catheu" w:date="2014-06-20T18:14:00Z">
          <w:pPr>
            <w:pStyle w:val="Titre1"/>
          </w:pPr>
        </w:pPrChange>
      </w:pPr>
      <w:bookmarkStart w:id="5970" w:name="_Toc381342411"/>
      <w:bookmarkStart w:id="5971" w:name="_Toc381342660"/>
      <w:bookmarkStart w:id="5972" w:name="_Toc381366391"/>
      <w:bookmarkStart w:id="5973" w:name="_Toc381366878"/>
      <w:bookmarkStart w:id="5974" w:name="_Toc381367154"/>
      <w:bookmarkStart w:id="5975" w:name="_Toc381367431"/>
      <w:bookmarkStart w:id="5976" w:name="_Toc381368323"/>
      <w:bookmarkStart w:id="5977" w:name="_Toc381342412"/>
      <w:bookmarkStart w:id="5978" w:name="_Toc381342661"/>
      <w:bookmarkStart w:id="5979" w:name="_Toc381366392"/>
      <w:bookmarkStart w:id="5980" w:name="_Toc381366879"/>
      <w:bookmarkStart w:id="5981" w:name="_Toc381367155"/>
      <w:bookmarkStart w:id="5982" w:name="_Toc381367432"/>
      <w:bookmarkStart w:id="5983" w:name="_Toc381368324"/>
      <w:bookmarkStart w:id="5984" w:name="_Toc381342413"/>
      <w:bookmarkStart w:id="5985" w:name="_Toc381342662"/>
      <w:bookmarkStart w:id="5986" w:name="_Toc381366393"/>
      <w:bookmarkStart w:id="5987" w:name="_Toc381366880"/>
      <w:bookmarkStart w:id="5988" w:name="_Toc381367156"/>
      <w:bookmarkStart w:id="5989" w:name="_Toc381367433"/>
      <w:bookmarkStart w:id="5990" w:name="_Toc381368325"/>
      <w:bookmarkStart w:id="5991" w:name="_Toc381342414"/>
      <w:bookmarkStart w:id="5992" w:name="_Toc381342663"/>
      <w:bookmarkStart w:id="5993" w:name="_Toc381366394"/>
      <w:bookmarkStart w:id="5994" w:name="_Toc381366881"/>
      <w:bookmarkStart w:id="5995" w:name="_Toc381367157"/>
      <w:bookmarkStart w:id="5996" w:name="_Toc381367434"/>
      <w:bookmarkStart w:id="5997" w:name="_Toc381368326"/>
      <w:bookmarkStart w:id="5998" w:name="_Toc381342415"/>
      <w:bookmarkStart w:id="5999" w:name="_Toc381342664"/>
      <w:bookmarkStart w:id="6000" w:name="_Toc381366395"/>
      <w:bookmarkStart w:id="6001" w:name="_Toc381366882"/>
      <w:bookmarkStart w:id="6002" w:name="_Toc381367158"/>
      <w:bookmarkStart w:id="6003" w:name="_Toc381367435"/>
      <w:bookmarkStart w:id="6004" w:name="_Toc381368327"/>
      <w:bookmarkStart w:id="6005" w:name="_Toc385263848"/>
      <w:bookmarkStart w:id="6006" w:name="_Toc385264085"/>
      <w:bookmarkStart w:id="6007" w:name="_Toc385263849"/>
      <w:bookmarkStart w:id="6008" w:name="_Toc385264086"/>
      <w:bookmarkStart w:id="6009" w:name="_Toc385263850"/>
      <w:bookmarkStart w:id="6010" w:name="_Toc385264087"/>
      <w:bookmarkStart w:id="6011" w:name="_Toc385263851"/>
      <w:bookmarkStart w:id="6012" w:name="_Toc385264088"/>
      <w:bookmarkStart w:id="6013" w:name="_Toc385263852"/>
      <w:bookmarkStart w:id="6014" w:name="_Toc385264089"/>
      <w:bookmarkStart w:id="6015" w:name="_Toc385263853"/>
      <w:bookmarkStart w:id="6016" w:name="_Toc385264090"/>
      <w:bookmarkStart w:id="6017" w:name="_Toc385263854"/>
      <w:bookmarkStart w:id="6018" w:name="_Toc385264091"/>
      <w:bookmarkStart w:id="6019" w:name="_Toc385263855"/>
      <w:bookmarkStart w:id="6020" w:name="_Toc385264092"/>
      <w:bookmarkStart w:id="6021" w:name="_Ref247719267"/>
      <w:bookmarkStart w:id="6022" w:name="_Toc248579994"/>
      <w:bookmarkStart w:id="6023" w:name="_Toc379362377"/>
      <w:bookmarkStart w:id="6024" w:name="_Toc265315440"/>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r w:rsidRPr="00935764">
        <w:rPr>
          <w:rFonts w:ascii="Helvetica Neue Light" w:hAnsi="Helvetica Neue Light"/>
          <w:rPrChange w:id="6025" w:author="Arthur de Catheu" w:date="2014-06-20T17:08:00Z">
            <w:rPr/>
          </w:rPrChange>
        </w:rPr>
        <w:t xml:space="preserve">Procédure de contrôle </w:t>
      </w:r>
      <w:r w:rsidR="006419B3" w:rsidRPr="00935764">
        <w:rPr>
          <w:rFonts w:ascii="Helvetica Neue Light" w:hAnsi="Helvetica Neue Light"/>
          <w:rPrChange w:id="6026" w:author="Arthur de Catheu" w:date="2014-06-20T17:08:00Z">
            <w:rPr/>
          </w:rPrChange>
        </w:rPr>
        <w:t xml:space="preserve">des risques </w:t>
      </w:r>
      <w:r w:rsidRPr="00935764">
        <w:rPr>
          <w:rFonts w:ascii="Helvetica Neue Light" w:hAnsi="Helvetica Neue Light"/>
          <w:rPrChange w:id="6027" w:author="Arthur de Catheu" w:date="2014-06-20T17:08:00Z">
            <w:rPr/>
          </w:rPrChange>
        </w:rPr>
        <w:t>et du portefeuille</w:t>
      </w:r>
      <w:bookmarkEnd w:id="6021"/>
      <w:bookmarkEnd w:id="6022"/>
      <w:bookmarkEnd w:id="6023"/>
      <w:bookmarkEnd w:id="6024"/>
    </w:p>
    <w:p w14:paraId="65622365" w14:textId="184146D1" w:rsidR="00156B5B" w:rsidRPr="00935764" w:rsidRDefault="008B0261">
      <w:pPr>
        <w:pStyle w:val="Titre2"/>
        <w:numPr>
          <w:ilvl w:val="1"/>
          <w:numId w:val="382"/>
        </w:numPr>
        <w:rPr>
          <w:rFonts w:ascii="Helvetica Neue Light" w:hAnsi="Helvetica Neue Light"/>
          <w:rPrChange w:id="6028" w:author="Arthur de Catheu" w:date="2014-06-20T17:08:00Z">
            <w:rPr/>
          </w:rPrChange>
        </w:rPr>
        <w:pPrChange w:id="6029" w:author="Arthur de Catheu" w:date="2014-06-20T18:15:00Z">
          <w:pPr>
            <w:pStyle w:val="Titre2"/>
          </w:pPr>
        </w:pPrChange>
      </w:pPr>
      <w:bookmarkStart w:id="6030" w:name="_Ref247796728"/>
      <w:bookmarkStart w:id="6031" w:name="_Ref247796735"/>
      <w:bookmarkStart w:id="6032" w:name="_Ref248406298"/>
      <w:bookmarkStart w:id="6033" w:name="_Ref248406306"/>
      <w:bookmarkStart w:id="6034" w:name="_Ref248406406"/>
      <w:bookmarkStart w:id="6035" w:name="_Ref248472412"/>
      <w:bookmarkStart w:id="6036" w:name="_Toc248579995"/>
      <w:bookmarkStart w:id="6037" w:name="_Toc379362378"/>
      <w:bookmarkStart w:id="6038" w:name="_Toc265315441"/>
      <w:r w:rsidRPr="00935764">
        <w:rPr>
          <w:rFonts w:ascii="Helvetica Neue Light" w:hAnsi="Helvetica Neue Light"/>
          <w:rPrChange w:id="6039" w:author="Arthur de Catheu" w:date="2014-06-20T17:08:00Z">
            <w:rPr/>
          </w:rPrChange>
        </w:rPr>
        <w:t xml:space="preserve">Gestion et contrôle des </w:t>
      </w:r>
      <w:bookmarkEnd w:id="6030"/>
      <w:bookmarkEnd w:id="6031"/>
      <w:bookmarkEnd w:id="6032"/>
      <w:bookmarkEnd w:id="6033"/>
      <w:bookmarkEnd w:id="6034"/>
      <w:r w:rsidR="001F1DCF" w:rsidRPr="00935764">
        <w:rPr>
          <w:rFonts w:ascii="Helvetica Neue Light" w:hAnsi="Helvetica Neue Light"/>
          <w:rPrChange w:id="6040" w:author="Arthur de Catheu" w:date="2014-06-20T17:08:00Z">
            <w:rPr/>
          </w:rPrChange>
        </w:rPr>
        <w:t xml:space="preserve">ratios </w:t>
      </w:r>
      <w:r w:rsidR="006419B3" w:rsidRPr="00935764">
        <w:rPr>
          <w:rFonts w:ascii="Helvetica Neue Light" w:hAnsi="Helvetica Neue Light"/>
          <w:rPrChange w:id="6041" w:author="Arthur de Catheu" w:date="2014-06-20T17:08:00Z">
            <w:rPr/>
          </w:rPrChange>
        </w:rPr>
        <w:t>de risque et de liquidité</w:t>
      </w:r>
      <w:bookmarkEnd w:id="6035"/>
      <w:bookmarkEnd w:id="6036"/>
      <w:bookmarkEnd w:id="6037"/>
      <w:bookmarkEnd w:id="6038"/>
    </w:p>
    <w:p w14:paraId="00F4CE82" w14:textId="11AAEF89" w:rsidR="00156B5B" w:rsidRPr="00935764" w:rsidRDefault="00D94852">
      <w:pPr>
        <w:pStyle w:val="Titre3"/>
        <w:numPr>
          <w:ilvl w:val="2"/>
          <w:numId w:val="382"/>
        </w:numPr>
        <w:rPr>
          <w:rFonts w:ascii="Helvetica Neue Light" w:hAnsi="Helvetica Neue Light"/>
          <w:rPrChange w:id="6042" w:author="Arthur de Catheu" w:date="2014-06-20T17:08:00Z">
            <w:rPr/>
          </w:rPrChange>
        </w:rPr>
        <w:pPrChange w:id="6043" w:author="Arthur de Catheu" w:date="2014-06-20T18:15:00Z">
          <w:pPr>
            <w:pStyle w:val="Titre3"/>
          </w:pPr>
        </w:pPrChange>
      </w:pPr>
      <w:bookmarkStart w:id="6044" w:name="_Ref384802771"/>
      <w:bookmarkStart w:id="6045" w:name="_Toc265315442"/>
      <w:r w:rsidRPr="00935764">
        <w:rPr>
          <w:rFonts w:ascii="Helvetica Neue Light" w:hAnsi="Helvetica Neue Light"/>
          <w:rPrChange w:id="6046" w:author="Arthur de Catheu" w:date="2014-06-20T17:08:00Z">
            <w:rPr/>
          </w:rPrChange>
        </w:rPr>
        <w:t xml:space="preserve">Ratios de risque sur les </w:t>
      </w:r>
      <w:r w:rsidR="00557914" w:rsidRPr="00935764">
        <w:rPr>
          <w:rFonts w:ascii="Helvetica Neue Light" w:hAnsi="Helvetica Neue Light"/>
          <w:rPrChange w:id="6047" w:author="Arthur de Catheu" w:date="2014-06-20T17:08:00Z">
            <w:rPr/>
          </w:rPrChange>
        </w:rPr>
        <w:t>Créance</w:t>
      </w:r>
      <w:r w:rsidRPr="00935764">
        <w:rPr>
          <w:rFonts w:ascii="Helvetica Neue Light" w:hAnsi="Helvetica Neue Light"/>
          <w:rPrChange w:id="6048" w:author="Arthur de Catheu" w:date="2014-06-20T17:08:00Z">
            <w:rPr/>
          </w:rPrChange>
        </w:rPr>
        <w:t>s</w:t>
      </w:r>
      <w:bookmarkEnd w:id="6044"/>
      <w:bookmarkEnd w:id="6045"/>
      <w:r w:rsidR="000023D6" w:rsidRPr="00935764">
        <w:rPr>
          <w:rFonts w:ascii="Helvetica Neue Light" w:hAnsi="Helvetica Neue Light"/>
          <w:rPrChange w:id="6049" w:author="Arthur de Catheu" w:date="2014-06-20T17:08:00Z">
            <w:rPr/>
          </w:rPrChange>
        </w:rPr>
        <w:t xml:space="preserve"> </w:t>
      </w:r>
    </w:p>
    <w:p w14:paraId="4AA30B85" w14:textId="4F32F205" w:rsidR="00156B5B" w:rsidRPr="00935764" w:rsidRDefault="00743358" w:rsidP="00AC59DC">
      <w:pPr>
        <w:spacing w:before="120"/>
        <w:rPr>
          <w:rFonts w:ascii="Helvetica Neue Light" w:hAnsi="Helvetica Neue Light"/>
          <w:rPrChange w:id="6050" w:author="Arthur de Catheu" w:date="2014-06-20T17:08:00Z">
            <w:rPr/>
          </w:rPrChange>
        </w:rPr>
      </w:pPr>
      <w:r w:rsidRPr="00935764">
        <w:rPr>
          <w:rFonts w:ascii="Helvetica Neue Light" w:hAnsi="Helvetica Neue Light"/>
          <w:rPrChange w:id="6051" w:author="Arthur de Catheu" w:date="2014-06-20T17:08:00Z">
            <w:rPr>
              <w:rFonts w:eastAsiaTheme="majorEastAsia" w:cstheme="majorBidi"/>
              <w:b/>
              <w:bCs/>
              <w:sz w:val="24"/>
            </w:rPr>
          </w:rPrChange>
        </w:rPr>
        <w:t xml:space="preserve">Les ratios de risque ont pour objet </w:t>
      </w:r>
      <w:r w:rsidR="001F1DCF" w:rsidRPr="00935764">
        <w:rPr>
          <w:rFonts w:ascii="Helvetica Neue Light" w:hAnsi="Helvetica Neue Light"/>
          <w:rPrChange w:id="6052" w:author="Arthur de Catheu" w:date="2014-06-20T17:08:00Z">
            <w:rPr>
              <w:rFonts w:eastAsiaTheme="majorEastAsia" w:cstheme="majorBidi"/>
              <w:b/>
              <w:bCs/>
              <w:sz w:val="24"/>
            </w:rPr>
          </w:rPrChange>
        </w:rPr>
        <w:t xml:space="preserve">de suspendre </w:t>
      </w:r>
      <w:r w:rsidRPr="00935764">
        <w:rPr>
          <w:rFonts w:ascii="Helvetica Neue Light" w:hAnsi="Helvetica Neue Light"/>
          <w:rPrChange w:id="6053" w:author="Arthur de Catheu" w:date="2014-06-20T17:08:00Z">
            <w:rPr>
              <w:rFonts w:eastAsiaTheme="majorEastAsia" w:cstheme="majorBidi"/>
              <w:b/>
              <w:bCs/>
              <w:sz w:val="24"/>
            </w:rPr>
          </w:rPrChange>
        </w:rPr>
        <w:t xml:space="preserve">les opérations d’achat de nouvelles </w:t>
      </w:r>
      <w:r w:rsidR="00557914" w:rsidRPr="00935764">
        <w:rPr>
          <w:rFonts w:ascii="Helvetica Neue Light" w:hAnsi="Helvetica Neue Light"/>
          <w:rPrChange w:id="6054" w:author="Arthur de Catheu" w:date="2014-06-20T17:08:00Z">
            <w:rPr>
              <w:rFonts w:eastAsiaTheme="majorEastAsia" w:cstheme="majorBidi"/>
              <w:b/>
              <w:bCs/>
              <w:sz w:val="24"/>
            </w:rPr>
          </w:rPrChange>
        </w:rPr>
        <w:t>Créance</w:t>
      </w:r>
      <w:r w:rsidRPr="00935764">
        <w:rPr>
          <w:rFonts w:ascii="Helvetica Neue Light" w:hAnsi="Helvetica Neue Light"/>
          <w:rPrChange w:id="6055" w:author="Arthur de Catheu" w:date="2014-06-20T17:08:00Z">
            <w:rPr>
              <w:rFonts w:eastAsiaTheme="majorEastAsia" w:cstheme="majorBidi"/>
              <w:b/>
              <w:bCs/>
              <w:sz w:val="24"/>
            </w:rPr>
          </w:rPrChange>
        </w:rPr>
        <w:t xml:space="preserve">s avant que les intérêts </w:t>
      </w:r>
      <w:r w:rsidR="00B16AF6" w:rsidRPr="00935764">
        <w:rPr>
          <w:rFonts w:ascii="Helvetica Neue Light" w:hAnsi="Helvetica Neue Light"/>
          <w:rPrChange w:id="6056" w:author="Arthur de Catheu" w:date="2014-06-20T17:08:00Z">
            <w:rPr>
              <w:rFonts w:eastAsiaTheme="majorEastAsia" w:cstheme="majorBidi"/>
              <w:b/>
              <w:bCs/>
              <w:sz w:val="24"/>
            </w:rPr>
          </w:rPrChange>
        </w:rPr>
        <w:t xml:space="preserve">dus aux </w:t>
      </w:r>
      <w:r w:rsidR="004312C0" w:rsidRPr="00935764">
        <w:rPr>
          <w:rFonts w:ascii="Helvetica Neue Light" w:hAnsi="Helvetica Neue Light"/>
          <w:rPrChange w:id="6057" w:author="Arthur de Catheu" w:date="2014-06-20T17:08:00Z">
            <w:rPr>
              <w:rFonts w:eastAsiaTheme="majorEastAsia" w:cstheme="majorBidi"/>
              <w:b/>
              <w:bCs/>
              <w:sz w:val="24"/>
            </w:rPr>
          </w:rPrChange>
        </w:rPr>
        <w:t>Parts Prioritaire</w:t>
      </w:r>
      <w:r w:rsidRPr="00935764">
        <w:rPr>
          <w:rFonts w:ascii="Helvetica Neue Light" w:hAnsi="Helvetica Neue Light"/>
          <w:rPrChange w:id="6058" w:author="Arthur de Catheu" w:date="2014-06-20T17:08:00Z">
            <w:rPr>
              <w:rFonts w:eastAsiaTheme="majorEastAsia" w:cstheme="majorBidi"/>
              <w:b/>
              <w:bCs/>
              <w:sz w:val="24"/>
            </w:rPr>
          </w:rPrChange>
        </w:rPr>
        <w:t xml:space="preserve">s ne </w:t>
      </w:r>
      <w:r w:rsidR="00B16AF6" w:rsidRPr="00935764">
        <w:rPr>
          <w:rFonts w:ascii="Helvetica Neue Light" w:hAnsi="Helvetica Neue Light"/>
          <w:rPrChange w:id="6059" w:author="Arthur de Catheu" w:date="2014-06-20T17:08:00Z">
            <w:rPr>
              <w:rFonts w:eastAsiaTheme="majorEastAsia" w:cstheme="majorBidi"/>
              <w:b/>
              <w:bCs/>
              <w:sz w:val="24"/>
            </w:rPr>
          </w:rPrChange>
        </w:rPr>
        <w:t>puissent être payés par le FCT 2014</w:t>
      </w:r>
      <w:r w:rsidRPr="00935764">
        <w:rPr>
          <w:rFonts w:ascii="Helvetica Neue Light" w:hAnsi="Helvetica Neue Light"/>
          <w:rPrChange w:id="6060" w:author="Arthur de Catheu" w:date="2014-06-20T17:08:00Z">
            <w:rPr>
              <w:rFonts w:eastAsiaTheme="majorEastAsia" w:cstheme="majorBidi"/>
              <w:b/>
              <w:bCs/>
              <w:sz w:val="24"/>
            </w:rPr>
          </w:rPrChange>
        </w:rPr>
        <w:t xml:space="preserve">. </w:t>
      </w:r>
    </w:p>
    <w:p w14:paraId="6BFDD34B" w14:textId="7ADF5332" w:rsidR="00156B5B" w:rsidRPr="00935764" w:rsidRDefault="00743358" w:rsidP="00AC59DC">
      <w:pPr>
        <w:spacing w:before="120"/>
        <w:rPr>
          <w:rFonts w:ascii="Helvetica Neue Light" w:hAnsi="Helvetica Neue Light"/>
          <w:rPrChange w:id="6061" w:author="Arthur de Catheu" w:date="2014-06-20T17:08:00Z">
            <w:rPr/>
          </w:rPrChange>
        </w:rPr>
      </w:pPr>
      <w:r w:rsidRPr="00935764">
        <w:rPr>
          <w:rFonts w:ascii="Helvetica Neue Light" w:hAnsi="Helvetica Neue Light"/>
          <w:rPrChange w:id="6062" w:author="Arthur de Catheu" w:date="2014-06-20T17:08:00Z">
            <w:rPr>
              <w:rFonts w:eastAsiaTheme="majorEastAsia" w:cstheme="majorBidi"/>
              <w:b/>
              <w:bCs/>
              <w:sz w:val="24"/>
            </w:rPr>
          </w:rPrChange>
        </w:rPr>
        <w:t xml:space="preserve">Les </w:t>
      </w:r>
      <w:r w:rsidR="009470F3" w:rsidRPr="00935764">
        <w:rPr>
          <w:rFonts w:ascii="Helvetica Neue Light" w:hAnsi="Helvetica Neue Light"/>
          <w:rPrChange w:id="6063" w:author="Arthur de Catheu" w:date="2014-06-20T17:08:00Z">
            <w:rPr>
              <w:rFonts w:eastAsiaTheme="majorEastAsia" w:cstheme="majorBidi"/>
              <w:b/>
              <w:bCs/>
              <w:sz w:val="24"/>
            </w:rPr>
          </w:rPrChange>
        </w:rPr>
        <w:t xml:space="preserve">ratios </w:t>
      </w:r>
      <w:r w:rsidRPr="00935764">
        <w:rPr>
          <w:rFonts w:ascii="Helvetica Neue Light" w:hAnsi="Helvetica Neue Light"/>
          <w:rPrChange w:id="6064" w:author="Arthur de Catheu" w:date="2014-06-20T17:08:00Z">
            <w:rPr>
              <w:rFonts w:eastAsiaTheme="majorEastAsia" w:cstheme="majorBidi"/>
              <w:b/>
              <w:bCs/>
              <w:sz w:val="24"/>
            </w:rPr>
          </w:rPrChange>
        </w:rPr>
        <w:t xml:space="preserve">sont calculés </w:t>
      </w:r>
      <w:r w:rsidR="0056720D" w:rsidRPr="00935764">
        <w:rPr>
          <w:rFonts w:ascii="Helvetica Neue Light" w:hAnsi="Helvetica Neue Light"/>
          <w:rPrChange w:id="6065" w:author="Arthur de Catheu" w:date="2014-06-20T17:08:00Z">
            <w:rPr>
              <w:rFonts w:eastAsiaTheme="majorEastAsia" w:cstheme="majorBidi"/>
              <w:b/>
              <w:bCs/>
              <w:sz w:val="24"/>
            </w:rPr>
          </w:rPrChange>
        </w:rPr>
        <w:t>le premier (1</w:t>
      </w:r>
      <w:r w:rsidR="0056720D" w:rsidRPr="00935764">
        <w:rPr>
          <w:rFonts w:ascii="Helvetica Neue Light" w:hAnsi="Helvetica Neue Light"/>
          <w:vertAlign w:val="superscript"/>
          <w:rPrChange w:id="6066" w:author="Arthur de Catheu" w:date="2014-06-20T17:08:00Z">
            <w:rPr>
              <w:rFonts w:eastAsiaTheme="majorEastAsia" w:cstheme="majorBidi"/>
              <w:b/>
              <w:bCs/>
              <w:sz w:val="24"/>
              <w:vertAlign w:val="superscript"/>
            </w:rPr>
          </w:rPrChange>
        </w:rPr>
        <w:t>er</w:t>
      </w:r>
      <w:r w:rsidR="0056720D" w:rsidRPr="00935764">
        <w:rPr>
          <w:rFonts w:ascii="Helvetica Neue Light" w:hAnsi="Helvetica Neue Light"/>
          <w:rPrChange w:id="6067" w:author="Arthur de Catheu" w:date="2014-06-20T17:08:00Z">
            <w:rPr>
              <w:rFonts w:eastAsiaTheme="majorEastAsia" w:cstheme="majorBidi"/>
              <w:b/>
              <w:bCs/>
              <w:sz w:val="24"/>
            </w:rPr>
          </w:rPrChange>
        </w:rPr>
        <w:t xml:space="preserve">) Jour Ouvré de chaque mois calendaire sous la responsabilité du Comité d’Investissement </w:t>
      </w:r>
      <w:r w:rsidR="009470F3" w:rsidRPr="00935764">
        <w:rPr>
          <w:rFonts w:ascii="Helvetica Neue Light" w:hAnsi="Helvetica Neue Light"/>
          <w:rPrChange w:id="6068" w:author="Arthur de Catheu" w:date="2014-06-20T17:08:00Z">
            <w:rPr>
              <w:rFonts w:eastAsiaTheme="majorEastAsia" w:cstheme="majorBidi"/>
              <w:b/>
              <w:bCs/>
              <w:sz w:val="24"/>
            </w:rPr>
          </w:rPrChange>
        </w:rPr>
        <w:t xml:space="preserve">sur la base de </w:t>
      </w:r>
      <w:r w:rsidR="00EA27C9" w:rsidRPr="00935764">
        <w:rPr>
          <w:rFonts w:ascii="Helvetica Neue Light" w:hAnsi="Helvetica Neue Light"/>
          <w:rPrChange w:id="6069" w:author="Arthur de Catheu" w:date="2014-06-20T17:08:00Z">
            <w:rPr>
              <w:rFonts w:eastAsiaTheme="majorEastAsia" w:cstheme="majorBidi"/>
              <w:b/>
              <w:bCs/>
              <w:sz w:val="24"/>
            </w:rPr>
          </w:rPrChange>
        </w:rPr>
        <w:t>Génération</w:t>
      </w:r>
      <w:r w:rsidR="0056720D" w:rsidRPr="00935764">
        <w:rPr>
          <w:rFonts w:ascii="Helvetica Neue Light" w:hAnsi="Helvetica Neue Light"/>
          <w:rPrChange w:id="6070" w:author="Arthur de Catheu" w:date="2014-06-20T17:08:00Z">
            <w:rPr>
              <w:rFonts w:eastAsiaTheme="majorEastAsia" w:cstheme="majorBidi"/>
              <w:b/>
              <w:bCs/>
              <w:sz w:val="24"/>
            </w:rPr>
          </w:rPrChange>
        </w:rPr>
        <w:t>s</w:t>
      </w:r>
      <w:r w:rsidR="00EA27C9" w:rsidRPr="00935764">
        <w:rPr>
          <w:rFonts w:ascii="Helvetica Neue Light" w:hAnsi="Helvetica Neue Light"/>
          <w:rPrChange w:id="6071" w:author="Arthur de Catheu" w:date="2014-06-20T17:08:00Z">
            <w:rPr>
              <w:rFonts w:eastAsiaTheme="majorEastAsia" w:cstheme="majorBidi"/>
              <w:b/>
              <w:bCs/>
              <w:sz w:val="24"/>
            </w:rPr>
          </w:rPrChange>
        </w:rPr>
        <w:t xml:space="preserve"> de Référence</w:t>
      </w:r>
      <w:r w:rsidR="009470F3" w:rsidRPr="00935764">
        <w:rPr>
          <w:rFonts w:ascii="Helvetica Neue Light" w:hAnsi="Helvetica Neue Light"/>
          <w:rPrChange w:id="6072" w:author="Arthur de Catheu" w:date="2014-06-20T17:08:00Z">
            <w:rPr>
              <w:rFonts w:eastAsiaTheme="majorEastAsia" w:cstheme="majorBidi"/>
              <w:b/>
              <w:bCs/>
              <w:sz w:val="24"/>
            </w:rPr>
          </w:rPrChange>
        </w:rPr>
        <w:t xml:space="preserve"> représentant l’ensemble des Créances pouvant impacter le </w:t>
      </w:r>
      <w:r w:rsidR="0056720D" w:rsidRPr="00935764">
        <w:rPr>
          <w:rFonts w:ascii="Helvetica Neue Light" w:hAnsi="Helvetica Neue Light"/>
          <w:rPrChange w:id="6073" w:author="Arthur de Catheu" w:date="2014-06-20T17:08:00Z">
            <w:rPr>
              <w:rFonts w:eastAsiaTheme="majorEastAsia" w:cstheme="majorBidi"/>
              <w:b/>
              <w:bCs/>
              <w:sz w:val="24"/>
            </w:rPr>
          </w:rPrChange>
        </w:rPr>
        <w:t xml:space="preserve">dénominateur et le </w:t>
      </w:r>
      <w:r w:rsidR="009470F3" w:rsidRPr="00935764">
        <w:rPr>
          <w:rFonts w:ascii="Helvetica Neue Light" w:hAnsi="Helvetica Neue Light"/>
          <w:rPrChange w:id="6074" w:author="Arthur de Catheu" w:date="2014-06-20T17:08:00Z">
            <w:rPr>
              <w:rFonts w:eastAsiaTheme="majorEastAsia" w:cstheme="majorBidi"/>
              <w:b/>
              <w:bCs/>
              <w:sz w:val="24"/>
            </w:rPr>
          </w:rPrChange>
        </w:rPr>
        <w:t xml:space="preserve">numérateur du ratio. Ces ratios permettent de suivre précisément et dynamiquement la bonne gestion du recouvrement des Créances. Chaque ratio est lissé par sa moyenne des </w:t>
      </w:r>
      <w:r w:rsidR="00E6506A" w:rsidRPr="00935764">
        <w:rPr>
          <w:rFonts w:ascii="Helvetica Neue Light" w:hAnsi="Helvetica Neue Light"/>
          <w:rPrChange w:id="6075" w:author="Arthur de Catheu" w:date="2014-06-20T17:08:00Z">
            <w:rPr>
              <w:rFonts w:eastAsiaTheme="majorEastAsia" w:cstheme="majorBidi"/>
              <w:b/>
              <w:bCs/>
              <w:sz w:val="24"/>
            </w:rPr>
          </w:rPrChange>
        </w:rPr>
        <w:t xml:space="preserve">six </w:t>
      </w:r>
      <w:r w:rsidR="008B5840" w:rsidRPr="00935764">
        <w:rPr>
          <w:rFonts w:ascii="Helvetica Neue Light" w:hAnsi="Helvetica Neue Light"/>
          <w:rPrChange w:id="6076" w:author="Arthur de Catheu" w:date="2014-06-20T17:08:00Z">
            <w:rPr>
              <w:rFonts w:eastAsiaTheme="majorEastAsia" w:cstheme="majorBidi"/>
              <w:b/>
              <w:bCs/>
              <w:sz w:val="24"/>
            </w:rPr>
          </w:rPrChange>
        </w:rPr>
        <w:t>(</w:t>
      </w:r>
      <w:r w:rsidR="00E6506A" w:rsidRPr="00935764">
        <w:rPr>
          <w:rFonts w:ascii="Helvetica Neue Light" w:hAnsi="Helvetica Neue Light"/>
          <w:rPrChange w:id="6077" w:author="Arthur de Catheu" w:date="2014-06-20T17:08:00Z">
            <w:rPr>
              <w:rFonts w:eastAsiaTheme="majorEastAsia" w:cstheme="majorBidi"/>
              <w:b/>
              <w:bCs/>
              <w:sz w:val="24"/>
            </w:rPr>
          </w:rPrChange>
        </w:rPr>
        <w:t>6</w:t>
      </w:r>
      <w:r w:rsidR="008B5840" w:rsidRPr="00935764">
        <w:rPr>
          <w:rFonts w:ascii="Helvetica Neue Light" w:hAnsi="Helvetica Neue Light"/>
          <w:rPrChange w:id="6078" w:author="Arthur de Catheu" w:date="2014-06-20T17:08:00Z">
            <w:rPr>
              <w:rFonts w:eastAsiaTheme="majorEastAsia" w:cstheme="majorBidi"/>
              <w:b/>
              <w:bCs/>
              <w:sz w:val="24"/>
            </w:rPr>
          </w:rPrChange>
        </w:rPr>
        <w:t xml:space="preserve">) </w:t>
      </w:r>
      <w:r w:rsidR="009470F3" w:rsidRPr="00935764">
        <w:rPr>
          <w:rFonts w:ascii="Helvetica Neue Light" w:hAnsi="Helvetica Neue Light"/>
          <w:rPrChange w:id="6079" w:author="Arthur de Catheu" w:date="2014-06-20T17:08:00Z">
            <w:rPr>
              <w:rFonts w:eastAsiaTheme="majorEastAsia" w:cstheme="majorBidi"/>
              <w:b/>
              <w:bCs/>
              <w:sz w:val="24"/>
            </w:rPr>
          </w:rPrChange>
        </w:rPr>
        <w:t xml:space="preserve">derniers mois. En cas du dépassement d’un ratio, le </w:t>
      </w:r>
      <w:r w:rsidR="00A37D87" w:rsidRPr="00935764">
        <w:rPr>
          <w:rFonts w:ascii="Helvetica Neue Light" w:hAnsi="Helvetica Neue Light"/>
          <w:rPrChange w:id="6080" w:author="Arthur de Catheu" w:date="2014-06-20T17:08:00Z">
            <w:rPr>
              <w:rFonts w:eastAsiaTheme="majorEastAsia" w:cstheme="majorBidi"/>
              <w:b/>
              <w:bCs/>
              <w:sz w:val="24"/>
            </w:rPr>
          </w:rPrChange>
        </w:rPr>
        <w:t>FCT 2014</w:t>
      </w:r>
      <w:r w:rsidR="009470F3" w:rsidRPr="00935764">
        <w:rPr>
          <w:rFonts w:ascii="Helvetica Neue Light" w:hAnsi="Helvetica Neue Light"/>
          <w:rPrChange w:id="6081" w:author="Arthur de Catheu" w:date="2014-06-20T17:08:00Z">
            <w:rPr>
              <w:rFonts w:eastAsiaTheme="majorEastAsia" w:cstheme="majorBidi"/>
              <w:b/>
              <w:bCs/>
              <w:sz w:val="24"/>
            </w:rPr>
          </w:rPrChange>
        </w:rPr>
        <w:t xml:space="preserve"> aura </w:t>
      </w:r>
      <w:r w:rsidR="00C53F6C" w:rsidRPr="00935764">
        <w:rPr>
          <w:rFonts w:ascii="Helvetica Neue Light" w:hAnsi="Helvetica Neue Light"/>
          <w:rPrChange w:id="6082" w:author="Arthur de Catheu" w:date="2014-06-20T17:08:00Z">
            <w:rPr>
              <w:rFonts w:eastAsiaTheme="majorEastAsia" w:cstheme="majorBidi"/>
              <w:b/>
              <w:bCs/>
              <w:sz w:val="24"/>
            </w:rPr>
          </w:rPrChange>
        </w:rPr>
        <w:t xml:space="preserve">six </w:t>
      </w:r>
      <w:r w:rsidR="008E1F43" w:rsidRPr="00935764">
        <w:rPr>
          <w:rFonts w:ascii="Helvetica Neue Light" w:hAnsi="Helvetica Neue Light"/>
          <w:rPrChange w:id="6083" w:author="Arthur de Catheu" w:date="2014-06-20T17:08:00Z">
            <w:rPr>
              <w:rFonts w:eastAsiaTheme="majorEastAsia" w:cstheme="majorBidi"/>
              <w:b/>
              <w:bCs/>
              <w:sz w:val="24"/>
            </w:rPr>
          </w:rPrChange>
        </w:rPr>
        <w:t>(</w:t>
      </w:r>
      <w:r w:rsidR="00C53F6C" w:rsidRPr="00935764">
        <w:rPr>
          <w:rFonts w:ascii="Helvetica Neue Light" w:hAnsi="Helvetica Neue Light"/>
          <w:rPrChange w:id="6084" w:author="Arthur de Catheu" w:date="2014-06-20T17:08:00Z">
            <w:rPr>
              <w:rFonts w:eastAsiaTheme="majorEastAsia" w:cstheme="majorBidi"/>
              <w:b/>
              <w:bCs/>
              <w:sz w:val="24"/>
            </w:rPr>
          </w:rPrChange>
        </w:rPr>
        <w:t>6</w:t>
      </w:r>
      <w:r w:rsidR="008E1F43" w:rsidRPr="00935764">
        <w:rPr>
          <w:rFonts w:ascii="Helvetica Neue Light" w:hAnsi="Helvetica Neue Light"/>
          <w:rPrChange w:id="6085" w:author="Arthur de Catheu" w:date="2014-06-20T17:08:00Z">
            <w:rPr>
              <w:rFonts w:eastAsiaTheme="majorEastAsia" w:cstheme="majorBidi"/>
              <w:b/>
              <w:bCs/>
              <w:sz w:val="24"/>
            </w:rPr>
          </w:rPrChange>
        </w:rPr>
        <w:t xml:space="preserve">) </w:t>
      </w:r>
      <w:r w:rsidR="009470F3" w:rsidRPr="00935764">
        <w:rPr>
          <w:rFonts w:ascii="Helvetica Neue Light" w:hAnsi="Helvetica Neue Light"/>
          <w:rPrChange w:id="6086" w:author="Arthur de Catheu" w:date="2014-06-20T17:08:00Z">
            <w:rPr>
              <w:rFonts w:eastAsiaTheme="majorEastAsia" w:cstheme="majorBidi"/>
              <w:b/>
              <w:bCs/>
              <w:sz w:val="24"/>
            </w:rPr>
          </w:rPrChange>
        </w:rPr>
        <w:t xml:space="preserve">mois pour rectifier sa stratégie d’origination et de recouvrement des Créances. A défaut, le </w:t>
      </w:r>
      <w:r w:rsidR="00A37D87" w:rsidRPr="00935764">
        <w:rPr>
          <w:rFonts w:ascii="Helvetica Neue Light" w:hAnsi="Helvetica Neue Light"/>
          <w:rPrChange w:id="6087" w:author="Arthur de Catheu" w:date="2014-06-20T17:08:00Z">
            <w:rPr>
              <w:rFonts w:eastAsiaTheme="majorEastAsia" w:cstheme="majorBidi"/>
              <w:b/>
              <w:bCs/>
              <w:sz w:val="24"/>
            </w:rPr>
          </w:rPrChange>
        </w:rPr>
        <w:t>FCT 2014</w:t>
      </w:r>
      <w:r w:rsidR="009470F3" w:rsidRPr="00935764">
        <w:rPr>
          <w:rFonts w:ascii="Helvetica Neue Light" w:hAnsi="Helvetica Neue Light"/>
          <w:rPrChange w:id="6088" w:author="Arthur de Catheu" w:date="2014-06-20T17:08:00Z">
            <w:rPr>
              <w:rFonts w:eastAsiaTheme="majorEastAsia" w:cstheme="majorBidi"/>
              <w:b/>
              <w:bCs/>
              <w:sz w:val="24"/>
            </w:rPr>
          </w:rPrChange>
        </w:rPr>
        <w:t xml:space="preserve"> suspendra les opérations d’achat de nouvelles Créances, aucune nouvelle </w:t>
      </w:r>
      <w:r w:rsidR="0056720D" w:rsidRPr="00935764">
        <w:rPr>
          <w:rFonts w:ascii="Helvetica Neue Light" w:hAnsi="Helvetica Neue Light"/>
          <w:rPrChange w:id="6089" w:author="Arthur de Catheu" w:date="2014-06-20T17:08:00Z">
            <w:rPr>
              <w:rFonts w:eastAsiaTheme="majorEastAsia" w:cstheme="majorBidi"/>
              <w:b/>
              <w:bCs/>
              <w:sz w:val="24"/>
            </w:rPr>
          </w:rPrChange>
        </w:rPr>
        <w:t xml:space="preserve">Part </w:t>
      </w:r>
      <w:r w:rsidR="009470F3" w:rsidRPr="00935764">
        <w:rPr>
          <w:rFonts w:ascii="Helvetica Neue Light" w:hAnsi="Helvetica Neue Light"/>
          <w:rPrChange w:id="6090" w:author="Arthur de Catheu" w:date="2014-06-20T17:08:00Z">
            <w:rPr>
              <w:rFonts w:eastAsiaTheme="majorEastAsia" w:cstheme="majorBidi"/>
              <w:b/>
              <w:bCs/>
              <w:sz w:val="24"/>
            </w:rPr>
          </w:rPrChange>
        </w:rPr>
        <w:t xml:space="preserve">ne pourra plus être émise, et les </w:t>
      </w:r>
      <w:r w:rsidR="004312C0" w:rsidRPr="00935764">
        <w:rPr>
          <w:rFonts w:ascii="Helvetica Neue Light" w:hAnsi="Helvetica Neue Light"/>
          <w:rPrChange w:id="6091" w:author="Arthur de Catheu" w:date="2014-06-20T17:08:00Z">
            <w:rPr>
              <w:rFonts w:eastAsiaTheme="majorEastAsia" w:cstheme="majorBidi"/>
              <w:b/>
              <w:bCs/>
              <w:sz w:val="24"/>
            </w:rPr>
          </w:rPrChange>
        </w:rPr>
        <w:t xml:space="preserve">Parts </w:t>
      </w:r>
      <w:r w:rsidR="009470F3" w:rsidRPr="00935764">
        <w:rPr>
          <w:rFonts w:ascii="Helvetica Neue Light" w:hAnsi="Helvetica Neue Light"/>
          <w:rPrChange w:id="6092" w:author="Arthur de Catheu" w:date="2014-06-20T17:08:00Z">
            <w:rPr>
              <w:rFonts w:eastAsiaTheme="majorEastAsia" w:cstheme="majorBidi"/>
              <w:b/>
              <w:bCs/>
              <w:sz w:val="24"/>
            </w:rPr>
          </w:rPrChange>
        </w:rPr>
        <w:t>seront amorties</w:t>
      </w:r>
      <w:r w:rsidRPr="00935764">
        <w:rPr>
          <w:rFonts w:ascii="Helvetica Neue Light" w:hAnsi="Helvetica Neue Light"/>
          <w:rPrChange w:id="6093" w:author="Arthur de Catheu" w:date="2014-06-20T17:08:00Z">
            <w:rPr>
              <w:rFonts w:eastAsiaTheme="majorEastAsia" w:cstheme="majorBidi"/>
              <w:b/>
              <w:bCs/>
              <w:sz w:val="24"/>
            </w:rPr>
          </w:rPrChange>
        </w:rPr>
        <w:t>.</w:t>
      </w:r>
    </w:p>
    <w:p w14:paraId="696083FF" w14:textId="77777777" w:rsidR="00963D54" w:rsidRPr="00935764" w:rsidRDefault="00963D54" w:rsidP="00E07AD1">
      <w:pPr>
        <w:rPr>
          <w:rFonts w:ascii="Helvetica Neue Light" w:hAnsi="Helvetica Neue Light"/>
          <w:rPrChange w:id="6094" w:author="Arthur de Catheu" w:date="2014-06-20T17:08:00Z">
            <w:rPr/>
          </w:rPrChange>
        </w:rPr>
      </w:pPr>
    </w:p>
    <w:p w14:paraId="039FD1B8" w14:textId="02895443" w:rsidR="00156B5B" w:rsidRPr="00935764" w:rsidRDefault="00743358" w:rsidP="00E07AD1">
      <w:pPr>
        <w:rPr>
          <w:rFonts w:ascii="Helvetica Neue Light" w:hAnsi="Helvetica Neue Light"/>
          <w:rPrChange w:id="6095" w:author="Arthur de Catheu" w:date="2014-06-20T17:08:00Z">
            <w:rPr/>
          </w:rPrChange>
        </w:rPr>
      </w:pPr>
      <w:r w:rsidRPr="00935764">
        <w:rPr>
          <w:rFonts w:ascii="Helvetica Neue Light" w:hAnsi="Helvetica Neue Light"/>
          <w:rPrChange w:id="6096" w:author="Arthur de Catheu" w:date="2014-06-20T17:08:00Z">
            <w:rPr>
              <w:rFonts w:eastAsiaTheme="majorEastAsia" w:cstheme="majorBidi"/>
              <w:b/>
              <w:bCs/>
              <w:sz w:val="24"/>
            </w:rPr>
          </w:rPrChange>
        </w:rPr>
        <w:t>Descript</w:t>
      </w:r>
      <w:r w:rsidR="003F36A0" w:rsidRPr="00935764">
        <w:rPr>
          <w:rFonts w:ascii="Helvetica Neue Light" w:hAnsi="Helvetica Neue Light"/>
          <w:rPrChange w:id="6097" w:author="Arthur de Catheu" w:date="2014-06-20T17:08:00Z">
            <w:rPr>
              <w:rFonts w:eastAsiaTheme="majorEastAsia" w:cstheme="majorBidi"/>
              <w:b/>
              <w:bCs/>
              <w:sz w:val="24"/>
            </w:rPr>
          </w:rPrChange>
        </w:rPr>
        <w:t>ion</w:t>
      </w:r>
      <w:r w:rsidRPr="00935764">
        <w:rPr>
          <w:rFonts w:ascii="Helvetica Neue Light" w:hAnsi="Helvetica Neue Light"/>
          <w:rPrChange w:id="6098" w:author="Arthur de Catheu" w:date="2014-06-20T17:08:00Z">
            <w:rPr>
              <w:rFonts w:eastAsiaTheme="majorEastAsia" w:cstheme="majorBidi"/>
              <w:b/>
              <w:bCs/>
              <w:sz w:val="24"/>
            </w:rPr>
          </w:rPrChange>
        </w:rPr>
        <w:t xml:space="preserve"> des ratios de risque</w:t>
      </w:r>
      <w:r w:rsidR="00963D54" w:rsidRPr="00935764">
        <w:rPr>
          <w:rFonts w:ascii="Helvetica Neue Light" w:hAnsi="Helvetica Neue Light"/>
          <w:rPrChange w:id="6099" w:author="Arthur de Catheu" w:date="2014-06-20T17:08:00Z">
            <w:rPr>
              <w:rFonts w:eastAsiaTheme="majorEastAsia" w:cstheme="majorBidi"/>
              <w:b/>
              <w:bCs/>
              <w:sz w:val="24"/>
            </w:rPr>
          </w:rPrChange>
        </w:rPr>
        <w:t> :</w:t>
      </w:r>
    </w:p>
    <w:p w14:paraId="253D41DC" w14:textId="033C13F2" w:rsidR="00156B5B" w:rsidRPr="00935764" w:rsidRDefault="008732D6" w:rsidP="00F157DC">
      <w:pPr>
        <w:pStyle w:val="Paragraphedeliste"/>
        <w:numPr>
          <w:ilvl w:val="0"/>
          <w:numId w:val="89"/>
        </w:numPr>
        <w:spacing w:before="120"/>
        <w:rPr>
          <w:rFonts w:ascii="Helvetica Neue Light" w:eastAsia="Times New Roman" w:hAnsi="Helvetica Neue Light" w:cs="Times New Roman"/>
          <w:rPrChange w:id="6100" w:author="Arthur de Catheu" w:date="2014-06-20T17:08:00Z">
            <w:rPr>
              <w:rFonts w:eastAsia="Times New Roman" w:cs="Times New Roman"/>
            </w:rPr>
          </w:rPrChange>
        </w:rPr>
      </w:pPr>
      <w:r w:rsidRPr="00935764">
        <w:rPr>
          <w:rFonts w:ascii="Helvetica Neue Light" w:eastAsia="Times New Roman" w:hAnsi="Helvetica Neue Light" w:cs="Times New Roman"/>
          <w:rPrChange w:id="6101" w:author="Arthur de Catheu" w:date="2014-06-20T17:08:00Z">
            <w:rPr>
              <w:rFonts w:eastAsia="Times New Roman" w:cs="Times New Roman"/>
              <w:b/>
              <w:bCs/>
              <w:sz w:val="24"/>
            </w:rPr>
          </w:rPrChange>
        </w:rPr>
        <w:t>L</w:t>
      </w:r>
      <w:r w:rsidR="00743358" w:rsidRPr="00935764">
        <w:rPr>
          <w:rFonts w:ascii="Helvetica Neue Light" w:eastAsia="Times New Roman" w:hAnsi="Helvetica Neue Light" w:cs="Times New Roman"/>
          <w:rPrChange w:id="6102" w:author="Arthur de Catheu" w:date="2014-06-20T17:08:00Z">
            <w:rPr>
              <w:rFonts w:eastAsia="Times New Roman" w:cs="Times New Roman"/>
              <w:b/>
              <w:bCs/>
              <w:sz w:val="24"/>
            </w:rPr>
          </w:rPrChange>
        </w:rPr>
        <w:t xml:space="preserve">e ratio </w:t>
      </w:r>
      <w:r w:rsidRPr="00935764">
        <w:rPr>
          <w:rFonts w:ascii="Helvetica Neue Light" w:eastAsia="Times New Roman" w:hAnsi="Helvetica Neue Light" w:cs="Times New Roman"/>
          <w:rPrChange w:id="6103" w:author="Arthur de Catheu" w:date="2014-06-20T17:08:00Z">
            <w:rPr>
              <w:rFonts w:eastAsia="Times New Roman" w:cs="Times New Roman"/>
              <w:b/>
              <w:bCs/>
              <w:sz w:val="24"/>
            </w:rPr>
          </w:rPrChange>
        </w:rPr>
        <w:t>des</w:t>
      </w:r>
      <w:r w:rsidR="00743358" w:rsidRPr="00935764">
        <w:rPr>
          <w:rFonts w:ascii="Helvetica Neue Light" w:eastAsia="Times New Roman" w:hAnsi="Helvetica Neue Light" w:cs="Times New Roman"/>
          <w:rPrChange w:id="6104" w:author="Arthur de Catheu" w:date="2014-06-20T17:08:00Z">
            <w:rPr>
              <w:rFonts w:eastAsia="Times New Roman" w:cs="Times New Roman"/>
              <w:b/>
              <w:bCs/>
              <w:sz w:val="24"/>
            </w:rPr>
          </w:rPrChange>
        </w:rPr>
        <w:t xml:space="preserve"> retards de paiement </w:t>
      </w:r>
      <w:r w:rsidRPr="00935764">
        <w:rPr>
          <w:rFonts w:ascii="Helvetica Neue Light" w:eastAsia="Times New Roman" w:hAnsi="Helvetica Neue Light" w:cs="Times New Roman"/>
          <w:rPrChange w:id="6105" w:author="Arthur de Catheu" w:date="2014-06-20T17:08:00Z">
            <w:rPr>
              <w:rFonts w:eastAsia="Times New Roman" w:cs="Times New Roman"/>
              <w:b/>
              <w:bCs/>
              <w:sz w:val="24"/>
            </w:rPr>
          </w:rPrChange>
        </w:rPr>
        <w:t xml:space="preserve">supérieurs ou égaux à </w:t>
      </w:r>
      <w:r w:rsidR="0056720D" w:rsidRPr="00935764">
        <w:rPr>
          <w:rFonts w:ascii="Helvetica Neue Light" w:eastAsia="Times New Roman" w:hAnsi="Helvetica Neue Light" w:cs="Times New Roman"/>
          <w:rPrChange w:id="6106" w:author="Arthur de Catheu" w:date="2014-06-20T17:08:00Z">
            <w:rPr>
              <w:rFonts w:eastAsia="Times New Roman" w:cs="Times New Roman"/>
              <w:b/>
              <w:bCs/>
              <w:sz w:val="24"/>
            </w:rPr>
          </w:rPrChange>
        </w:rPr>
        <w:t>vingt (</w:t>
      </w:r>
      <w:r w:rsidRPr="00935764">
        <w:rPr>
          <w:rFonts w:ascii="Helvetica Neue Light" w:eastAsia="Times New Roman" w:hAnsi="Helvetica Neue Light" w:cs="Times New Roman"/>
          <w:rPrChange w:id="6107" w:author="Arthur de Catheu" w:date="2014-06-20T17:08:00Z">
            <w:rPr>
              <w:rFonts w:eastAsia="Times New Roman" w:cs="Times New Roman"/>
              <w:b/>
              <w:bCs/>
              <w:sz w:val="24"/>
            </w:rPr>
          </w:rPrChange>
        </w:rPr>
        <w:t>20</w:t>
      </w:r>
      <w:r w:rsidR="0056720D" w:rsidRPr="00935764">
        <w:rPr>
          <w:rFonts w:ascii="Helvetica Neue Light" w:eastAsia="Times New Roman" w:hAnsi="Helvetica Neue Light" w:cs="Times New Roman"/>
          <w:rPrChange w:id="6108" w:author="Arthur de Catheu" w:date="2014-06-20T17:08:00Z">
            <w:rPr>
              <w:rFonts w:eastAsia="Times New Roman" w:cs="Times New Roman"/>
              <w:b/>
              <w:bCs/>
              <w:sz w:val="24"/>
            </w:rPr>
          </w:rPrChange>
        </w:rPr>
        <w:t>)</w:t>
      </w:r>
      <w:r w:rsidRPr="00935764">
        <w:rPr>
          <w:rFonts w:ascii="Helvetica Neue Light" w:eastAsia="Times New Roman" w:hAnsi="Helvetica Neue Light" w:cs="Times New Roman"/>
          <w:rPrChange w:id="6109" w:author="Arthur de Catheu" w:date="2014-06-20T17:08:00Z">
            <w:rPr>
              <w:rFonts w:eastAsia="Times New Roman" w:cs="Times New Roman"/>
              <w:b/>
              <w:bCs/>
              <w:sz w:val="24"/>
            </w:rPr>
          </w:rPrChange>
        </w:rPr>
        <w:t xml:space="preserve"> jours</w:t>
      </w:r>
      <w:r w:rsidR="0056720D" w:rsidRPr="00935764">
        <w:rPr>
          <w:rFonts w:ascii="Helvetica Neue Light" w:eastAsia="Times New Roman" w:hAnsi="Helvetica Neue Light" w:cs="Times New Roman"/>
          <w:rPrChange w:id="6110" w:author="Arthur de Catheu" w:date="2014-06-20T17:08:00Z">
            <w:rPr>
              <w:rFonts w:eastAsia="Times New Roman" w:cs="Times New Roman"/>
              <w:b/>
              <w:bCs/>
              <w:sz w:val="24"/>
            </w:rPr>
          </w:rPrChange>
        </w:rPr>
        <w:t xml:space="preserve"> calendaires</w:t>
      </w:r>
      <w:r w:rsidR="00743358" w:rsidRPr="00935764">
        <w:rPr>
          <w:rFonts w:ascii="Helvetica Neue Light" w:eastAsia="Times New Roman" w:hAnsi="Helvetica Neue Light" w:cs="Times New Roman"/>
          <w:rPrChange w:id="6111" w:author="Arthur de Catheu" w:date="2014-06-20T17:08:00Z">
            <w:rPr>
              <w:rFonts w:eastAsia="Times New Roman" w:cs="Times New Roman"/>
              <w:b/>
              <w:bCs/>
              <w:sz w:val="24"/>
            </w:rPr>
          </w:rPrChange>
        </w:rPr>
        <w:t xml:space="preserve"> après </w:t>
      </w:r>
      <w:r w:rsidRPr="00935764">
        <w:rPr>
          <w:rFonts w:ascii="Helvetica Neue Light" w:eastAsia="Times New Roman" w:hAnsi="Helvetica Neue Light" w:cs="Times New Roman"/>
          <w:rPrChange w:id="6112" w:author="Arthur de Catheu" w:date="2014-06-20T17:08:00Z">
            <w:rPr>
              <w:rFonts w:eastAsia="Times New Roman" w:cs="Times New Roman"/>
              <w:b/>
              <w:bCs/>
              <w:sz w:val="24"/>
            </w:rPr>
          </w:rPrChange>
        </w:rPr>
        <w:t xml:space="preserve">Date d’Echéance </w:t>
      </w:r>
      <w:r w:rsidR="00743358" w:rsidRPr="00935764">
        <w:rPr>
          <w:rFonts w:ascii="Helvetica Neue Light" w:eastAsia="Times New Roman" w:hAnsi="Helvetica Neue Light" w:cs="Times New Roman"/>
          <w:rPrChange w:id="6113" w:author="Arthur de Catheu" w:date="2014-06-20T17:08:00Z">
            <w:rPr>
              <w:rFonts w:eastAsia="Times New Roman" w:cs="Times New Roman"/>
              <w:b/>
              <w:bCs/>
              <w:sz w:val="24"/>
            </w:rPr>
          </w:rPrChange>
        </w:rPr>
        <w:t>vise à limiter l’exposition à une augmentation globale des retards de paiement :</w:t>
      </w:r>
    </w:p>
    <w:p w14:paraId="374FA10C" w14:textId="0CBB41A6" w:rsidR="008E1F43" w:rsidRPr="00935764" w:rsidRDefault="008E1F43" w:rsidP="008E1F43">
      <w:pPr>
        <w:spacing w:before="120"/>
        <w:rPr>
          <w:rFonts w:ascii="Helvetica Neue Light" w:eastAsia="Times New Roman" w:hAnsi="Helvetica Neue Light" w:cs="Times New Roman"/>
          <w:rPrChange w:id="6114" w:author="Arthur de Catheu" w:date="2014-06-20T17:08:00Z">
            <w:rPr>
              <w:rFonts w:eastAsia="Times New Roman" w:cs="Times New Roman"/>
            </w:rPr>
          </w:rPrChange>
        </w:rPr>
      </w:pPr>
    </w:p>
    <w:p w14:paraId="4BEA7617" w14:textId="5BB09E0E" w:rsidR="00E47C61" w:rsidRPr="00935764" w:rsidRDefault="00D16ED0" w:rsidP="00E47C61">
      <w:pPr>
        <w:pStyle w:val="Paragraphedeliste"/>
        <w:spacing w:before="120"/>
        <w:rPr>
          <w:rFonts w:ascii="Helvetica Neue Light" w:eastAsia="Times New Roman" w:hAnsi="Helvetica Neue Light" w:cs="Times New Roman"/>
          <w:sz w:val="16"/>
          <w:szCs w:val="16"/>
          <w:highlight w:val="yellow"/>
          <w:rPrChange w:id="6115" w:author="Arthur de Catheu" w:date="2014-06-20T17:08:00Z">
            <w:rPr>
              <w:rFonts w:eastAsia="Times New Roman" w:cs="Times New Roman"/>
              <w:sz w:val="16"/>
              <w:szCs w:val="16"/>
              <w:highlight w:val="yellow"/>
            </w:rPr>
          </w:rPrChange>
        </w:rPr>
      </w:pPr>
      <m:oMathPara>
        <m:oMath>
          <m:f>
            <m:fPr>
              <m:ctrlPr>
                <w:ins w:id="6116" w:author="Arthur de Catheu" w:date="2014-06-19T16:18:00Z">
                  <w:rPr>
                    <w:rFonts w:ascii="Cambria Math" w:eastAsia="Times New Roman" w:hAnsi="Cambria Math" w:cs="Times New Roman"/>
                    <w:sz w:val="16"/>
                    <w:szCs w:val="16"/>
                    <w:highlight w:val="yellow"/>
                  </w:rPr>
                </w:ins>
              </m:ctrlPr>
            </m:fPr>
            <m:num>
              <m:r>
                <m:rPr>
                  <m:sty m:val="p"/>
                </m:rPr>
                <w:rPr>
                  <w:rFonts w:ascii="Cambria Math" w:eastAsia="Times New Roman" w:hAnsi="Cambria Math" w:cs="Times New Roman"/>
                  <w:sz w:val="16"/>
                  <w:szCs w:val="16"/>
                  <w:highlight w:val="yellow"/>
                </w:rPr>
                <m:t>Montant Nominal des Créances ayant présenté</m:t>
              </m:r>
              <m:r>
                <m:rPr>
                  <m:sty m:val="p"/>
                </m:rPr>
                <w:rPr>
                  <w:rFonts w:ascii="Cambria Math" w:eastAsia="Times New Roman" w:hAnsi="Cambria Math" w:cs="Times New Roman"/>
                  <w:sz w:val="16"/>
                  <w:szCs w:val="16"/>
                </w:rPr>
                <m:t xml:space="preserve">des retards de paiement supérieurs ou égaux à vingt (20) jours calendaires </m:t>
              </m:r>
              <m:r>
                <m:rPr>
                  <m:sty m:val="p"/>
                </m:rPr>
                <w:rPr>
                  <w:rFonts w:ascii="Cambria Math" w:eastAsia="Times New Roman" w:hAnsi="Cambria Math" w:cs="Times New Roman"/>
                  <w:sz w:val="16"/>
                  <w:szCs w:val="16"/>
                  <w:highlight w:val="yellow"/>
                </w:rPr>
                <m:t xml:space="preserve"> pendant le mois</m:t>
              </m:r>
            </m:num>
            <m:den>
              <m:r>
                <m:rPr>
                  <m:sty m:val="p"/>
                </m:rPr>
                <w:rPr>
                  <w:rFonts w:ascii="Cambria Math" w:eastAsia="Times New Roman" w:hAnsi="Cambria Math" w:cs="Times New Roman"/>
                  <w:sz w:val="16"/>
                  <w:szCs w:val="16"/>
                  <w:highlight w:val="yellow"/>
                </w:rPr>
                <m:t>Montant Nominal des Créances de la Génération de Référence</m:t>
              </m:r>
            </m:den>
          </m:f>
          <m:r>
            <w:rPr>
              <w:rFonts w:ascii="Cambria Math" w:eastAsia="Times New Roman" w:hAnsi="Cambria Math" w:cs="Times New Roman"/>
              <w:sz w:val="16"/>
              <w:szCs w:val="16"/>
              <w:highlight w:val="yellow"/>
            </w:rPr>
            <m:t xml:space="preserve"> &gt; 80%</m:t>
          </m:r>
        </m:oMath>
      </m:oMathPara>
    </w:p>
    <w:p w14:paraId="7014683A" w14:textId="77777777" w:rsidR="008E1F43" w:rsidRPr="00935764" w:rsidRDefault="008E1F43" w:rsidP="008E1F43">
      <w:pPr>
        <w:spacing w:before="120"/>
        <w:rPr>
          <w:rFonts w:ascii="Helvetica Neue Light" w:eastAsia="Times New Roman" w:hAnsi="Helvetica Neue Light" w:cs="Times New Roman"/>
          <w:rPrChange w:id="6117" w:author="Arthur de Catheu" w:date="2014-06-20T17:08:00Z">
            <w:rPr>
              <w:rFonts w:eastAsia="Times New Roman" w:cs="Times New Roman"/>
            </w:rPr>
          </w:rPrChange>
        </w:rPr>
      </w:pPr>
    </w:p>
    <w:p w14:paraId="600DE944" w14:textId="2F3CF2B9" w:rsidR="00E47C61" w:rsidRPr="00935764" w:rsidRDefault="008732D6" w:rsidP="00F157DC">
      <w:pPr>
        <w:pStyle w:val="Paragraphedeliste"/>
        <w:numPr>
          <w:ilvl w:val="0"/>
          <w:numId w:val="90"/>
        </w:numPr>
        <w:spacing w:before="120"/>
        <w:rPr>
          <w:rFonts w:ascii="Helvetica Neue Light" w:eastAsia="Times New Roman" w:hAnsi="Helvetica Neue Light" w:cs="Times New Roman"/>
          <w:rPrChange w:id="6118" w:author="Arthur de Catheu" w:date="2014-06-20T17:08:00Z">
            <w:rPr>
              <w:rFonts w:eastAsia="Times New Roman" w:cs="Times New Roman"/>
            </w:rPr>
          </w:rPrChange>
        </w:rPr>
      </w:pPr>
      <w:r w:rsidRPr="00935764">
        <w:rPr>
          <w:rFonts w:ascii="Helvetica Neue Light" w:eastAsia="Times New Roman" w:hAnsi="Helvetica Neue Light" w:cs="Times New Roman"/>
          <w:rPrChange w:id="6119" w:author="Arthur de Catheu" w:date="2014-06-20T17:08:00Z">
            <w:rPr>
              <w:rFonts w:eastAsia="Times New Roman" w:cs="Times New Roman"/>
              <w:b/>
              <w:bCs/>
              <w:sz w:val="24"/>
            </w:rPr>
          </w:rPrChange>
        </w:rPr>
        <w:t>L</w:t>
      </w:r>
      <w:r w:rsidR="00743358" w:rsidRPr="00935764">
        <w:rPr>
          <w:rFonts w:ascii="Helvetica Neue Light" w:eastAsia="Times New Roman" w:hAnsi="Helvetica Neue Light" w:cs="Times New Roman"/>
          <w:rPrChange w:id="6120" w:author="Arthur de Catheu" w:date="2014-06-20T17:08:00Z">
            <w:rPr>
              <w:rFonts w:eastAsia="Times New Roman" w:cs="Times New Roman"/>
              <w:b/>
              <w:bCs/>
              <w:sz w:val="24"/>
            </w:rPr>
          </w:rPrChange>
        </w:rPr>
        <w:t xml:space="preserve">e ratio </w:t>
      </w:r>
      <w:r w:rsidRPr="00935764">
        <w:rPr>
          <w:rFonts w:ascii="Helvetica Neue Light" w:eastAsia="Times New Roman" w:hAnsi="Helvetica Neue Light" w:cs="Times New Roman"/>
          <w:rPrChange w:id="6121" w:author="Arthur de Catheu" w:date="2014-06-20T17:08:00Z">
            <w:rPr>
              <w:rFonts w:eastAsia="Times New Roman" w:cs="Times New Roman"/>
              <w:b/>
              <w:bCs/>
              <w:sz w:val="24"/>
            </w:rPr>
          </w:rPrChange>
        </w:rPr>
        <w:t>des</w:t>
      </w:r>
      <w:r w:rsidR="00743358" w:rsidRPr="00935764">
        <w:rPr>
          <w:rFonts w:ascii="Helvetica Neue Light" w:eastAsia="Times New Roman" w:hAnsi="Helvetica Neue Light" w:cs="Times New Roman"/>
          <w:rPrChange w:id="6122" w:author="Arthur de Catheu" w:date="2014-06-20T17:08:00Z">
            <w:rPr>
              <w:rFonts w:eastAsia="Times New Roman" w:cs="Times New Roman"/>
              <w:b/>
              <w:bCs/>
              <w:sz w:val="24"/>
            </w:rPr>
          </w:rPrChange>
        </w:rPr>
        <w:t xml:space="preserve"> retards de paiement </w:t>
      </w:r>
      <w:r w:rsidRPr="00935764">
        <w:rPr>
          <w:rFonts w:ascii="Helvetica Neue Light" w:eastAsia="Times New Roman" w:hAnsi="Helvetica Neue Light" w:cs="Times New Roman"/>
          <w:rPrChange w:id="6123" w:author="Arthur de Catheu" w:date="2014-06-20T17:08:00Z">
            <w:rPr>
              <w:rFonts w:eastAsia="Times New Roman" w:cs="Times New Roman"/>
              <w:b/>
              <w:bCs/>
              <w:sz w:val="24"/>
            </w:rPr>
          </w:rPrChange>
        </w:rPr>
        <w:t xml:space="preserve">supérieurs ou égaux à 45 jours </w:t>
      </w:r>
      <w:r w:rsidR="00743358" w:rsidRPr="00935764">
        <w:rPr>
          <w:rFonts w:ascii="Helvetica Neue Light" w:eastAsia="Times New Roman" w:hAnsi="Helvetica Neue Light" w:cs="Times New Roman"/>
          <w:rPrChange w:id="6124" w:author="Arthur de Catheu" w:date="2014-06-20T17:08:00Z">
            <w:rPr>
              <w:rFonts w:eastAsia="Times New Roman" w:cs="Times New Roman"/>
              <w:b/>
              <w:bCs/>
              <w:sz w:val="24"/>
            </w:rPr>
          </w:rPrChange>
        </w:rPr>
        <w:t xml:space="preserve">+ après </w:t>
      </w:r>
      <w:r w:rsidRPr="00935764">
        <w:rPr>
          <w:rFonts w:ascii="Helvetica Neue Light" w:eastAsia="Times New Roman" w:hAnsi="Helvetica Neue Light" w:cs="Times New Roman"/>
          <w:rPrChange w:id="6125" w:author="Arthur de Catheu" w:date="2014-06-20T17:08:00Z">
            <w:rPr>
              <w:rFonts w:eastAsia="Times New Roman" w:cs="Times New Roman"/>
              <w:b/>
              <w:bCs/>
              <w:sz w:val="24"/>
            </w:rPr>
          </w:rPrChange>
        </w:rPr>
        <w:t>Date d’E</w:t>
      </w:r>
      <w:r w:rsidR="00743358" w:rsidRPr="00935764">
        <w:rPr>
          <w:rFonts w:ascii="Helvetica Neue Light" w:eastAsia="Times New Roman" w:hAnsi="Helvetica Neue Light" w:cs="Times New Roman"/>
          <w:rPrChange w:id="6126" w:author="Arthur de Catheu" w:date="2014-06-20T17:08:00Z">
            <w:rPr>
              <w:rFonts w:eastAsia="Times New Roman" w:cs="Times New Roman"/>
              <w:b/>
              <w:bCs/>
              <w:sz w:val="24"/>
            </w:rPr>
          </w:rPrChange>
        </w:rPr>
        <w:t>chéance porte sur la bonne gestion du recouvrement :</w:t>
      </w:r>
    </w:p>
    <w:p w14:paraId="77ACBC36" w14:textId="48496DDA" w:rsidR="008E1F43" w:rsidRPr="00935764" w:rsidRDefault="008E1F43" w:rsidP="008E1F43">
      <w:pPr>
        <w:spacing w:before="120"/>
        <w:rPr>
          <w:rFonts w:ascii="Helvetica Neue Light" w:eastAsia="Times New Roman" w:hAnsi="Helvetica Neue Light" w:cs="Times New Roman"/>
          <w:rPrChange w:id="6127" w:author="Arthur de Catheu" w:date="2014-06-20T17:08:00Z">
            <w:rPr>
              <w:rFonts w:eastAsia="Times New Roman" w:cs="Times New Roman"/>
            </w:rPr>
          </w:rPrChange>
        </w:rPr>
      </w:pPr>
    </w:p>
    <w:p w14:paraId="4031686B" w14:textId="36B06333" w:rsidR="003721F6" w:rsidRPr="00935764" w:rsidRDefault="00D16ED0" w:rsidP="003721F6">
      <w:pPr>
        <w:pStyle w:val="Paragraphedeliste"/>
        <w:spacing w:before="120"/>
        <w:rPr>
          <w:rFonts w:ascii="Helvetica Neue Light" w:eastAsia="Times New Roman" w:hAnsi="Helvetica Neue Light" w:cs="Times New Roman"/>
          <w:sz w:val="16"/>
          <w:szCs w:val="16"/>
          <w:highlight w:val="yellow"/>
          <w:rPrChange w:id="6128" w:author="Arthur de Catheu" w:date="2014-06-20T17:08:00Z">
            <w:rPr>
              <w:rFonts w:eastAsia="Times New Roman" w:cs="Times New Roman"/>
              <w:sz w:val="16"/>
              <w:szCs w:val="16"/>
              <w:highlight w:val="yellow"/>
            </w:rPr>
          </w:rPrChange>
        </w:rPr>
      </w:pPr>
      <m:oMathPara>
        <m:oMath>
          <m:f>
            <m:fPr>
              <m:ctrlPr>
                <w:ins w:id="6129" w:author="Arthur de Catheu" w:date="2014-06-19T16:18:00Z">
                  <w:rPr>
                    <w:rFonts w:ascii="Cambria Math" w:eastAsia="Times New Roman" w:hAnsi="Cambria Math" w:cs="Times New Roman"/>
                    <w:sz w:val="16"/>
                    <w:szCs w:val="16"/>
                    <w:highlight w:val="yellow"/>
                  </w:rPr>
                </w:ins>
              </m:ctrlPr>
            </m:fPr>
            <m:num>
              <m:r>
                <m:rPr>
                  <m:sty m:val="p"/>
                </m:rPr>
                <w:rPr>
                  <w:rFonts w:ascii="Cambria Math" w:eastAsia="Times New Roman" w:hAnsi="Cambria Math" w:cs="Times New Roman"/>
                  <w:sz w:val="16"/>
                  <w:szCs w:val="16"/>
                  <w:highlight w:val="yellow"/>
                </w:rPr>
                <m:t xml:space="preserve">Montant Nominal des Créances ayant présenté </m:t>
              </m:r>
              <m:r>
                <m:rPr>
                  <m:sty m:val="p"/>
                </m:rPr>
                <w:rPr>
                  <w:rFonts w:ascii="Cambria Math" w:eastAsia="Times New Roman" w:hAnsi="Cambria Math" w:cs="Times New Roman"/>
                  <w:sz w:val="16"/>
                  <w:szCs w:val="16"/>
                </w:rPr>
                <m:t>des retards de paiement supérieurs ou égaux</m:t>
              </m:r>
              <m:r>
                <m:rPr>
                  <m:sty m:val="p"/>
                </m:rPr>
                <w:rPr>
                  <w:rFonts w:ascii="Cambria Math" w:eastAsia="Times New Roman" w:hAnsi="Cambria Math" w:cs="Times New Roman"/>
                  <w:sz w:val="16"/>
                  <w:szCs w:val="16"/>
                  <w:highlight w:val="yellow"/>
                </w:rPr>
                <m:t xml:space="preserve"> quarante-cinq (45) jours de retard pendant le mois</m:t>
              </m:r>
            </m:num>
            <m:den>
              <m:r>
                <m:rPr>
                  <m:sty m:val="p"/>
                </m:rPr>
                <w:rPr>
                  <w:rFonts w:ascii="Cambria Math" w:eastAsia="Times New Roman" w:hAnsi="Cambria Math" w:cs="Times New Roman"/>
                  <w:sz w:val="16"/>
                  <w:szCs w:val="16"/>
                  <w:highlight w:val="yellow"/>
                </w:rPr>
                <m:t>Montant Nominal des Créances de la Génération de Référence</m:t>
              </m:r>
            </m:den>
          </m:f>
          <m:r>
            <w:rPr>
              <w:rFonts w:ascii="Cambria Math" w:eastAsia="Times New Roman" w:hAnsi="Cambria Math" w:cs="Times New Roman"/>
              <w:sz w:val="16"/>
              <w:szCs w:val="16"/>
              <w:highlight w:val="yellow"/>
            </w:rPr>
            <m:t xml:space="preserve"> &gt; 40%</m:t>
          </m:r>
        </m:oMath>
      </m:oMathPara>
    </w:p>
    <w:p w14:paraId="38BD5FC6" w14:textId="77777777" w:rsidR="00743358" w:rsidRPr="00935764" w:rsidRDefault="00743358" w:rsidP="008E560C">
      <w:pPr>
        <w:pStyle w:val="Paragraphedeliste"/>
        <w:spacing w:before="120"/>
        <w:rPr>
          <w:rFonts w:ascii="Helvetica Neue Light" w:eastAsia="Times New Roman" w:hAnsi="Helvetica Neue Light" w:cs="Times New Roman"/>
          <w:sz w:val="16"/>
          <w:szCs w:val="16"/>
          <w:rPrChange w:id="6130" w:author="Arthur de Catheu" w:date="2014-06-20T17:08:00Z">
            <w:rPr>
              <w:rFonts w:eastAsia="Times New Roman" w:cs="Times New Roman"/>
              <w:sz w:val="16"/>
              <w:szCs w:val="16"/>
            </w:rPr>
          </w:rPrChange>
        </w:rPr>
      </w:pPr>
    </w:p>
    <w:p w14:paraId="54100805" w14:textId="77777777" w:rsidR="008E1F43" w:rsidRPr="00935764" w:rsidRDefault="008E1F43" w:rsidP="008E1F43">
      <w:pPr>
        <w:spacing w:before="120"/>
        <w:rPr>
          <w:rFonts w:ascii="Helvetica Neue Light" w:eastAsia="Times New Roman" w:hAnsi="Helvetica Neue Light" w:cs="Times New Roman"/>
          <w:rPrChange w:id="6131" w:author="Arthur de Catheu" w:date="2014-06-20T17:08:00Z">
            <w:rPr>
              <w:rFonts w:eastAsia="Times New Roman" w:cs="Times New Roman"/>
            </w:rPr>
          </w:rPrChange>
        </w:rPr>
      </w:pPr>
    </w:p>
    <w:p w14:paraId="06108089" w14:textId="07B9E255" w:rsidR="00156B5B" w:rsidRPr="00935764" w:rsidRDefault="008732D6" w:rsidP="00F157DC">
      <w:pPr>
        <w:pStyle w:val="Paragraphedeliste"/>
        <w:numPr>
          <w:ilvl w:val="0"/>
          <w:numId w:val="91"/>
        </w:numPr>
        <w:spacing w:before="120"/>
        <w:rPr>
          <w:rFonts w:ascii="Helvetica Neue Light" w:eastAsia="Times New Roman" w:hAnsi="Helvetica Neue Light" w:cs="Times New Roman"/>
          <w:rPrChange w:id="6132" w:author="Arthur de Catheu" w:date="2014-06-20T17:08:00Z">
            <w:rPr>
              <w:rFonts w:eastAsia="Times New Roman" w:cs="Times New Roman"/>
            </w:rPr>
          </w:rPrChange>
        </w:rPr>
      </w:pPr>
      <w:r w:rsidRPr="00935764">
        <w:rPr>
          <w:rFonts w:ascii="Helvetica Neue Light" w:eastAsia="Times New Roman" w:hAnsi="Helvetica Neue Light" w:cs="Times New Roman"/>
          <w:rPrChange w:id="6133" w:author="Arthur de Catheu" w:date="2014-06-20T17:08:00Z">
            <w:rPr>
              <w:rFonts w:eastAsia="Times New Roman" w:cs="Times New Roman"/>
              <w:b/>
              <w:bCs/>
              <w:sz w:val="24"/>
            </w:rPr>
          </w:rPrChange>
        </w:rPr>
        <w:t xml:space="preserve">Le </w:t>
      </w:r>
      <w:r w:rsidR="00743358" w:rsidRPr="00935764">
        <w:rPr>
          <w:rFonts w:ascii="Helvetica Neue Light" w:eastAsia="Times New Roman" w:hAnsi="Helvetica Neue Light" w:cs="Times New Roman"/>
          <w:rPrChange w:id="6134" w:author="Arthur de Catheu" w:date="2014-06-20T17:08:00Z">
            <w:rPr>
              <w:rFonts w:eastAsia="Times New Roman" w:cs="Times New Roman"/>
              <w:b/>
              <w:bCs/>
              <w:sz w:val="24"/>
            </w:rPr>
          </w:rPrChange>
        </w:rPr>
        <w:t xml:space="preserve">ratio </w:t>
      </w:r>
      <w:r w:rsidRPr="00935764">
        <w:rPr>
          <w:rFonts w:ascii="Helvetica Neue Light" w:eastAsia="Times New Roman" w:hAnsi="Helvetica Neue Light" w:cs="Times New Roman"/>
          <w:rPrChange w:id="6135" w:author="Arthur de Catheu" w:date="2014-06-20T17:08:00Z">
            <w:rPr>
              <w:rFonts w:eastAsia="Times New Roman" w:cs="Times New Roman"/>
              <w:b/>
              <w:bCs/>
              <w:sz w:val="24"/>
            </w:rPr>
          </w:rPrChange>
        </w:rPr>
        <w:t>des</w:t>
      </w:r>
      <w:r w:rsidR="00743358" w:rsidRPr="00935764">
        <w:rPr>
          <w:rFonts w:ascii="Helvetica Neue Light" w:eastAsia="Times New Roman" w:hAnsi="Helvetica Neue Light" w:cs="Times New Roman"/>
          <w:rPrChange w:id="6136" w:author="Arthur de Catheu" w:date="2014-06-20T17:08:00Z">
            <w:rPr>
              <w:rFonts w:eastAsia="Times New Roman" w:cs="Times New Roman"/>
              <w:b/>
              <w:bCs/>
              <w:sz w:val="24"/>
            </w:rPr>
          </w:rPrChange>
        </w:rPr>
        <w:t xml:space="preserve"> </w:t>
      </w:r>
      <w:r w:rsidR="00557914" w:rsidRPr="00935764">
        <w:rPr>
          <w:rFonts w:ascii="Helvetica Neue Light" w:eastAsia="Times New Roman" w:hAnsi="Helvetica Neue Light" w:cs="Times New Roman"/>
          <w:rPrChange w:id="6137" w:author="Arthur de Catheu" w:date="2014-06-20T17:08:00Z">
            <w:rPr>
              <w:rFonts w:eastAsia="Times New Roman" w:cs="Times New Roman"/>
              <w:b/>
              <w:bCs/>
              <w:sz w:val="24"/>
            </w:rPr>
          </w:rPrChange>
        </w:rPr>
        <w:t>Créance</w:t>
      </w:r>
      <w:r w:rsidR="00743358" w:rsidRPr="00935764">
        <w:rPr>
          <w:rFonts w:ascii="Helvetica Neue Light" w:eastAsia="Times New Roman" w:hAnsi="Helvetica Neue Light" w:cs="Times New Roman"/>
          <w:rPrChange w:id="6138" w:author="Arthur de Catheu" w:date="2014-06-20T17:08:00Z">
            <w:rPr>
              <w:rFonts w:eastAsia="Times New Roman" w:cs="Times New Roman"/>
              <w:b/>
              <w:bCs/>
              <w:sz w:val="24"/>
            </w:rPr>
          </w:rPrChange>
        </w:rPr>
        <w:t xml:space="preserve">s </w:t>
      </w:r>
      <w:r w:rsidRPr="00935764">
        <w:rPr>
          <w:rFonts w:ascii="Helvetica Neue Light" w:eastAsia="Times New Roman" w:hAnsi="Helvetica Neue Light" w:cs="Times New Roman"/>
          <w:rPrChange w:id="6139" w:author="Arthur de Catheu" w:date="2014-06-20T17:08:00Z">
            <w:rPr>
              <w:rFonts w:eastAsia="Times New Roman" w:cs="Times New Roman"/>
              <w:b/>
              <w:bCs/>
              <w:sz w:val="24"/>
            </w:rPr>
          </w:rPrChange>
        </w:rPr>
        <w:t>Douteuses</w:t>
      </w:r>
      <w:r w:rsidR="00743358" w:rsidRPr="00935764">
        <w:rPr>
          <w:rFonts w:ascii="Helvetica Neue Light" w:eastAsia="Times New Roman" w:hAnsi="Helvetica Neue Light" w:cs="Times New Roman"/>
          <w:rPrChange w:id="6140" w:author="Arthur de Catheu" w:date="2014-06-20T17:08:00Z">
            <w:rPr>
              <w:rFonts w:eastAsia="Times New Roman" w:cs="Times New Roman"/>
              <w:b/>
              <w:bCs/>
              <w:sz w:val="24"/>
            </w:rPr>
          </w:rPrChange>
        </w:rPr>
        <w:t xml:space="preserve"> limite l’exposition des </w:t>
      </w:r>
      <w:r w:rsidR="004312C0" w:rsidRPr="00935764">
        <w:rPr>
          <w:rFonts w:ascii="Helvetica Neue Light" w:eastAsia="Times New Roman" w:hAnsi="Helvetica Neue Light" w:cs="Times New Roman"/>
          <w:rPrChange w:id="6141" w:author="Arthur de Catheu" w:date="2014-06-20T17:08:00Z">
            <w:rPr>
              <w:rFonts w:eastAsia="Times New Roman" w:cs="Times New Roman"/>
              <w:b/>
              <w:bCs/>
              <w:sz w:val="24"/>
            </w:rPr>
          </w:rPrChange>
        </w:rPr>
        <w:t>Parts Prioritaire</w:t>
      </w:r>
      <w:r w:rsidR="00743358" w:rsidRPr="00935764">
        <w:rPr>
          <w:rFonts w:ascii="Helvetica Neue Light" w:eastAsia="Times New Roman" w:hAnsi="Helvetica Neue Light" w:cs="Times New Roman"/>
          <w:rPrChange w:id="6142" w:author="Arthur de Catheu" w:date="2014-06-20T17:08:00Z">
            <w:rPr>
              <w:rFonts w:eastAsia="Times New Roman" w:cs="Times New Roman"/>
              <w:b/>
              <w:bCs/>
              <w:sz w:val="24"/>
            </w:rPr>
          </w:rPrChange>
        </w:rPr>
        <w:t>s au risque d’impayé :</w:t>
      </w:r>
    </w:p>
    <w:p w14:paraId="66F8AF46" w14:textId="58C47DD0" w:rsidR="003721F6" w:rsidRPr="00935764" w:rsidRDefault="00D16ED0" w:rsidP="003721F6">
      <w:pPr>
        <w:spacing w:before="120"/>
        <w:rPr>
          <w:rFonts w:ascii="Helvetica Neue Light" w:hAnsi="Helvetica Neue Light"/>
          <w:sz w:val="16"/>
          <w:szCs w:val="16"/>
          <w:rPrChange w:id="6143" w:author="Arthur de Catheu" w:date="2014-06-20T17:08:00Z">
            <w:rPr>
              <w:sz w:val="16"/>
              <w:szCs w:val="16"/>
            </w:rPr>
          </w:rPrChange>
        </w:rPr>
      </w:pPr>
      <m:oMathPara>
        <m:oMath>
          <m:f>
            <m:fPr>
              <m:ctrlPr>
                <w:ins w:id="6144" w:author="Arthur de Catheu" w:date="2014-06-19T16:18:00Z">
                  <w:rPr>
                    <w:rFonts w:ascii="Cambria Math" w:eastAsia="Times New Roman" w:hAnsi="Cambria Math" w:cs="Times New Roman"/>
                    <w:sz w:val="16"/>
                    <w:szCs w:val="16"/>
                    <w:highlight w:val="yellow"/>
                  </w:rPr>
                </w:ins>
              </m:ctrlPr>
            </m:fPr>
            <m:num>
              <m:r>
                <m:rPr>
                  <m:sty m:val="p"/>
                </m:rPr>
                <w:rPr>
                  <w:rFonts w:ascii="Cambria Math" w:eastAsia="Times New Roman" w:hAnsi="Cambria Math" w:cs="Times New Roman"/>
                  <w:sz w:val="16"/>
                  <w:szCs w:val="16"/>
                  <w:highlight w:val="yellow"/>
                </w:rPr>
                <m:t>Encours des Créances Douteuses</m:t>
              </m:r>
            </m:num>
            <m:den>
              <m:r>
                <m:rPr>
                  <m:sty m:val="p"/>
                </m:rPr>
                <w:rPr>
                  <w:rFonts w:ascii="Cambria Math" w:eastAsia="Times New Roman" w:hAnsi="Cambria Math" w:cs="Times New Roman"/>
                  <w:sz w:val="16"/>
                  <w:szCs w:val="16"/>
                  <w:highlight w:val="yellow"/>
                </w:rPr>
                <m:t>Encours des Parts subordonnées</m:t>
              </m:r>
            </m:den>
          </m:f>
          <m:r>
            <w:rPr>
              <w:rFonts w:ascii="Cambria Math" w:eastAsia="Times New Roman" w:hAnsi="Cambria Math" w:cs="Times New Roman"/>
              <w:sz w:val="16"/>
              <w:szCs w:val="16"/>
              <w:highlight w:val="yellow"/>
            </w:rPr>
            <m:t>&gt; 85%</m:t>
          </m:r>
        </m:oMath>
      </m:oMathPara>
    </w:p>
    <w:p w14:paraId="65CA50D7" w14:textId="77777777" w:rsidR="00743358" w:rsidRPr="00935764" w:rsidRDefault="00743358" w:rsidP="008E560C">
      <w:pPr>
        <w:spacing w:before="120"/>
        <w:rPr>
          <w:rFonts w:ascii="Helvetica Neue Light" w:hAnsi="Helvetica Neue Light"/>
          <w:rPrChange w:id="6145" w:author="Arthur de Catheu" w:date="2014-06-20T17:08:00Z">
            <w:rPr/>
          </w:rPrChange>
        </w:rPr>
      </w:pPr>
    </w:p>
    <w:p w14:paraId="1D8C2252" w14:textId="77777777" w:rsidR="00156B5B" w:rsidRPr="00935764" w:rsidRDefault="00D94852">
      <w:pPr>
        <w:pStyle w:val="Titre3"/>
        <w:numPr>
          <w:ilvl w:val="2"/>
          <w:numId w:val="382"/>
        </w:numPr>
        <w:rPr>
          <w:rFonts w:ascii="Helvetica Neue Light" w:hAnsi="Helvetica Neue Light"/>
          <w:rPrChange w:id="6146" w:author="Arthur de Catheu" w:date="2014-06-20T17:08:00Z">
            <w:rPr/>
          </w:rPrChange>
        </w:rPr>
        <w:pPrChange w:id="6147" w:author="Arthur de Catheu" w:date="2014-06-20T18:16:00Z">
          <w:pPr>
            <w:pStyle w:val="Titre3"/>
          </w:pPr>
        </w:pPrChange>
      </w:pPr>
      <w:bookmarkStart w:id="6148" w:name="_Toc265315443"/>
      <w:r w:rsidRPr="00935764">
        <w:rPr>
          <w:rFonts w:ascii="Helvetica Neue Light" w:hAnsi="Helvetica Neue Light"/>
          <w:rPrChange w:id="6149" w:author="Arthur de Catheu" w:date="2014-06-20T17:08:00Z">
            <w:rPr/>
          </w:rPrChange>
        </w:rPr>
        <w:t>Ratio de liquidité</w:t>
      </w:r>
      <w:bookmarkEnd w:id="6148"/>
    </w:p>
    <w:p w14:paraId="29C8981D" w14:textId="690AA4EF" w:rsidR="00156B5B" w:rsidRPr="00935764" w:rsidRDefault="009E24AC" w:rsidP="00B17C5A">
      <w:pPr>
        <w:spacing w:before="120"/>
        <w:rPr>
          <w:rFonts w:ascii="Helvetica Neue Light" w:eastAsia="Times New Roman" w:hAnsi="Helvetica Neue Light" w:cs="Times New Roman"/>
          <w:rPrChange w:id="6150" w:author="Arthur de Catheu" w:date="2014-06-20T17:08:00Z">
            <w:rPr>
              <w:rFonts w:eastAsia="Times New Roman" w:cs="Times New Roman"/>
            </w:rPr>
          </w:rPrChange>
        </w:rPr>
      </w:pPr>
      <w:r w:rsidRPr="00935764">
        <w:rPr>
          <w:rFonts w:ascii="Helvetica Neue Light" w:eastAsia="Times New Roman" w:hAnsi="Helvetica Neue Light" w:cs="Times New Roman"/>
          <w:rPrChange w:id="6151" w:author="Arthur de Catheu" w:date="2014-06-20T17:08:00Z">
            <w:rPr>
              <w:rFonts w:eastAsia="Times New Roman" w:cs="Times New Roman"/>
              <w:b/>
              <w:bCs/>
              <w:sz w:val="24"/>
            </w:rPr>
          </w:rPrChange>
        </w:rPr>
        <w:t xml:space="preserve">Afin de prévenir toute insuffisance de </w:t>
      </w:r>
      <w:r w:rsidR="009169F8" w:rsidRPr="00935764">
        <w:rPr>
          <w:rFonts w:ascii="Helvetica Neue Light" w:eastAsia="Times New Roman" w:hAnsi="Helvetica Neue Light" w:cs="Times New Roman"/>
          <w:rPrChange w:id="6152" w:author="Arthur de Catheu" w:date="2014-06-20T17:08:00Z">
            <w:rPr>
              <w:rFonts w:eastAsia="Times New Roman" w:cs="Times New Roman"/>
              <w:b/>
              <w:bCs/>
              <w:sz w:val="24"/>
            </w:rPr>
          </w:rPrChange>
        </w:rPr>
        <w:t xml:space="preserve">Trésorerie du </w:t>
      </w:r>
      <w:r w:rsidR="00A37D87" w:rsidRPr="00935764">
        <w:rPr>
          <w:rFonts w:ascii="Helvetica Neue Light" w:eastAsia="Times New Roman" w:hAnsi="Helvetica Neue Light" w:cs="Times New Roman"/>
          <w:rPrChange w:id="6153" w:author="Arthur de Catheu" w:date="2014-06-20T17:08:00Z">
            <w:rPr>
              <w:rFonts w:eastAsia="Times New Roman" w:cs="Times New Roman"/>
              <w:b/>
              <w:bCs/>
              <w:sz w:val="24"/>
            </w:rPr>
          </w:rPrChange>
        </w:rPr>
        <w:t>FCT 2014</w:t>
      </w:r>
      <w:r w:rsidRPr="00935764">
        <w:rPr>
          <w:rFonts w:ascii="Helvetica Neue Light" w:eastAsia="Times New Roman" w:hAnsi="Helvetica Neue Light" w:cs="Times New Roman"/>
          <w:rPrChange w:id="6154" w:author="Arthur de Catheu" w:date="2014-06-20T17:08:00Z">
            <w:rPr>
              <w:rFonts w:eastAsia="Times New Roman" w:cs="Times New Roman"/>
              <w:b/>
              <w:bCs/>
              <w:sz w:val="24"/>
            </w:rPr>
          </w:rPrChange>
        </w:rPr>
        <w:t xml:space="preserve"> pour amortir les </w:t>
      </w:r>
      <w:r w:rsidR="004312C0" w:rsidRPr="00935764">
        <w:rPr>
          <w:rFonts w:ascii="Helvetica Neue Light" w:eastAsia="Times New Roman" w:hAnsi="Helvetica Neue Light" w:cs="Times New Roman"/>
          <w:rPrChange w:id="6155" w:author="Arthur de Catheu" w:date="2014-06-20T17:08:00Z">
            <w:rPr>
              <w:rFonts w:eastAsia="Times New Roman" w:cs="Times New Roman"/>
              <w:b/>
              <w:bCs/>
              <w:sz w:val="24"/>
            </w:rPr>
          </w:rPrChange>
        </w:rPr>
        <w:t>Parts Prioritaire</w:t>
      </w:r>
      <w:r w:rsidRPr="00935764">
        <w:rPr>
          <w:rFonts w:ascii="Helvetica Neue Light" w:eastAsia="Times New Roman" w:hAnsi="Helvetica Neue Light" w:cs="Times New Roman"/>
          <w:rPrChange w:id="6156" w:author="Arthur de Catheu" w:date="2014-06-20T17:08:00Z">
            <w:rPr>
              <w:rFonts w:eastAsia="Times New Roman" w:cs="Times New Roman"/>
              <w:b/>
              <w:bCs/>
              <w:sz w:val="24"/>
            </w:rPr>
          </w:rPrChange>
        </w:rPr>
        <w:t xml:space="preserve">s, un ratio de liquidité est calculé </w:t>
      </w:r>
      <w:r w:rsidR="0056720D" w:rsidRPr="00935764">
        <w:rPr>
          <w:rFonts w:ascii="Helvetica Neue Light" w:hAnsi="Helvetica Neue Light"/>
          <w:rPrChange w:id="6157" w:author="Arthur de Catheu" w:date="2014-06-20T17:08:00Z">
            <w:rPr>
              <w:rFonts w:eastAsiaTheme="majorEastAsia" w:cstheme="majorBidi"/>
              <w:b/>
              <w:bCs/>
              <w:sz w:val="24"/>
            </w:rPr>
          </w:rPrChange>
        </w:rPr>
        <w:t>le premier (1</w:t>
      </w:r>
      <w:r w:rsidR="0056720D" w:rsidRPr="00935764">
        <w:rPr>
          <w:rFonts w:ascii="Helvetica Neue Light" w:hAnsi="Helvetica Neue Light"/>
          <w:vertAlign w:val="superscript"/>
          <w:rPrChange w:id="6158" w:author="Arthur de Catheu" w:date="2014-06-20T17:08:00Z">
            <w:rPr>
              <w:rFonts w:eastAsiaTheme="majorEastAsia" w:cstheme="majorBidi"/>
              <w:b/>
              <w:bCs/>
              <w:sz w:val="24"/>
              <w:vertAlign w:val="superscript"/>
            </w:rPr>
          </w:rPrChange>
        </w:rPr>
        <w:t>er</w:t>
      </w:r>
      <w:r w:rsidR="0056720D" w:rsidRPr="00935764">
        <w:rPr>
          <w:rFonts w:ascii="Helvetica Neue Light" w:hAnsi="Helvetica Neue Light"/>
          <w:rPrChange w:id="6159" w:author="Arthur de Catheu" w:date="2014-06-20T17:08:00Z">
            <w:rPr>
              <w:rFonts w:eastAsiaTheme="majorEastAsia" w:cstheme="majorBidi"/>
              <w:b/>
              <w:bCs/>
              <w:sz w:val="24"/>
            </w:rPr>
          </w:rPrChange>
        </w:rPr>
        <w:t>) Jour Ouvré de chaque mois calendaire sous la responsabilité du Comité d’Investissement</w:t>
      </w:r>
      <w:r w:rsidRPr="00935764">
        <w:rPr>
          <w:rFonts w:ascii="Helvetica Neue Light" w:eastAsia="Times New Roman" w:hAnsi="Helvetica Neue Light" w:cs="Times New Roman"/>
          <w:rPrChange w:id="6160" w:author="Arthur de Catheu" w:date="2014-06-20T17:08:00Z">
            <w:rPr>
              <w:rFonts w:eastAsia="Times New Roman" w:cs="Times New Roman"/>
              <w:b/>
              <w:bCs/>
              <w:sz w:val="24"/>
            </w:rPr>
          </w:rPrChange>
        </w:rPr>
        <w:t xml:space="preserve">. En cas </w:t>
      </w:r>
      <w:r w:rsidR="0056720D" w:rsidRPr="00935764">
        <w:rPr>
          <w:rFonts w:ascii="Helvetica Neue Light" w:eastAsia="Times New Roman" w:hAnsi="Helvetica Neue Light" w:cs="Times New Roman"/>
          <w:rPrChange w:id="6161" w:author="Arthur de Catheu" w:date="2014-06-20T17:08:00Z">
            <w:rPr>
              <w:rFonts w:eastAsia="Times New Roman" w:cs="Times New Roman"/>
              <w:b/>
              <w:bCs/>
              <w:sz w:val="24"/>
            </w:rPr>
          </w:rPrChange>
        </w:rPr>
        <w:t xml:space="preserve">de </w:t>
      </w:r>
      <w:r w:rsidRPr="00935764">
        <w:rPr>
          <w:rFonts w:ascii="Helvetica Neue Light" w:eastAsia="Times New Roman" w:hAnsi="Helvetica Neue Light" w:cs="Times New Roman"/>
          <w:rPrChange w:id="6162" w:author="Arthur de Catheu" w:date="2014-06-20T17:08:00Z">
            <w:rPr>
              <w:rFonts w:eastAsia="Times New Roman" w:cs="Times New Roman"/>
              <w:b/>
              <w:bCs/>
              <w:sz w:val="24"/>
            </w:rPr>
          </w:rPrChange>
        </w:rPr>
        <w:t xml:space="preserve">dépassement, le </w:t>
      </w:r>
      <w:r w:rsidR="00A37D87" w:rsidRPr="00935764">
        <w:rPr>
          <w:rFonts w:ascii="Helvetica Neue Light" w:eastAsia="Times New Roman" w:hAnsi="Helvetica Neue Light" w:cs="Times New Roman"/>
          <w:rPrChange w:id="6163" w:author="Arthur de Catheu" w:date="2014-06-20T17:08:00Z">
            <w:rPr>
              <w:rFonts w:eastAsia="Times New Roman" w:cs="Times New Roman"/>
              <w:b/>
              <w:bCs/>
              <w:sz w:val="24"/>
            </w:rPr>
          </w:rPrChange>
        </w:rPr>
        <w:t>FCT 2014</w:t>
      </w:r>
      <w:r w:rsidRPr="00935764">
        <w:rPr>
          <w:rFonts w:ascii="Helvetica Neue Light" w:eastAsia="Times New Roman" w:hAnsi="Helvetica Neue Light" w:cs="Times New Roman"/>
          <w:rPrChange w:id="6164" w:author="Arthur de Catheu" w:date="2014-06-20T17:08:00Z">
            <w:rPr>
              <w:rFonts w:eastAsia="Times New Roman" w:cs="Times New Roman"/>
              <w:b/>
              <w:bCs/>
              <w:sz w:val="24"/>
            </w:rPr>
          </w:rPrChange>
        </w:rPr>
        <w:t xml:space="preserve"> aura </w:t>
      </w:r>
      <w:del w:id="6165" w:author="Arthur de Catheu" w:date="2014-06-20T16:16:00Z">
        <w:r w:rsidR="0056720D" w:rsidRPr="00935764" w:rsidDel="00C60752">
          <w:rPr>
            <w:rFonts w:ascii="Helvetica Neue Light" w:eastAsia="Times New Roman" w:hAnsi="Helvetica Neue Light" w:cs="Times New Roman"/>
            <w:rPrChange w:id="6166" w:author="Arthur de Catheu" w:date="2014-06-20T17:08:00Z">
              <w:rPr>
                <w:rFonts w:eastAsia="Times New Roman" w:cs="Times New Roman"/>
                <w:b/>
                <w:bCs/>
                <w:sz w:val="24"/>
              </w:rPr>
            </w:rPrChange>
          </w:rPr>
          <w:delText xml:space="preserve">trois </w:delText>
        </w:r>
      </w:del>
      <w:ins w:id="6167" w:author="Arthur de Catheu" w:date="2014-06-20T16:16:00Z">
        <w:r w:rsidR="00C60752" w:rsidRPr="00935764">
          <w:rPr>
            <w:rFonts w:ascii="Helvetica Neue Light" w:eastAsia="Times New Roman" w:hAnsi="Helvetica Neue Light" w:cs="Times New Roman"/>
            <w:rPrChange w:id="6168" w:author="Arthur de Catheu" w:date="2014-06-20T17:08:00Z">
              <w:rPr>
                <w:rFonts w:eastAsia="Times New Roman" w:cs="Times New Roman"/>
                <w:b/>
                <w:bCs/>
                <w:sz w:val="24"/>
              </w:rPr>
            </w:rPrChange>
          </w:rPr>
          <w:t xml:space="preserve">six </w:t>
        </w:r>
      </w:ins>
      <w:r w:rsidR="0022399A" w:rsidRPr="00935764">
        <w:rPr>
          <w:rFonts w:ascii="Helvetica Neue Light" w:eastAsia="Times New Roman" w:hAnsi="Helvetica Neue Light" w:cs="Times New Roman"/>
          <w:rPrChange w:id="6169" w:author="Arthur de Catheu" w:date="2014-06-20T17:08:00Z">
            <w:rPr>
              <w:rFonts w:eastAsia="Times New Roman" w:cs="Times New Roman"/>
              <w:b/>
              <w:bCs/>
              <w:sz w:val="24"/>
            </w:rPr>
          </w:rPrChange>
        </w:rPr>
        <w:t>(</w:t>
      </w:r>
      <w:del w:id="6170" w:author="Arthur de Catheu" w:date="2014-06-20T16:16:00Z">
        <w:r w:rsidR="0056720D" w:rsidRPr="00935764" w:rsidDel="00C60752">
          <w:rPr>
            <w:rFonts w:ascii="Helvetica Neue Light" w:eastAsia="Times New Roman" w:hAnsi="Helvetica Neue Light" w:cs="Times New Roman"/>
            <w:rPrChange w:id="6171" w:author="Arthur de Catheu" w:date="2014-06-20T17:08:00Z">
              <w:rPr>
                <w:rFonts w:eastAsia="Times New Roman" w:cs="Times New Roman"/>
                <w:b/>
                <w:bCs/>
                <w:sz w:val="24"/>
              </w:rPr>
            </w:rPrChange>
          </w:rPr>
          <w:delText>3</w:delText>
        </w:r>
      </w:del>
      <w:ins w:id="6172" w:author="Arthur de Catheu" w:date="2014-06-20T16:16:00Z">
        <w:r w:rsidR="00C60752" w:rsidRPr="00935764">
          <w:rPr>
            <w:rFonts w:ascii="Helvetica Neue Light" w:eastAsia="Times New Roman" w:hAnsi="Helvetica Neue Light" w:cs="Times New Roman"/>
            <w:rPrChange w:id="6173" w:author="Arthur de Catheu" w:date="2014-06-20T17:08:00Z">
              <w:rPr>
                <w:rFonts w:eastAsia="Times New Roman" w:cs="Times New Roman"/>
                <w:b/>
                <w:bCs/>
                <w:sz w:val="24"/>
              </w:rPr>
            </w:rPrChange>
          </w:rPr>
          <w:t>6</w:t>
        </w:r>
      </w:ins>
      <w:r w:rsidR="0022399A" w:rsidRPr="00935764">
        <w:rPr>
          <w:rFonts w:ascii="Helvetica Neue Light" w:eastAsia="Times New Roman" w:hAnsi="Helvetica Neue Light" w:cs="Times New Roman"/>
          <w:rPrChange w:id="6174" w:author="Arthur de Catheu" w:date="2014-06-20T17:08:00Z">
            <w:rPr>
              <w:rFonts w:eastAsia="Times New Roman" w:cs="Times New Roman"/>
              <w:b/>
              <w:bCs/>
              <w:sz w:val="24"/>
            </w:rPr>
          </w:rPrChange>
        </w:rPr>
        <w:t xml:space="preserve">) </w:t>
      </w:r>
      <w:r w:rsidRPr="00935764">
        <w:rPr>
          <w:rFonts w:ascii="Helvetica Neue Light" w:eastAsia="Times New Roman" w:hAnsi="Helvetica Neue Light" w:cs="Times New Roman"/>
          <w:rPrChange w:id="6175" w:author="Arthur de Catheu" w:date="2014-06-20T17:08:00Z">
            <w:rPr>
              <w:rFonts w:eastAsia="Times New Roman" w:cs="Times New Roman"/>
              <w:b/>
              <w:bCs/>
              <w:sz w:val="24"/>
            </w:rPr>
          </w:rPrChange>
        </w:rPr>
        <w:t xml:space="preserve">mois pour rectifier sa stratégie d’origination et de recouvrement des Créances. A défaut, le </w:t>
      </w:r>
      <w:r w:rsidR="00A37D87" w:rsidRPr="00935764">
        <w:rPr>
          <w:rFonts w:ascii="Helvetica Neue Light" w:eastAsia="Times New Roman" w:hAnsi="Helvetica Neue Light" w:cs="Times New Roman"/>
          <w:rPrChange w:id="6176" w:author="Arthur de Catheu" w:date="2014-06-20T17:08:00Z">
            <w:rPr>
              <w:rFonts w:eastAsia="Times New Roman" w:cs="Times New Roman"/>
              <w:b/>
              <w:bCs/>
              <w:sz w:val="24"/>
            </w:rPr>
          </w:rPrChange>
        </w:rPr>
        <w:t>FCT 2014</w:t>
      </w:r>
      <w:r w:rsidRPr="00935764">
        <w:rPr>
          <w:rFonts w:ascii="Helvetica Neue Light" w:eastAsia="Times New Roman" w:hAnsi="Helvetica Neue Light" w:cs="Times New Roman"/>
          <w:rPrChange w:id="6177" w:author="Arthur de Catheu" w:date="2014-06-20T17:08:00Z">
            <w:rPr>
              <w:rFonts w:eastAsia="Times New Roman" w:cs="Times New Roman"/>
              <w:b/>
              <w:bCs/>
              <w:sz w:val="24"/>
            </w:rPr>
          </w:rPrChange>
        </w:rPr>
        <w:t xml:space="preserve"> suspendra les opérations d’achat de nouvelles Créances, aucune nouvelle </w:t>
      </w:r>
      <w:r w:rsidR="0056720D" w:rsidRPr="00935764">
        <w:rPr>
          <w:rFonts w:ascii="Helvetica Neue Light" w:eastAsia="Times New Roman" w:hAnsi="Helvetica Neue Light" w:cs="Times New Roman"/>
          <w:rPrChange w:id="6178" w:author="Arthur de Catheu" w:date="2014-06-20T17:08:00Z">
            <w:rPr>
              <w:rFonts w:eastAsia="Times New Roman" w:cs="Times New Roman"/>
              <w:b/>
              <w:bCs/>
              <w:sz w:val="24"/>
            </w:rPr>
          </w:rPrChange>
        </w:rPr>
        <w:t xml:space="preserve">Part </w:t>
      </w:r>
      <w:r w:rsidRPr="00935764">
        <w:rPr>
          <w:rFonts w:ascii="Helvetica Neue Light" w:eastAsia="Times New Roman" w:hAnsi="Helvetica Neue Light" w:cs="Times New Roman"/>
          <w:rPrChange w:id="6179" w:author="Arthur de Catheu" w:date="2014-06-20T17:08:00Z">
            <w:rPr>
              <w:rFonts w:eastAsia="Times New Roman" w:cs="Times New Roman"/>
              <w:b/>
              <w:bCs/>
              <w:sz w:val="24"/>
            </w:rPr>
          </w:rPrChange>
        </w:rPr>
        <w:t xml:space="preserve">ne pourra plus être émise, et les </w:t>
      </w:r>
      <w:r w:rsidR="004312C0" w:rsidRPr="00935764">
        <w:rPr>
          <w:rFonts w:ascii="Helvetica Neue Light" w:eastAsia="Times New Roman" w:hAnsi="Helvetica Neue Light" w:cs="Times New Roman"/>
          <w:rPrChange w:id="6180" w:author="Arthur de Catheu" w:date="2014-06-20T17:08:00Z">
            <w:rPr>
              <w:rFonts w:eastAsia="Times New Roman" w:cs="Times New Roman"/>
              <w:b/>
              <w:bCs/>
              <w:sz w:val="24"/>
            </w:rPr>
          </w:rPrChange>
        </w:rPr>
        <w:t xml:space="preserve">Parts </w:t>
      </w:r>
      <w:r w:rsidRPr="00935764">
        <w:rPr>
          <w:rFonts w:ascii="Helvetica Neue Light" w:eastAsia="Times New Roman" w:hAnsi="Helvetica Neue Light" w:cs="Times New Roman"/>
          <w:rPrChange w:id="6181" w:author="Arthur de Catheu" w:date="2014-06-20T17:08:00Z">
            <w:rPr>
              <w:rFonts w:eastAsia="Times New Roman" w:cs="Times New Roman"/>
              <w:b/>
              <w:bCs/>
              <w:sz w:val="24"/>
            </w:rPr>
          </w:rPrChange>
        </w:rPr>
        <w:t>seront amorties.</w:t>
      </w:r>
    </w:p>
    <w:p w14:paraId="41B03E67" w14:textId="0F17EB90" w:rsidR="0056720D" w:rsidRPr="00935764" w:rsidRDefault="00D16ED0" w:rsidP="00B17C5A">
      <w:pPr>
        <w:spacing w:before="120"/>
        <w:rPr>
          <w:rFonts w:ascii="Helvetica Neue Light" w:hAnsi="Helvetica Neue Light"/>
          <w:sz w:val="16"/>
          <w:szCs w:val="16"/>
          <w:rPrChange w:id="6182" w:author="Arthur de Catheu" w:date="2014-06-20T17:08:00Z">
            <w:rPr>
              <w:sz w:val="16"/>
              <w:szCs w:val="16"/>
            </w:rPr>
          </w:rPrChange>
        </w:rPr>
      </w:pPr>
      <m:oMathPara>
        <m:oMath>
          <m:f>
            <m:fPr>
              <m:ctrlPr>
                <w:ins w:id="6183" w:author="Arthur de Catheu" w:date="2014-06-19T16:18:00Z">
                  <w:rPr>
                    <w:rFonts w:ascii="Cambria Math" w:eastAsia="Times New Roman" w:hAnsi="Cambria Math" w:cs="Times New Roman"/>
                    <w:sz w:val="16"/>
                    <w:szCs w:val="16"/>
                    <w:highlight w:val="yellow"/>
                  </w:rPr>
                </w:ins>
              </m:ctrlPr>
            </m:fPr>
            <m:num>
              <m:r>
                <m:rPr>
                  <m:sty m:val="p"/>
                </m:rPr>
                <w:rPr>
                  <w:rFonts w:ascii="Cambria Math" w:eastAsia="Times New Roman" w:hAnsi="Cambria Math" w:cs="Times New Roman"/>
                  <w:sz w:val="16"/>
                  <w:szCs w:val="16"/>
                  <w:highlight w:val="yellow"/>
                </w:rPr>
                <m:t>Encours des Parts Prioritaires</m:t>
              </m:r>
            </m:num>
            <m:den>
              <m:r>
                <m:rPr>
                  <m:sty m:val="p"/>
                </m:rPr>
                <w:rPr>
                  <w:rFonts w:ascii="Cambria Math" w:eastAsia="Times New Roman" w:hAnsi="Cambria Math" w:cs="Times New Roman"/>
                  <w:sz w:val="16"/>
                  <w:szCs w:val="16"/>
                  <w:highlight w:val="yellow"/>
                </w:rPr>
                <m:t>Encours des Créances Vivantes+Trésorerie du FCT 2014</m:t>
              </m:r>
            </m:den>
          </m:f>
          <m:r>
            <w:rPr>
              <w:rFonts w:ascii="Cambria Math" w:eastAsia="Times New Roman" w:hAnsi="Cambria Math" w:cs="Times New Roman"/>
              <w:sz w:val="16"/>
              <w:szCs w:val="16"/>
              <w:highlight w:val="yellow"/>
            </w:rPr>
            <m:t>&gt; 85%</m:t>
          </m:r>
        </m:oMath>
      </m:oMathPara>
    </w:p>
    <w:p w14:paraId="54C2CA9C" w14:textId="4D4CBBA5" w:rsidR="00156B5B" w:rsidRPr="00935764" w:rsidRDefault="008B0261">
      <w:pPr>
        <w:pStyle w:val="Titre2"/>
        <w:numPr>
          <w:ilvl w:val="1"/>
          <w:numId w:val="382"/>
        </w:numPr>
        <w:rPr>
          <w:rFonts w:ascii="Helvetica Neue Light" w:hAnsi="Helvetica Neue Light"/>
          <w:rPrChange w:id="6184" w:author="Arthur de Catheu" w:date="2014-06-20T17:08:00Z">
            <w:rPr/>
          </w:rPrChange>
        </w:rPr>
        <w:pPrChange w:id="6185" w:author="Arthur de Catheu" w:date="2014-06-20T18:16:00Z">
          <w:pPr>
            <w:pStyle w:val="Titre2"/>
          </w:pPr>
        </w:pPrChange>
      </w:pPr>
      <w:bookmarkStart w:id="6186" w:name="_Ref248405090"/>
      <w:bookmarkStart w:id="6187" w:name="_Ref248405098"/>
      <w:bookmarkStart w:id="6188" w:name="_Toc248579996"/>
      <w:bookmarkStart w:id="6189" w:name="_Toc379362379"/>
      <w:bookmarkStart w:id="6190" w:name="_Toc265315444"/>
      <w:r w:rsidRPr="00935764">
        <w:rPr>
          <w:rFonts w:ascii="Helvetica Neue Light" w:hAnsi="Helvetica Neue Light"/>
          <w:rPrChange w:id="6191" w:author="Arthur de Catheu" w:date="2014-06-20T17:08:00Z">
            <w:rPr/>
          </w:rPrChange>
        </w:rPr>
        <w:t xml:space="preserve">Contrôle des </w:t>
      </w:r>
      <w:r w:rsidR="006C5B0A" w:rsidRPr="00935764">
        <w:rPr>
          <w:rFonts w:ascii="Helvetica Neue Light" w:hAnsi="Helvetica Neue Light"/>
          <w:rPrChange w:id="6192" w:author="Arthur de Catheu" w:date="2014-06-20T17:08:00Z">
            <w:rPr/>
          </w:rPrChange>
        </w:rPr>
        <w:t xml:space="preserve">indicateurs et </w:t>
      </w:r>
      <w:r w:rsidR="009E24AC" w:rsidRPr="00935764">
        <w:rPr>
          <w:rFonts w:ascii="Helvetica Neue Light" w:hAnsi="Helvetica Neue Light"/>
          <w:rPrChange w:id="6193" w:author="Arthur de Catheu" w:date="2014-06-20T17:08:00Z">
            <w:rPr/>
          </w:rPrChange>
        </w:rPr>
        <w:t xml:space="preserve">limites </w:t>
      </w:r>
      <w:r w:rsidRPr="00935764">
        <w:rPr>
          <w:rFonts w:ascii="Helvetica Neue Light" w:hAnsi="Helvetica Neue Light"/>
          <w:rPrChange w:id="6194" w:author="Arthur de Catheu" w:date="2014-06-20T17:08:00Z">
            <w:rPr/>
          </w:rPrChange>
        </w:rPr>
        <w:t>de concentration</w:t>
      </w:r>
      <w:bookmarkEnd w:id="6186"/>
      <w:bookmarkEnd w:id="6187"/>
      <w:bookmarkEnd w:id="6188"/>
      <w:bookmarkEnd w:id="6189"/>
      <w:bookmarkEnd w:id="6190"/>
    </w:p>
    <w:p w14:paraId="57F170B4" w14:textId="279ACEEC" w:rsidR="00156B5B" w:rsidRPr="00935764" w:rsidRDefault="00DD11C1" w:rsidP="00AC59DC">
      <w:pPr>
        <w:spacing w:before="120"/>
        <w:rPr>
          <w:rFonts w:ascii="Helvetica Neue Light" w:hAnsi="Helvetica Neue Light"/>
          <w:rPrChange w:id="6195" w:author="Arthur de Catheu" w:date="2014-06-20T17:08:00Z">
            <w:rPr/>
          </w:rPrChange>
        </w:rPr>
      </w:pPr>
      <w:r w:rsidRPr="00935764">
        <w:rPr>
          <w:rFonts w:ascii="Helvetica Neue Light" w:hAnsi="Helvetica Neue Light"/>
          <w:rPrChange w:id="6196" w:author="Arthur de Catheu" w:date="2014-06-20T17:08:00Z">
            <w:rPr>
              <w:rFonts w:eastAsiaTheme="majorEastAsia" w:cstheme="majorBidi"/>
              <w:b/>
              <w:bCs/>
              <w:sz w:val="28"/>
              <w:szCs w:val="26"/>
            </w:rPr>
          </w:rPrChange>
        </w:rPr>
        <w:t xml:space="preserve">Le processus dynamique de sélection de Créances au regard des </w:t>
      </w:r>
      <w:r w:rsidR="003D2CEA" w:rsidRPr="00935764">
        <w:rPr>
          <w:rFonts w:ascii="Helvetica Neue Light" w:hAnsi="Helvetica Neue Light"/>
          <w:rPrChange w:id="6197" w:author="Arthur de Catheu" w:date="2014-06-20T17:08:00Z">
            <w:rPr>
              <w:rFonts w:eastAsiaTheme="majorEastAsia" w:cstheme="majorBidi"/>
              <w:b/>
              <w:bCs/>
              <w:sz w:val="28"/>
              <w:szCs w:val="26"/>
            </w:rPr>
          </w:rPrChange>
        </w:rPr>
        <w:t xml:space="preserve">indicateurs et </w:t>
      </w:r>
      <w:r w:rsidRPr="00935764">
        <w:rPr>
          <w:rFonts w:ascii="Helvetica Neue Light" w:hAnsi="Helvetica Neue Light"/>
          <w:rPrChange w:id="6198" w:author="Arthur de Catheu" w:date="2014-06-20T17:08:00Z">
            <w:rPr>
              <w:rFonts w:eastAsiaTheme="majorEastAsia" w:cstheme="majorBidi"/>
              <w:b/>
              <w:bCs/>
              <w:sz w:val="28"/>
              <w:szCs w:val="26"/>
            </w:rPr>
          </w:rPrChange>
        </w:rPr>
        <w:t>limites de concentration considère à la fois la modification des</w:t>
      </w:r>
      <w:r w:rsidR="003D2CEA" w:rsidRPr="00935764">
        <w:rPr>
          <w:rFonts w:ascii="Helvetica Neue Light" w:hAnsi="Helvetica Neue Light"/>
          <w:rPrChange w:id="6199" w:author="Arthur de Catheu" w:date="2014-06-20T17:08:00Z">
            <w:rPr>
              <w:rFonts w:eastAsiaTheme="majorEastAsia" w:cstheme="majorBidi"/>
              <w:b/>
              <w:bCs/>
              <w:sz w:val="28"/>
              <w:szCs w:val="26"/>
            </w:rPr>
          </w:rPrChange>
        </w:rPr>
        <w:t xml:space="preserve"> indicateurs et</w:t>
      </w:r>
      <w:r w:rsidRPr="00935764">
        <w:rPr>
          <w:rFonts w:ascii="Helvetica Neue Light" w:hAnsi="Helvetica Neue Light"/>
          <w:rPrChange w:id="6200" w:author="Arthur de Catheu" w:date="2014-06-20T17:08:00Z">
            <w:rPr>
              <w:rFonts w:eastAsiaTheme="majorEastAsia" w:cstheme="majorBidi"/>
              <w:b/>
              <w:bCs/>
              <w:sz w:val="28"/>
              <w:szCs w:val="26"/>
            </w:rPr>
          </w:rPrChange>
        </w:rPr>
        <w:t xml:space="preserve"> limites de concentration par ajout d’une nouvelle Créance mais aussi par l’ajout de l’ensemble des nouvelles Créances sélectionnées. Cette sélection ‘dynamique’ permet de visualiser précisément la diversification des actifs que peut entrainer l’intégration de nouvelles Créances.</w:t>
      </w:r>
    </w:p>
    <w:p w14:paraId="647DA10D" w14:textId="37D4A8C2" w:rsidR="00156B5B" w:rsidRPr="00935764" w:rsidRDefault="00DD11C1" w:rsidP="00AC59DC">
      <w:pPr>
        <w:spacing w:before="120"/>
        <w:rPr>
          <w:rFonts w:ascii="Helvetica Neue Light" w:hAnsi="Helvetica Neue Light"/>
          <w:rPrChange w:id="6201" w:author="Arthur de Catheu" w:date="2014-06-20T17:08:00Z">
            <w:rPr/>
          </w:rPrChange>
        </w:rPr>
      </w:pPr>
      <w:r w:rsidRPr="00935764">
        <w:rPr>
          <w:rFonts w:ascii="Helvetica Neue Light" w:hAnsi="Helvetica Neue Light"/>
          <w:rPrChange w:id="6202" w:author="Arthur de Catheu" w:date="2014-06-20T17:08:00Z">
            <w:rPr>
              <w:rFonts w:eastAsiaTheme="majorEastAsia" w:cstheme="majorBidi"/>
              <w:b/>
              <w:bCs/>
              <w:sz w:val="28"/>
              <w:szCs w:val="26"/>
            </w:rPr>
          </w:rPrChange>
        </w:rPr>
        <w:t>A chaque sélection de nouvelles Créances</w:t>
      </w:r>
      <w:r w:rsidR="0056720D" w:rsidRPr="00935764">
        <w:rPr>
          <w:rFonts w:ascii="Helvetica Neue Light" w:hAnsi="Helvetica Neue Light"/>
          <w:rPrChange w:id="6203" w:author="Arthur de Catheu" w:date="2014-06-20T17:08:00Z">
            <w:rPr>
              <w:rFonts w:eastAsiaTheme="majorEastAsia" w:cstheme="majorBidi"/>
              <w:b/>
              <w:bCs/>
              <w:sz w:val="28"/>
              <w:szCs w:val="26"/>
            </w:rPr>
          </w:rPrChange>
        </w:rPr>
        <w:t xml:space="preserve"> par le Comité d’Investissement</w:t>
      </w:r>
      <w:r w:rsidRPr="00935764">
        <w:rPr>
          <w:rFonts w:ascii="Helvetica Neue Light" w:hAnsi="Helvetica Neue Light"/>
          <w:rPrChange w:id="6204" w:author="Arthur de Catheu" w:date="2014-06-20T17:08:00Z">
            <w:rPr>
              <w:rFonts w:eastAsiaTheme="majorEastAsia" w:cstheme="majorBidi"/>
              <w:b/>
              <w:bCs/>
              <w:sz w:val="28"/>
              <w:szCs w:val="26"/>
            </w:rPr>
          </w:rPrChange>
        </w:rPr>
        <w:t>, sont ainsi pris en compte :</w:t>
      </w:r>
    </w:p>
    <w:p w14:paraId="69E8ACD9" w14:textId="23C9C5D5" w:rsidR="00DD11C1" w:rsidRPr="00935764" w:rsidRDefault="00DD11C1" w:rsidP="00B17C5A">
      <w:pPr>
        <w:pStyle w:val="Paragraphedeliste"/>
        <w:numPr>
          <w:ilvl w:val="0"/>
          <w:numId w:val="247"/>
        </w:numPr>
        <w:rPr>
          <w:rFonts w:ascii="Helvetica Neue Light" w:hAnsi="Helvetica Neue Light"/>
          <w:rPrChange w:id="6205" w:author="Arthur de Catheu" w:date="2014-06-20T17:08:00Z">
            <w:rPr/>
          </w:rPrChange>
        </w:rPr>
      </w:pPr>
      <w:r w:rsidRPr="00935764">
        <w:rPr>
          <w:rFonts w:ascii="Helvetica Neue Light" w:hAnsi="Helvetica Neue Light"/>
          <w:rPrChange w:id="6206" w:author="Arthur de Catheu" w:date="2014-06-20T17:08:00Z">
            <w:rPr>
              <w:rFonts w:eastAsiaTheme="majorEastAsia" w:cstheme="majorBidi"/>
              <w:b/>
              <w:bCs/>
              <w:sz w:val="28"/>
              <w:szCs w:val="26"/>
            </w:rPr>
          </w:rPrChange>
        </w:rPr>
        <w:t>l’encours des Créances ;</w:t>
      </w:r>
    </w:p>
    <w:p w14:paraId="1E3BFF77" w14:textId="0EB750FA" w:rsidR="00156B5B" w:rsidRPr="00935764" w:rsidRDefault="00DD11C1" w:rsidP="00B17C5A">
      <w:pPr>
        <w:pStyle w:val="Paragraphedeliste"/>
        <w:numPr>
          <w:ilvl w:val="0"/>
          <w:numId w:val="247"/>
        </w:numPr>
        <w:rPr>
          <w:rFonts w:ascii="Helvetica Neue Light" w:hAnsi="Helvetica Neue Light"/>
          <w:rPrChange w:id="6207" w:author="Arthur de Catheu" w:date="2014-06-20T17:08:00Z">
            <w:rPr/>
          </w:rPrChange>
        </w:rPr>
      </w:pPr>
      <w:r w:rsidRPr="00935764">
        <w:rPr>
          <w:rFonts w:ascii="Helvetica Neue Light" w:hAnsi="Helvetica Neue Light"/>
          <w:rPrChange w:id="6208" w:author="Arthur de Catheu" w:date="2014-06-20T17:08:00Z">
            <w:rPr>
              <w:rFonts w:eastAsiaTheme="majorEastAsia" w:cstheme="majorBidi"/>
              <w:b/>
              <w:bCs/>
              <w:sz w:val="28"/>
              <w:szCs w:val="26"/>
            </w:rPr>
          </w:rPrChange>
        </w:rPr>
        <w:t>les limites de concentration avant intégration de nouvelles Créances ; et</w:t>
      </w:r>
    </w:p>
    <w:p w14:paraId="7EC42AA7" w14:textId="29AA3D12" w:rsidR="00156B5B" w:rsidRPr="00935764" w:rsidRDefault="00DD11C1" w:rsidP="00B17C5A">
      <w:pPr>
        <w:pStyle w:val="Paragraphedeliste"/>
        <w:numPr>
          <w:ilvl w:val="0"/>
          <w:numId w:val="247"/>
        </w:numPr>
        <w:rPr>
          <w:rFonts w:ascii="Helvetica Neue Light" w:hAnsi="Helvetica Neue Light"/>
          <w:rPrChange w:id="6209" w:author="Arthur de Catheu" w:date="2014-06-20T17:08:00Z">
            <w:rPr/>
          </w:rPrChange>
        </w:rPr>
      </w:pPr>
      <w:r w:rsidRPr="00935764">
        <w:rPr>
          <w:rFonts w:ascii="Helvetica Neue Light" w:hAnsi="Helvetica Neue Light"/>
          <w:rPrChange w:id="6210" w:author="Arthur de Catheu" w:date="2014-06-20T17:08:00Z">
            <w:rPr>
              <w:rFonts w:eastAsiaTheme="majorEastAsia" w:cstheme="majorBidi"/>
              <w:b/>
              <w:bCs/>
              <w:sz w:val="28"/>
              <w:szCs w:val="26"/>
            </w:rPr>
          </w:rPrChange>
        </w:rPr>
        <w:t>les limites de concentration après intégration de nouvelles Créances.</w:t>
      </w:r>
    </w:p>
    <w:p w14:paraId="62BC95A9" w14:textId="16A74274" w:rsidR="00264D25" w:rsidRPr="00935764" w:rsidRDefault="00264D25" w:rsidP="000217FE">
      <w:pPr>
        <w:spacing w:before="120"/>
        <w:rPr>
          <w:rFonts w:ascii="Helvetica Neue Light" w:hAnsi="Helvetica Neue Light"/>
          <w:rPrChange w:id="6211" w:author="Arthur de Catheu" w:date="2014-06-20T17:08:00Z">
            <w:rPr/>
          </w:rPrChange>
        </w:rPr>
      </w:pPr>
      <w:r w:rsidRPr="00935764">
        <w:rPr>
          <w:rFonts w:ascii="Helvetica Neue Light" w:hAnsi="Helvetica Neue Light"/>
          <w:rPrChange w:id="6212" w:author="Arthur de Catheu" w:date="2014-06-20T17:08:00Z">
            <w:rPr>
              <w:rFonts w:eastAsiaTheme="majorEastAsia" w:cstheme="majorBidi"/>
              <w:b/>
              <w:bCs/>
              <w:sz w:val="28"/>
              <w:szCs w:val="26"/>
            </w:rPr>
          </w:rPrChange>
        </w:rPr>
        <w:t xml:space="preserve">Afin d’assurer la diversification des actifs composant le </w:t>
      </w:r>
      <w:r w:rsidR="00A37D87" w:rsidRPr="00935764">
        <w:rPr>
          <w:rFonts w:ascii="Helvetica Neue Light" w:hAnsi="Helvetica Neue Light"/>
          <w:rPrChange w:id="6213" w:author="Arthur de Catheu" w:date="2014-06-20T17:08:00Z">
            <w:rPr>
              <w:rFonts w:eastAsiaTheme="majorEastAsia" w:cstheme="majorBidi"/>
              <w:b/>
              <w:bCs/>
              <w:sz w:val="28"/>
              <w:szCs w:val="26"/>
            </w:rPr>
          </w:rPrChange>
        </w:rPr>
        <w:t>FCT 2014</w:t>
      </w:r>
      <w:r w:rsidRPr="00935764">
        <w:rPr>
          <w:rFonts w:ascii="Helvetica Neue Light" w:hAnsi="Helvetica Neue Light"/>
          <w:rPrChange w:id="6214" w:author="Arthur de Catheu" w:date="2014-06-20T17:08:00Z">
            <w:rPr>
              <w:rFonts w:eastAsiaTheme="majorEastAsia" w:cstheme="majorBidi"/>
              <w:b/>
              <w:bCs/>
              <w:sz w:val="28"/>
              <w:szCs w:val="26"/>
            </w:rPr>
          </w:rPrChange>
        </w:rPr>
        <w:t xml:space="preserve">, </w:t>
      </w:r>
      <w:r w:rsidR="0056720D" w:rsidRPr="00935764">
        <w:rPr>
          <w:rFonts w:ascii="Helvetica Neue Light" w:hAnsi="Helvetica Neue Light"/>
          <w:rPrChange w:id="6215" w:author="Arthur de Catheu" w:date="2014-06-20T17:08:00Z">
            <w:rPr>
              <w:rFonts w:eastAsiaTheme="majorEastAsia" w:cstheme="majorBidi"/>
              <w:b/>
              <w:bCs/>
              <w:sz w:val="28"/>
              <w:szCs w:val="26"/>
            </w:rPr>
          </w:rPrChange>
        </w:rPr>
        <w:t>le Comité d’Investissement</w:t>
      </w:r>
      <w:r w:rsidRPr="00935764">
        <w:rPr>
          <w:rFonts w:ascii="Helvetica Neue Light" w:hAnsi="Helvetica Neue Light"/>
          <w:rPrChange w:id="6216" w:author="Arthur de Catheu" w:date="2014-06-20T17:08:00Z">
            <w:rPr>
              <w:rFonts w:eastAsiaTheme="majorEastAsia" w:cstheme="majorBidi"/>
              <w:b/>
              <w:bCs/>
              <w:sz w:val="28"/>
              <w:szCs w:val="26"/>
            </w:rPr>
          </w:rPrChange>
        </w:rPr>
        <w:t xml:space="preserve"> contrôle </w:t>
      </w:r>
      <w:r w:rsidR="00B16124" w:rsidRPr="00935764">
        <w:rPr>
          <w:rFonts w:ascii="Helvetica Neue Light" w:hAnsi="Helvetica Neue Light"/>
          <w:rPrChange w:id="6217" w:author="Arthur de Catheu" w:date="2014-06-20T17:08:00Z">
            <w:rPr>
              <w:rFonts w:eastAsiaTheme="majorEastAsia" w:cstheme="majorBidi"/>
              <w:b/>
              <w:bCs/>
              <w:sz w:val="28"/>
              <w:szCs w:val="26"/>
            </w:rPr>
          </w:rPrChange>
        </w:rPr>
        <w:t xml:space="preserve">quotidiennement </w:t>
      </w:r>
      <w:r w:rsidRPr="00935764">
        <w:rPr>
          <w:rFonts w:ascii="Helvetica Neue Light" w:hAnsi="Helvetica Neue Light"/>
          <w:rPrChange w:id="6218" w:author="Arthur de Catheu" w:date="2014-06-20T17:08:00Z">
            <w:rPr>
              <w:rFonts w:eastAsiaTheme="majorEastAsia" w:cstheme="majorBidi"/>
              <w:b/>
              <w:bCs/>
              <w:sz w:val="28"/>
              <w:szCs w:val="26"/>
            </w:rPr>
          </w:rPrChange>
        </w:rPr>
        <w:t xml:space="preserve">différents risques de concentration tels que : répartition régionale, secteur d’activité, </w:t>
      </w:r>
      <w:r w:rsidR="0056720D" w:rsidRPr="00935764">
        <w:rPr>
          <w:rFonts w:ascii="Helvetica Neue Light" w:hAnsi="Helvetica Neue Light"/>
          <w:rPrChange w:id="6219" w:author="Arthur de Catheu" w:date="2014-06-20T17:08:00Z">
            <w:rPr>
              <w:rFonts w:eastAsiaTheme="majorEastAsia" w:cstheme="majorBidi"/>
              <w:b/>
              <w:bCs/>
              <w:sz w:val="28"/>
              <w:szCs w:val="26"/>
            </w:rPr>
          </w:rPrChange>
        </w:rPr>
        <w:t>Score Impayé Finexkap</w:t>
      </w:r>
      <w:r w:rsidRPr="00935764">
        <w:rPr>
          <w:rFonts w:ascii="Helvetica Neue Light" w:hAnsi="Helvetica Neue Light"/>
          <w:rPrChange w:id="6220" w:author="Arthur de Catheu" w:date="2014-06-20T17:08:00Z">
            <w:rPr>
              <w:rFonts w:eastAsiaTheme="majorEastAsia" w:cstheme="majorBidi"/>
              <w:b/>
              <w:bCs/>
              <w:sz w:val="28"/>
              <w:szCs w:val="26"/>
            </w:rPr>
          </w:rPrChange>
        </w:rPr>
        <w:t xml:space="preserve"> ou concentration </w:t>
      </w:r>
      <w:r w:rsidR="006F5C33" w:rsidRPr="00935764">
        <w:rPr>
          <w:rFonts w:ascii="Helvetica Neue Light" w:hAnsi="Helvetica Neue Light"/>
          <w:rPrChange w:id="6221" w:author="Arthur de Catheu" w:date="2014-06-20T17:08:00Z">
            <w:rPr>
              <w:rFonts w:eastAsiaTheme="majorEastAsia" w:cstheme="majorBidi"/>
              <w:b/>
              <w:bCs/>
              <w:sz w:val="28"/>
              <w:szCs w:val="26"/>
            </w:rPr>
          </w:rPrChange>
        </w:rPr>
        <w:t xml:space="preserve">de l’encours </w:t>
      </w:r>
      <w:r w:rsidRPr="00935764">
        <w:rPr>
          <w:rFonts w:ascii="Helvetica Neue Light" w:hAnsi="Helvetica Neue Light"/>
          <w:rPrChange w:id="6222" w:author="Arthur de Catheu" w:date="2014-06-20T17:08:00Z">
            <w:rPr>
              <w:rFonts w:eastAsiaTheme="majorEastAsia" w:cstheme="majorBidi"/>
              <w:b/>
              <w:bCs/>
              <w:sz w:val="28"/>
              <w:szCs w:val="26"/>
            </w:rPr>
          </w:rPrChange>
        </w:rPr>
        <w:t xml:space="preserve">par Cédant ou par Débiteur. Une liste détaillée des indicateurs de gestion surveillés par </w:t>
      </w:r>
      <w:r w:rsidR="0056720D" w:rsidRPr="00935764">
        <w:rPr>
          <w:rFonts w:ascii="Helvetica Neue Light" w:hAnsi="Helvetica Neue Light"/>
          <w:rPrChange w:id="6223" w:author="Arthur de Catheu" w:date="2014-06-20T17:08:00Z">
            <w:rPr>
              <w:rFonts w:eastAsiaTheme="majorEastAsia" w:cstheme="majorBidi"/>
              <w:b/>
              <w:bCs/>
              <w:sz w:val="28"/>
              <w:szCs w:val="26"/>
            </w:rPr>
          </w:rPrChange>
        </w:rPr>
        <w:t xml:space="preserve">le Comité d’Investissement </w:t>
      </w:r>
      <w:r w:rsidRPr="00935764">
        <w:rPr>
          <w:rFonts w:ascii="Helvetica Neue Light" w:hAnsi="Helvetica Neue Light"/>
          <w:rPrChange w:id="6224" w:author="Arthur de Catheu" w:date="2014-06-20T17:08:00Z">
            <w:rPr>
              <w:rFonts w:eastAsiaTheme="majorEastAsia" w:cstheme="majorBidi"/>
              <w:b/>
              <w:bCs/>
              <w:sz w:val="28"/>
              <w:szCs w:val="26"/>
            </w:rPr>
          </w:rPrChange>
        </w:rPr>
        <w:t xml:space="preserve">est disponible dans la section </w:t>
      </w:r>
      <w:r w:rsidRPr="00935764">
        <w:rPr>
          <w:rFonts w:ascii="Helvetica Neue Light" w:hAnsi="Helvetica Neue Light"/>
          <w:rPrChange w:id="6225" w:author="Arthur de Catheu" w:date="2014-06-20T17:08:00Z">
            <w:rPr>
              <w:rFonts w:eastAsiaTheme="majorEastAsia" w:cstheme="majorBidi"/>
              <w:b/>
              <w:bCs/>
              <w:sz w:val="28"/>
              <w:szCs w:val="26"/>
            </w:rPr>
          </w:rPrChange>
        </w:rPr>
        <w:fldChar w:fldCharType="begin"/>
      </w:r>
      <w:r w:rsidRPr="00935764">
        <w:rPr>
          <w:rFonts w:ascii="Helvetica Neue Light" w:hAnsi="Helvetica Neue Light"/>
          <w:rPrChange w:id="6226" w:author="Arthur de Catheu" w:date="2014-06-20T17:08:00Z">
            <w:rPr>
              <w:rFonts w:eastAsiaTheme="majorEastAsia" w:cstheme="majorBidi"/>
              <w:b/>
              <w:bCs/>
              <w:sz w:val="28"/>
              <w:szCs w:val="26"/>
            </w:rPr>
          </w:rPrChange>
        </w:rPr>
        <w:instrText xml:space="preserve"> REF _Ref250312238 \h  \* MERGEFORMAT </w:instrText>
      </w:r>
      <w:r w:rsidRPr="00935764">
        <w:rPr>
          <w:rFonts w:ascii="Helvetica Neue Light" w:hAnsi="Helvetica Neue Light"/>
          <w:rPrChange w:id="6227" w:author="Arthur de Catheu" w:date="2014-06-20T17:08:00Z">
            <w:rPr>
              <w:rFonts w:ascii="Helvetica Neue Light" w:hAnsi="Helvetica Neue Light"/>
            </w:rPr>
          </w:rPrChange>
        </w:rPr>
      </w:r>
      <w:r w:rsidRPr="00935764">
        <w:rPr>
          <w:rFonts w:ascii="Helvetica Neue Light" w:hAnsi="Helvetica Neue Light"/>
          <w:rPrChange w:id="6228" w:author="Arthur de Catheu" w:date="2014-06-20T17:08:00Z">
            <w:rPr>
              <w:rFonts w:eastAsiaTheme="majorEastAsia" w:cstheme="majorBidi"/>
              <w:b/>
              <w:bCs/>
              <w:sz w:val="28"/>
              <w:szCs w:val="26"/>
            </w:rPr>
          </w:rPrChange>
        </w:rPr>
        <w:fldChar w:fldCharType="separate"/>
      </w:r>
      <w:ins w:id="6229" w:author="Arthur de Catheu" w:date="2014-06-25T11:35:00Z">
        <w:r w:rsidR="005B0BF1" w:rsidRPr="00935764">
          <w:rPr>
            <w:rFonts w:ascii="Helvetica Neue Light" w:hAnsi="Helvetica Neue Light"/>
            <w:rPrChange w:id="6230" w:author="Arthur de Catheu" w:date="2014-06-20T17:08:00Z">
              <w:rPr/>
            </w:rPrChange>
          </w:rPr>
          <w:t>Indicateurs de gestion de portefeuille</w:t>
        </w:r>
      </w:ins>
      <w:r w:rsidRPr="00935764">
        <w:rPr>
          <w:rFonts w:ascii="Helvetica Neue Light" w:hAnsi="Helvetica Neue Light"/>
          <w:rPrChange w:id="6231" w:author="Arthur de Catheu" w:date="2014-06-20T17:08:00Z">
            <w:rPr>
              <w:rFonts w:eastAsiaTheme="majorEastAsia" w:cstheme="majorBidi"/>
              <w:b/>
              <w:bCs/>
              <w:sz w:val="28"/>
              <w:szCs w:val="26"/>
            </w:rPr>
          </w:rPrChange>
        </w:rPr>
        <w:fldChar w:fldCharType="end"/>
      </w:r>
      <w:r w:rsidRPr="00935764">
        <w:rPr>
          <w:rFonts w:ascii="Helvetica Neue Light" w:hAnsi="Helvetica Neue Light"/>
          <w:rPrChange w:id="6232" w:author="Arthur de Catheu" w:date="2014-06-20T17:08:00Z">
            <w:rPr>
              <w:rFonts w:eastAsiaTheme="majorEastAsia" w:cstheme="majorBidi"/>
              <w:b/>
              <w:bCs/>
              <w:sz w:val="28"/>
              <w:szCs w:val="26"/>
            </w:rPr>
          </w:rPrChange>
        </w:rPr>
        <w:t xml:space="preserve"> </w:t>
      </w:r>
      <w:r w:rsidR="0056720D" w:rsidRPr="00935764">
        <w:rPr>
          <w:rFonts w:ascii="Helvetica Neue Light" w:hAnsi="Helvetica Neue Light"/>
          <w:rPrChange w:id="6233" w:author="Arthur de Catheu" w:date="2014-06-20T17:08:00Z">
            <w:rPr>
              <w:rFonts w:eastAsiaTheme="majorEastAsia" w:cstheme="majorBidi"/>
              <w:b/>
              <w:bCs/>
              <w:sz w:val="28"/>
              <w:szCs w:val="26"/>
            </w:rPr>
          </w:rPrChange>
        </w:rPr>
        <w:t xml:space="preserve">– </w:t>
      </w:r>
      <w:r w:rsidR="0056720D" w:rsidRPr="00935764">
        <w:rPr>
          <w:rFonts w:ascii="Helvetica Neue Light" w:hAnsi="Helvetica Neue Light"/>
          <w:rPrChange w:id="6234" w:author="Arthur de Catheu" w:date="2014-06-20T17:08:00Z">
            <w:rPr>
              <w:rFonts w:eastAsiaTheme="majorEastAsia" w:cstheme="majorBidi"/>
              <w:b/>
              <w:bCs/>
              <w:sz w:val="28"/>
              <w:szCs w:val="26"/>
            </w:rPr>
          </w:rPrChange>
        </w:rPr>
        <w:fldChar w:fldCharType="begin"/>
      </w:r>
      <w:r w:rsidR="0056720D" w:rsidRPr="00935764">
        <w:rPr>
          <w:rFonts w:ascii="Helvetica Neue Light" w:hAnsi="Helvetica Neue Light"/>
          <w:rPrChange w:id="6235" w:author="Arthur de Catheu" w:date="2014-06-20T17:08:00Z">
            <w:rPr>
              <w:rFonts w:eastAsiaTheme="majorEastAsia" w:cstheme="majorBidi"/>
              <w:b/>
              <w:bCs/>
              <w:sz w:val="28"/>
              <w:szCs w:val="26"/>
            </w:rPr>
          </w:rPrChange>
        </w:rPr>
        <w:instrText xml:space="preserve"> REF _Ref249178609 \w \h </w:instrText>
      </w:r>
      <w:r w:rsidR="0056720D" w:rsidRPr="00935764">
        <w:rPr>
          <w:rFonts w:ascii="Helvetica Neue Light" w:hAnsi="Helvetica Neue Light"/>
          <w:rPrChange w:id="6236" w:author="Arthur de Catheu" w:date="2014-06-20T17:08:00Z">
            <w:rPr>
              <w:rFonts w:ascii="Helvetica Neue Light" w:hAnsi="Helvetica Neue Light"/>
            </w:rPr>
          </w:rPrChange>
        </w:rPr>
      </w:r>
      <w:r w:rsidR="0056720D" w:rsidRPr="00935764">
        <w:rPr>
          <w:rFonts w:ascii="Helvetica Neue Light" w:hAnsi="Helvetica Neue Light"/>
          <w:rPrChange w:id="6237" w:author="Arthur de Catheu" w:date="2014-06-20T17:08:00Z">
            <w:rPr>
              <w:rFonts w:eastAsiaTheme="majorEastAsia" w:cstheme="majorBidi"/>
              <w:b/>
              <w:bCs/>
              <w:sz w:val="28"/>
              <w:szCs w:val="26"/>
            </w:rPr>
          </w:rPrChange>
        </w:rPr>
        <w:fldChar w:fldCharType="separate"/>
      </w:r>
      <w:r w:rsidR="005B0BF1">
        <w:rPr>
          <w:rFonts w:ascii="Helvetica Neue Light" w:hAnsi="Helvetica Neue Light"/>
        </w:rPr>
        <w:t>XIII.C</w:t>
      </w:r>
      <w:r w:rsidR="0056720D" w:rsidRPr="00935764">
        <w:rPr>
          <w:rFonts w:ascii="Helvetica Neue Light" w:hAnsi="Helvetica Neue Light"/>
          <w:rPrChange w:id="6238" w:author="Arthur de Catheu" w:date="2014-06-20T17:08:00Z">
            <w:rPr>
              <w:rFonts w:eastAsiaTheme="majorEastAsia" w:cstheme="majorBidi"/>
              <w:b/>
              <w:bCs/>
              <w:sz w:val="28"/>
              <w:szCs w:val="26"/>
            </w:rPr>
          </w:rPrChange>
        </w:rPr>
        <w:fldChar w:fldCharType="end"/>
      </w:r>
      <w:r w:rsidR="0056720D" w:rsidRPr="00935764">
        <w:rPr>
          <w:rFonts w:ascii="Helvetica Neue Light" w:hAnsi="Helvetica Neue Light"/>
          <w:rPrChange w:id="6239" w:author="Arthur de Catheu" w:date="2014-06-20T17:08:00Z">
            <w:rPr>
              <w:rFonts w:eastAsiaTheme="majorEastAsia" w:cstheme="majorBidi"/>
              <w:b/>
              <w:bCs/>
              <w:sz w:val="28"/>
              <w:szCs w:val="26"/>
            </w:rPr>
          </w:rPrChange>
        </w:rPr>
        <w:t xml:space="preserve"> </w:t>
      </w:r>
      <w:r w:rsidRPr="00935764">
        <w:rPr>
          <w:rFonts w:ascii="Helvetica Neue Light" w:hAnsi="Helvetica Neue Light"/>
          <w:rPrChange w:id="6240" w:author="Arthur de Catheu" w:date="2014-06-20T17:08:00Z">
            <w:rPr>
              <w:rFonts w:eastAsiaTheme="majorEastAsia" w:cstheme="majorBidi"/>
              <w:b/>
              <w:bCs/>
              <w:sz w:val="28"/>
              <w:szCs w:val="26"/>
            </w:rPr>
          </w:rPrChange>
        </w:rPr>
        <w:t>ci-dessous.</w:t>
      </w:r>
    </w:p>
    <w:p w14:paraId="77C65BB8" w14:textId="0CFEA829" w:rsidR="00264D25" w:rsidRPr="00935764" w:rsidRDefault="00264D25" w:rsidP="000217FE">
      <w:pPr>
        <w:spacing w:before="120"/>
        <w:rPr>
          <w:rFonts w:ascii="Helvetica Neue Light" w:hAnsi="Helvetica Neue Light"/>
          <w:rPrChange w:id="6241" w:author="Arthur de Catheu" w:date="2014-06-20T17:08:00Z">
            <w:rPr/>
          </w:rPrChange>
        </w:rPr>
      </w:pPr>
      <w:r w:rsidRPr="00935764">
        <w:rPr>
          <w:rFonts w:ascii="Helvetica Neue Light" w:hAnsi="Helvetica Neue Light"/>
          <w:rPrChange w:id="6242" w:author="Arthur de Catheu" w:date="2014-06-20T17:08:00Z">
            <w:rPr>
              <w:rFonts w:eastAsiaTheme="majorEastAsia" w:cstheme="majorBidi"/>
              <w:b/>
              <w:bCs/>
              <w:sz w:val="28"/>
              <w:szCs w:val="26"/>
            </w:rPr>
          </w:rPrChange>
        </w:rPr>
        <w:t xml:space="preserve">Toutefois, en raison de la nature intrinsèque de l’opération d’acquisition d’une Créance par le </w:t>
      </w:r>
      <w:r w:rsidR="00A37D87" w:rsidRPr="00935764">
        <w:rPr>
          <w:rFonts w:ascii="Helvetica Neue Light" w:hAnsi="Helvetica Neue Light"/>
          <w:rPrChange w:id="6243" w:author="Arthur de Catheu" w:date="2014-06-20T17:08:00Z">
            <w:rPr>
              <w:rFonts w:eastAsiaTheme="majorEastAsia" w:cstheme="majorBidi"/>
              <w:b/>
              <w:bCs/>
              <w:sz w:val="28"/>
              <w:szCs w:val="26"/>
            </w:rPr>
          </w:rPrChange>
        </w:rPr>
        <w:t>FCT 2014</w:t>
      </w:r>
      <w:r w:rsidRPr="00935764">
        <w:rPr>
          <w:rFonts w:ascii="Helvetica Neue Light" w:hAnsi="Helvetica Neue Light"/>
          <w:rPrChange w:id="6244" w:author="Arthur de Catheu" w:date="2014-06-20T17:08:00Z">
            <w:rPr>
              <w:rFonts w:eastAsiaTheme="majorEastAsia" w:cstheme="majorBidi"/>
              <w:b/>
              <w:bCs/>
              <w:sz w:val="28"/>
              <w:szCs w:val="26"/>
            </w:rPr>
          </w:rPrChange>
        </w:rPr>
        <w:t xml:space="preserve">, laquelle est dénuée de recours juridique sur le Cédant à l’exception de la résolution pour </w:t>
      </w:r>
      <w:r w:rsidR="0056720D" w:rsidRPr="00935764">
        <w:rPr>
          <w:rFonts w:ascii="Helvetica Neue Light" w:hAnsi="Helvetica Neue Light"/>
          <w:rPrChange w:id="6245" w:author="Arthur de Catheu" w:date="2014-06-20T17:08:00Z">
            <w:rPr>
              <w:rFonts w:eastAsiaTheme="majorEastAsia" w:cstheme="majorBidi"/>
              <w:b/>
              <w:bCs/>
              <w:sz w:val="28"/>
              <w:szCs w:val="26"/>
            </w:rPr>
          </w:rPrChange>
        </w:rPr>
        <w:t>Non</w:t>
      </w:r>
      <w:r w:rsidRPr="00935764">
        <w:rPr>
          <w:rFonts w:ascii="Helvetica Neue Light" w:hAnsi="Helvetica Neue Light"/>
          <w:rPrChange w:id="6246" w:author="Arthur de Catheu" w:date="2014-06-20T17:08:00Z">
            <w:rPr>
              <w:rFonts w:eastAsiaTheme="majorEastAsia" w:cstheme="majorBidi"/>
              <w:b/>
              <w:bCs/>
              <w:sz w:val="28"/>
              <w:szCs w:val="26"/>
            </w:rPr>
          </w:rPrChange>
        </w:rPr>
        <w:t>-</w:t>
      </w:r>
      <w:r w:rsidR="0056720D" w:rsidRPr="00935764">
        <w:rPr>
          <w:rFonts w:ascii="Helvetica Neue Light" w:hAnsi="Helvetica Neue Light"/>
          <w:rPrChange w:id="6247" w:author="Arthur de Catheu" w:date="2014-06-20T17:08:00Z">
            <w:rPr>
              <w:rFonts w:eastAsiaTheme="majorEastAsia" w:cstheme="majorBidi"/>
              <w:b/>
              <w:bCs/>
              <w:sz w:val="28"/>
              <w:szCs w:val="26"/>
            </w:rPr>
          </w:rPrChange>
        </w:rPr>
        <w:t>Conformité</w:t>
      </w:r>
      <w:r w:rsidRPr="00935764">
        <w:rPr>
          <w:rFonts w:ascii="Helvetica Neue Light" w:hAnsi="Helvetica Neue Light"/>
          <w:rPrChange w:id="6248" w:author="Arthur de Catheu" w:date="2014-06-20T17:08:00Z">
            <w:rPr>
              <w:rFonts w:eastAsiaTheme="majorEastAsia" w:cstheme="majorBidi"/>
              <w:b/>
              <w:bCs/>
              <w:sz w:val="28"/>
              <w:szCs w:val="26"/>
            </w:rPr>
          </w:rPrChange>
        </w:rPr>
        <w:t xml:space="preserve">, seule la concentration du risque par Débiteur peut </w:t>
      </w:r>
      <w:r w:rsidR="0056720D" w:rsidRPr="00935764">
        <w:rPr>
          <w:rFonts w:ascii="Helvetica Neue Light" w:hAnsi="Helvetica Neue Light"/>
          <w:rPrChange w:id="6249" w:author="Arthur de Catheu" w:date="2014-06-20T17:08:00Z">
            <w:rPr>
              <w:rFonts w:eastAsiaTheme="majorEastAsia" w:cstheme="majorBidi"/>
              <w:b/>
              <w:bCs/>
              <w:sz w:val="28"/>
              <w:szCs w:val="26"/>
            </w:rPr>
          </w:rPrChange>
        </w:rPr>
        <w:t>donner lieu</w:t>
      </w:r>
      <w:r w:rsidRPr="00935764">
        <w:rPr>
          <w:rFonts w:ascii="Helvetica Neue Light" w:hAnsi="Helvetica Neue Light"/>
          <w:rPrChange w:id="6250" w:author="Arthur de Catheu" w:date="2014-06-20T17:08:00Z">
            <w:rPr>
              <w:rFonts w:eastAsiaTheme="majorEastAsia" w:cstheme="majorBidi"/>
              <w:b/>
              <w:bCs/>
              <w:sz w:val="28"/>
              <w:szCs w:val="26"/>
            </w:rPr>
          </w:rPrChange>
        </w:rPr>
        <w:t xml:space="preserve"> </w:t>
      </w:r>
      <w:r w:rsidR="0056720D" w:rsidRPr="00935764">
        <w:rPr>
          <w:rFonts w:ascii="Helvetica Neue Light" w:hAnsi="Helvetica Neue Light"/>
          <w:rPrChange w:id="6251" w:author="Arthur de Catheu" w:date="2014-06-20T17:08:00Z">
            <w:rPr>
              <w:rFonts w:eastAsiaTheme="majorEastAsia" w:cstheme="majorBidi"/>
              <w:b/>
              <w:bCs/>
              <w:sz w:val="28"/>
              <w:szCs w:val="26"/>
            </w:rPr>
          </w:rPrChange>
        </w:rPr>
        <w:t xml:space="preserve">à </w:t>
      </w:r>
      <w:r w:rsidRPr="00935764">
        <w:rPr>
          <w:rFonts w:ascii="Helvetica Neue Light" w:hAnsi="Helvetica Neue Light"/>
          <w:rPrChange w:id="6252" w:author="Arthur de Catheu" w:date="2014-06-20T17:08:00Z">
            <w:rPr>
              <w:rFonts w:eastAsiaTheme="majorEastAsia" w:cstheme="majorBidi"/>
              <w:b/>
              <w:bCs/>
              <w:sz w:val="28"/>
              <w:szCs w:val="26"/>
            </w:rPr>
          </w:rPrChange>
        </w:rPr>
        <w:t>un événement d’amortissement anticipé</w:t>
      </w:r>
      <w:r w:rsidR="0056720D" w:rsidRPr="00935764">
        <w:rPr>
          <w:rFonts w:ascii="Helvetica Neue Light" w:hAnsi="Helvetica Neue Light"/>
          <w:rPrChange w:id="6253" w:author="Arthur de Catheu" w:date="2014-06-20T17:08:00Z">
            <w:rPr>
              <w:rFonts w:eastAsiaTheme="majorEastAsia" w:cstheme="majorBidi"/>
              <w:b/>
              <w:bCs/>
              <w:sz w:val="28"/>
              <w:szCs w:val="26"/>
            </w:rPr>
          </w:rPrChange>
        </w:rPr>
        <w:t xml:space="preserve"> du FCT 2014</w:t>
      </w:r>
      <w:r w:rsidRPr="00935764">
        <w:rPr>
          <w:rFonts w:ascii="Helvetica Neue Light" w:hAnsi="Helvetica Neue Light"/>
          <w:rPrChange w:id="6254" w:author="Arthur de Catheu" w:date="2014-06-20T17:08:00Z">
            <w:rPr>
              <w:rFonts w:eastAsiaTheme="majorEastAsia" w:cstheme="majorBidi"/>
              <w:b/>
              <w:bCs/>
              <w:sz w:val="28"/>
              <w:szCs w:val="26"/>
            </w:rPr>
          </w:rPrChange>
        </w:rPr>
        <w:t xml:space="preserve">. </w:t>
      </w:r>
    </w:p>
    <w:p w14:paraId="7B550528" w14:textId="77777777" w:rsidR="00264D25" w:rsidRPr="00935764" w:rsidRDefault="00264D25" w:rsidP="000217FE">
      <w:pPr>
        <w:rPr>
          <w:rFonts w:ascii="Helvetica Neue Light" w:hAnsi="Helvetica Neue Light"/>
          <w:rPrChange w:id="6255" w:author="Arthur de Catheu" w:date="2014-06-20T17:08:00Z">
            <w:rPr/>
          </w:rPrChange>
        </w:rPr>
      </w:pPr>
    </w:p>
    <w:p w14:paraId="234877E6" w14:textId="60E10AAC" w:rsidR="007779F8" w:rsidRPr="00935764" w:rsidRDefault="004D1E4B">
      <w:pPr>
        <w:pStyle w:val="Titre3"/>
        <w:numPr>
          <w:ilvl w:val="2"/>
          <w:numId w:val="382"/>
        </w:numPr>
        <w:rPr>
          <w:rFonts w:ascii="Helvetica Neue Light" w:hAnsi="Helvetica Neue Light"/>
          <w:rPrChange w:id="6256" w:author="Arthur de Catheu" w:date="2014-06-20T17:08:00Z">
            <w:rPr/>
          </w:rPrChange>
        </w:rPr>
        <w:pPrChange w:id="6257" w:author="Arthur de Catheu" w:date="2014-06-20T18:16:00Z">
          <w:pPr>
            <w:pStyle w:val="Titre3"/>
          </w:pPr>
        </w:pPrChange>
      </w:pPr>
      <w:bookmarkStart w:id="6258" w:name="_Ref385262838"/>
      <w:bookmarkStart w:id="6259" w:name="_Toc265315445"/>
      <w:r w:rsidRPr="00935764">
        <w:rPr>
          <w:rFonts w:ascii="Helvetica Neue Light" w:hAnsi="Helvetica Neue Light"/>
          <w:rPrChange w:id="6260" w:author="Arthur de Catheu" w:date="2014-06-20T17:08:00Z">
            <w:rPr/>
          </w:rPrChange>
        </w:rPr>
        <w:t>Concentration sur le Débiteur</w:t>
      </w:r>
      <w:bookmarkEnd w:id="6258"/>
      <w:bookmarkEnd w:id="6259"/>
    </w:p>
    <w:p w14:paraId="4B96452D" w14:textId="2E2C79F6" w:rsidR="00EE1B01" w:rsidRPr="00935764" w:rsidRDefault="00EE1B01" w:rsidP="00EE1B01">
      <w:pPr>
        <w:spacing w:before="120"/>
        <w:rPr>
          <w:rFonts w:ascii="Helvetica Neue Light" w:hAnsi="Helvetica Neue Light"/>
          <w:rPrChange w:id="6261" w:author="Arthur de Catheu" w:date="2014-06-20T17:08:00Z">
            <w:rPr/>
          </w:rPrChange>
        </w:rPr>
      </w:pPr>
      <w:r w:rsidRPr="00935764">
        <w:rPr>
          <w:rFonts w:ascii="Helvetica Neue Light" w:hAnsi="Helvetica Neue Light"/>
          <w:rPrChange w:id="6262" w:author="Arthur de Catheu" w:date="2014-06-20T17:08:00Z">
            <w:rPr>
              <w:rFonts w:eastAsiaTheme="majorEastAsia" w:cstheme="majorBidi"/>
              <w:b/>
              <w:bCs/>
              <w:sz w:val="24"/>
            </w:rPr>
          </w:rPrChange>
        </w:rPr>
        <w:t>Les Débiteurs sont systématiquement répartis en deux catégories :</w:t>
      </w:r>
    </w:p>
    <w:p w14:paraId="5EE8B83F" w14:textId="168ABC08" w:rsidR="00EE1B01" w:rsidRPr="00935764" w:rsidRDefault="00EE1B01" w:rsidP="00EE1B01">
      <w:pPr>
        <w:pStyle w:val="Paragraphedeliste"/>
        <w:numPr>
          <w:ilvl w:val="0"/>
          <w:numId w:val="252"/>
        </w:numPr>
        <w:rPr>
          <w:rFonts w:ascii="Helvetica Neue Light" w:hAnsi="Helvetica Neue Light"/>
          <w:rPrChange w:id="6263" w:author="Arthur de Catheu" w:date="2014-06-20T17:08:00Z">
            <w:rPr/>
          </w:rPrChange>
        </w:rPr>
      </w:pPr>
      <w:r w:rsidRPr="00935764">
        <w:rPr>
          <w:rFonts w:ascii="Helvetica Neue Light" w:hAnsi="Helvetica Neue Light"/>
          <w:rPrChange w:id="6264" w:author="Arthur de Catheu" w:date="2014-06-20T17:08:00Z">
            <w:rPr>
              <w:rFonts w:eastAsiaTheme="majorEastAsia" w:cstheme="majorBidi"/>
              <w:b/>
              <w:bCs/>
              <w:sz w:val="24"/>
            </w:rPr>
          </w:rPrChange>
        </w:rPr>
        <w:t xml:space="preserve">Les Débiteurs Premium : il s’agit des Débiteurs correspondant aux </w:t>
      </w:r>
      <w:r w:rsidR="0056720D" w:rsidRPr="00935764">
        <w:rPr>
          <w:rFonts w:ascii="Helvetica Neue Light" w:hAnsi="Helvetica Neue Light"/>
          <w:rPrChange w:id="6265" w:author="Arthur de Catheu" w:date="2014-06-20T17:08:00Z">
            <w:rPr>
              <w:rFonts w:eastAsiaTheme="majorEastAsia" w:cstheme="majorBidi"/>
              <w:b/>
              <w:bCs/>
              <w:sz w:val="24"/>
            </w:rPr>
          </w:rPrChange>
        </w:rPr>
        <w:t>Scores Défaillance Finexkap de</w:t>
      </w:r>
      <w:r w:rsidRPr="00935764">
        <w:rPr>
          <w:rFonts w:ascii="Helvetica Neue Light" w:hAnsi="Helvetica Neue Light"/>
          <w:rPrChange w:id="6266" w:author="Arthur de Catheu" w:date="2014-06-20T17:08:00Z">
            <w:rPr>
              <w:rFonts w:eastAsiaTheme="majorEastAsia" w:cstheme="majorBidi"/>
              <w:b/>
              <w:bCs/>
              <w:sz w:val="24"/>
            </w:rPr>
          </w:rPrChange>
        </w:rPr>
        <w:t xml:space="preserve"> 9 et 10, et qui sont identifiés comme Premium</w:t>
      </w:r>
      <w:r w:rsidRPr="00935764" w:rsidDel="0044321A">
        <w:rPr>
          <w:rFonts w:ascii="Helvetica Neue Light" w:hAnsi="Helvetica Neue Light"/>
          <w:rPrChange w:id="6267" w:author="Arthur de Catheu" w:date="2014-06-20T17:08:00Z">
            <w:rPr>
              <w:rFonts w:eastAsiaTheme="majorEastAsia" w:cstheme="majorBidi"/>
              <w:b/>
              <w:bCs/>
              <w:sz w:val="24"/>
            </w:rPr>
          </w:rPrChange>
        </w:rPr>
        <w:t xml:space="preserve"> </w:t>
      </w:r>
      <w:r w:rsidRPr="00935764">
        <w:rPr>
          <w:rFonts w:ascii="Helvetica Neue Light" w:hAnsi="Helvetica Neue Light"/>
          <w:rPrChange w:id="6268" w:author="Arthur de Catheu" w:date="2014-06-20T17:08:00Z">
            <w:rPr>
              <w:rFonts w:eastAsiaTheme="majorEastAsia" w:cstheme="majorBidi"/>
              <w:b/>
              <w:bCs/>
              <w:sz w:val="24"/>
            </w:rPr>
          </w:rPrChange>
        </w:rPr>
        <w:t xml:space="preserve">par </w:t>
      </w:r>
      <w:r w:rsidR="002119A8" w:rsidRPr="00935764">
        <w:rPr>
          <w:rFonts w:ascii="Helvetica Neue Light" w:hAnsi="Helvetica Neue Light"/>
          <w:rPrChange w:id="6269" w:author="Arthur de Catheu" w:date="2014-06-20T17:08:00Z">
            <w:rPr>
              <w:rFonts w:eastAsiaTheme="majorEastAsia" w:cstheme="majorBidi"/>
              <w:b/>
              <w:bCs/>
              <w:sz w:val="24"/>
            </w:rPr>
          </w:rPrChange>
        </w:rPr>
        <w:t>Finexkap AM</w:t>
      </w:r>
      <w:r w:rsidRPr="00935764">
        <w:rPr>
          <w:rFonts w:ascii="Helvetica Neue Light" w:hAnsi="Helvetica Neue Light"/>
          <w:rPrChange w:id="6270" w:author="Arthur de Catheu" w:date="2014-06-20T17:08:00Z">
            <w:rPr>
              <w:rFonts w:eastAsiaTheme="majorEastAsia" w:cstheme="majorBidi"/>
              <w:b/>
              <w:bCs/>
              <w:sz w:val="24"/>
            </w:rPr>
          </w:rPrChange>
        </w:rPr>
        <w:t xml:space="preserve"> au vu de leur solvabilité.</w:t>
      </w:r>
    </w:p>
    <w:p w14:paraId="20F12E1E" w14:textId="2F12956B" w:rsidR="00EE1B01" w:rsidRPr="00935764" w:rsidRDefault="00EE1B01" w:rsidP="00EE1B01">
      <w:pPr>
        <w:pStyle w:val="Paragraphedeliste"/>
        <w:numPr>
          <w:ilvl w:val="0"/>
          <w:numId w:val="252"/>
        </w:numPr>
        <w:rPr>
          <w:rFonts w:ascii="Helvetica Neue Light" w:hAnsi="Helvetica Neue Light"/>
          <w:rPrChange w:id="6271" w:author="Arthur de Catheu" w:date="2014-06-20T17:08:00Z">
            <w:rPr/>
          </w:rPrChange>
        </w:rPr>
      </w:pPr>
      <w:r w:rsidRPr="00935764">
        <w:rPr>
          <w:rFonts w:ascii="Helvetica Neue Light" w:hAnsi="Helvetica Neue Light"/>
          <w:rPrChange w:id="6272" w:author="Arthur de Catheu" w:date="2014-06-20T17:08:00Z">
            <w:rPr>
              <w:rFonts w:eastAsiaTheme="majorEastAsia" w:cstheme="majorBidi"/>
              <w:b/>
              <w:bCs/>
              <w:sz w:val="24"/>
            </w:rPr>
          </w:rPrChange>
        </w:rPr>
        <w:lastRenderedPageBreak/>
        <w:t xml:space="preserve">Les Débiteurs Granulaires : il s’agit des autres Débiteurs correspondant aux </w:t>
      </w:r>
      <w:r w:rsidR="00175349" w:rsidRPr="00935764">
        <w:rPr>
          <w:rFonts w:ascii="Helvetica Neue Light" w:hAnsi="Helvetica Neue Light"/>
          <w:rPrChange w:id="6273" w:author="Arthur de Catheu" w:date="2014-06-20T17:08:00Z">
            <w:rPr>
              <w:rFonts w:eastAsiaTheme="majorEastAsia" w:cstheme="majorBidi"/>
              <w:b/>
              <w:bCs/>
              <w:sz w:val="24"/>
            </w:rPr>
          </w:rPrChange>
        </w:rPr>
        <w:t xml:space="preserve">Scores Défaillance Finexkap de </w:t>
      </w:r>
      <w:r w:rsidRPr="00935764">
        <w:rPr>
          <w:rFonts w:ascii="Helvetica Neue Light" w:hAnsi="Helvetica Neue Light"/>
          <w:rPrChange w:id="6274" w:author="Arthur de Catheu" w:date="2014-06-20T17:08:00Z">
            <w:rPr>
              <w:rFonts w:eastAsiaTheme="majorEastAsia" w:cstheme="majorBidi"/>
              <w:b/>
              <w:bCs/>
              <w:sz w:val="24"/>
            </w:rPr>
          </w:rPrChange>
        </w:rPr>
        <w:t>6, 7 et 8.</w:t>
      </w:r>
    </w:p>
    <w:p w14:paraId="5F82F795" w14:textId="350D0229" w:rsidR="00EE1B01" w:rsidRPr="00935764" w:rsidRDefault="00EE1B01" w:rsidP="00EE1B01">
      <w:pPr>
        <w:spacing w:before="120"/>
        <w:rPr>
          <w:rFonts w:ascii="Helvetica Neue Light" w:hAnsi="Helvetica Neue Light"/>
          <w:rPrChange w:id="6275" w:author="Arthur de Catheu" w:date="2014-06-20T17:08:00Z">
            <w:rPr/>
          </w:rPrChange>
        </w:rPr>
      </w:pPr>
      <w:r w:rsidRPr="00935764">
        <w:rPr>
          <w:rFonts w:ascii="Helvetica Neue Light" w:hAnsi="Helvetica Neue Light"/>
          <w:rPrChange w:id="6276" w:author="Arthur de Catheu" w:date="2014-06-20T17:08:00Z">
            <w:rPr>
              <w:rFonts w:eastAsiaTheme="majorEastAsia" w:cstheme="majorBidi"/>
              <w:b/>
              <w:bCs/>
              <w:sz w:val="24"/>
            </w:rPr>
          </w:rPrChange>
        </w:rPr>
        <w:t xml:space="preserve">Lors de la phase de lancement du </w:t>
      </w:r>
      <w:r w:rsidR="00A37D87" w:rsidRPr="00935764">
        <w:rPr>
          <w:rFonts w:ascii="Helvetica Neue Light" w:hAnsi="Helvetica Neue Light"/>
          <w:rPrChange w:id="6277" w:author="Arthur de Catheu" w:date="2014-06-20T17:08:00Z">
            <w:rPr>
              <w:rFonts w:eastAsiaTheme="majorEastAsia" w:cstheme="majorBidi"/>
              <w:b/>
              <w:bCs/>
              <w:sz w:val="24"/>
            </w:rPr>
          </w:rPrChange>
        </w:rPr>
        <w:t>FCT 2014</w:t>
      </w:r>
      <w:r w:rsidRPr="00935764">
        <w:rPr>
          <w:rFonts w:ascii="Helvetica Neue Light" w:hAnsi="Helvetica Neue Light"/>
          <w:rPrChange w:id="6278" w:author="Arthur de Catheu" w:date="2014-06-20T17:08:00Z">
            <w:rPr>
              <w:rFonts w:eastAsiaTheme="majorEastAsia" w:cstheme="majorBidi"/>
              <w:b/>
              <w:bCs/>
              <w:sz w:val="24"/>
            </w:rPr>
          </w:rPrChange>
        </w:rPr>
        <w:t xml:space="preserve">, les limites de concentration sont volontairement fixées à un niveau modéré du fait du faible nombre de Débiteurs en portefeuille. Par ailleurs, 100% des Créances feront l’objet d’une garantie auprès de l’Assureur-Crédit durant l’intégralité de la durée du </w:t>
      </w:r>
      <w:r w:rsidR="00A37D87" w:rsidRPr="00935764">
        <w:rPr>
          <w:rFonts w:ascii="Helvetica Neue Light" w:hAnsi="Helvetica Neue Light"/>
          <w:rPrChange w:id="6279" w:author="Arthur de Catheu" w:date="2014-06-20T17:08:00Z">
            <w:rPr>
              <w:rFonts w:eastAsiaTheme="majorEastAsia" w:cstheme="majorBidi"/>
              <w:b/>
              <w:bCs/>
              <w:sz w:val="24"/>
            </w:rPr>
          </w:rPrChange>
        </w:rPr>
        <w:t>FCT 2014</w:t>
      </w:r>
      <w:r w:rsidRPr="00935764">
        <w:rPr>
          <w:rFonts w:ascii="Helvetica Neue Light" w:hAnsi="Helvetica Neue Light"/>
          <w:rPrChange w:id="6280" w:author="Arthur de Catheu" w:date="2014-06-20T17:08:00Z">
            <w:rPr>
              <w:rFonts w:eastAsiaTheme="majorEastAsia" w:cstheme="majorBidi"/>
              <w:b/>
              <w:bCs/>
              <w:sz w:val="24"/>
            </w:rPr>
          </w:rPrChange>
        </w:rPr>
        <w:t xml:space="preserve">. </w:t>
      </w:r>
    </w:p>
    <w:p w14:paraId="3E61024B" w14:textId="7FE08C77" w:rsidR="00EE1B01" w:rsidRPr="00935764" w:rsidRDefault="00EE1B01" w:rsidP="00EE1B01">
      <w:pPr>
        <w:spacing w:before="120"/>
        <w:rPr>
          <w:rFonts w:ascii="Helvetica Neue Light" w:hAnsi="Helvetica Neue Light"/>
          <w:rPrChange w:id="6281" w:author="Arthur de Catheu" w:date="2014-06-20T17:08:00Z">
            <w:rPr/>
          </w:rPrChange>
        </w:rPr>
      </w:pPr>
      <w:r w:rsidRPr="00935764">
        <w:rPr>
          <w:rFonts w:ascii="Helvetica Neue Light" w:hAnsi="Helvetica Neue Light"/>
          <w:rPrChange w:id="6282" w:author="Arthur de Catheu" w:date="2014-06-20T17:08:00Z">
            <w:rPr>
              <w:rFonts w:eastAsiaTheme="majorEastAsia" w:cstheme="majorBidi"/>
              <w:b/>
              <w:bCs/>
              <w:sz w:val="24"/>
            </w:rPr>
          </w:rPrChange>
        </w:rPr>
        <w:t xml:space="preserve">A chaque sélection de Créances, </w:t>
      </w:r>
      <w:r w:rsidR="008E4249" w:rsidRPr="00935764">
        <w:rPr>
          <w:rFonts w:ascii="Helvetica Neue Light" w:hAnsi="Helvetica Neue Light"/>
          <w:rPrChange w:id="6283" w:author="Arthur de Catheu" w:date="2014-06-20T17:08:00Z">
            <w:rPr>
              <w:rFonts w:eastAsiaTheme="majorEastAsia" w:cstheme="majorBidi"/>
              <w:b/>
              <w:bCs/>
              <w:sz w:val="24"/>
            </w:rPr>
          </w:rPrChange>
        </w:rPr>
        <w:t xml:space="preserve">le Comité d’Investissement </w:t>
      </w:r>
      <w:r w:rsidRPr="00935764">
        <w:rPr>
          <w:rFonts w:ascii="Helvetica Neue Light" w:hAnsi="Helvetica Neue Light"/>
          <w:rPrChange w:id="6284" w:author="Arthur de Catheu" w:date="2014-06-20T17:08:00Z">
            <w:rPr>
              <w:rFonts w:eastAsiaTheme="majorEastAsia" w:cstheme="majorBidi"/>
              <w:b/>
              <w:bCs/>
              <w:sz w:val="24"/>
            </w:rPr>
          </w:rPrChange>
        </w:rPr>
        <w:t>vérifie que les limites de concentration Débiteur suivantes sont respectées :</w:t>
      </w:r>
    </w:p>
    <w:p w14:paraId="2AA1D80E" w14:textId="4F18B3F0" w:rsidR="00EE1B01" w:rsidRPr="00935764" w:rsidRDefault="00EE1B01" w:rsidP="00EE1B01">
      <w:pPr>
        <w:pStyle w:val="Paragraphedeliste"/>
        <w:numPr>
          <w:ilvl w:val="0"/>
          <w:numId w:val="232"/>
        </w:numPr>
        <w:rPr>
          <w:rFonts w:ascii="Helvetica Neue Light" w:hAnsi="Helvetica Neue Light"/>
          <w:rPrChange w:id="6285" w:author="Arthur de Catheu" w:date="2014-06-20T17:08:00Z">
            <w:rPr/>
          </w:rPrChange>
        </w:rPr>
      </w:pPr>
      <w:r w:rsidRPr="00935764">
        <w:rPr>
          <w:rFonts w:ascii="Helvetica Neue Light" w:hAnsi="Helvetica Neue Light"/>
          <w:rPrChange w:id="6286" w:author="Arthur de Catheu" w:date="2014-06-20T17:08:00Z">
            <w:rPr>
              <w:rFonts w:eastAsiaTheme="majorEastAsia" w:cstheme="majorBidi"/>
              <w:b/>
              <w:bCs/>
              <w:sz w:val="24"/>
            </w:rPr>
          </w:rPrChange>
        </w:rPr>
        <w:t xml:space="preserve">Avant d’atteindre un encours de Créances à l’actif du </w:t>
      </w:r>
      <w:r w:rsidR="00A37D87" w:rsidRPr="00935764">
        <w:rPr>
          <w:rFonts w:ascii="Helvetica Neue Light" w:hAnsi="Helvetica Neue Light"/>
          <w:rPrChange w:id="6287" w:author="Arthur de Catheu" w:date="2014-06-20T17:08:00Z">
            <w:rPr>
              <w:rFonts w:eastAsiaTheme="majorEastAsia" w:cstheme="majorBidi"/>
              <w:b/>
              <w:bCs/>
              <w:sz w:val="24"/>
            </w:rPr>
          </w:rPrChange>
        </w:rPr>
        <w:t>FCT 2014</w:t>
      </w:r>
      <w:r w:rsidRPr="00935764">
        <w:rPr>
          <w:rFonts w:ascii="Helvetica Neue Light" w:hAnsi="Helvetica Neue Light"/>
          <w:rPrChange w:id="6288" w:author="Arthur de Catheu" w:date="2014-06-20T17:08:00Z">
            <w:rPr>
              <w:rFonts w:eastAsiaTheme="majorEastAsia" w:cstheme="majorBidi"/>
              <w:b/>
              <w:bCs/>
              <w:sz w:val="24"/>
            </w:rPr>
          </w:rPrChange>
        </w:rPr>
        <w:t xml:space="preserve"> supérieur ou égal à </w:t>
      </w:r>
      <w:r w:rsidR="003B54DB" w:rsidRPr="00935764">
        <w:rPr>
          <w:rFonts w:ascii="Helvetica Neue Light" w:hAnsi="Helvetica Neue Light"/>
          <w:rPrChange w:id="6289" w:author="Arthur de Catheu" w:date="2014-06-20T17:08:00Z">
            <w:rPr>
              <w:rFonts w:eastAsiaTheme="majorEastAsia" w:cstheme="majorBidi"/>
              <w:b/>
              <w:bCs/>
              <w:sz w:val="24"/>
            </w:rPr>
          </w:rPrChange>
        </w:rPr>
        <w:t>5</w:t>
      </w:r>
      <w:r w:rsidRPr="00935764">
        <w:rPr>
          <w:rFonts w:ascii="Helvetica Neue Light" w:hAnsi="Helvetica Neue Light"/>
          <w:rPrChange w:id="6290" w:author="Arthur de Catheu" w:date="2014-06-20T17:08:00Z">
            <w:rPr>
              <w:rFonts w:eastAsiaTheme="majorEastAsia" w:cstheme="majorBidi"/>
              <w:b/>
              <w:bCs/>
              <w:sz w:val="24"/>
            </w:rPr>
          </w:rPrChange>
        </w:rPr>
        <w:t xml:space="preserve"> 000 000 € :</w:t>
      </w:r>
    </w:p>
    <w:p w14:paraId="1DEA5EA4" w14:textId="77777777" w:rsidR="00EE1B01" w:rsidRPr="00935764" w:rsidRDefault="00EE1B01" w:rsidP="00EE1B01">
      <w:pPr>
        <w:pStyle w:val="Paragraphedeliste"/>
        <w:numPr>
          <w:ilvl w:val="1"/>
          <w:numId w:val="94"/>
        </w:numPr>
        <w:spacing w:before="120"/>
        <w:rPr>
          <w:rFonts w:ascii="Helvetica Neue Light" w:hAnsi="Helvetica Neue Light"/>
          <w:rPrChange w:id="6291" w:author="Arthur de Catheu" w:date="2014-06-20T17:08:00Z">
            <w:rPr/>
          </w:rPrChange>
        </w:rPr>
      </w:pPr>
      <w:r w:rsidRPr="00935764">
        <w:rPr>
          <w:rFonts w:ascii="Helvetica Neue Light" w:hAnsi="Helvetica Neue Light"/>
          <w:rPrChange w:id="6292" w:author="Arthur de Catheu" w:date="2014-06-20T17:08:00Z">
            <w:rPr>
              <w:rFonts w:eastAsiaTheme="majorEastAsia" w:cstheme="majorBidi"/>
              <w:b/>
              <w:bCs/>
              <w:sz w:val="24"/>
            </w:rPr>
          </w:rPrChange>
        </w:rPr>
        <w:t xml:space="preserve">Aucune limite de concentration n’est appliquée. </w:t>
      </w:r>
    </w:p>
    <w:p w14:paraId="433D6CFB" w14:textId="01BBDE40" w:rsidR="00EE1B01" w:rsidRPr="00935764" w:rsidRDefault="00EE1B01" w:rsidP="00EE1B01">
      <w:pPr>
        <w:pStyle w:val="Paragraphedeliste"/>
        <w:numPr>
          <w:ilvl w:val="0"/>
          <w:numId w:val="232"/>
        </w:numPr>
        <w:rPr>
          <w:rFonts w:ascii="Helvetica Neue Light" w:hAnsi="Helvetica Neue Light"/>
          <w:rPrChange w:id="6293" w:author="Arthur de Catheu" w:date="2014-06-20T17:08:00Z">
            <w:rPr/>
          </w:rPrChange>
        </w:rPr>
      </w:pPr>
      <w:r w:rsidRPr="00935764">
        <w:rPr>
          <w:rFonts w:ascii="Helvetica Neue Light" w:hAnsi="Helvetica Neue Light"/>
          <w:rPrChange w:id="6294" w:author="Arthur de Catheu" w:date="2014-06-20T17:08:00Z">
            <w:rPr>
              <w:rFonts w:eastAsiaTheme="majorEastAsia" w:cstheme="majorBidi"/>
              <w:b/>
              <w:bCs/>
              <w:sz w:val="24"/>
            </w:rPr>
          </w:rPrChange>
        </w:rPr>
        <w:t xml:space="preserve">Lorsque l’encours des Créances à l’actif du </w:t>
      </w:r>
      <w:r w:rsidR="00A37D87" w:rsidRPr="00935764">
        <w:rPr>
          <w:rFonts w:ascii="Helvetica Neue Light" w:hAnsi="Helvetica Neue Light"/>
          <w:rPrChange w:id="6295" w:author="Arthur de Catheu" w:date="2014-06-20T17:08:00Z">
            <w:rPr>
              <w:rFonts w:eastAsiaTheme="majorEastAsia" w:cstheme="majorBidi"/>
              <w:b/>
              <w:bCs/>
              <w:sz w:val="24"/>
            </w:rPr>
          </w:rPrChange>
        </w:rPr>
        <w:t>FCT 2014</w:t>
      </w:r>
      <w:r w:rsidRPr="00935764">
        <w:rPr>
          <w:rFonts w:ascii="Helvetica Neue Light" w:hAnsi="Helvetica Neue Light"/>
          <w:rPrChange w:id="6296" w:author="Arthur de Catheu" w:date="2014-06-20T17:08:00Z">
            <w:rPr>
              <w:rFonts w:eastAsiaTheme="majorEastAsia" w:cstheme="majorBidi"/>
              <w:b/>
              <w:bCs/>
              <w:sz w:val="24"/>
            </w:rPr>
          </w:rPrChange>
        </w:rPr>
        <w:t xml:space="preserve"> est compris entre </w:t>
      </w:r>
      <w:r w:rsidR="003B54DB" w:rsidRPr="00935764">
        <w:rPr>
          <w:rFonts w:ascii="Helvetica Neue Light" w:hAnsi="Helvetica Neue Light"/>
          <w:rPrChange w:id="6297" w:author="Arthur de Catheu" w:date="2014-06-20T17:08:00Z">
            <w:rPr>
              <w:rFonts w:eastAsiaTheme="majorEastAsia" w:cstheme="majorBidi"/>
              <w:b/>
              <w:bCs/>
              <w:sz w:val="24"/>
            </w:rPr>
          </w:rPrChange>
        </w:rPr>
        <w:t>5</w:t>
      </w:r>
      <w:r w:rsidRPr="00935764">
        <w:rPr>
          <w:rFonts w:ascii="Helvetica Neue Light" w:hAnsi="Helvetica Neue Light"/>
          <w:rPrChange w:id="6298" w:author="Arthur de Catheu" w:date="2014-06-20T17:08:00Z">
            <w:rPr>
              <w:rFonts w:eastAsiaTheme="majorEastAsia" w:cstheme="majorBidi"/>
              <w:b/>
              <w:bCs/>
              <w:sz w:val="24"/>
            </w:rPr>
          </w:rPrChange>
        </w:rPr>
        <w:t xml:space="preserve"> 000 000 € et 10 000 000 € :</w:t>
      </w:r>
    </w:p>
    <w:p w14:paraId="268AA3E4" w14:textId="77777777" w:rsidR="00EE1B01" w:rsidRPr="00935764" w:rsidRDefault="00EE1B01" w:rsidP="00EE1B01">
      <w:pPr>
        <w:pStyle w:val="Paragraphedeliste"/>
        <w:numPr>
          <w:ilvl w:val="1"/>
          <w:numId w:val="94"/>
        </w:numPr>
        <w:spacing w:before="120"/>
        <w:rPr>
          <w:rFonts w:ascii="Helvetica Neue Light" w:hAnsi="Helvetica Neue Light"/>
          <w:rPrChange w:id="6299" w:author="Arthur de Catheu" w:date="2014-06-20T17:08:00Z">
            <w:rPr/>
          </w:rPrChange>
        </w:rPr>
      </w:pPr>
      <w:r w:rsidRPr="00935764">
        <w:rPr>
          <w:rFonts w:ascii="Helvetica Neue Light" w:hAnsi="Helvetica Neue Light"/>
          <w:rPrChange w:id="6300" w:author="Arthur de Catheu" w:date="2014-06-20T17:08:00Z">
            <w:rPr>
              <w:rFonts w:eastAsiaTheme="majorEastAsia" w:cstheme="majorBidi"/>
              <w:b/>
              <w:bCs/>
              <w:sz w:val="24"/>
            </w:rPr>
          </w:rPrChange>
        </w:rPr>
        <w:t>Limite de concentration par Débiteur : 10% de l’encours des Créances.</w:t>
      </w:r>
    </w:p>
    <w:p w14:paraId="2FBE18FA" w14:textId="77777777" w:rsidR="00EE1B01" w:rsidRPr="00935764" w:rsidRDefault="00EE1B01" w:rsidP="00EE1B01">
      <w:pPr>
        <w:pStyle w:val="Paragraphedeliste"/>
        <w:numPr>
          <w:ilvl w:val="1"/>
          <w:numId w:val="94"/>
        </w:numPr>
        <w:spacing w:before="120"/>
        <w:rPr>
          <w:rFonts w:ascii="Helvetica Neue Light" w:hAnsi="Helvetica Neue Light"/>
          <w:rPrChange w:id="6301" w:author="Arthur de Catheu" w:date="2014-06-20T17:08:00Z">
            <w:rPr/>
          </w:rPrChange>
        </w:rPr>
      </w:pPr>
      <w:r w:rsidRPr="00935764">
        <w:rPr>
          <w:rFonts w:ascii="Helvetica Neue Light" w:hAnsi="Helvetica Neue Light"/>
          <w:rPrChange w:id="6302" w:author="Arthur de Catheu" w:date="2014-06-20T17:08:00Z">
            <w:rPr>
              <w:rFonts w:eastAsiaTheme="majorEastAsia" w:cstheme="majorBidi"/>
              <w:b/>
              <w:bCs/>
              <w:sz w:val="24"/>
            </w:rPr>
          </w:rPrChange>
        </w:rPr>
        <w:t>Limite de concentration du Top 5 des Débiteurs : 50% de l’encours des Créances.</w:t>
      </w:r>
    </w:p>
    <w:p w14:paraId="2AD0FCAC" w14:textId="71DBAA4B" w:rsidR="00EE1B01" w:rsidRPr="00935764" w:rsidRDefault="00EE1B01" w:rsidP="00EE1B01">
      <w:pPr>
        <w:pStyle w:val="Paragraphedeliste"/>
        <w:numPr>
          <w:ilvl w:val="0"/>
          <w:numId w:val="232"/>
        </w:numPr>
        <w:rPr>
          <w:rFonts w:ascii="Helvetica Neue Light" w:hAnsi="Helvetica Neue Light"/>
          <w:rPrChange w:id="6303" w:author="Arthur de Catheu" w:date="2014-06-20T17:08:00Z">
            <w:rPr/>
          </w:rPrChange>
        </w:rPr>
      </w:pPr>
      <w:r w:rsidRPr="00935764">
        <w:rPr>
          <w:rFonts w:ascii="Helvetica Neue Light" w:hAnsi="Helvetica Neue Light"/>
          <w:rPrChange w:id="6304" w:author="Arthur de Catheu" w:date="2014-06-20T17:08:00Z">
            <w:rPr>
              <w:rFonts w:eastAsiaTheme="majorEastAsia" w:cstheme="majorBidi"/>
              <w:b/>
              <w:bCs/>
              <w:sz w:val="24"/>
            </w:rPr>
          </w:rPrChange>
        </w:rPr>
        <w:t xml:space="preserve">Lorsque l’encours des Créances à l’actif du </w:t>
      </w:r>
      <w:r w:rsidR="00A37D87" w:rsidRPr="00935764">
        <w:rPr>
          <w:rFonts w:ascii="Helvetica Neue Light" w:hAnsi="Helvetica Neue Light"/>
          <w:rPrChange w:id="6305" w:author="Arthur de Catheu" w:date="2014-06-20T17:08:00Z">
            <w:rPr>
              <w:rFonts w:eastAsiaTheme="majorEastAsia" w:cstheme="majorBidi"/>
              <w:b/>
              <w:bCs/>
              <w:sz w:val="24"/>
            </w:rPr>
          </w:rPrChange>
        </w:rPr>
        <w:t>FCT 2014</w:t>
      </w:r>
      <w:r w:rsidRPr="00935764">
        <w:rPr>
          <w:rFonts w:ascii="Helvetica Neue Light" w:hAnsi="Helvetica Neue Light"/>
          <w:rPrChange w:id="6306" w:author="Arthur de Catheu" w:date="2014-06-20T17:08:00Z">
            <w:rPr>
              <w:rFonts w:eastAsiaTheme="majorEastAsia" w:cstheme="majorBidi"/>
              <w:b/>
              <w:bCs/>
              <w:sz w:val="24"/>
            </w:rPr>
          </w:rPrChange>
        </w:rPr>
        <w:t xml:space="preserve"> est supérieur ou égal à 10 000 000 €, les limites de concentration du </w:t>
      </w:r>
      <w:r w:rsidR="00A37D87" w:rsidRPr="00935764">
        <w:rPr>
          <w:rFonts w:ascii="Helvetica Neue Light" w:hAnsi="Helvetica Neue Light"/>
          <w:rPrChange w:id="6307" w:author="Arthur de Catheu" w:date="2014-06-20T17:08:00Z">
            <w:rPr>
              <w:rFonts w:eastAsiaTheme="majorEastAsia" w:cstheme="majorBidi"/>
              <w:b/>
              <w:bCs/>
              <w:sz w:val="24"/>
            </w:rPr>
          </w:rPrChange>
        </w:rPr>
        <w:t>FCT 2014</w:t>
      </w:r>
      <w:r w:rsidRPr="00935764">
        <w:rPr>
          <w:rFonts w:ascii="Helvetica Neue Light" w:hAnsi="Helvetica Neue Light"/>
          <w:rPrChange w:id="6308" w:author="Arthur de Catheu" w:date="2014-06-20T17:08:00Z">
            <w:rPr>
              <w:rFonts w:eastAsiaTheme="majorEastAsia" w:cstheme="majorBidi"/>
              <w:b/>
              <w:bCs/>
              <w:sz w:val="24"/>
            </w:rPr>
          </w:rPrChange>
        </w:rPr>
        <w:t xml:space="preserve"> sont inspirées des standards appliqués par les compagnies d’assurance :</w:t>
      </w:r>
    </w:p>
    <w:p w14:paraId="2E7A21C3" w14:textId="00EA82FC" w:rsidR="00EE1B01" w:rsidRPr="00935764" w:rsidRDefault="00EE1B01" w:rsidP="00EE1B01">
      <w:pPr>
        <w:pStyle w:val="Paragraphedeliste"/>
        <w:numPr>
          <w:ilvl w:val="1"/>
          <w:numId w:val="94"/>
        </w:numPr>
        <w:spacing w:before="120"/>
        <w:rPr>
          <w:rFonts w:ascii="Helvetica Neue Light" w:hAnsi="Helvetica Neue Light"/>
          <w:rPrChange w:id="6309" w:author="Arthur de Catheu" w:date="2014-06-20T17:08:00Z">
            <w:rPr/>
          </w:rPrChange>
        </w:rPr>
      </w:pPr>
      <w:r w:rsidRPr="00935764">
        <w:rPr>
          <w:rFonts w:ascii="Helvetica Neue Light" w:hAnsi="Helvetica Neue Light"/>
          <w:rPrChange w:id="6310" w:author="Arthur de Catheu" w:date="2014-06-20T17:08:00Z">
            <w:rPr>
              <w:rFonts w:eastAsiaTheme="majorEastAsia" w:cstheme="majorBidi"/>
              <w:b/>
              <w:bCs/>
              <w:sz w:val="24"/>
            </w:rPr>
          </w:rPrChange>
        </w:rPr>
        <w:t xml:space="preserve">Limite de concentration par Débiteur Granulaire : </w:t>
      </w:r>
      <w:r w:rsidR="0083557E" w:rsidRPr="00935764">
        <w:rPr>
          <w:rFonts w:ascii="Helvetica Neue Light" w:hAnsi="Helvetica Neue Light"/>
          <w:rPrChange w:id="6311" w:author="Arthur de Catheu" w:date="2014-06-20T17:08:00Z">
            <w:rPr>
              <w:rFonts w:eastAsiaTheme="majorEastAsia" w:cstheme="majorBidi"/>
              <w:b/>
              <w:bCs/>
              <w:sz w:val="24"/>
            </w:rPr>
          </w:rPrChange>
        </w:rPr>
        <w:t>10</w:t>
      </w:r>
      <w:r w:rsidRPr="00935764">
        <w:rPr>
          <w:rFonts w:ascii="Helvetica Neue Light" w:hAnsi="Helvetica Neue Light"/>
          <w:rPrChange w:id="6312" w:author="Arthur de Catheu" w:date="2014-06-20T17:08:00Z">
            <w:rPr>
              <w:rFonts w:eastAsiaTheme="majorEastAsia" w:cstheme="majorBidi"/>
              <w:b/>
              <w:bCs/>
              <w:sz w:val="24"/>
            </w:rPr>
          </w:rPrChange>
        </w:rPr>
        <w:t>% de l’encours des Créances.</w:t>
      </w:r>
    </w:p>
    <w:p w14:paraId="1E6DF010" w14:textId="077AC0EF" w:rsidR="00EE1B01" w:rsidRPr="00935764" w:rsidRDefault="00EE1B01" w:rsidP="00EE1B01">
      <w:pPr>
        <w:pStyle w:val="Paragraphedeliste"/>
        <w:numPr>
          <w:ilvl w:val="1"/>
          <w:numId w:val="94"/>
        </w:numPr>
        <w:spacing w:before="120"/>
        <w:rPr>
          <w:rFonts w:ascii="Helvetica Neue Light" w:hAnsi="Helvetica Neue Light"/>
          <w:rPrChange w:id="6313" w:author="Arthur de Catheu" w:date="2014-06-20T17:08:00Z">
            <w:rPr/>
          </w:rPrChange>
        </w:rPr>
      </w:pPr>
      <w:r w:rsidRPr="00935764">
        <w:rPr>
          <w:rFonts w:ascii="Helvetica Neue Light" w:hAnsi="Helvetica Neue Light"/>
          <w:rPrChange w:id="6314" w:author="Arthur de Catheu" w:date="2014-06-20T17:08:00Z">
            <w:rPr>
              <w:rFonts w:eastAsiaTheme="majorEastAsia" w:cstheme="majorBidi"/>
              <w:b/>
              <w:bCs/>
              <w:sz w:val="24"/>
            </w:rPr>
          </w:rPrChange>
        </w:rPr>
        <w:t xml:space="preserve">Limite de concentration du Top 5 des Débiteurs Granulaires : </w:t>
      </w:r>
      <w:r w:rsidR="0083557E" w:rsidRPr="00935764">
        <w:rPr>
          <w:rFonts w:ascii="Helvetica Neue Light" w:hAnsi="Helvetica Neue Light"/>
          <w:rPrChange w:id="6315" w:author="Arthur de Catheu" w:date="2014-06-20T17:08:00Z">
            <w:rPr>
              <w:rFonts w:eastAsiaTheme="majorEastAsia" w:cstheme="majorBidi"/>
              <w:b/>
              <w:bCs/>
              <w:sz w:val="24"/>
            </w:rPr>
          </w:rPrChange>
        </w:rPr>
        <w:t>30</w:t>
      </w:r>
      <w:r w:rsidRPr="00935764">
        <w:rPr>
          <w:rFonts w:ascii="Helvetica Neue Light" w:hAnsi="Helvetica Neue Light"/>
          <w:rPrChange w:id="6316" w:author="Arthur de Catheu" w:date="2014-06-20T17:08:00Z">
            <w:rPr>
              <w:rFonts w:eastAsiaTheme="majorEastAsia" w:cstheme="majorBidi"/>
              <w:b/>
              <w:bCs/>
              <w:sz w:val="24"/>
            </w:rPr>
          </w:rPrChange>
        </w:rPr>
        <w:t>% de l’encours des Créances.</w:t>
      </w:r>
    </w:p>
    <w:p w14:paraId="7A9F4E74" w14:textId="35C63920" w:rsidR="00EE1B01" w:rsidRPr="00935764" w:rsidRDefault="00EE1B01" w:rsidP="00EE1B01">
      <w:pPr>
        <w:pStyle w:val="Paragraphedeliste"/>
        <w:numPr>
          <w:ilvl w:val="1"/>
          <w:numId w:val="94"/>
        </w:numPr>
        <w:spacing w:before="120"/>
        <w:rPr>
          <w:rFonts w:ascii="Helvetica Neue Light" w:hAnsi="Helvetica Neue Light"/>
          <w:rPrChange w:id="6317" w:author="Arthur de Catheu" w:date="2014-06-20T17:08:00Z">
            <w:rPr/>
          </w:rPrChange>
        </w:rPr>
      </w:pPr>
      <w:r w:rsidRPr="00935764">
        <w:rPr>
          <w:rFonts w:ascii="Helvetica Neue Light" w:hAnsi="Helvetica Neue Light"/>
          <w:rPrChange w:id="6318" w:author="Arthur de Catheu" w:date="2014-06-20T17:08:00Z">
            <w:rPr>
              <w:rFonts w:eastAsiaTheme="majorEastAsia" w:cstheme="majorBidi"/>
              <w:b/>
              <w:bCs/>
              <w:sz w:val="24"/>
            </w:rPr>
          </w:rPrChange>
        </w:rPr>
        <w:t xml:space="preserve">Limite de concentration par Débiteur Premium : </w:t>
      </w:r>
      <w:r w:rsidR="0083557E" w:rsidRPr="00935764">
        <w:rPr>
          <w:rFonts w:ascii="Helvetica Neue Light" w:hAnsi="Helvetica Neue Light"/>
          <w:rPrChange w:id="6319" w:author="Arthur de Catheu" w:date="2014-06-20T17:08:00Z">
            <w:rPr>
              <w:rFonts w:eastAsiaTheme="majorEastAsia" w:cstheme="majorBidi"/>
              <w:b/>
              <w:bCs/>
              <w:sz w:val="24"/>
            </w:rPr>
          </w:rPrChange>
        </w:rPr>
        <w:t>20</w:t>
      </w:r>
      <w:r w:rsidRPr="00935764">
        <w:rPr>
          <w:rFonts w:ascii="Helvetica Neue Light" w:hAnsi="Helvetica Neue Light"/>
          <w:rPrChange w:id="6320" w:author="Arthur de Catheu" w:date="2014-06-20T17:08:00Z">
            <w:rPr>
              <w:rFonts w:eastAsiaTheme="majorEastAsia" w:cstheme="majorBidi"/>
              <w:b/>
              <w:bCs/>
              <w:sz w:val="24"/>
            </w:rPr>
          </w:rPrChange>
        </w:rPr>
        <w:t>% de l’encours des Créances.</w:t>
      </w:r>
    </w:p>
    <w:p w14:paraId="4C91C4A1" w14:textId="01A9CF82" w:rsidR="00EE1B01" w:rsidRPr="00935764" w:rsidRDefault="00EE1B01" w:rsidP="00EE1B01">
      <w:pPr>
        <w:pStyle w:val="Paragraphedeliste"/>
        <w:numPr>
          <w:ilvl w:val="1"/>
          <w:numId w:val="94"/>
        </w:numPr>
        <w:spacing w:before="120"/>
        <w:rPr>
          <w:rFonts w:ascii="Helvetica Neue Light" w:hAnsi="Helvetica Neue Light"/>
          <w:rPrChange w:id="6321" w:author="Arthur de Catheu" w:date="2014-06-20T17:08:00Z">
            <w:rPr/>
          </w:rPrChange>
        </w:rPr>
      </w:pPr>
      <w:r w:rsidRPr="00935764">
        <w:rPr>
          <w:rFonts w:ascii="Helvetica Neue Light" w:hAnsi="Helvetica Neue Light"/>
          <w:rPrChange w:id="6322" w:author="Arthur de Catheu" w:date="2014-06-20T17:08:00Z">
            <w:rPr>
              <w:rFonts w:eastAsiaTheme="majorEastAsia" w:cstheme="majorBidi"/>
              <w:b/>
              <w:bCs/>
              <w:sz w:val="24"/>
            </w:rPr>
          </w:rPrChange>
        </w:rPr>
        <w:t xml:space="preserve">Limite de concentration du Top 5 des Débiteurs Premium : </w:t>
      </w:r>
      <w:r w:rsidR="0083557E" w:rsidRPr="00935764">
        <w:rPr>
          <w:rFonts w:ascii="Helvetica Neue Light" w:hAnsi="Helvetica Neue Light"/>
          <w:rPrChange w:id="6323" w:author="Arthur de Catheu" w:date="2014-06-20T17:08:00Z">
            <w:rPr>
              <w:rFonts w:eastAsiaTheme="majorEastAsia" w:cstheme="majorBidi"/>
              <w:b/>
              <w:bCs/>
              <w:sz w:val="24"/>
            </w:rPr>
          </w:rPrChange>
        </w:rPr>
        <w:t>60</w:t>
      </w:r>
      <w:r w:rsidRPr="00935764">
        <w:rPr>
          <w:rFonts w:ascii="Helvetica Neue Light" w:hAnsi="Helvetica Neue Light"/>
          <w:rPrChange w:id="6324" w:author="Arthur de Catheu" w:date="2014-06-20T17:08:00Z">
            <w:rPr>
              <w:rFonts w:eastAsiaTheme="majorEastAsia" w:cstheme="majorBidi"/>
              <w:b/>
              <w:bCs/>
              <w:sz w:val="24"/>
            </w:rPr>
          </w:rPrChange>
        </w:rPr>
        <w:t>% de l’encours des Créances.</w:t>
      </w:r>
    </w:p>
    <w:p w14:paraId="0F314482" w14:textId="613509D6" w:rsidR="00EE1B01" w:rsidRPr="00935764" w:rsidRDefault="008E4249" w:rsidP="00EE1B01">
      <w:pPr>
        <w:spacing w:before="120"/>
        <w:rPr>
          <w:rFonts w:ascii="Helvetica Neue Light" w:hAnsi="Helvetica Neue Light"/>
          <w:rPrChange w:id="6325" w:author="Arthur de Catheu" w:date="2014-06-20T17:08:00Z">
            <w:rPr/>
          </w:rPrChange>
        </w:rPr>
      </w:pPr>
      <w:r w:rsidRPr="00935764">
        <w:rPr>
          <w:rFonts w:ascii="Helvetica Neue Light" w:hAnsi="Helvetica Neue Light"/>
          <w:rPrChange w:id="6326" w:author="Arthur de Catheu" w:date="2014-06-20T17:08:00Z">
            <w:rPr>
              <w:rFonts w:eastAsiaTheme="majorEastAsia" w:cstheme="majorBidi"/>
              <w:b/>
              <w:bCs/>
              <w:sz w:val="24"/>
            </w:rPr>
          </w:rPrChange>
        </w:rPr>
        <w:t xml:space="preserve">Ces </w:t>
      </w:r>
      <w:r w:rsidR="00EE1B01" w:rsidRPr="00935764">
        <w:rPr>
          <w:rFonts w:ascii="Helvetica Neue Light" w:hAnsi="Helvetica Neue Light"/>
          <w:rPrChange w:id="6327" w:author="Arthur de Catheu" w:date="2014-06-20T17:08:00Z">
            <w:rPr>
              <w:rFonts w:eastAsiaTheme="majorEastAsia" w:cstheme="majorBidi"/>
              <w:b/>
              <w:bCs/>
              <w:sz w:val="24"/>
            </w:rPr>
          </w:rPrChange>
        </w:rPr>
        <w:t xml:space="preserve">limites de concentration sont calculées </w:t>
      </w:r>
      <w:r w:rsidR="0083557E" w:rsidRPr="00935764">
        <w:rPr>
          <w:rFonts w:ascii="Helvetica Neue Light" w:hAnsi="Helvetica Neue Light"/>
          <w:rPrChange w:id="6328" w:author="Arthur de Catheu" w:date="2014-06-20T17:08:00Z">
            <w:rPr>
              <w:rFonts w:eastAsiaTheme="majorEastAsia" w:cstheme="majorBidi"/>
              <w:b/>
              <w:bCs/>
              <w:sz w:val="24"/>
            </w:rPr>
          </w:rPrChange>
        </w:rPr>
        <w:t xml:space="preserve">par le Comité d’Investissement </w:t>
      </w:r>
      <w:r w:rsidR="00EE1B01" w:rsidRPr="00935764">
        <w:rPr>
          <w:rFonts w:ascii="Helvetica Neue Light" w:hAnsi="Helvetica Neue Light"/>
          <w:rPrChange w:id="6329" w:author="Arthur de Catheu" w:date="2014-06-20T17:08:00Z">
            <w:rPr>
              <w:rFonts w:eastAsiaTheme="majorEastAsia" w:cstheme="majorBidi"/>
              <w:b/>
              <w:bCs/>
              <w:sz w:val="24"/>
            </w:rPr>
          </w:rPrChange>
        </w:rPr>
        <w:t xml:space="preserve">chaque trimestre sur la base de l’encours de Créances à l’actif du </w:t>
      </w:r>
      <w:r w:rsidR="00A37D87" w:rsidRPr="00935764">
        <w:rPr>
          <w:rFonts w:ascii="Helvetica Neue Light" w:hAnsi="Helvetica Neue Light"/>
          <w:rPrChange w:id="6330" w:author="Arthur de Catheu" w:date="2014-06-20T17:08:00Z">
            <w:rPr>
              <w:rFonts w:eastAsiaTheme="majorEastAsia" w:cstheme="majorBidi"/>
              <w:b/>
              <w:bCs/>
              <w:sz w:val="24"/>
            </w:rPr>
          </w:rPrChange>
        </w:rPr>
        <w:t>FCT 2014</w:t>
      </w:r>
      <w:r w:rsidR="0083557E" w:rsidRPr="00935764">
        <w:rPr>
          <w:rFonts w:ascii="Helvetica Neue Light" w:hAnsi="Helvetica Neue Light"/>
          <w:rPrChange w:id="6331" w:author="Arthur de Catheu" w:date="2014-06-20T17:08:00Z">
            <w:rPr>
              <w:rFonts w:eastAsiaTheme="majorEastAsia" w:cstheme="majorBidi"/>
              <w:b/>
              <w:bCs/>
              <w:sz w:val="24"/>
            </w:rPr>
          </w:rPrChange>
        </w:rPr>
        <w:t>, le premier (1</w:t>
      </w:r>
      <w:r w:rsidR="0083557E" w:rsidRPr="00935764">
        <w:rPr>
          <w:rFonts w:ascii="Helvetica Neue Light" w:hAnsi="Helvetica Neue Light"/>
          <w:vertAlign w:val="superscript"/>
          <w:rPrChange w:id="6332" w:author="Arthur de Catheu" w:date="2014-06-20T17:08:00Z">
            <w:rPr>
              <w:rFonts w:eastAsiaTheme="majorEastAsia" w:cstheme="majorBidi"/>
              <w:b/>
              <w:bCs/>
              <w:sz w:val="24"/>
              <w:vertAlign w:val="superscript"/>
            </w:rPr>
          </w:rPrChange>
        </w:rPr>
        <w:t>er</w:t>
      </w:r>
      <w:r w:rsidR="0083557E" w:rsidRPr="00935764">
        <w:rPr>
          <w:rFonts w:ascii="Helvetica Neue Light" w:hAnsi="Helvetica Neue Light"/>
          <w:rPrChange w:id="6333" w:author="Arthur de Catheu" w:date="2014-06-20T17:08:00Z">
            <w:rPr>
              <w:rFonts w:eastAsiaTheme="majorEastAsia" w:cstheme="majorBidi"/>
              <w:b/>
              <w:bCs/>
              <w:sz w:val="24"/>
            </w:rPr>
          </w:rPrChange>
        </w:rPr>
        <w:t>) Jour Ouvré du trimestre calendaire concerné</w:t>
      </w:r>
      <w:r w:rsidR="00EE1B01" w:rsidRPr="00935764">
        <w:rPr>
          <w:rFonts w:ascii="Helvetica Neue Light" w:hAnsi="Helvetica Neue Light"/>
          <w:rPrChange w:id="6334" w:author="Arthur de Catheu" w:date="2014-06-20T17:08:00Z">
            <w:rPr>
              <w:rFonts w:eastAsiaTheme="majorEastAsia" w:cstheme="majorBidi"/>
              <w:b/>
              <w:bCs/>
              <w:sz w:val="24"/>
            </w:rPr>
          </w:rPrChange>
        </w:rPr>
        <w:t xml:space="preserve">. Le dépassement d’un ratio non régularisé dans un délai de </w:t>
      </w:r>
      <w:r w:rsidR="0083557E" w:rsidRPr="00935764">
        <w:rPr>
          <w:rFonts w:ascii="Helvetica Neue Light" w:hAnsi="Helvetica Neue Light"/>
          <w:rPrChange w:id="6335" w:author="Arthur de Catheu" w:date="2014-06-20T17:08:00Z">
            <w:rPr>
              <w:rFonts w:eastAsiaTheme="majorEastAsia" w:cstheme="majorBidi"/>
              <w:b/>
              <w:bCs/>
              <w:sz w:val="24"/>
            </w:rPr>
          </w:rPrChange>
        </w:rPr>
        <w:t>quatre</w:t>
      </w:r>
      <w:r w:rsidR="000E3304" w:rsidRPr="00935764">
        <w:rPr>
          <w:rFonts w:ascii="Helvetica Neue Light" w:hAnsi="Helvetica Neue Light"/>
          <w:rPrChange w:id="6336" w:author="Arthur de Catheu" w:date="2014-06-20T17:08:00Z">
            <w:rPr>
              <w:rFonts w:eastAsiaTheme="majorEastAsia" w:cstheme="majorBidi"/>
              <w:b/>
              <w:bCs/>
              <w:sz w:val="24"/>
            </w:rPr>
          </w:rPrChange>
        </w:rPr>
        <w:t>-vingt-dix</w:t>
      </w:r>
      <w:r w:rsidR="0083557E" w:rsidRPr="00935764">
        <w:rPr>
          <w:rFonts w:ascii="Helvetica Neue Light" w:hAnsi="Helvetica Neue Light"/>
          <w:rPrChange w:id="6337" w:author="Arthur de Catheu" w:date="2014-06-20T17:08:00Z">
            <w:rPr>
              <w:rFonts w:eastAsiaTheme="majorEastAsia" w:cstheme="majorBidi"/>
              <w:b/>
              <w:bCs/>
              <w:sz w:val="24"/>
            </w:rPr>
          </w:rPrChange>
        </w:rPr>
        <w:t xml:space="preserve"> </w:t>
      </w:r>
      <w:r w:rsidR="00EE1B01" w:rsidRPr="00935764">
        <w:rPr>
          <w:rFonts w:ascii="Helvetica Neue Light" w:hAnsi="Helvetica Neue Light"/>
          <w:rPrChange w:id="6338" w:author="Arthur de Catheu" w:date="2014-06-20T17:08:00Z">
            <w:rPr>
              <w:rFonts w:eastAsiaTheme="majorEastAsia" w:cstheme="majorBidi"/>
              <w:b/>
              <w:bCs/>
              <w:sz w:val="24"/>
            </w:rPr>
          </w:rPrChange>
        </w:rPr>
        <w:t>(</w:t>
      </w:r>
      <w:r w:rsidR="0083557E" w:rsidRPr="00935764">
        <w:rPr>
          <w:rFonts w:ascii="Helvetica Neue Light" w:hAnsi="Helvetica Neue Light"/>
          <w:rPrChange w:id="6339" w:author="Arthur de Catheu" w:date="2014-06-20T17:08:00Z">
            <w:rPr>
              <w:rFonts w:eastAsiaTheme="majorEastAsia" w:cstheme="majorBidi"/>
              <w:b/>
              <w:bCs/>
              <w:sz w:val="24"/>
            </w:rPr>
          </w:rPrChange>
        </w:rPr>
        <w:t>90</w:t>
      </w:r>
      <w:r w:rsidR="00EE1B01" w:rsidRPr="00935764">
        <w:rPr>
          <w:rFonts w:ascii="Helvetica Neue Light" w:hAnsi="Helvetica Neue Light"/>
          <w:rPrChange w:id="6340" w:author="Arthur de Catheu" w:date="2014-06-20T17:08:00Z">
            <w:rPr>
              <w:rFonts w:eastAsiaTheme="majorEastAsia" w:cstheme="majorBidi"/>
              <w:b/>
              <w:bCs/>
              <w:sz w:val="24"/>
            </w:rPr>
          </w:rPrChange>
        </w:rPr>
        <w:t xml:space="preserve">) jours </w:t>
      </w:r>
      <w:r w:rsidR="0083557E" w:rsidRPr="00935764">
        <w:rPr>
          <w:rFonts w:ascii="Helvetica Neue Light" w:hAnsi="Helvetica Neue Light"/>
          <w:rPrChange w:id="6341" w:author="Arthur de Catheu" w:date="2014-06-20T17:08:00Z">
            <w:rPr>
              <w:rFonts w:eastAsiaTheme="majorEastAsia" w:cstheme="majorBidi"/>
              <w:b/>
              <w:bCs/>
              <w:sz w:val="24"/>
            </w:rPr>
          </w:rPrChange>
        </w:rPr>
        <w:t xml:space="preserve">calendaires </w:t>
      </w:r>
      <w:r w:rsidR="00EE1B01" w:rsidRPr="00935764">
        <w:rPr>
          <w:rFonts w:ascii="Helvetica Neue Light" w:hAnsi="Helvetica Neue Light"/>
          <w:rPrChange w:id="6342" w:author="Arthur de Catheu" w:date="2014-06-20T17:08:00Z">
            <w:rPr>
              <w:rFonts w:eastAsiaTheme="majorEastAsia" w:cstheme="majorBidi"/>
              <w:b/>
              <w:bCs/>
              <w:sz w:val="24"/>
            </w:rPr>
          </w:rPrChange>
        </w:rPr>
        <w:t xml:space="preserve">entraîne l’arrêt des achats de Créances et la mise en liquidation du </w:t>
      </w:r>
      <w:r w:rsidR="00A37D87" w:rsidRPr="00935764">
        <w:rPr>
          <w:rFonts w:ascii="Helvetica Neue Light" w:hAnsi="Helvetica Neue Light"/>
          <w:rPrChange w:id="6343" w:author="Arthur de Catheu" w:date="2014-06-20T17:08:00Z">
            <w:rPr>
              <w:rFonts w:eastAsiaTheme="majorEastAsia" w:cstheme="majorBidi"/>
              <w:b/>
              <w:bCs/>
              <w:sz w:val="24"/>
            </w:rPr>
          </w:rPrChange>
        </w:rPr>
        <w:t>FCT 2014</w:t>
      </w:r>
      <w:r w:rsidR="00EE1B01" w:rsidRPr="00935764">
        <w:rPr>
          <w:rFonts w:ascii="Helvetica Neue Light" w:hAnsi="Helvetica Neue Light"/>
          <w:rPrChange w:id="6344" w:author="Arthur de Catheu" w:date="2014-06-20T17:08:00Z">
            <w:rPr>
              <w:rFonts w:eastAsiaTheme="majorEastAsia" w:cstheme="majorBidi"/>
              <w:b/>
              <w:bCs/>
              <w:sz w:val="24"/>
            </w:rPr>
          </w:rPrChange>
        </w:rPr>
        <w:t>.</w:t>
      </w:r>
    </w:p>
    <w:p w14:paraId="58AC0B37" w14:textId="3D052453" w:rsidR="00573742" w:rsidRPr="00935764" w:rsidRDefault="00573742">
      <w:pPr>
        <w:pStyle w:val="Titre3"/>
        <w:numPr>
          <w:ilvl w:val="2"/>
          <w:numId w:val="382"/>
        </w:numPr>
        <w:rPr>
          <w:rFonts w:ascii="Helvetica Neue Light" w:hAnsi="Helvetica Neue Light"/>
          <w:rPrChange w:id="6345" w:author="Arthur de Catheu" w:date="2014-06-20T17:08:00Z">
            <w:rPr/>
          </w:rPrChange>
        </w:rPr>
        <w:pPrChange w:id="6346" w:author="Arthur de Catheu" w:date="2014-06-20T18:16:00Z">
          <w:pPr>
            <w:pStyle w:val="Titre3"/>
          </w:pPr>
        </w:pPrChange>
      </w:pPr>
      <w:bookmarkStart w:id="6347" w:name="_Toc265315446"/>
      <w:r w:rsidRPr="00935764">
        <w:rPr>
          <w:rFonts w:ascii="Helvetica Neue Light" w:hAnsi="Helvetica Neue Light"/>
          <w:rPrChange w:id="6348" w:author="Arthur de Catheu" w:date="2014-06-20T17:08:00Z">
            <w:rPr/>
          </w:rPrChange>
        </w:rPr>
        <w:t xml:space="preserve">Concentration sur </w:t>
      </w:r>
      <w:r w:rsidR="0095284B" w:rsidRPr="00935764">
        <w:rPr>
          <w:rFonts w:ascii="Helvetica Neue Light" w:hAnsi="Helvetica Neue Light"/>
          <w:rPrChange w:id="6349" w:author="Arthur de Catheu" w:date="2014-06-20T17:08:00Z">
            <w:rPr/>
          </w:rPrChange>
        </w:rPr>
        <w:t>un Groupe de Débiteurs</w:t>
      </w:r>
      <w:bookmarkEnd w:id="6347"/>
    </w:p>
    <w:p w14:paraId="3C1899C5" w14:textId="05A6953C" w:rsidR="00573742" w:rsidRPr="00935764" w:rsidRDefault="00573742" w:rsidP="00573742">
      <w:pPr>
        <w:spacing w:before="120"/>
        <w:rPr>
          <w:rFonts w:ascii="Helvetica Neue Light" w:hAnsi="Helvetica Neue Light"/>
          <w:rPrChange w:id="6350" w:author="Arthur de Catheu" w:date="2014-06-20T17:08:00Z">
            <w:rPr/>
          </w:rPrChange>
        </w:rPr>
      </w:pPr>
      <w:r w:rsidRPr="00935764">
        <w:rPr>
          <w:rFonts w:ascii="Helvetica Neue Light" w:hAnsi="Helvetica Neue Light"/>
          <w:rPrChange w:id="6351" w:author="Arthur de Catheu" w:date="2014-06-20T17:08:00Z">
            <w:rPr>
              <w:rFonts w:eastAsiaTheme="majorEastAsia" w:cstheme="majorBidi"/>
              <w:b/>
              <w:bCs/>
              <w:sz w:val="24"/>
            </w:rPr>
          </w:rPrChange>
        </w:rPr>
        <w:t>Un groupe de Débiteurs est une entité économique formée par un ensemble de sociétés présentant des personnalités morales distinctes</w:t>
      </w:r>
      <w:r w:rsidR="000F2F5C" w:rsidRPr="00935764">
        <w:rPr>
          <w:rFonts w:ascii="Helvetica Neue Light" w:hAnsi="Helvetica Neue Light"/>
          <w:rPrChange w:id="6352" w:author="Arthur de Catheu" w:date="2014-06-20T17:08:00Z">
            <w:rPr>
              <w:rFonts w:eastAsiaTheme="majorEastAsia" w:cstheme="majorBidi"/>
              <w:b/>
              <w:bCs/>
              <w:sz w:val="24"/>
            </w:rPr>
          </w:rPrChange>
        </w:rPr>
        <w:t xml:space="preserve"> et</w:t>
      </w:r>
      <w:r w:rsidRPr="00935764">
        <w:rPr>
          <w:rFonts w:ascii="Helvetica Neue Light" w:hAnsi="Helvetica Neue Light"/>
          <w:rPrChange w:id="6353" w:author="Arthur de Catheu" w:date="2014-06-20T17:08:00Z">
            <w:rPr>
              <w:rFonts w:eastAsiaTheme="majorEastAsia" w:cstheme="majorBidi"/>
              <w:b/>
              <w:bCs/>
              <w:sz w:val="24"/>
            </w:rPr>
          </w:rPrChange>
        </w:rPr>
        <w:t xml:space="preserve"> contrôlées par une société mère qui détient sur </w:t>
      </w:r>
      <w:r w:rsidR="00730B23" w:rsidRPr="00935764">
        <w:rPr>
          <w:rFonts w:ascii="Helvetica Neue Light" w:hAnsi="Helvetica Neue Light"/>
          <w:rPrChange w:id="6354" w:author="Arthur de Catheu" w:date="2014-06-20T17:08:00Z">
            <w:rPr>
              <w:rFonts w:eastAsiaTheme="majorEastAsia" w:cstheme="majorBidi"/>
              <w:b/>
              <w:bCs/>
              <w:sz w:val="24"/>
            </w:rPr>
          </w:rPrChange>
        </w:rPr>
        <w:t>chacune</w:t>
      </w:r>
      <w:r w:rsidRPr="00935764">
        <w:rPr>
          <w:rFonts w:ascii="Helvetica Neue Light" w:hAnsi="Helvetica Neue Light"/>
          <w:rPrChange w:id="6355" w:author="Arthur de Catheu" w:date="2014-06-20T17:08:00Z">
            <w:rPr>
              <w:rFonts w:eastAsiaTheme="majorEastAsia" w:cstheme="majorBidi"/>
              <w:b/>
              <w:bCs/>
              <w:sz w:val="24"/>
            </w:rPr>
          </w:rPrChange>
        </w:rPr>
        <w:t xml:space="preserve"> d’elles un pouvoir financier, de gestion et d’administration économique. </w:t>
      </w:r>
    </w:p>
    <w:p w14:paraId="18217E23" w14:textId="2529BC07" w:rsidR="00573742" w:rsidRPr="00935764" w:rsidRDefault="00573742" w:rsidP="00573742">
      <w:pPr>
        <w:spacing w:before="120"/>
        <w:rPr>
          <w:rFonts w:ascii="Helvetica Neue Light" w:hAnsi="Helvetica Neue Light"/>
          <w:rPrChange w:id="6356" w:author="Arthur de Catheu" w:date="2014-06-20T17:08:00Z">
            <w:rPr/>
          </w:rPrChange>
        </w:rPr>
      </w:pPr>
      <w:r w:rsidRPr="00935764">
        <w:rPr>
          <w:rFonts w:ascii="Helvetica Neue Light" w:hAnsi="Helvetica Neue Light"/>
          <w:rPrChange w:id="6357" w:author="Arthur de Catheu" w:date="2014-06-20T17:08:00Z">
            <w:rPr>
              <w:rFonts w:eastAsiaTheme="majorEastAsia" w:cstheme="majorBidi"/>
              <w:b/>
              <w:bCs/>
              <w:sz w:val="24"/>
            </w:rPr>
          </w:rPrChange>
        </w:rPr>
        <w:t xml:space="preserve">A chaque sélection de Créances, </w:t>
      </w:r>
      <w:r w:rsidR="008E4249" w:rsidRPr="00935764">
        <w:rPr>
          <w:rFonts w:ascii="Helvetica Neue Light" w:hAnsi="Helvetica Neue Light"/>
          <w:rPrChange w:id="6358" w:author="Arthur de Catheu" w:date="2014-06-20T17:08:00Z">
            <w:rPr>
              <w:rFonts w:eastAsiaTheme="majorEastAsia" w:cstheme="majorBidi"/>
              <w:b/>
              <w:bCs/>
              <w:sz w:val="24"/>
            </w:rPr>
          </w:rPrChange>
        </w:rPr>
        <w:t>le Comité d’Investissement</w:t>
      </w:r>
      <w:r w:rsidR="006F5C33" w:rsidRPr="00935764">
        <w:rPr>
          <w:rFonts w:ascii="Helvetica Neue Light" w:hAnsi="Helvetica Neue Light"/>
          <w:rPrChange w:id="6359" w:author="Arthur de Catheu" w:date="2014-06-20T17:08:00Z">
            <w:rPr>
              <w:rFonts w:eastAsiaTheme="majorEastAsia" w:cstheme="majorBidi"/>
              <w:b/>
              <w:bCs/>
              <w:sz w:val="24"/>
            </w:rPr>
          </w:rPrChange>
        </w:rPr>
        <w:t xml:space="preserve"> </w:t>
      </w:r>
      <w:r w:rsidRPr="00935764">
        <w:rPr>
          <w:rFonts w:ascii="Helvetica Neue Light" w:hAnsi="Helvetica Neue Light"/>
          <w:rPrChange w:id="6360" w:author="Arthur de Catheu" w:date="2014-06-20T17:08:00Z">
            <w:rPr>
              <w:rFonts w:eastAsiaTheme="majorEastAsia" w:cstheme="majorBidi"/>
              <w:b/>
              <w:bCs/>
              <w:sz w:val="24"/>
            </w:rPr>
          </w:rPrChange>
        </w:rPr>
        <w:t xml:space="preserve">vérifie </w:t>
      </w:r>
      <w:r w:rsidR="0083557E" w:rsidRPr="00935764">
        <w:rPr>
          <w:rFonts w:ascii="Helvetica Neue Light" w:hAnsi="Helvetica Neue Light"/>
          <w:rPrChange w:id="6361" w:author="Arthur de Catheu" w:date="2014-06-20T17:08:00Z">
            <w:rPr>
              <w:rFonts w:eastAsiaTheme="majorEastAsia" w:cstheme="majorBidi"/>
              <w:b/>
              <w:bCs/>
              <w:sz w:val="24"/>
            </w:rPr>
          </w:rPrChange>
        </w:rPr>
        <w:t>le respect d’une</w:t>
      </w:r>
      <w:r w:rsidR="007D3E2A" w:rsidRPr="00935764">
        <w:rPr>
          <w:rFonts w:ascii="Helvetica Neue Light" w:hAnsi="Helvetica Neue Light"/>
          <w:rPrChange w:id="6362" w:author="Arthur de Catheu" w:date="2014-06-20T17:08:00Z">
            <w:rPr>
              <w:rFonts w:eastAsiaTheme="majorEastAsia" w:cstheme="majorBidi"/>
              <w:b/>
              <w:bCs/>
              <w:sz w:val="24"/>
            </w:rPr>
          </w:rPrChange>
        </w:rPr>
        <w:t xml:space="preserve"> limite de concentration par Groupe Débiteur de </w:t>
      </w:r>
      <w:r w:rsidR="001F50C1" w:rsidRPr="00935764">
        <w:rPr>
          <w:rFonts w:ascii="Helvetica Neue Light" w:hAnsi="Helvetica Neue Light"/>
          <w:rPrChange w:id="6363" w:author="Arthur de Catheu" w:date="2014-06-20T17:08:00Z">
            <w:rPr>
              <w:rFonts w:eastAsiaTheme="majorEastAsia" w:cstheme="majorBidi"/>
              <w:b/>
              <w:bCs/>
              <w:sz w:val="24"/>
            </w:rPr>
          </w:rPrChange>
        </w:rPr>
        <w:t>30</w:t>
      </w:r>
      <w:r w:rsidR="007D3E2A" w:rsidRPr="00935764">
        <w:rPr>
          <w:rFonts w:ascii="Helvetica Neue Light" w:hAnsi="Helvetica Neue Light"/>
          <w:rPrChange w:id="6364" w:author="Arthur de Catheu" w:date="2014-06-20T17:08:00Z">
            <w:rPr>
              <w:rFonts w:eastAsiaTheme="majorEastAsia" w:cstheme="majorBidi"/>
              <w:b/>
              <w:bCs/>
              <w:sz w:val="24"/>
            </w:rPr>
          </w:rPrChange>
        </w:rPr>
        <w:t>% de l’encours de Créances.</w:t>
      </w:r>
    </w:p>
    <w:p w14:paraId="112FA929" w14:textId="03429338" w:rsidR="008E4249" w:rsidRPr="00935764" w:rsidRDefault="002852AE">
      <w:pPr>
        <w:pStyle w:val="Titre3"/>
        <w:numPr>
          <w:ilvl w:val="2"/>
          <w:numId w:val="382"/>
        </w:numPr>
        <w:rPr>
          <w:rFonts w:ascii="Helvetica Neue Light" w:hAnsi="Helvetica Neue Light"/>
          <w:rPrChange w:id="6365" w:author="Arthur de Catheu" w:date="2014-06-20T17:08:00Z">
            <w:rPr/>
          </w:rPrChange>
        </w:rPr>
        <w:pPrChange w:id="6366" w:author="Arthur de Catheu" w:date="2014-06-20T18:16:00Z">
          <w:pPr>
            <w:pStyle w:val="Titre3"/>
          </w:pPr>
        </w:pPrChange>
      </w:pPr>
      <w:bookmarkStart w:id="6367" w:name="_Ref385262859"/>
      <w:bookmarkStart w:id="6368" w:name="_Toc265315447"/>
      <w:r w:rsidRPr="00935764">
        <w:rPr>
          <w:rFonts w:ascii="Helvetica Neue Light" w:hAnsi="Helvetica Neue Light"/>
          <w:rPrChange w:id="6369" w:author="Arthur de Catheu" w:date="2014-06-20T17:08:00Z">
            <w:rPr/>
          </w:rPrChange>
        </w:rPr>
        <w:t>Concentration sur le</w:t>
      </w:r>
      <w:r w:rsidR="008E4249" w:rsidRPr="00935764">
        <w:rPr>
          <w:rFonts w:ascii="Helvetica Neue Light" w:hAnsi="Helvetica Neue Light"/>
          <w:rPrChange w:id="6370" w:author="Arthur de Catheu" w:date="2014-06-20T17:08:00Z">
            <w:rPr/>
          </w:rPrChange>
        </w:rPr>
        <w:t xml:space="preserve"> Cédant</w:t>
      </w:r>
      <w:bookmarkEnd w:id="6367"/>
      <w:bookmarkEnd w:id="6368"/>
    </w:p>
    <w:p w14:paraId="21B97929" w14:textId="7B945E91" w:rsidR="008E4249" w:rsidRPr="00935764" w:rsidRDefault="0096200E" w:rsidP="008E4249">
      <w:pPr>
        <w:spacing w:before="120"/>
        <w:rPr>
          <w:rFonts w:ascii="Helvetica Neue Light" w:hAnsi="Helvetica Neue Light"/>
          <w:rPrChange w:id="6371" w:author="Arthur de Catheu" w:date="2014-06-20T17:08:00Z">
            <w:rPr/>
          </w:rPrChange>
        </w:rPr>
      </w:pPr>
      <w:r w:rsidRPr="00935764">
        <w:rPr>
          <w:rFonts w:ascii="Helvetica Neue Light" w:hAnsi="Helvetica Neue Light"/>
          <w:rPrChange w:id="6372" w:author="Arthur de Catheu" w:date="2014-06-20T17:08:00Z">
            <w:rPr>
              <w:rFonts w:eastAsiaTheme="majorEastAsia" w:cstheme="majorBidi"/>
              <w:b/>
              <w:bCs/>
              <w:sz w:val="24"/>
            </w:rPr>
          </w:rPrChange>
        </w:rPr>
        <w:t>Le FCT 2014</w:t>
      </w:r>
      <w:r w:rsidR="008E4249" w:rsidRPr="00935764">
        <w:rPr>
          <w:rFonts w:ascii="Helvetica Neue Light" w:hAnsi="Helvetica Neue Light"/>
          <w:rPrChange w:id="6373" w:author="Arthur de Catheu" w:date="2014-06-20T17:08:00Z">
            <w:rPr>
              <w:rFonts w:eastAsiaTheme="majorEastAsia" w:cstheme="majorBidi"/>
              <w:b/>
              <w:bCs/>
              <w:sz w:val="24"/>
            </w:rPr>
          </w:rPrChange>
        </w:rPr>
        <w:t xml:space="preserve"> est exposé à un risque Cédant </w:t>
      </w:r>
      <w:r w:rsidR="006F5C33" w:rsidRPr="00935764">
        <w:rPr>
          <w:rFonts w:ascii="Helvetica Neue Light" w:hAnsi="Helvetica Neue Light"/>
          <w:rPrChange w:id="6374" w:author="Arthur de Catheu" w:date="2014-06-20T17:08:00Z">
            <w:rPr>
              <w:rFonts w:eastAsiaTheme="majorEastAsia" w:cstheme="majorBidi"/>
              <w:b/>
              <w:bCs/>
              <w:sz w:val="24"/>
            </w:rPr>
          </w:rPrChange>
        </w:rPr>
        <w:t xml:space="preserve">en cas </w:t>
      </w:r>
      <w:r w:rsidR="008E4249" w:rsidRPr="00935764">
        <w:rPr>
          <w:rFonts w:ascii="Helvetica Neue Light" w:hAnsi="Helvetica Neue Light"/>
          <w:rPrChange w:id="6375" w:author="Arthur de Catheu" w:date="2014-06-20T17:08:00Z">
            <w:rPr>
              <w:rFonts w:eastAsiaTheme="majorEastAsia" w:cstheme="majorBidi"/>
              <w:b/>
              <w:bCs/>
              <w:sz w:val="24"/>
            </w:rPr>
          </w:rPrChange>
        </w:rPr>
        <w:t xml:space="preserve">de </w:t>
      </w:r>
      <w:r w:rsidRPr="00935764">
        <w:rPr>
          <w:rFonts w:ascii="Helvetica Neue Light" w:hAnsi="Helvetica Neue Light"/>
          <w:rPrChange w:id="6376" w:author="Arthur de Catheu" w:date="2014-06-20T17:08:00Z">
            <w:rPr>
              <w:rFonts w:eastAsiaTheme="majorEastAsia" w:cstheme="majorBidi"/>
              <w:b/>
              <w:bCs/>
              <w:sz w:val="24"/>
            </w:rPr>
          </w:rPrChange>
        </w:rPr>
        <w:t>Non</w:t>
      </w:r>
      <w:r w:rsidR="008E4249" w:rsidRPr="00935764">
        <w:rPr>
          <w:rFonts w:ascii="Helvetica Neue Light" w:hAnsi="Helvetica Neue Light"/>
          <w:rPrChange w:id="6377" w:author="Arthur de Catheu" w:date="2014-06-20T17:08:00Z">
            <w:rPr>
              <w:rFonts w:eastAsiaTheme="majorEastAsia" w:cstheme="majorBidi"/>
              <w:b/>
              <w:bCs/>
              <w:sz w:val="24"/>
            </w:rPr>
          </w:rPrChange>
        </w:rPr>
        <w:t>-</w:t>
      </w:r>
      <w:r w:rsidRPr="00935764">
        <w:rPr>
          <w:rFonts w:ascii="Helvetica Neue Light" w:hAnsi="Helvetica Neue Light"/>
          <w:rPrChange w:id="6378" w:author="Arthur de Catheu" w:date="2014-06-20T17:08:00Z">
            <w:rPr>
              <w:rFonts w:eastAsiaTheme="majorEastAsia" w:cstheme="majorBidi"/>
              <w:b/>
              <w:bCs/>
              <w:sz w:val="24"/>
            </w:rPr>
          </w:rPrChange>
        </w:rPr>
        <w:t xml:space="preserve">Conformité </w:t>
      </w:r>
      <w:r w:rsidR="008E4249" w:rsidRPr="00935764">
        <w:rPr>
          <w:rFonts w:ascii="Helvetica Neue Light" w:hAnsi="Helvetica Neue Light"/>
          <w:rPrChange w:id="6379" w:author="Arthur de Catheu" w:date="2014-06-20T17:08:00Z">
            <w:rPr>
              <w:rFonts w:eastAsiaTheme="majorEastAsia" w:cstheme="majorBidi"/>
              <w:b/>
              <w:bCs/>
              <w:sz w:val="24"/>
            </w:rPr>
          </w:rPrChange>
        </w:rPr>
        <w:t xml:space="preserve">qui pourrait affecter une Créance </w:t>
      </w:r>
      <w:r w:rsidRPr="00935764">
        <w:rPr>
          <w:rFonts w:ascii="Helvetica Neue Light" w:hAnsi="Helvetica Neue Light"/>
          <w:rPrChange w:id="6380" w:author="Arthur de Catheu" w:date="2014-06-20T17:08:00Z">
            <w:rPr>
              <w:rFonts w:eastAsiaTheme="majorEastAsia" w:cstheme="majorBidi"/>
              <w:b/>
              <w:bCs/>
              <w:sz w:val="24"/>
            </w:rPr>
          </w:rPrChange>
        </w:rPr>
        <w:t>Cédée</w:t>
      </w:r>
      <w:r w:rsidR="008E4249" w:rsidRPr="00935764">
        <w:rPr>
          <w:rFonts w:ascii="Helvetica Neue Light" w:hAnsi="Helvetica Neue Light"/>
          <w:rPrChange w:id="6381" w:author="Arthur de Catheu" w:date="2014-06-20T17:08:00Z">
            <w:rPr>
              <w:rFonts w:eastAsiaTheme="majorEastAsia" w:cstheme="majorBidi"/>
              <w:b/>
              <w:bCs/>
              <w:sz w:val="24"/>
            </w:rPr>
          </w:rPrChange>
        </w:rPr>
        <w:t xml:space="preserve">. </w:t>
      </w:r>
    </w:p>
    <w:p w14:paraId="6369DF6D" w14:textId="2267786B" w:rsidR="008E4249" w:rsidRPr="00935764" w:rsidRDefault="008E4249" w:rsidP="008E4249">
      <w:pPr>
        <w:spacing w:before="120"/>
        <w:rPr>
          <w:rFonts w:ascii="Helvetica Neue Light" w:hAnsi="Helvetica Neue Light"/>
          <w:rPrChange w:id="6382" w:author="Arthur de Catheu" w:date="2014-06-20T17:08:00Z">
            <w:rPr/>
          </w:rPrChange>
        </w:rPr>
      </w:pPr>
      <w:r w:rsidRPr="00935764">
        <w:rPr>
          <w:rFonts w:ascii="Helvetica Neue Light" w:hAnsi="Helvetica Neue Light"/>
          <w:rPrChange w:id="6383" w:author="Arthur de Catheu" w:date="2014-06-20T17:08:00Z">
            <w:rPr>
              <w:rFonts w:eastAsiaTheme="majorEastAsia" w:cstheme="majorBidi"/>
              <w:b/>
              <w:bCs/>
              <w:sz w:val="24"/>
            </w:rPr>
          </w:rPrChange>
        </w:rPr>
        <w:lastRenderedPageBreak/>
        <w:t>A chaque sélection de Créances, le Comité d’Investissement vérifie que les limites de concentration Cédant suivantes sont respectées :</w:t>
      </w:r>
    </w:p>
    <w:p w14:paraId="6FAD4803" w14:textId="65EB0F59" w:rsidR="008E4249" w:rsidRPr="00935764" w:rsidRDefault="008E4249" w:rsidP="008E4249">
      <w:pPr>
        <w:pStyle w:val="Paragraphedeliste"/>
        <w:numPr>
          <w:ilvl w:val="0"/>
          <w:numId w:val="232"/>
        </w:numPr>
        <w:rPr>
          <w:rFonts w:ascii="Helvetica Neue Light" w:hAnsi="Helvetica Neue Light"/>
          <w:rPrChange w:id="6384" w:author="Arthur de Catheu" w:date="2014-06-20T17:08:00Z">
            <w:rPr/>
          </w:rPrChange>
        </w:rPr>
      </w:pPr>
      <w:r w:rsidRPr="00935764">
        <w:rPr>
          <w:rFonts w:ascii="Helvetica Neue Light" w:hAnsi="Helvetica Neue Light"/>
          <w:rPrChange w:id="6385" w:author="Arthur de Catheu" w:date="2014-06-20T17:08:00Z">
            <w:rPr>
              <w:rFonts w:eastAsiaTheme="majorEastAsia" w:cstheme="majorBidi"/>
              <w:b/>
              <w:bCs/>
              <w:sz w:val="24"/>
            </w:rPr>
          </w:rPrChange>
        </w:rPr>
        <w:t xml:space="preserve">Avant d’atteindre un encours de Créances à l’actif du </w:t>
      </w:r>
      <w:r w:rsidR="00A37D87" w:rsidRPr="00935764">
        <w:rPr>
          <w:rFonts w:ascii="Helvetica Neue Light" w:hAnsi="Helvetica Neue Light"/>
          <w:rPrChange w:id="6386" w:author="Arthur de Catheu" w:date="2014-06-20T17:08:00Z">
            <w:rPr>
              <w:rFonts w:eastAsiaTheme="majorEastAsia" w:cstheme="majorBidi"/>
              <w:b/>
              <w:bCs/>
              <w:sz w:val="24"/>
            </w:rPr>
          </w:rPrChange>
        </w:rPr>
        <w:t>FCT 2014</w:t>
      </w:r>
      <w:r w:rsidRPr="00935764">
        <w:rPr>
          <w:rFonts w:ascii="Helvetica Neue Light" w:hAnsi="Helvetica Neue Light"/>
          <w:rPrChange w:id="6387" w:author="Arthur de Catheu" w:date="2014-06-20T17:08:00Z">
            <w:rPr>
              <w:rFonts w:eastAsiaTheme="majorEastAsia" w:cstheme="majorBidi"/>
              <w:b/>
              <w:bCs/>
              <w:sz w:val="24"/>
            </w:rPr>
          </w:rPrChange>
        </w:rPr>
        <w:t xml:space="preserve"> </w:t>
      </w:r>
      <w:r w:rsidR="00930CD4" w:rsidRPr="00935764">
        <w:rPr>
          <w:rFonts w:ascii="Helvetica Neue Light" w:hAnsi="Helvetica Neue Light"/>
          <w:rPrChange w:id="6388" w:author="Arthur de Catheu" w:date="2014-06-20T17:08:00Z">
            <w:rPr>
              <w:rFonts w:eastAsiaTheme="majorEastAsia" w:cstheme="majorBidi"/>
              <w:b/>
              <w:bCs/>
              <w:sz w:val="24"/>
            </w:rPr>
          </w:rPrChange>
        </w:rPr>
        <w:t xml:space="preserve">de </w:t>
      </w:r>
      <w:r w:rsidR="0096200E" w:rsidRPr="00935764">
        <w:rPr>
          <w:rFonts w:ascii="Helvetica Neue Light" w:hAnsi="Helvetica Neue Light"/>
          <w:rPrChange w:id="6389" w:author="Arthur de Catheu" w:date="2014-06-20T17:08:00Z">
            <w:rPr>
              <w:rFonts w:eastAsiaTheme="majorEastAsia" w:cstheme="majorBidi"/>
              <w:b/>
              <w:bCs/>
              <w:sz w:val="24"/>
            </w:rPr>
          </w:rPrChange>
        </w:rPr>
        <w:t xml:space="preserve">5 </w:t>
      </w:r>
      <w:r w:rsidRPr="00935764">
        <w:rPr>
          <w:rFonts w:ascii="Helvetica Neue Light" w:hAnsi="Helvetica Neue Light"/>
          <w:rPrChange w:id="6390" w:author="Arthur de Catheu" w:date="2014-06-20T17:08:00Z">
            <w:rPr>
              <w:rFonts w:eastAsiaTheme="majorEastAsia" w:cstheme="majorBidi"/>
              <w:b/>
              <w:bCs/>
              <w:sz w:val="24"/>
            </w:rPr>
          </w:rPrChange>
        </w:rPr>
        <w:t>000 000 € :</w:t>
      </w:r>
    </w:p>
    <w:p w14:paraId="0FAA3C84" w14:textId="7CFB74DA" w:rsidR="008E4249" w:rsidRPr="00935764" w:rsidRDefault="007779F8" w:rsidP="008E4249">
      <w:pPr>
        <w:pStyle w:val="Paragraphedeliste"/>
        <w:numPr>
          <w:ilvl w:val="1"/>
          <w:numId w:val="94"/>
        </w:numPr>
        <w:spacing w:before="120"/>
        <w:rPr>
          <w:rFonts w:ascii="Helvetica Neue Light" w:hAnsi="Helvetica Neue Light"/>
          <w:rPrChange w:id="6391" w:author="Arthur de Catheu" w:date="2014-06-20T17:08:00Z">
            <w:rPr/>
          </w:rPrChange>
        </w:rPr>
      </w:pPr>
      <w:r w:rsidRPr="00935764">
        <w:rPr>
          <w:rFonts w:ascii="Helvetica Neue Light" w:hAnsi="Helvetica Neue Light"/>
          <w:rPrChange w:id="6392" w:author="Arthur de Catheu" w:date="2014-06-20T17:08:00Z">
            <w:rPr>
              <w:rFonts w:eastAsiaTheme="majorEastAsia" w:cstheme="majorBidi"/>
              <w:b/>
              <w:bCs/>
              <w:sz w:val="24"/>
            </w:rPr>
          </w:rPrChange>
        </w:rPr>
        <w:t>Aucune limite de concentration n’est appliquée.</w:t>
      </w:r>
    </w:p>
    <w:p w14:paraId="43D4F779" w14:textId="2074DAB7" w:rsidR="008E4249" w:rsidRPr="00935764" w:rsidRDefault="008E4249" w:rsidP="008E4249">
      <w:pPr>
        <w:pStyle w:val="Paragraphedeliste"/>
        <w:numPr>
          <w:ilvl w:val="0"/>
          <w:numId w:val="232"/>
        </w:numPr>
        <w:rPr>
          <w:rFonts w:ascii="Helvetica Neue Light" w:hAnsi="Helvetica Neue Light"/>
          <w:rPrChange w:id="6393" w:author="Arthur de Catheu" w:date="2014-06-20T17:08:00Z">
            <w:rPr/>
          </w:rPrChange>
        </w:rPr>
      </w:pPr>
      <w:r w:rsidRPr="00935764">
        <w:rPr>
          <w:rFonts w:ascii="Helvetica Neue Light" w:hAnsi="Helvetica Neue Light"/>
          <w:rPrChange w:id="6394" w:author="Arthur de Catheu" w:date="2014-06-20T17:08:00Z">
            <w:rPr>
              <w:rFonts w:eastAsiaTheme="majorEastAsia" w:cstheme="majorBidi"/>
              <w:b/>
              <w:bCs/>
              <w:sz w:val="24"/>
            </w:rPr>
          </w:rPrChange>
        </w:rPr>
        <w:t xml:space="preserve">Lorsque l’encours des Créances à l’actif du </w:t>
      </w:r>
      <w:r w:rsidR="00A37D87" w:rsidRPr="00935764">
        <w:rPr>
          <w:rFonts w:ascii="Helvetica Neue Light" w:hAnsi="Helvetica Neue Light"/>
          <w:rPrChange w:id="6395" w:author="Arthur de Catheu" w:date="2014-06-20T17:08:00Z">
            <w:rPr>
              <w:rFonts w:eastAsiaTheme="majorEastAsia" w:cstheme="majorBidi"/>
              <w:b/>
              <w:bCs/>
              <w:sz w:val="24"/>
            </w:rPr>
          </w:rPrChange>
        </w:rPr>
        <w:t>FCT 2014</w:t>
      </w:r>
      <w:r w:rsidRPr="00935764">
        <w:rPr>
          <w:rFonts w:ascii="Helvetica Neue Light" w:hAnsi="Helvetica Neue Light"/>
          <w:rPrChange w:id="6396" w:author="Arthur de Catheu" w:date="2014-06-20T17:08:00Z">
            <w:rPr>
              <w:rFonts w:eastAsiaTheme="majorEastAsia" w:cstheme="majorBidi"/>
              <w:b/>
              <w:bCs/>
              <w:sz w:val="24"/>
            </w:rPr>
          </w:rPrChange>
        </w:rPr>
        <w:t xml:space="preserve"> est supérieur à </w:t>
      </w:r>
      <w:r w:rsidR="0096200E" w:rsidRPr="00935764">
        <w:rPr>
          <w:rFonts w:ascii="Helvetica Neue Light" w:hAnsi="Helvetica Neue Light"/>
          <w:rPrChange w:id="6397" w:author="Arthur de Catheu" w:date="2014-06-20T17:08:00Z">
            <w:rPr>
              <w:rFonts w:eastAsiaTheme="majorEastAsia" w:cstheme="majorBidi"/>
              <w:b/>
              <w:bCs/>
              <w:sz w:val="24"/>
            </w:rPr>
          </w:rPrChange>
        </w:rPr>
        <w:t xml:space="preserve">5 </w:t>
      </w:r>
      <w:r w:rsidR="003D2CEA" w:rsidRPr="00935764">
        <w:rPr>
          <w:rFonts w:ascii="Helvetica Neue Light" w:hAnsi="Helvetica Neue Light"/>
          <w:rPrChange w:id="6398" w:author="Arthur de Catheu" w:date="2014-06-20T17:08:00Z">
            <w:rPr>
              <w:rFonts w:eastAsiaTheme="majorEastAsia" w:cstheme="majorBidi"/>
              <w:b/>
              <w:bCs/>
              <w:sz w:val="24"/>
            </w:rPr>
          </w:rPrChange>
        </w:rPr>
        <w:t>000 000</w:t>
      </w:r>
      <w:r w:rsidRPr="00935764">
        <w:rPr>
          <w:rFonts w:ascii="Helvetica Neue Light" w:hAnsi="Helvetica Neue Light"/>
          <w:rPrChange w:id="6399" w:author="Arthur de Catheu" w:date="2014-06-20T17:08:00Z">
            <w:rPr>
              <w:rFonts w:eastAsiaTheme="majorEastAsia" w:cstheme="majorBidi"/>
              <w:b/>
              <w:bCs/>
              <w:sz w:val="24"/>
            </w:rPr>
          </w:rPrChange>
        </w:rPr>
        <w:t xml:space="preserve"> € :</w:t>
      </w:r>
    </w:p>
    <w:p w14:paraId="5C26B1ED" w14:textId="263F3D91" w:rsidR="008E4249" w:rsidRPr="00935764" w:rsidRDefault="008E4249" w:rsidP="008E4249">
      <w:pPr>
        <w:pStyle w:val="Paragraphedeliste"/>
        <w:numPr>
          <w:ilvl w:val="1"/>
          <w:numId w:val="94"/>
        </w:numPr>
        <w:spacing w:before="120"/>
        <w:rPr>
          <w:rFonts w:ascii="Helvetica Neue Light" w:hAnsi="Helvetica Neue Light"/>
          <w:rPrChange w:id="6400" w:author="Arthur de Catheu" w:date="2014-06-20T17:08:00Z">
            <w:rPr/>
          </w:rPrChange>
        </w:rPr>
      </w:pPr>
      <w:r w:rsidRPr="00935764">
        <w:rPr>
          <w:rFonts w:ascii="Helvetica Neue Light" w:hAnsi="Helvetica Neue Light"/>
          <w:rPrChange w:id="6401" w:author="Arthur de Catheu" w:date="2014-06-20T17:08:00Z">
            <w:rPr>
              <w:rFonts w:eastAsiaTheme="majorEastAsia" w:cstheme="majorBidi"/>
              <w:b/>
              <w:bCs/>
              <w:sz w:val="24"/>
            </w:rPr>
          </w:rPrChange>
        </w:rPr>
        <w:t>Limite de concentration par Cédant : 5% de l’encours des Créances.</w:t>
      </w:r>
    </w:p>
    <w:p w14:paraId="5A84AEFC" w14:textId="77777777" w:rsidR="00156B5B" w:rsidRPr="00935764" w:rsidRDefault="004D1E4B">
      <w:pPr>
        <w:pStyle w:val="Titre3"/>
        <w:numPr>
          <w:ilvl w:val="2"/>
          <w:numId w:val="382"/>
        </w:numPr>
        <w:rPr>
          <w:rFonts w:ascii="Helvetica Neue Light" w:hAnsi="Helvetica Neue Light"/>
          <w:rPrChange w:id="6402" w:author="Arthur de Catheu" w:date="2014-06-20T17:08:00Z">
            <w:rPr/>
          </w:rPrChange>
        </w:rPr>
        <w:pPrChange w:id="6403" w:author="Arthur de Catheu" w:date="2014-06-20T18:17:00Z">
          <w:pPr>
            <w:pStyle w:val="Titre3"/>
          </w:pPr>
        </w:pPrChange>
      </w:pPr>
      <w:bookmarkStart w:id="6404" w:name="_Toc265315448"/>
      <w:r w:rsidRPr="00935764">
        <w:rPr>
          <w:rFonts w:ascii="Helvetica Neue Light" w:hAnsi="Helvetica Neue Light"/>
          <w:rPrChange w:id="6405" w:author="Arthur de Catheu" w:date="2014-06-20T17:08:00Z">
            <w:rPr/>
          </w:rPrChange>
        </w:rPr>
        <w:t xml:space="preserve">Concentration </w:t>
      </w:r>
      <w:r w:rsidR="001617AB" w:rsidRPr="00935764">
        <w:rPr>
          <w:rFonts w:ascii="Helvetica Neue Light" w:hAnsi="Helvetica Neue Light"/>
          <w:rPrChange w:id="6406" w:author="Arthur de Catheu" w:date="2014-06-20T17:08:00Z">
            <w:rPr/>
          </w:rPrChange>
        </w:rPr>
        <w:t>sur les régions et activités</w:t>
      </w:r>
      <w:r w:rsidR="00BA7A0C" w:rsidRPr="00935764">
        <w:rPr>
          <w:rFonts w:ascii="Helvetica Neue Light" w:hAnsi="Helvetica Neue Light"/>
          <w:rPrChange w:id="6407" w:author="Arthur de Catheu" w:date="2014-06-20T17:08:00Z">
            <w:rPr/>
          </w:rPrChange>
        </w:rPr>
        <w:t xml:space="preserve"> du Débiteur</w:t>
      </w:r>
      <w:bookmarkEnd w:id="6404"/>
    </w:p>
    <w:p w14:paraId="282B1716" w14:textId="64B76F7A" w:rsidR="00573742" w:rsidRPr="00935764" w:rsidRDefault="005726EA" w:rsidP="00AC59DC">
      <w:pPr>
        <w:spacing w:before="120"/>
        <w:rPr>
          <w:rFonts w:ascii="Helvetica Neue Light" w:hAnsi="Helvetica Neue Light"/>
          <w:rPrChange w:id="6408" w:author="Arthur de Catheu" w:date="2014-06-20T17:08:00Z">
            <w:rPr/>
          </w:rPrChange>
        </w:rPr>
      </w:pPr>
      <w:r w:rsidRPr="00935764">
        <w:rPr>
          <w:rFonts w:ascii="Helvetica Neue Light" w:hAnsi="Helvetica Neue Light"/>
          <w:rPrChange w:id="6409" w:author="Arthur de Catheu" w:date="2014-06-20T17:08:00Z">
            <w:rPr>
              <w:rFonts w:eastAsiaTheme="majorEastAsia" w:cstheme="majorBidi"/>
              <w:b/>
              <w:bCs/>
              <w:sz w:val="24"/>
            </w:rPr>
          </w:rPrChange>
        </w:rPr>
        <w:t xml:space="preserve">Les </w:t>
      </w:r>
      <w:r w:rsidR="00DD11C1" w:rsidRPr="00935764">
        <w:rPr>
          <w:rFonts w:ascii="Helvetica Neue Light" w:hAnsi="Helvetica Neue Light"/>
          <w:rPrChange w:id="6410" w:author="Arthur de Catheu" w:date="2014-06-20T17:08:00Z">
            <w:rPr>
              <w:rFonts w:eastAsiaTheme="majorEastAsia" w:cstheme="majorBidi"/>
              <w:b/>
              <w:bCs/>
              <w:sz w:val="24"/>
            </w:rPr>
          </w:rPrChange>
        </w:rPr>
        <w:t xml:space="preserve">limites </w:t>
      </w:r>
      <w:r w:rsidRPr="00935764">
        <w:rPr>
          <w:rFonts w:ascii="Helvetica Neue Light" w:hAnsi="Helvetica Neue Light"/>
          <w:rPrChange w:id="6411" w:author="Arthur de Catheu" w:date="2014-06-20T17:08:00Z">
            <w:rPr>
              <w:rFonts w:eastAsiaTheme="majorEastAsia" w:cstheme="majorBidi"/>
              <w:b/>
              <w:bCs/>
              <w:sz w:val="24"/>
            </w:rPr>
          </w:rPrChange>
        </w:rPr>
        <w:t xml:space="preserve">de concentration sur les régions et activités sont des informations </w:t>
      </w:r>
      <w:proofErr w:type="gramStart"/>
      <w:r w:rsidR="00BE2656" w:rsidRPr="00935764">
        <w:rPr>
          <w:rFonts w:ascii="Helvetica Neue Light" w:hAnsi="Helvetica Neue Light"/>
          <w:rPrChange w:id="6412" w:author="Arthur de Catheu" w:date="2014-06-20T17:08:00Z">
            <w:rPr>
              <w:rFonts w:eastAsiaTheme="majorEastAsia" w:cstheme="majorBidi"/>
              <w:b/>
              <w:bCs/>
              <w:sz w:val="24"/>
            </w:rPr>
          </w:rPrChange>
        </w:rPr>
        <w:t>extra-financi</w:t>
      </w:r>
      <w:r w:rsidR="00DD11C1" w:rsidRPr="00935764">
        <w:rPr>
          <w:rFonts w:ascii="Helvetica Neue Light" w:hAnsi="Helvetica Neue Light"/>
          <w:rPrChange w:id="6413" w:author="Arthur de Catheu" w:date="2014-06-20T17:08:00Z">
            <w:rPr>
              <w:rFonts w:eastAsiaTheme="majorEastAsia" w:cstheme="majorBidi"/>
              <w:b/>
              <w:bCs/>
              <w:sz w:val="24"/>
            </w:rPr>
          </w:rPrChange>
        </w:rPr>
        <w:t>è</w:t>
      </w:r>
      <w:r w:rsidR="00BE2656" w:rsidRPr="00935764">
        <w:rPr>
          <w:rFonts w:ascii="Helvetica Neue Light" w:hAnsi="Helvetica Neue Light"/>
          <w:rPrChange w:id="6414" w:author="Arthur de Catheu" w:date="2014-06-20T17:08:00Z">
            <w:rPr>
              <w:rFonts w:eastAsiaTheme="majorEastAsia" w:cstheme="majorBidi"/>
              <w:b/>
              <w:bCs/>
              <w:sz w:val="24"/>
            </w:rPr>
          </w:rPrChange>
        </w:rPr>
        <w:t>r</w:t>
      </w:r>
      <w:r w:rsidR="00DD11C1" w:rsidRPr="00935764">
        <w:rPr>
          <w:rFonts w:ascii="Helvetica Neue Light" w:hAnsi="Helvetica Neue Light"/>
          <w:rPrChange w:id="6415" w:author="Arthur de Catheu" w:date="2014-06-20T17:08:00Z">
            <w:rPr>
              <w:rFonts w:eastAsiaTheme="majorEastAsia" w:cstheme="majorBidi"/>
              <w:b/>
              <w:bCs/>
              <w:sz w:val="24"/>
            </w:rPr>
          </w:rPrChange>
        </w:rPr>
        <w:t>es</w:t>
      </w:r>
      <w:r w:rsidR="00BE2656" w:rsidRPr="00935764">
        <w:rPr>
          <w:rFonts w:ascii="Helvetica Neue Light" w:hAnsi="Helvetica Neue Light"/>
          <w:rPrChange w:id="6416" w:author="Arthur de Catheu" w:date="2014-06-20T17:08:00Z">
            <w:rPr>
              <w:rFonts w:eastAsiaTheme="majorEastAsia" w:cstheme="majorBidi"/>
              <w:b/>
              <w:bCs/>
              <w:sz w:val="24"/>
            </w:rPr>
          </w:rPrChange>
        </w:rPr>
        <w:t xml:space="preserve"> mises</w:t>
      </w:r>
      <w:r w:rsidRPr="00935764">
        <w:rPr>
          <w:rFonts w:ascii="Helvetica Neue Light" w:hAnsi="Helvetica Neue Light"/>
          <w:rPrChange w:id="6417" w:author="Arthur de Catheu" w:date="2014-06-20T17:08:00Z">
            <w:rPr>
              <w:rFonts w:eastAsiaTheme="majorEastAsia" w:cstheme="majorBidi"/>
              <w:b/>
              <w:bCs/>
              <w:sz w:val="24"/>
            </w:rPr>
          </w:rPrChange>
        </w:rPr>
        <w:t xml:space="preserve"> à disposition du </w:t>
      </w:r>
      <w:r w:rsidR="00091DDD" w:rsidRPr="00935764">
        <w:rPr>
          <w:rFonts w:ascii="Helvetica Neue Light" w:hAnsi="Helvetica Neue Light"/>
          <w:rPrChange w:id="6418" w:author="Arthur de Catheu" w:date="2014-06-20T17:08:00Z">
            <w:rPr>
              <w:rFonts w:eastAsiaTheme="majorEastAsia" w:cstheme="majorBidi"/>
              <w:b/>
              <w:bCs/>
              <w:sz w:val="24"/>
            </w:rPr>
          </w:rPrChange>
        </w:rPr>
        <w:t>Comité d</w:t>
      </w:r>
      <w:r w:rsidR="007779F8" w:rsidRPr="00935764">
        <w:rPr>
          <w:rFonts w:ascii="Helvetica Neue Light" w:hAnsi="Helvetica Neue Light"/>
          <w:rPrChange w:id="6419" w:author="Arthur de Catheu" w:date="2014-06-20T17:08:00Z">
            <w:rPr>
              <w:rFonts w:eastAsiaTheme="majorEastAsia" w:cstheme="majorBidi"/>
              <w:b/>
              <w:bCs/>
              <w:sz w:val="24"/>
            </w:rPr>
          </w:rPrChange>
        </w:rPr>
        <w:t>’Investissement</w:t>
      </w:r>
      <w:proofErr w:type="gramEnd"/>
      <w:r w:rsidRPr="00935764">
        <w:rPr>
          <w:rFonts w:ascii="Helvetica Neue Light" w:hAnsi="Helvetica Neue Light"/>
          <w:rPrChange w:id="6420" w:author="Arthur de Catheu" w:date="2014-06-20T17:08:00Z">
            <w:rPr>
              <w:rFonts w:eastAsiaTheme="majorEastAsia" w:cstheme="majorBidi"/>
              <w:b/>
              <w:bCs/>
              <w:sz w:val="24"/>
            </w:rPr>
          </w:rPrChange>
        </w:rPr>
        <w:t>.</w:t>
      </w:r>
    </w:p>
    <w:p w14:paraId="5ADF1292" w14:textId="493C158F" w:rsidR="00156B5B" w:rsidRPr="00935764" w:rsidRDefault="00B11BE1" w:rsidP="00AC59DC">
      <w:pPr>
        <w:spacing w:before="120"/>
        <w:rPr>
          <w:rFonts w:ascii="Helvetica Neue Light" w:hAnsi="Helvetica Neue Light"/>
          <w:rPrChange w:id="6421" w:author="Arthur de Catheu" w:date="2014-06-20T17:08:00Z">
            <w:rPr/>
          </w:rPrChange>
        </w:rPr>
      </w:pPr>
      <w:r w:rsidRPr="00935764">
        <w:rPr>
          <w:rFonts w:ascii="Helvetica Neue Light" w:hAnsi="Helvetica Neue Light"/>
          <w:rPrChange w:id="6422" w:author="Arthur de Catheu" w:date="2014-06-20T17:08:00Z">
            <w:rPr>
              <w:rFonts w:eastAsiaTheme="majorEastAsia" w:cstheme="majorBidi"/>
              <w:b/>
              <w:bCs/>
              <w:sz w:val="24"/>
            </w:rPr>
          </w:rPrChange>
        </w:rPr>
        <w:t>Lors du</w:t>
      </w:r>
      <w:r w:rsidR="0012393D" w:rsidRPr="00935764">
        <w:rPr>
          <w:rFonts w:ascii="Helvetica Neue Light" w:hAnsi="Helvetica Neue Light"/>
          <w:rPrChange w:id="6423" w:author="Arthur de Catheu" w:date="2014-06-20T17:08:00Z">
            <w:rPr>
              <w:rFonts w:eastAsiaTheme="majorEastAsia" w:cstheme="majorBidi"/>
              <w:b/>
              <w:bCs/>
              <w:sz w:val="24"/>
            </w:rPr>
          </w:rPrChange>
        </w:rPr>
        <w:t xml:space="preserve"> </w:t>
      </w:r>
      <w:r w:rsidR="004D1E4B" w:rsidRPr="00935764">
        <w:rPr>
          <w:rFonts w:ascii="Helvetica Neue Light" w:hAnsi="Helvetica Neue Light"/>
          <w:rPrChange w:id="6424" w:author="Arthur de Catheu" w:date="2014-06-20T17:08:00Z">
            <w:rPr>
              <w:rFonts w:eastAsiaTheme="majorEastAsia" w:cstheme="majorBidi"/>
              <w:b/>
              <w:bCs/>
              <w:sz w:val="24"/>
            </w:rPr>
          </w:rPrChange>
        </w:rPr>
        <w:t xml:space="preserve">passage </w:t>
      </w:r>
      <w:r w:rsidR="0012393D" w:rsidRPr="00935764">
        <w:rPr>
          <w:rFonts w:ascii="Helvetica Neue Light" w:hAnsi="Helvetica Neue Light"/>
          <w:rPrChange w:id="6425" w:author="Arthur de Catheu" w:date="2014-06-20T17:08:00Z">
            <w:rPr>
              <w:rFonts w:eastAsiaTheme="majorEastAsia" w:cstheme="majorBidi"/>
              <w:b/>
              <w:bCs/>
              <w:sz w:val="24"/>
            </w:rPr>
          </w:rPrChange>
        </w:rPr>
        <w:t xml:space="preserve">d’un </w:t>
      </w:r>
      <w:r w:rsidR="004D1E4B" w:rsidRPr="00935764">
        <w:rPr>
          <w:rFonts w:ascii="Helvetica Neue Light" w:hAnsi="Helvetica Neue Light"/>
          <w:rPrChange w:id="6426" w:author="Arthur de Catheu" w:date="2014-06-20T17:08:00Z">
            <w:rPr>
              <w:rFonts w:eastAsiaTheme="majorEastAsia" w:cstheme="majorBidi"/>
              <w:b/>
              <w:bCs/>
              <w:sz w:val="24"/>
            </w:rPr>
          </w:rPrChange>
        </w:rPr>
        <w:t xml:space="preserve">dossier </w:t>
      </w:r>
      <w:r w:rsidR="0012393D" w:rsidRPr="00935764">
        <w:rPr>
          <w:rFonts w:ascii="Helvetica Neue Light" w:hAnsi="Helvetica Neue Light"/>
          <w:rPrChange w:id="6427" w:author="Arthur de Catheu" w:date="2014-06-20T17:08:00Z">
            <w:rPr>
              <w:rFonts w:eastAsiaTheme="majorEastAsia" w:cstheme="majorBidi"/>
              <w:b/>
              <w:bCs/>
              <w:sz w:val="24"/>
            </w:rPr>
          </w:rPrChange>
        </w:rPr>
        <w:t>de</w:t>
      </w:r>
      <w:r w:rsidR="004D1E4B" w:rsidRPr="00935764">
        <w:rPr>
          <w:rFonts w:ascii="Helvetica Neue Light" w:hAnsi="Helvetica Neue Light"/>
          <w:rPrChange w:id="6428" w:author="Arthur de Catheu" w:date="2014-06-20T17:08:00Z">
            <w:rPr>
              <w:rFonts w:eastAsiaTheme="majorEastAsia" w:cstheme="majorBidi"/>
              <w:b/>
              <w:bCs/>
              <w:sz w:val="24"/>
            </w:rPr>
          </w:rPrChange>
        </w:rPr>
        <w:t xml:space="preserve"> financement en </w:t>
      </w:r>
      <w:r w:rsidR="00091DDD" w:rsidRPr="00935764">
        <w:rPr>
          <w:rFonts w:ascii="Helvetica Neue Light" w:hAnsi="Helvetica Neue Light"/>
          <w:rPrChange w:id="6429" w:author="Arthur de Catheu" w:date="2014-06-20T17:08:00Z">
            <w:rPr>
              <w:rFonts w:eastAsiaTheme="majorEastAsia" w:cstheme="majorBidi"/>
              <w:b/>
              <w:bCs/>
              <w:sz w:val="24"/>
            </w:rPr>
          </w:rPrChange>
        </w:rPr>
        <w:t>Comité d</w:t>
      </w:r>
      <w:r w:rsidR="003D2CEA" w:rsidRPr="00935764">
        <w:rPr>
          <w:rFonts w:ascii="Helvetica Neue Light" w:hAnsi="Helvetica Neue Light"/>
          <w:rPrChange w:id="6430" w:author="Arthur de Catheu" w:date="2014-06-20T17:08:00Z">
            <w:rPr>
              <w:rFonts w:eastAsiaTheme="majorEastAsia" w:cstheme="majorBidi"/>
              <w:b/>
              <w:bCs/>
              <w:sz w:val="24"/>
            </w:rPr>
          </w:rPrChange>
        </w:rPr>
        <w:t>’Investissement</w:t>
      </w:r>
      <w:r w:rsidR="004D1E4B" w:rsidRPr="00935764">
        <w:rPr>
          <w:rFonts w:ascii="Helvetica Neue Light" w:hAnsi="Helvetica Neue Light"/>
          <w:rPrChange w:id="6431" w:author="Arthur de Catheu" w:date="2014-06-20T17:08:00Z">
            <w:rPr>
              <w:rFonts w:eastAsiaTheme="majorEastAsia" w:cstheme="majorBidi"/>
              <w:b/>
              <w:bCs/>
              <w:sz w:val="24"/>
            </w:rPr>
          </w:rPrChange>
        </w:rPr>
        <w:t xml:space="preserve">, </w:t>
      </w:r>
      <w:r w:rsidR="002119A8" w:rsidRPr="00935764">
        <w:rPr>
          <w:rFonts w:ascii="Helvetica Neue Light" w:hAnsi="Helvetica Neue Light"/>
          <w:rPrChange w:id="6432" w:author="Arthur de Catheu" w:date="2014-06-20T17:08:00Z">
            <w:rPr>
              <w:rFonts w:eastAsiaTheme="majorEastAsia" w:cstheme="majorBidi"/>
              <w:b/>
              <w:bCs/>
              <w:sz w:val="24"/>
            </w:rPr>
          </w:rPrChange>
        </w:rPr>
        <w:t>Finexkap AM</w:t>
      </w:r>
      <w:r w:rsidR="004D1E4B" w:rsidRPr="00935764">
        <w:rPr>
          <w:rFonts w:ascii="Helvetica Neue Light" w:hAnsi="Helvetica Neue Light"/>
          <w:rPrChange w:id="6433" w:author="Arthur de Catheu" w:date="2014-06-20T17:08:00Z">
            <w:rPr>
              <w:rFonts w:eastAsiaTheme="majorEastAsia" w:cstheme="majorBidi"/>
              <w:b/>
              <w:bCs/>
              <w:sz w:val="24"/>
            </w:rPr>
          </w:rPrChange>
        </w:rPr>
        <w:t xml:space="preserve"> effectue </w:t>
      </w:r>
      <w:r w:rsidR="0012393D" w:rsidRPr="00935764">
        <w:rPr>
          <w:rFonts w:ascii="Helvetica Neue Light" w:hAnsi="Helvetica Neue Light"/>
          <w:rPrChange w:id="6434" w:author="Arthur de Catheu" w:date="2014-06-20T17:08:00Z">
            <w:rPr>
              <w:rFonts w:eastAsiaTheme="majorEastAsia" w:cstheme="majorBidi"/>
              <w:b/>
              <w:bCs/>
              <w:sz w:val="24"/>
            </w:rPr>
          </w:rPrChange>
        </w:rPr>
        <w:t xml:space="preserve">les </w:t>
      </w:r>
      <w:r w:rsidR="004D1E4B" w:rsidRPr="00935764">
        <w:rPr>
          <w:rFonts w:ascii="Helvetica Neue Light" w:hAnsi="Helvetica Neue Light"/>
          <w:rPrChange w:id="6435" w:author="Arthur de Catheu" w:date="2014-06-20T17:08:00Z">
            <w:rPr>
              <w:rFonts w:eastAsiaTheme="majorEastAsia" w:cstheme="majorBidi"/>
              <w:b/>
              <w:bCs/>
              <w:sz w:val="24"/>
            </w:rPr>
          </w:rPrChange>
        </w:rPr>
        <w:t>vérification</w:t>
      </w:r>
      <w:r w:rsidR="0012393D" w:rsidRPr="00935764">
        <w:rPr>
          <w:rFonts w:ascii="Helvetica Neue Light" w:hAnsi="Helvetica Neue Light"/>
          <w:rPrChange w:id="6436" w:author="Arthur de Catheu" w:date="2014-06-20T17:08:00Z">
            <w:rPr>
              <w:rFonts w:eastAsiaTheme="majorEastAsia" w:cstheme="majorBidi"/>
              <w:b/>
              <w:bCs/>
              <w:sz w:val="24"/>
            </w:rPr>
          </w:rPrChange>
        </w:rPr>
        <w:t>s suivantes :</w:t>
      </w:r>
    </w:p>
    <w:p w14:paraId="3AD85EE1" w14:textId="4FD7CB2D" w:rsidR="00156B5B" w:rsidRPr="00935764" w:rsidRDefault="004D1E4B">
      <w:pPr>
        <w:pStyle w:val="Titre4"/>
        <w:numPr>
          <w:ilvl w:val="4"/>
          <w:numId w:val="153"/>
        </w:numPr>
        <w:rPr>
          <w:rFonts w:ascii="Helvetica Neue Light" w:hAnsi="Helvetica Neue Light"/>
          <w:rPrChange w:id="6437" w:author="Arthur de Catheu" w:date="2014-06-20T17:08:00Z">
            <w:rPr/>
          </w:rPrChange>
        </w:rPr>
        <w:pPrChange w:id="6438" w:author="Arthur de Catheu" w:date="2014-06-20T18:17:00Z">
          <w:pPr>
            <w:pStyle w:val="Titre4"/>
          </w:pPr>
        </w:pPrChange>
      </w:pPr>
      <w:r w:rsidRPr="00935764">
        <w:rPr>
          <w:rFonts w:ascii="Helvetica Neue Light" w:hAnsi="Helvetica Neue Light"/>
          <w:rPrChange w:id="6439" w:author="Arthur de Catheu" w:date="2014-06-20T17:08:00Z">
            <w:rPr/>
          </w:rPrChange>
        </w:rPr>
        <w:t>Concentration par région</w:t>
      </w:r>
    </w:p>
    <w:p w14:paraId="19BCB089" w14:textId="55BECF52" w:rsidR="00156B5B" w:rsidRPr="00935764" w:rsidRDefault="00D20E07" w:rsidP="00AC59DC">
      <w:pPr>
        <w:spacing w:before="120"/>
        <w:rPr>
          <w:rFonts w:ascii="Helvetica Neue Light" w:hAnsi="Helvetica Neue Light"/>
          <w:rPrChange w:id="6440" w:author="Arthur de Catheu" w:date="2014-06-20T17:08:00Z">
            <w:rPr/>
          </w:rPrChange>
        </w:rPr>
      </w:pPr>
      <w:r w:rsidRPr="00935764">
        <w:rPr>
          <w:rFonts w:ascii="Helvetica Neue Light" w:hAnsi="Helvetica Neue Light"/>
          <w:rPrChange w:id="6441" w:author="Arthur de Catheu" w:date="2014-06-20T17:08:00Z">
            <w:rPr>
              <w:rFonts w:asciiTheme="majorHAnsi" w:eastAsiaTheme="majorEastAsia" w:hAnsiTheme="majorHAnsi" w:cstheme="majorBidi"/>
              <w:bCs/>
              <w:iCs/>
              <w:sz w:val="24"/>
            </w:rPr>
          </w:rPrChange>
        </w:rPr>
        <w:t>L</w:t>
      </w:r>
      <w:r w:rsidR="004342F1" w:rsidRPr="00935764">
        <w:rPr>
          <w:rFonts w:ascii="Helvetica Neue Light" w:hAnsi="Helvetica Neue Light"/>
          <w:rPrChange w:id="6442" w:author="Arthur de Catheu" w:date="2014-06-20T17:08:00Z">
            <w:rPr>
              <w:rFonts w:asciiTheme="majorHAnsi" w:eastAsiaTheme="majorEastAsia" w:hAnsiTheme="majorHAnsi" w:cstheme="majorBidi"/>
              <w:bCs/>
              <w:iCs/>
              <w:sz w:val="24"/>
            </w:rPr>
          </w:rPrChange>
        </w:rPr>
        <w:t xml:space="preserve">es </w:t>
      </w:r>
      <w:r w:rsidR="003D2CEA" w:rsidRPr="00935764">
        <w:rPr>
          <w:rFonts w:ascii="Helvetica Neue Light" w:hAnsi="Helvetica Neue Light"/>
          <w:rPrChange w:id="6443" w:author="Arthur de Catheu" w:date="2014-06-20T17:08:00Z">
            <w:rPr>
              <w:rFonts w:asciiTheme="majorHAnsi" w:eastAsiaTheme="majorEastAsia" w:hAnsiTheme="majorHAnsi" w:cstheme="majorBidi"/>
              <w:bCs/>
              <w:iCs/>
              <w:sz w:val="24"/>
            </w:rPr>
          </w:rPrChange>
        </w:rPr>
        <w:t xml:space="preserve">indicateurs </w:t>
      </w:r>
      <w:r w:rsidR="004342F1" w:rsidRPr="00935764">
        <w:rPr>
          <w:rFonts w:ascii="Helvetica Neue Light" w:hAnsi="Helvetica Neue Light"/>
          <w:rPrChange w:id="6444" w:author="Arthur de Catheu" w:date="2014-06-20T17:08:00Z">
            <w:rPr>
              <w:rFonts w:asciiTheme="majorHAnsi" w:eastAsiaTheme="majorEastAsia" w:hAnsiTheme="majorHAnsi" w:cstheme="majorBidi"/>
              <w:bCs/>
              <w:iCs/>
              <w:sz w:val="24"/>
            </w:rPr>
          </w:rPrChange>
        </w:rPr>
        <w:t>de concentrations</w:t>
      </w:r>
      <w:r w:rsidRPr="00935764">
        <w:rPr>
          <w:rFonts w:ascii="Helvetica Neue Light" w:hAnsi="Helvetica Neue Light"/>
          <w:rPrChange w:id="6445" w:author="Arthur de Catheu" w:date="2014-06-20T17:08:00Z">
            <w:rPr>
              <w:rFonts w:asciiTheme="majorHAnsi" w:eastAsiaTheme="majorEastAsia" w:hAnsiTheme="majorHAnsi" w:cstheme="majorBidi"/>
              <w:bCs/>
              <w:iCs/>
              <w:sz w:val="24"/>
            </w:rPr>
          </w:rPrChange>
        </w:rPr>
        <w:t xml:space="preserve"> par région</w:t>
      </w:r>
      <w:r w:rsidR="004342F1" w:rsidRPr="00935764">
        <w:rPr>
          <w:rFonts w:ascii="Helvetica Neue Light" w:hAnsi="Helvetica Neue Light"/>
          <w:rPrChange w:id="6446" w:author="Arthur de Catheu" w:date="2014-06-20T17:08:00Z">
            <w:rPr>
              <w:rFonts w:asciiTheme="majorHAnsi" w:eastAsiaTheme="majorEastAsia" w:hAnsiTheme="majorHAnsi" w:cstheme="majorBidi"/>
              <w:bCs/>
              <w:iCs/>
              <w:sz w:val="24"/>
            </w:rPr>
          </w:rPrChange>
        </w:rPr>
        <w:t xml:space="preserve"> sont calculés pour chaque région </w:t>
      </w:r>
      <w:r w:rsidR="00DD11C1" w:rsidRPr="00935764">
        <w:rPr>
          <w:rFonts w:ascii="Helvetica Neue Light" w:hAnsi="Helvetica Neue Light"/>
          <w:rPrChange w:id="6447" w:author="Arthur de Catheu" w:date="2014-06-20T17:08:00Z">
            <w:rPr>
              <w:rFonts w:asciiTheme="majorHAnsi" w:eastAsiaTheme="majorEastAsia" w:hAnsiTheme="majorHAnsi" w:cstheme="majorBidi"/>
              <w:bCs/>
              <w:iCs/>
              <w:sz w:val="24"/>
            </w:rPr>
          </w:rPrChange>
        </w:rPr>
        <w:t>dans laquelle les</w:t>
      </w:r>
      <w:r w:rsidR="004342F1" w:rsidRPr="00935764">
        <w:rPr>
          <w:rFonts w:ascii="Helvetica Neue Light" w:hAnsi="Helvetica Neue Light"/>
          <w:rPrChange w:id="6448" w:author="Arthur de Catheu" w:date="2014-06-20T17:08:00Z">
            <w:rPr>
              <w:rFonts w:asciiTheme="majorHAnsi" w:eastAsiaTheme="majorEastAsia" w:hAnsiTheme="majorHAnsi" w:cstheme="majorBidi"/>
              <w:bCs/>
              <w:iCs/>
              <w:sz w:val="24"/>
            </w:rPr>
          </w:rPrChange>
        </w:rPr>
        <w:t xml:space="preserve"> Débiteurs</w:t>
      </w:r>
      <w:r w:rsidR="00DD11C1" w:rsidRPr="00935764">
        <w:rPr>
          <w:rFonts w:ascii="Helvetica Neue Light" w:hAnsi="Helvetica Neue Light"/>
          <w:rPrChange w:id="6449" w:author="Arthur de Catheu" w:date="2014-06-20T17:08:00Z">
            <w:rPr>
              <w:rFonts w:asciiTheme="majorHAnsi" w:eastAsiaTheme="majorEastAsia" w:hAnsiTheme="majorHAnsi" w:cstheme="majorBidi"/>
              <w:bCs/>
              <w:iCs/>
              <w:sz w:val="24"/>
            </w:rPr>
          </w:rPrChange>
        </w:rPr>
        <w:t xml:space="preserve"> sont immatriculés</w:t>
      </w:r>
      <w:r w:rsidR="004342F1" w:rsidRPr="00935764">
        <w:rPr>
          <w:rFonts w:ascii="Helvetica Neue Light" w:hAnsi="Helvetica Neue Light"/>
          <w:rPrChange w:id="6450" w:author="Arthur de Catheu" w:date="2014-06-20T17:08:00Z">
            <w:rPr>
              <w:rFonts w:asciiTheme="majorHAnsi" w:eastAsiaTheme="majorEastAsia" w:hAnsiTheme="majorHAnsi" w:cstheme="majorBidi"/>
              <w:bCs/>
              <w:iCs/>
              <w:sz w:val="24"/>
            </w:rPr>
          </w:rPrChange>
        </w:rPr>
        <w:t xml:space="preserve">. L’objectif est de déterminer l’exposition du </w:t>
      </w:r>
      <w:r w:rsidR="00A37D87" w:rsidRPr="00935764">
        <w:rPr>
          <w:rFonts w:ascii="Helvetica Neue Light" w:hAnsi="Helvetica Neue Light"/>
          <w:rPrChange w:id="6451" w:author="Arthur de Catheu" w:date="2014-06-20T17:08:00Z">
            <w:rPr>
              <w:rFonts w:asciiTheme="majorHAnsi" w:eastAsiaTheme="majorEastAsia" w:hAnsiTheme="majorHAnsi" w:cstheme="majorBidi"/>
              <w:bCs/>
              <w:iCs/>
              <w:sz w:val="24"/>
            </w:rPr>
          </w:rPrChange>
        </w:rPr>
        <w:t>FCT 2014</w:t>
      </w:r>
      <w:r w:rsidR="00DD11C1" w:rsidRPr="00935764">
        <w:rPr>
          <w:rFonts w:ascii="Helvetica Neue Light" w:hAnsi="Helvetica Neue Light"/>
          <w:rPrChange w:id="6452" w:author="Arthur de Catheu" w:date="2014-06-20T17:08:00Z">
            <w:rPr>
              <w:rFonts w:asciiTheme="majorHAnsi" w:eastAsiaTheme="majorEastAsia" w:hAnsiTheme="majorHAnsi" w:cstheme="majorBidi"/>
              <w:bCs/>
              <w:iCs/>
              <w:sz w:val="24"/>
            </w:rPr>
          </w:rPrChange>
        </w:rPr>
        <w:t xml:space="preserve"> </w:t>
      </w:r>
      <w:r w:rsidR="004342F1" w:rsidRPr="00935764">
        <w:rPr>
          <w:rFonts w:ascii="Helvetica Neue Light" w:hAnsi="Helvetica Neue Light"/>
          <w:rPrChange w:id="6453" w:author="Arthur de Catheu" w:date="2014-06-20T17:08:00Z">
            <w:rPr>
              <w:rFonts w:asciiTheme="majorHAnsi" w:eastAsiaTheme="majorEastAsia" w:hAnsiTheme="majorHAnsi" w:cstheme="majorBidi"/>
              <w:bCs/>
              <w:iCs/>
              <w:sz w:val="24"/>
            </w:rPr>
          </w:rPrChange>
        </w:rPr>
        <w:t>aux risques économiques des régions. En effet, les écosystèmes au niveau régional sont plus sensibles à des variations conjoncturelles qu’au niveau national. Par exemple, la fermeture d’une entreprise peut entrainer des défaillances d’entreprises en chaîne.</w:t>
      </w:r>
    </w:p>
    <w:p w14:paraId="76CD4697" w14:textId="77777777" w:rsidR="00156B5B" w:rsidRPr="00935764" w:rsidRDefault="004D1E4B">
      <w:pPr>
        <w:pStyle w:val="Titre4"/>
        <w:numPr>
          <w:ilvl w:val="4"/>
          <w:numId w:val="153"/>
        </w:numPr>
        <w:rPr>
          <w:rFonts w:ascii="Helvetica Neue Light" w:hAnsi="Helvetica Neue Light"/>
          <w:rPrChange w:id="6454" w:author="Arthur de Catheu" w:date="2014-06-20T17:08:00Z">
            <w:rPr/>
          </w:rPrChange>
        </w:rPr>
        <w:pPrChange w:id="6455" w:author="Arthur de Catheu" w:date="2014-06-20T18:12:00Z">
          <w:pPr>
            <w:pStyle w:val="Titre4"/>
          </w:pPr>
        </w:pPrChange>
      </w:pPr>
      <w:r w:rsidRPr="00935764">
        <w:rPr>
          <w:rFonts w:ascii="Helvetica Neue Light" w:hAnsi="Helvetica Neue Light"/>
          <w:rPrChange w:id="6456" w:author="Arthur de Catheu" w:date="2014-06-20T17:08:00Z">
            <w:rPr/>
          </w:rPrChange>
        </w:rPr>
        <w:t>Concentration par activité</w:t>
      </w:r>
    </w:p>
    <w:p w14:paraId="3C1A125B" w14:textId="14246E02" w:rsidR="00156B5B" w:rsidRPr="00935764" w:rsidRDefault="00D20E07" w:rsidP="00AC59DC">
      <w:pPr>
        <w:spacing w:before="120"/>
        <w:rPr>
          <w:rFonts w:ascii="Helvetica Neue Light" w:hAnsi="Helvetica Neue Light"/>
          <w:rPrChange w:id="6457" w:author="Arthur de Catheu" w:date="2014-06-20T17:08:00Z">
            <w:rPr/>
          </w:rPrChange>
        </w:rPr>
      </w:pPr>
      <w:r w:rsidRPr="00935764">
        <w:rPr>
          <w:rFonts w:ascii="Helvetica Neue Light" w:hAnsi="Helvetica Neue Light"/>
          <w:rPrChange w:id="6458" w:author="Arthur de Catheu" w:date="2014-06-20T17:08:00Z">
            <w:rPr>
              <w:rFonts w:asciiTheme="majorHAnsi" w:eastAsiaTheme="majorEastAsia" w:hAnsiTheme="majorHAnsi" w:cstheme="majorBidi"/>
              <w:bCs/>
              <w:iCs/>
              <w:sz w:val="24"/>
            </w:rPr>
          </w:rPrChange>
        </w:rPr>
        <w:t xml:space="preserve">Les </w:t>
      </w:r>
      <w:r w:rsidR="003D2CEA" w:rsidRPr="00935764">
        <w:rPr>
          <w:rFonts w:ascii="Helvetica Neue Light" w:hAnsi="Helvetica Neue Light"/>
          <w:rPrChange w:id="6459" w:author="Arthur de Catheu" w:date="2014-06-20T17:08:00Z">
            <w:rPr>
              <w:rFonts w:asciiTheme="majorHAnsi" w:eastAsiaTheme="majorEastAsia" w:hAnsiTheme="majorHAnsi" w:cstheme="majorBidi"/>
              <w:bCs/>
              <w:iCs/>
              <w:sz w:val="24"/>
            </w:rPr>
          </w:rPrChange>
        </w:rPr>
        <w:t xml:space="preserve">indicateurs </w:t>
      </w:r>
      <w:r w:rsidRPr="00935764">
        <w:rPr>
          <w:rFonts w:ascii="Helvetica Neue Light" w:hAnsi="Helvetica Neue Light"/>
          <w:rPrChange w:id="6460" w:author="Arthur de Catheu" w:date="2014-06-20T17:08:00Z">
            <w:rPr>
              <w:rFonts w:asciiTheme="majorHAnsi" w:eastAsiaTheme="majorEastAsia" w:hAnsiTheme="majorHAnsi" w:cstheme="majorBidi"/>
              <w:bCs/>
              <w:iCs/>
              <w:sz w:val="24"/>
            </w:rPr>
          </w:rPrChange>
        </w:rPr>
        <w:t>de concentration par activité sont calc</w:t>
      </w:r>
      <w:r w:rsidR="00C00EEE" w:rsidRPr="00935764">
        <w:rPr>
          <w:rFonts w:ascii="Helvetica Neue Light" w:hAnsi="Helvetica Neue Light"/>
          <w:rPrChange w:id="6461" w:author="Arthur de Catheu" w:date="2014-06-20T17:08:00Z">
            <w:rPr>
              <w:rFonts w:asciiTheme="majorHAnsi" w:eastAsiaTheme="majorEastAsia" w:hAnsiTheme="majorHAnsi" w:cstheme="majorBidi"/>
              <w:bCs/>
              <w:iCs/>
              <w:sz w:val="24"/>
            </w:rPr>
          </w:rPrChange>
        </w:rPr>
        <w:t>ulés sur la base des codes NAF 1</w:t>
      </w:r>
      <w:r w:rsidRPr="00935764">
        <w:rPr>
          <w:rFonts w:ascii="Helvetica Neue Light" w:hAnsi="Helvetica Neue Light"/>
          <w:rPrChange w:id="6462" w:author="Arthur de Catheu" w:date="2014-06-20T17:08:00Z">
            <w:rPr>
              <w:rFonts w:asciiTheme="majorHAnsi" w:eastAsiaTheme="majorEastAsia" w:hAnsiTheme="majorHAnsi" w:cstheme="majorBidi"/>
              <w:bCs/>
              <w:iCs/>
              <w:sz w:val="24"/>
            </w:rPr>
          </w:rPrChange>
        </w:rPr>
        <w:t xml:space="preserve"> des Débiteurs</w:t>
      </w:r>
      <w:r w:rsidR="00DE3097" w:rsidRPr="00935764">
        <w:rPr>
          <w:rFonts w:ascii="Helvetica Neue Light" w:hAnsi="Helvetica Neue Light"/>
          <w:rPrChange w:id="6463" w:author="Arthur de Catheu" w:date="2014-06-20T17:08:00Z">
            <w:rPr>
              <w:rFonts w:asciiTheme="majorHAnsi" w:eastAsiaTheme="majorEastAsia" w:hAnsiTheme="majorHAnsi" w:cstheme="majorBidi"/>
              <w:bCs/>
              <w:iCs/>
              <w:sz w:val="24"/>
            </w:rPr>
          </w:rPrChange>
        </w:rPr>
        <w:t xml:space="preserve">. </w:t>
      </w:r>
      <w:r w:rsidR="00120639" w:rsidRPr="00935764">
        <w:rPr>
          <w:rFonts w:ascii="Helvetica Neue Light" w:hAnsi="Helvetica Neue Light"/>
          <w:rPrChange w:id="6464" w:author="Arthur de Catheu" w:date="2014-06-20T17:08:00Z">
            <w:rPr>
              <w:rFonts w:asciiTheme="majorHAnsi" w:eastAsiaTheme="majorEastAsia" w:hAnsiTheme="majorHAnsi" w:cstheme="majorBidi"/>
              <w:bCs/>
              <w:iCs/>
              <w:sz w:val="24"/>
            </w:rPr>
          </w:rPrChange>
        </w:rPr>
        <w:t xml:space="preserve">C’est un indicateur de l’exposition du </w:t>
      </w:r>
      <w:r w:rsidR="00A37D87" w:rsidRPr="00935764">
        <w:rPr>
          <w:rFonts w:ascii="Helvetica Neue Light" w:hAnsi="Helvetica Neue Light"/>
          <w:rPrChange w:id="6465" w:author="Arthur de Catheu" w:date="2014-06-20T17:08:00Z">
            <w:rPr>
              <w:rFonts w:asciiTheme="majorHAnsi" w:eastAsiaTheme="majorEastAsia" w:hAnsiTheme="majorHAnsi" w:cstheme="majorBidi"/>
              <w:bCs/>
              <w:iCs/>
              <w:sz w:val="24"/>
            </w:rPr>
          </w:rPrChange>
        </w:rPr>
        <w:t>FCT 2014</w:t>
      </w:r>
      <w:r w:rsidR="00DD11C1" w:rsidRPr="00935764">
        <w:rPr>
          <w:rFonts w:ascii="Helvetica Neue Light" w:hAnsi="Helvetica Neue Light"/>
          <w:rPrChange w:id="6466" w:author="Arthur de Catheu" w:date="2014-06-20T17:08:00Z">
            <w:rPr>
              <w:rFonts w:asciiTheme="majorHAnsi" w:eastAsiaTheme="majorEastAsia" w:hAnsiTheme="majorHAnsi" w:cstheme="majorBidi"/>
              <w:bCs/>
              <w:iCs/>
              <w:sz w:val="24"/>
            </w:rPr>
          </w:rPrChange>
        </w:rPr>
        <w:t xml:space="preserve"> </w:t>
      </w:r>
      <w:r w:rsidR="00120639" w:rsidRPr="00935764">
        <w:rPr>
          <w:rFonts w:ascii="Helvetica Neue Light" w:hAnsi="Helvetica Neue Light"/>
          <w:rPrChange w:id="6467" w:author="Arthur de Catheu" w:date="2014-06-20T17:08:00Z">
            <w:rPr>
              <w:rFonts w:asciiTheme="majorHAnsi" w:eastAsiaTheme="majorEastAsia" w:hAnsiTheme="majorHAnsi" w:cstheme="majorBidi"/>
              <w:bCs/>
              <w:iCs/>
              <w:sz w:val="24"/>
            </w:rPr>
          </w:rPrChange>
        </w:rPr>
        <w:t xml:space="preserve">à des risques </w:t>
      </w:r>
      <w:r w:rsidR="000E59F0" w:rsidRPr="00935764">
        <w:rPr>
          <w:rFonts w:ascii="Helvetica Neue Light" w:hAnsi="Helvetica Neue Light"/>
          <w:rPrChange w:id="6468" w:author="Arthur de Catheu" w:date="2014-06-20T17:08:00Z">
            <w:rPr>
              <w:rFonts w:asciiTheme="majorHAnsi" w:eastAsiaTheme="majorEastAsia" w:hAnsiTheme="majorHAnsi" w:cstheme="majorBidi"/>
              <w:bCs/>
              <w:iCs/>
              <w:sz w:val="24"/>
            </w:rPr>
          </w:rPrChange>
        </w:rPr>
        <w:t>économiques des activités connaissant des changements structurels.</w:t>
      </w:r>
    </w:p>
    <w:p w14:paraId="719640F4" w14:textId="414BBA25" w:rsidR="007779F8" w:rsidRPr="00935764" w:rsidRDefault="007779F8" w:rsidP="00AC59DC">
      <w:pPr>
        <w:spacing w:before="120"/>
        <w:rPr>
          <w:rFonts w:ascii="Helvetica Neue Light" w:hAnsi="Helvetica Neue Light"/>
          <w:rPrChange w:id="6469" w:author="Arthur de Catheu" w:date="2014-06-20T17:08:00Z">
            <w:rPr/>
          </w:rPrChange>
        </w:rPr>
      </w:pPr>
      <w:r w:rsidRPr="00935764">
        <w:rPr>
          <w:rFonts w:ascii="Helvetica Neue Light" w:hAnsi="Helvetica Neue Light"/>
          <w:rPrChange w:id="6470" w:author="Arthur de Catheu" w:date="2014-06-20T17:08:00Z">
            <w:rPr>
              <w:rFonts w:asciiTheme="majorHAnsi" w:eastAsiaTheme="majorEastAsia" w:hAnsiTheme="majorHAnsi" w:cstheme="majorBidi"/>
              <w:bCs/>
              <w:iCs/>
              <w:sz w:val="24"/>
            </w:rPr>
          </w:rPrChange>
        </w:rPr>
        <w:t xml:space="preserve">Le Comité d’Investissement surveille l’évolution de ces indicateurs de concentration </w:t>
      </w:r>
      <w:r w:rsidR="00935F9C" w:rsidRPr="00935764">
        <w:rPr>
          <w:rFonts w:ascii="Helvetica Neue Light" w:hAnsi="Helvetica Neue Light"/>
          <w:rPrChange w:id="6471" w:author="Arthur de Catheu" w:date="2014-06-20T17:08:00Z">
            <w:rPr>
              <w:rFonts w:asciiTheme="majorHAnsi" w:eastAsiaTheme="majorEastAsia" w:hAnsiTheme="majorHAnsi" w:cstheme="majorBidi"/>
              <w:bCs/>
              <w:iCs/>
              <w:sz w:val="24"/>
            </w:rPr>
          </w:rPrChange>
        </w:rPr>
        <w:t xml:space="preserve">sur les régions et activités </w:t>
      </w:r>
      <w:r w:rsidRPr="00935764">
        <w:rPr>
          <w:rFonts w:ascii="Helvetica Neue Light" w:hAnsi="Helvetica Neue Light"/>
          <w:rPrChange w:id="6472" w:author="Arthur de Catheu" w:date="2014-06-20T17:08:00Z">
            <w:rPr>
              <w:rFonts w:asciiTheme="majorHAnsi" w:eastAsiaTheme="majorEastAsia" w:hAnsiTheme="majorHAnsi" w:cstheme="majorBidi"/>
              <w:bCs/>
              <w:iCs/>
              <w:sz w:val="24"/>
            </w:rPr>
          </w:rPrChange>
        </w:rPr>
        <w:t xml:space="preserve">dans sa sélection des Créances mais n’en fait pas un élément décisif </w:t>
      </w:r>
      <w:r w:rsidR="00630151" w:rsidRPr="00935764">
        <w:rPr>
          <w:rFonts w:ascii="Helvetica Neue Light" w:hAnsi="Helvetica Neue Light"/>
          <w:rPrChange w:id="6473" w:author="Arthur de Catheu" w:date="2014-06-20T17:08:00Z">
            <w:rPr>
              <w:rFonts w:asciiTheme="majorHAnsi" w:eastAsiaTheme="majorEastAsia" w:hAnsiTheme="majorHAnsi" w:cstheme="majorBidi"/>
              <w:bCs/>
              <w:iCs/>
              <w:sz w:val="24"/>
            </w:rPr>
          </w:rPrChange>
        </w:rPr>
        <w:t xml:space="preserve">de </w:t>
      </w:r>
      <w:r w:rsidRPr="00935764">
        <w:rPr>
          <w:rFonts w:ascii="Helvetica Neue Light" w:hAnsi="Helvetica Neue Light"/>
          <w:rPrChange w:id="6474" w:author="Arthur de Catheu" w:date="2014-06-20T17:08:00Z">
            <w:rPr>
              <w:rFonts w:asciiTheme="majorHAnsi" w:eastAsiaTheme="majorEastAsia" w:hAnsiTheme="majorHAnsi" w:cstheme="majorBidi"/>
              <w:bCs/>
              <w:iCs/>
              <w:sz w:val="24"/>
            </w:rPr>
          </w:rPrChange>
        </w:rPr>
        <w:t>sa sélection</w:t>
      </w:r>
    </w:p>
    <w:p w14:paraId="4F3EFE81" w14:textId="77777777" w:rsidR="00156B5B" w:rsidRPr="00935764" w:rsidRDefault="00D42E24">
      <w:pPr>
        <w:pStyle w:val="Titre2"/>
        <w:numPr>
          <w:ilvl w:val="1"/>
          <w:numId w:val="382"/>
        </w:numPr>
        <w:rPr>
          <w:rFonts w:ascii="Helvetica Neue Light" w:hAnsi="Helvetica Neue Light"/>
          <w:rPrChange w:id="6475" w:author="Arthur de Catheu" w:date="2014-06-20T17:08:00Z">
            <w:rPr/>
          </w:rPrChange>
        </w:rPr>
        <w:pPrChange w:id="6476" w:author="Arthur de Catheu" w:date="2014-06-20T18:18:00Z">
          <w:pPr>
            <w:pStyle w:val="Titre2"/>
          </w:pPr>
        </w:pPrChange>
      </w:pPr>
      <w:bookmarkStart w:id="6477" w:name="_Ref249178609"/>
      <w:bookmarkStart w:id="6478" w:name="_Toc248579997"/>
      <w:bookmarkStart w:id="6479" w:name="_Ref250312238"/>
      <w:bookmarkStart w:id="6480" w:name="_Toc379362380"/>
      <w:bookmarkStart w:id="6481" w:name="_Toc265315449"/>
      <w:r w:rsidRPr="00935764">
        <w:rPr>
          <w:rFonts w:ascii="Helvetica Neue Light" w:hAnsi="Helvetica Neue Light"/>
          <w:rPrChange w:id="6482" w:author="Arthur de Catheu" w:date="2014-06-20T17:08:00Z">
            <w:rPr/>
          </w:rPrChange>
        </w:rPr>
        <w:t>Indicateurs de gestion de portefeuille</w:t>
      </w:r>
      <w:bookmarkEnd w:id="6477"/>
      <w:bookmarkEnd w:id="6478"/>
      <w:bookmarkEnd w:id="6479"/>
      <w:bookmarkEnd w:id="6480"/>
      <w:bookmarkEnd w:id="6481"/>
    </w:p>
    <w:p w14:paraId="3EB685B6" w14:textId="60F39C03" w:rsidR="00156B5B" w:rsidRPr="00935764" w:rsidRDefault="00D42E24" w:rsidP="00AC59DC">
      <w:pPr>
        <w:spacing w:before="120"/>
        <w:rPr>
          <w:rFonts w:ascii="Helvetica Neue Light" w:hAnsi="Helvetica Neue Light"/>
          <w:rPrChange w:id="6483" w:author="Arthur de Catheu" w:date="2014-06-20T17:08:00Z">
            <w:rPr/>
          </w:rPrChange>
        </w:rPr>
      </w:pPr>
      <w:r w:rsidRPr="00935764">
        <w:rPr>
          <w:rFonts w:ascii="Helvetica Neue Light" w:hAnsi="Helvetica Neue Light"/>
          <w:rPrChange w:id="6484" w:author="Arthur de Catheu" w:date="2014-06-20T17:08:00Z">
            <w:rPr>
              <w:rFonts w:eastAsiaTheme="majorEastAsia" w:cstheme="majorBidi"/>
              <w:b/>
              <w:bCs/>
              <w:sz w:val="28"/>
              <w:szCs w:val="26"/>
            </w:rPr>
          </w:rPrChange>
        </w:rPr>
        <w:t xml:space="preserve">Pour le suivi de la gestion des Créances en portefeuille, </w:t>
      </w:r>
      <w:r w:rsidR="0050668B" w:rsidRPr="00935764">
        <w:rPr>
          <w:rFonts w:ascii="Helvetica Neue Light" w:hAnsi="Helvetica Neue Light"/>
          <w:rPrChange w:id="6485" w:author="Arthur de Catheu" w:date="2014-06-20T17:08:00Z">
            <w:rPr>
              <w:rFonts w:eastAsiaTheme="majorEastAsia" w:cstheme="majorBidi"/>
              <w:b/>
              <w:bCs/>
              <w:sz w:val="28"/>
              <w:szCs w:val="26"/>
            </w:rPr>
          </w:rPrChange>
        </w:rPr>
        <w:t>le Comité d’Investissement</w:t>
      </w:r>
      <w:r w:rsidRPr="00935764">
        <w:rPr>
          <w:rFonts w:ascii="Helvetica Neue Light" w:hAnsi="Helvetica Neue Light"/>
          <w:rPrChange w:id="6486" w:author="Arthur de Catheu" w:date="2014-06-20T17:08:00Z">
            <w:rPr>
              <w:rFonts w:eastAsiaTheme="majorEastAsia" w:cstheme="majorBidi"/>
              <w:b/>
              <w:bCs/>
              <w:sz w:val="28"/>
              <w:szCs w:val="26"/>
            </w:rPr>
          </w:rPrChange>
        </w:rPr>
        <w:t xml:space="preserve"> utilise les indicateurs de gestion suivants avec pour objectif d’améliorer si nécessaire son efficacité opérationnelle dans la sélection, l’acquisition, l’évaluation du risque</w:t>
      </w:r>
      <w:r w:rsidR="00DD11C1" w:rsidRPr="00935764">
        <w:rPr>
          <w:rFonts w:ascii="Helvetica Neue Light" w:hAnsi="Helvetica Neue Light"/>
          <w:rPrChange w:id="6487" w:author="Arthur de Catheu" w:date="2014-06-20T17:08:00Z">
            <w:rPr>
              <w:rFonts w:eastAsiaTheme="majorEastAsia" w:cstheme="majorBidi"/>
              <w:b/>
              <w:bCs/>
              <w:sz w:val="28"/>
              <w:szCs w:val="26"/>
            </w:rPr>
          </w:rPrChange>
        </w:rPr>
        <w:t>,</w:t>
      </w:r>
      <w:r w:rsidRPr="00935764">
        <w:rPr>
          <w:rFonts w:ascii="Helvetica Neue Light" w:hAnsi="Helvetica Neue Light"/>
          <w:rPrChange w:id="6488" w:author="Arthur de Catheu" w:date="2014-06-20T17:08:00Z">
            <w:rPr>
              <w:rFonts w:eastAsiaTheme="majorEastAsia" w:cstheme="majorBidi"/>
              <w:b/>
              <w:bCs/>
              <w:sz w:val="28"/>
              <w:szCs w:val="26"/>
            </w:rPr>
          </w:rPrChange>
        </w:rPr>
        <w:t xml:space="preserve"> et le recouvrement :</w:t>
      </w:r>
    </w:p>
    <w:p w14:paraId="79F6B06D" w14:textId="549D07CF" w:rsidR="00935F9C" w:rsidRPr="00935764" w:rsidRDefault="00935F9C" w:rsidP="00F157DC">
      <w:pPr>
        <w:pStyle w:val="Paragraphedeliste"/>
        <w:numPr>
          <w:ilvl w:val="0"/>
          <w:numId w:val="122"/>
        </w:numPr>
        <w:rPr>
          <w:rFonts w:ascii="Helvetica Neue Light" w:hAnsi="Helvetica Neue Light"/>
          <w:rPrChange w:id="6489" w:author="Arthur de Catheu" w:date="2014-06-20T17:08:00Z">
            <w:rPr/>
          </w:rPrChange>
        </w:rPr>
      </w:pPr>
      <w:r w:rsidRPr="00935764">
        <w:rPr>
          <w:rFonts w:ascii="Helvetica Neue Light" w:hAnsi="Helvetica Neue Light"/>
          <w:b/>
          <w:rPrChange w:id="6490" w:author="Arthur de Catheu" w:date="2014-06-20T17:08:00Z">
            <w:rPr>
              <w:rFonts w:eastAsiaTheme="majorEastAsia" w:cstheme="majorBidi"/>
              <w:b/>
              <w:bCs/>
              <w:sz w:val="28"/>
              <w:szCs w:val="26"/>
            </w:rPr>
          </w:rPrChange>
        </w:rPr>
        <w:t>Délai d’acquisition </w:t>
      </w:r>
      <w:r w:rsidRPr="00935764">
        <w:rPr>
          <w:rFonts w:ascii="Helvetica Neue Light" w:hAnsi="Helvetica Neue Light"/>
          <w:rPrChange w:id="6491" w:author="Arthur de Catheu" w:date="2014-06-20T17:08:00Z">
            <w:rPr>
              <w:rFonts w:eastAsiaTheme="majorEastAsia" w:cstheme="majorBidi"/>
              <w:b/>
              <w:bCs/>
              <w:sz w:val="28"/>
              <w:szCs w:val="26"/>
            </w:rPr>
          </w:rPrChange>
        </w:rPr>
        <w:t xml:space="preserve">: délai constaté en jours entre la date d’émission de la Créance par le Cédant et la date d’acquisition par le </w:t>
      </w:r>
      <w:r w:rsidR="00A37D87" w:rsidRPr="00935764">
        <w:rPr>
          <w:rFonts w:ascii="Helvetica Neue Light" w:hAnsi="Helvetica Neue Light"/>
          <w:rPrChange w:id="6492" w:author="Arthur de Catheu" w:date="2014-06-20T17:08:00Z">
            <w:rPr>
              <w:rFonts w:eastAsiaTheme="majorEastAsia" w:cstheme="majorBidi"/>
              <w:b/>
              <w:bCs/>
              <w:sz w:val="28"/>
              <w:szCs w:val="26"/>
            </w:rPr>
          </w:rPrChange>
        </w:rPr>
        <w:t>FCT 2014</w:t>
      </w:r>
      <w:r w:rsidRPr="00935764">
        <w:rPr>
          <w:rFonts w:ascii="Helvetica Neue Light" w:hAnsi="Helvetica Neue Light"/>
          <w:rPrChange w:id="6493" w:author="Arthur de Catheu" w:date="2014-06-20T17:08:00Z">
            <w:rPr>
              <w:rFonts w:eastAsiaTheme="majorEastAsia" w:cstheme="majorBidi"/>
              <w:b/>
              <w:bCs/>
              <w:sz w:val="28"/>
              <w:szCs w:val="26"/>
            </w:rPr>
          </w:rPrChange>
        </w:rPr>
        <w:t>.</w:t>
      </w:r>
    </w:p>
    <w:p w14:paraId="6BDD91AC" w14:textId="27417C2C" w:rsidR="00935F9C" w:rsidRPr="00935764" w:rsidRDefault="00935F9C" w:rsidP="00F157DC">
      <w:pPr>
        <w:pStyle w:val="Paragraphedeliste"/>
        <w:numPr>
          <w:ilvl w:val="0"/>
          <w:numId w:val="122"/>
        </w:numPr>
        <w:rPr>
          <w:rFonts w:ascii="Helvetica Neue Light" w:hAnsi="Helvetica Neue Light"/>
          <w:rPrChange w:id="6494" w:author="Arthur de Catheu" w:date="2014-06-20T17:08:00Z">
            <w:rPr/>
          </w:rPrChange>
        </w:rPr>
      </w:pPr>
      <w:r w:rsidRPr="00935764">
        <w:rPr>
          <w:rFonts w:ascii="Helvetica Neue Light" w:hAnsi="Helvetica Neue Light"/>
          <w:b/>
          <w:rPrChange w:id="6495" w:author="Arthur de Catheu" w:date="2014-06-20T17:08:00Z">
            <w:rPr>
              <w:rFonts w:eastAsiaTheme="majorEastAsia" w:cstheme="majorBidi"/>
              <w:b/>
              <w:bCs/>
              <w:sz w:val="28"/>
              <w:szCs w:val="26"/>
            </w:rPr>
          </w:rPrChange>
        </w:rPr>
        <w:t>Délai moyen de paiement </w:t>
      </w:r>
      <w:r w:rsidRPr="00935764">
        <w:rPr>
          <w:rFonts w:ascii="Helvetica Neue Light" w:hAnsi="Helvetica Neue Light"/>
          <w:rPrChange w:id="6496" w:author="Arthur de Catheu" w:date="2014-06-20T17:08:00Z">
            <w:rPr>
              <w:rFonts w:eastAsiaTheme="majorEastAsia" w:cstheme="majorBidi"/>
              <w:b/>
              <w:bCs/>
              <w:sz w:val="28"/>
              <w:szCs w:val="26"/>
            </w:rPr>
          </w:rPrChange>
        </w:rPr>
        <w:t xml:space="preserve">: délai constaté en jours entre la date d’émission de la Créance et la date de paiement complet de la Créance. Renseigne sur l’efficacité du recouvrement des Créances acquises par le </w:t>
      </w:r>
      <w:r w:rsidR="00A37D87" w:rsidRPr="00935764">
        <w:rPr>
          <w:rFonts w:ascii="Helvetica Neue Light" w:hAnsi="Helvetica Neue Light"/>
          <w:rPrChange w:id="6497" w:author="Arthur de Catheu" w:date="2014-06-20T17:08:00Z">
            <w:rPr>
              <w:rFonts w:eastAsiaTheme="majorEastAsia" w:cstheme="majorBidi"/>
              <w:b/>
              <w:bCs/>
              <w:sz w:val="28"/>
              <w:szCs w:val="26"/>
            </w:rPr>
          </w:rPrChange>
        </w:rPr>
        <w:t>FCT 2014</w:t>
      </w:r>
      <w:r w:rsidRPr="00935764">
        <w:rPr>
          <w:rFonts w:ascii="Helvetica Neue Light" w:hAnsi="Helvetica Neue Light"/>
          <w:rPrChange w:id="6498" w:author="Arthur de Catheu" w:date="2014-06-20T17:08:00Z">
            <w:rPr>
              <w:rFonts w:eastAsiaTheme="majorEastAsia" w:cstheme="majorBidi"/>
              <w:b/>
              <w:bCs/>
              <w:sz w:val="28"/>
              <w:szCs w:val="26"/>
            </w:rPr>
          </w:rPrChange>
        </w:rPr>
        <w:t>.</w:t>
      </w:r>
    </w:p>
    <w:p w14:paraId="5A8A6C35" w14:textId="01804A45" w:rsidR="00935F9C" w:rsidRPr="00935764" w:rsidRDefault="00935F9C" w:rsidP="00935F9C">
      <w:pPr>
        <w:pStyle w:val="Paragraphedeliste"/>
        <w:numPr>
          <w:ilvl w:val="0"/>
          <w:numId w:val="122"/>
        </w:numPr>
        <w:rPr>
          <w:rFonts w:ascii="Helvetica Neue Light" w:hAnsi="Helvetica Neue Light"/>
          <w:rPrChange w:id="6499" w:author="Arthur de Catheu" w:date="2014-06-20T17:08:00Z">
            <w:rPr/>
          </w:rPrChange>
        </w:rPr>
      </w:pPr>
      <w:r w:rsidRPr="00935764">
        <w:rPr>
          <w:rFonts w:ascii="Helvetica Neue Light" w:hAnsi="Helvetica Neue Light"/>
          <w:b/>
          <w:rPrChange w:id="6500" w:author="Arthur de Catheu" w:date="2014-06-20T17:08:00Z">
            <w:rPr>
              <w:rFonts w:eastAsiaTheme="majorEastAsia" w:cstheme="majorBidi"/>
              <w:b/>
              <w:bCs/>
              <w:sz w:val="28"/>
              <w:szCs w:val="26"/>
            </w:rPr>
          </w:rPrChange>
        </w:rPr>
        <w:t>Délai moyen de paiement FK</w:t>
      </w:r>
      <w:r w:rsidRPr="00935764">
        <w:rPr>
          <w:rFonts w:ascii="Helvetica Neue Light" w:hAnsi="Helvetica Neue Light"/>
          <w:rPrChange w:id="6501" w:author="Arthur de Catheu" w:date="2014-06-20T17:08:00Z">
            <w:rPr>
              <w:rFonts w:eastAsiaTheme="majorEastAsia" w:cstheme="majorBidi"/>
              <w:b/>
              <w:bCs/>
              <w:sz w:val="28"/>
              <w:szCs w:val="26"/>
            </w:rPr>
          </w:rPrChange>
        </w:rPr>
        <w:t xml:space="preserve"> : délai constaté en jours entre la date d’acquisition de la Créance par le </w:t>
      </w:r>
      <w:r w:rsidR="00A37D87" w:rsidRPr="00935764">
        <w:rPr>
          <w:rFonts w:ascii="Helvetica Neue Light" w:hAnsi="Helvetica Neue Light"/>
          <w:rPrChange w:id="6502" w:author="Arthur de Catheu" w:date="2014-06-20T17:08:00Z">
            <w:rPr>
              <w:rFonts w:eastAsiaTheme="majorEastAsia" w:cstheme="majorBidi"/>
              <w:b/>
              <w:bCs/>
              <w:sz w:val="28"/>
              <w:szCs w:val="26"/>
            </w:rPr>
          </w:rPrChange>
        </w:rPr>
        <w:t>FCT 2014</w:t>
      </w:r>
      <w:r w:rsidRPr="00935764">
        <w:rPr>
          <w:rFonts w:ascii="Helvetica Neue Light" w:hAnsi="Helvetica Neue Light"/>
          <w:rPrChange w:id="6503" w:author="Arthur de Catheu" w:date="2014-06-20T17:08:00Z">
            <w:rPr>
              <w:rFonts w:eastAsiaTheme="majorEastAsia" w:cstheme="majorBidi"/>
              <w:b/>
              <w:bCs/>
              <w:sz w:val="28"/>
              <w:szCs w:val="26"/>
            </w:rPr>
          </w:rPrChange>
        </w:rPr>
        <w:t xml:space="preserve"> et la date de paiement complet de la Créance. Renseigne sur l’efficacité du recouvrement des Créances acquises par le </w:t>
      </w:r>
      <w:r w:rsidR="00A37D87" w:rsidRPr="00935764">
        <w:rPr>
          <w:rFonts w:ascii="Helvetica Neue Light" w:hAnsi="Helvetica Neue Light"/>
          <w:rPrChange w:id="6504" w:author="Arthur de Catheu" w:date="2014-06-20T17:08:00Z">
            <w:rPr>
              <w:rFonts w:eastAsiaTheme="majorEastAsia" w:cstheme="majorBidi"/>
              <w:b/>
              <w:bCs/>
              <w:sz w:val="28"/>
              <w:szCs w:val="26"/>
            </w:rPr>
          </w:rPrChange>
        </w:rPr>
        <w:t>FCT 2014</w:t>
      </w:r>
      <w:r w:rsidRPr="00935764">
        <w:rPr>
          <w:rFonts w:ascii="Helvetica Neue Light" w:hAnsi="Helvetica Neue Light"/>
          <w:rPrChange w:id="6505" w:author="Arthur de Catheu" w:date="2014-06-20T17:08:00Z">
            <w:rPr>
              <w:rFonts w:eastAsiaTheme="majorEastAsia" w:cstheme="majorBidi"/>
              <w:b/>
              <w:bCs/>
              <w:sz w:val="28"/>
              <w:szCs w:val="26"/>
            </w:rPr>
          </w:rPrChange>
        </w:rPr>
        <w:t>.</w:t>
      </w:r>
    </w:p>
    <w:p w14:paraId="6D5CFA69" w14:textId="10734CB0" w:rsidR="00156B5B" w:rsidRPr="00935764" w:rsidRDefault="00D42E24" w:rsidP="00D33491">
      <w:pPr>
        <w:pStyle w:val="Paragraphedeliste"/>
        <w:numPr>
          <w:ilvl w:val="0"/>
          <w:numId w:val="122"/>
        </w:numPr>
        <w:rPr>
          <w:rFonts w:ascii="Helvetica Neue Light" w:hAnsi="Helvetica Neue Light"/>
          <w:rPrChange w:id="6506" w:author="Arthur de Catheu" w:date="2014-06-20T17:08:00Z">
            <w:rPr/>
          </w:rPrChange>
        </w:rPr>
      </w:pPr>
      <w:r w:rsidRPr="00935764">
        <w:rPr>
          <w:rFonts w:ascii="Helvetica Neue Light" w:hAnsi="Helvetica Neue Light"/>
          <w:b/>
          <w:rPrChange w:id="6507" w:author="Arthur de Catheu" w:date="2014-06-20T17:08:00Z">
            <w:rPr>
              <w:rFonts w:eastAsiaTheme="majorEastAsia" w:cstheme="majorBidi"/>
              <w:b/>
              <w:bCs/>
              <w:sz w:val="28"/>
              <w:szCs w:val="26"/>
            </w:rPr>
          </w:rPrChange>
        </w:rPr>
        <w:t>Délai de lettrage</w:t>
      </w:r>
      <w:r w:rsidRPr="00935764">
        <w:rPr>
          <w:rFonts w:ascii="Helvetica Neue Light" w:hAnsi="Helvetica Neue Light"/>
          <w:rPrChange w:id="6508" w:author="Arthur de Catheu" w:date="2014-06-20T17:08:00Z">
            <w:rPr>
              <w:rFonts w:eastAsiaTheme="majorEastAsia" w:cstheme="majorBidi"/>
              <w:b/>
              <w:bCs/>
              <w:sz w:val="28"/>
              <w:szCs w:val="26"/>
            </w:rPr>
          </w:rPrChange>
        </w:rPr>
        <w:t xml:space="preserve"> : </w:t>
      </w:r>
      <w:r w:rsidR="00DD11C1" w:rsidRPr="00935764">
        <w:rPr>
          <w:rFonts w:ascii="Helvetica Neue Light" w:hAnsi="Helvetica Neue Light"/>
          <w:rPrChange w:id="6509" w:author="Arthur de Catheu" w:date="2014-06-20T17:08:00Z">
            <w:rPr>
              <w:rFonts w:eastAsiaTheme="majorEastAsia" w:cstheme="majorBidi"/>
              <w:b/>
              <w:bCs/>
              <w:sz w:val="28"/>
              <w:szCs w:val="26"/>
            </w:rPr>
          </w:rPrChange>
        </w:rPr>
        <w:t xml:space="preserve">délai </w:t>
      </w:r>
      <w:r w:rsidRPr="00935764">
        <w:rPr>
          <w:rFonts w:ascii="Helvetica Neue Light" w:hAnsi="Helvetica Neue Light"/>
          <w:rPrChange w:id="6510" w:author="Arthur de Catheu" w:date="2014-06-20T17:08:00Z">
            <w:rPr>
              <w:rFonts w:eastAsiaTheme="majorEastAsia" w:cstheme="majorBidi"/>
              <w:b/>
              <w:bCs/>
              <w:sz w:val="28"/>
              <w:szCs w:val="26"/>
            </w:rPr>
          </w:rPrChange>
        </w:rPr>
        <w:t>moyen</w:t>
      </w:r>
      <w:r w:rsidR="00DD11C1" w:rsidRPr="00935764">
        <w:rPr>
          <w:rFonts w:ascii="Helvetica Neue Light" w:hAnsi="Helvetica Neue Light"/>
          <w:rPrChange w:id="6511" w:author="Arthur de Catheu" w:date="2014-06-20T17:08:00Z">
            <w:rPr>
              <w:rFonts w:eastAsiaTheme="majorEastAsia" w:cstheme="majorBidi"/>
              <w:b/>
              <w:bCs/>
              <w:sz w:val="28"/>
              <w:szCs w:val="26"/>
            </w:rPr>
          </w:rPrChange>
        </w:rPr>
        <w:t xml:space="preserve"> en jours</w:t>
      </w:r>
      <w:r w:rsidRPr="00935764">
        <w:rPr>
          <w:rFonts w:ascii="Helvetica Neue Light" w:hAnsi="Helvetica Neue Light"/>
          <w:rPrChange w:id="6512" w:author="Arthur de Catheu" w:date="2014-06-20T17:08:00Z">
            <w:rPr>
              <w:rFonts w:eastAsiaTheme="majorEastAsia" w:cstheme="majorBidi"/>
              <w:b/>
              <w:bCs/>
              <w:sz w:val="28"/>
              <w:szCs w:val="26"/>
            </w:rPr>
          </w:rPrChange>
        </w:rPr>
        <w:t xml:space="preserve"> constaté entre la réception des fonds sur le Compte de </w:t>
      </w:r>
      <w:r w:rsidR="00DD11C1" w:rsidRPr="00935764">
        <w:rPr>
          <w:rFonts w:ascii="Helvetica Neue Light" w:hAnsi="Helvetica Neue Light"/>
          <w:rPrChange w:id="6513" w:author="Arthur de Catheu" w:date="2014-06-20T17:08:00Z">
            <w:rPr>
              <w:rFonts w:eastAsiaTheme="majorEastAsia" w:cstheme="majorBidi"/>
              <w:b/>
              <w:bCs/>
              <w:sz w:val="28"/>
              <w:szCs w:val="26"/>
            </w:rPr>
          </w:rPrChange>
        </w:rPr>
        <w:t xml:space="preserve">Collecte </w:t>
      </w:r>
      <w:r w:rsidRPr="00935764">
        <w:rPr>
          <w:rFonts w:ascii="Helvetica Neue Light" w:hAnsi="Helvetica Neue Light"/>
          <w:rPrChange w:id="6514" w:author="Arthur de Catheu" w:date="2014-06-20T17:08:00Z">
            <w:rPr>
              <w:rFonts w:eastAsiaTheme="majorEastAsia" w:cstheme="majorBidi"/>
              <w:b/>
              <w:bCs/>
              <w:sz w:val="28"/>
              <w:szCs w:val="26"/>
            </w:rPr>
          </w:rPrChange>
        </w:rPr>
        <w:t>et le rapprochement</w:t>
      </w:r>
      <w:r w:rsidR="00B92884" w:rsidRPr="00935764">
        <w:rPr>
          <w:rFonts w:ascii="Helvetica Neue Light" w:hAnsi="Helvetica Neue Light"/>
          <w:rPrChange w:id="6515" w:author="Arthur de Catheu" w:date="2014-06-20T17:08:00Z">
            <w:rPr>
              <w:rFonts w:eastAsiaTheme="majorEastAsia" w:cstheme="majorBidi"/>
              <w:b/>
              <w:bCs/>
              <w:sz w:val="28"/>
              <w:szCs w:val="26"/>
            </w:rPr>
          </w:rPrChange>
        </w:rPr>
        <w:t xml:space="preserve"> avec la Créance concernée. </w:t>
      </w:r>
      <w:r w:rsidR="00C00EEE" w:rsidRPr="00935764">
        <w:rPr>
          <w:rFonts w:ascii="Helvetica Neue Light" w:hAnsi="Helvetica Neue Light"/>
          <w:rPrChange w:id="6516" w:author="Arthur de Catheu" w:date="2014-06-20T17:08:00Z">
            <w:rPr>
              <w:rFonts w:eastAsiaTheme="majorEastAsia" w:cstheme="majorBidi"/>
              <w:b/>
              <w:bCs/>
              <w:sz w:val="28"/>
              <w:szCs w:val="26"/>
            </w:rPr>
          </w:rPrChange>
        </w:rPr>
        <w:t xml:space="preserve">Renseigne sur l’efficacité des </w:t>
      </w:r>
      <w:r w:rsidR="00C00EEE" w:rsidRPr="00935764">
        <w:rPr>
          <w:rFonts w:ascii="Helvetica Neue Light" w:hAnsi="Helvetica Neue Light"/>
          <w:rPrChange w:id="6517" w:author="Arthur de Catheu" w:date="2014-06-20T17:08:00Z">
            <w:rPr>
              <w:rFonts w:eastAsiaTheme="majorEastAsia" w:cstheme="majorBidi"/>
              <w:b/>
              <w:bCs/>
              <w:sz w:val="28"/>
              <w:szCs w:val="26"/>
            </w:rPr>
          </w:rPrChange>
        </w:rPr>
        <w:lastRenderedPageBreak/>
        <w:t xml:space="preserve">rapprochements bancaires automatiques. Sa réduction permet de diminuer le coût de financement, la Créance étant plus rapidement </w:t>
      </w:r>
      <w:r w:rsidR="00DD11C1" w:rsidRPr="00935764">
        <w:rPr>
          <w:rFonts w:ascii="Helvetica Neue Light" w:hAnsi="Helvetica Neue Light"/>
          <w:rPrChange w:id="6518" w:author="Arthur de Catheu" w:date="2014-06-20T17:08:00Z">
            <w:rPr>
              <w:rFonts w:eastAsiaTheme="majorEastAsia" w:cstheme="majorBidi"/>
              <w:b/>
              <w:bCs/>
              <w:sz w:val="28"/>
              <w:szCs w:val="26"/>
            </w:rPr>
          </w:rPrChange>
        </w:rPr>
        <w:t xml:space="preserve">lettrée </w:t>
      </w:r>
      <w:r w:rsidR="00C00EEE" w:rsidRPr="00935764">
        <w:rPr>
          <w:rFonts w:ascii="Helvetica Neue Light" w:hAnsi="Helvetica Neue Light"/>
          <w:rPrChange w:id="6519" w:author="Arthur de Catheu" w:date="2014-06-20T17:08:00Z">
            <w:rPr>
              <w:rFonts w:eastAsiaTheme="majorEastAsia" w:cstheme="majorBidi"/>
              <w:b/>
              <w:bCs/>
              <w:sz w:val="28"/>
              <w:szCs w:val="26"/>
            </w:rPr>
          </w:rPrChange>
        </w:rPr>
        <w:t xml:space="preserve">et </w:t>
      </w:r>
      <w:r w:rsidR="00DD11C1" w:rsidRPr="00935764">
        <w:rPr>
          <w:rFonts w:ascii="Helvetica Neue Light" w:hAnsi="Helvetica Neue Light"/>
          <w:rPrChange w:id="6520" w:author="Arthur de Catheu" w:date="2014-06-20T17:08:00Z">
            <w:rPr>
              <w:rFonts w:eastAsiaTheme="majorEastAsia" w:cstheme="majorBidi"/>
              <w:b/>
              <w:bCs/>
              <w:sz w:val="28"/>
              <w:szCs w:val="26"/>
            </w:rPr>
          </w:rPrChange>
        </w:rPr>
        <w:t xml:space="preserve">sortie </w:t>
      </w:r>
      <w:r w:rsidR="00C00EEE" w:rsidRPr="00935764">
        <w:rPr>
          <w:rFonts w:ascii="Helvetica Neue Light" w:hAnsi="Helvetica Neue Light"/>
          <w:rPrChange w:id="6521" w:author="Arthur de Catheu" w:date="2014-06-20T17:08:00Z">
            <w:rPr>
              <w:rFonts w:eastAsiaTheme="majorEastAsia" w:cstheme="majorBidi"/>
              <w:b/>
              <w:bCs/>
              <w:sz w:val="28"/>
              <w:szCs w:val="26"/>
            </w:rPr>
          </w:rPrChange>
        </w:rPr>
        <w:t xml:space="preserve">de l’encours des Créances à l’actif du </w:t>
      </w:r>
      <w:r w:rsidR="00A37D87" w:rsidRPr="00935764">
        <w:rPr>
          <w:rFonts w:ascii="Helvetica Neue Light" w:hAnsi="Helvetica Neue Light"/>
          <w:rPrChange w:id="6522" w:author="Arthur de Catheu" w:date="2014-06-20T17:08:00Z">
            <w:rPr>
              <w:rFonts w:eastAsiaTheme="majorEastAsia" w:cstheme="majorBidi"/>
              <w:b/>
              <w:bCs/>
              <w:sz w:val="28"/>
              <w:szCs w:val="26"/>
            </w:rPr>
          </w:rPrChange>
        </w:rPr>
        <w:t>FCT 2014</w:t>
      </w:r>
      <w:r w:rsidR="00C00EEE" w:rsidRPr="00935764">
        <w:rPr>
          <w:rFonts w:ascii="Helvetica Neue Light" w:hAnsi="Helvetica Neue Light"/>
          <w:rPrChange w:id="6523" w:author="Arthur de Catheu" w:date="2014-06-20T17:08:00Z">
            <w:rPr>
              <w:rFonts w:eastAsiaTheme="majorEastAsia" w:cstheme="majorBidi"/>
              <w:b/>
              <w:bCs/>
              <w:sz w:val="28"/>
              <w:szCs w:val="26"/>
            </w:rPr>
          </w:rPrChange>
        </w:rPr>
        <w:t>.</w:t>
      </w:r>
    </w:p>
    <w:p w14:paraId="3F6110F6" w14:textId="2AD11C8A" w:rsidR="00C00EEE" w:rsidRPr="00935764" w:rsidRDefault="00D42E24" w:rsidP="00D33491">
      <w:pPr>
        <w:pStyle w:val="Paragraphedeliste"/>
        <w:numPr>
          <w:ilvl w:val="0"/>
          <w:numId w:val="122"/>
        </w:numPr>
        <w:rPr>
          <w:rFonts w:ascii="Helvetica Neue Light" w:hAnsi="Helvetica Neue Light"/>
          <w:rPrChange w:id="6524" w:author="Arthur de Catheu" w:date="2014-06-20T17:08:00Z">
            <w:rPr/>
          </w:rPrChange>
        </w:rPr>
      </w:pPr>
      <w:r w:rsidRPr="00935764">
        <w:rPr>
          <w:rFonts w:ascii="Helvetica Neue Light" w:hAnsi="Helvetica Neue Light"/>
          <w:b/>
          <w:rPrChange w:id="6525" w:author="Arthur de Catheu" w:date="2014-06-20T17:08:00Z">
            <w:rPr>
              <w:rFonts w:eastAsiaTheme="majorEastAsia" w:cstheme="majorBidi"/>
              <w:b/>
              <w:bCs/>
              <w:sz w:val="28"/>
              <w:szCs w:val="26"/>
            </w:rPr>
          </w:rPrChange>
        </w:rPr>
        <w:t xml:space="preserve">Concentration </w:t>
      </w:r>
      <w:r w:rsidR="00DD11C1" w:rsidRPr="00935764">
        <w:rPr>
          <w:rFonts w:ascii="Helvetica Neue Light" w:hAnsi="Helvetica Neue Light"/>
          <w:b/>
          <w:rPrChange w:id="6526" w:author="Arthur de Catheu" w:date="2014-06-20T17:08:00Z">
            <w:rPr>
              <w:rFonts w:eastAsiaTheme="majorEastAsia" w:cstheme="majorBidi"/>
              <w:b/>
              <w:bCs/>
              <w:sz w:val="28"/>
              <w:szCs w:val="26"/>
            </w:rPr>
          </w:rPrChange>
        </w:rPr>
        <w:t>Secteur NAF Code 1</w:t>
      </w:r>
      <w:r w:rsidRPr="00935764">
        <w:rPr>
          <w:rFonts w:ascii="Helvetica Neue Light" w:hAnsi="Helvetica Neue Light"/>
          <w:rPrChange w:id="6527" w:author="Arthur de Catheu" w:date="2014-06-20T17:08:00Z">
            <w:rPr>
              <w:rFonts w:eastAsiaTheme="majorEastAsia" w:cstheme="majorBidi"/>
              <w:b/>
              <w:bCs/>
              <w:sz w:val="28"/>
              <w:szCs w:val="26"/>
            </w:rPr>
          </w:rPrChange>
        </w:rPr>
        <w:t xml:space="preserve"> : ratio de concentration </w:t>
      </w:r>
      <w:r w:rsidR="00DD11C1" w:rsidRPr="00935764">
        <w:rPr>
          <w:rFonts w:ascii="Helvetica Neue Light" w:hAnsi="Helvetica Neue Light"/>
          <w:rPrChange w:id="6528" w:author="Arthur de Catheu" w:date="2014-06-20T17:08:00Z">
            <w:rPr>
              <w:rFonts w:eastAsiaTheme="majorEastAsia" w:cstheme="majorBidi"/>
              <w:b/>
              <w:bCs/>
              <w:sz w:val="28"/>
              <w:szCs w:val="26"/>
            </w:rPr>
          </w:rPrChange>
        </w:rPr>
        <w:t>des Débiteurs par secteur d’activité</w:t>
      </w:r>
      <w:r w:rsidR="00D33491" w:rsidRPr="00935764">
        <w:rPr>
          <w:rFonts w:ascii="Helvetica Neue Light" w:hAnsi="Helvetica Neue Light"/>
          <w:rPrChange w:id="6529" w:author="Arthur de Catheu" w:date="2014-06-20T17:08:00Z">
            <w:rPr>
              <w:rFonts w:eastAsiaTheme="majorEastAsia" w:cstheme="majorBidi"/>
              <w:b/>
              <w:bCs/>
              <w:sz w:val="28"/>
              <w:szCs w:val="26"/>
            </w:rPr>
          </w:rPrChange>
        </w:rPr>
        <w:t>.</w:t>
      </w:r>
      <w:r w:rsidRPr="00935764">
        <w:rPr>
          <w:rFonts w:ascii="Helvetica Neue Light" w:hAnsi="Helvetica Neue Light"/>
          <w:rPrChange w:id="6530" w:author="Arthur de Catheu" w:date="2014-06-20T17:08:00Z">
            <w:rPr>
              <w:rFonts w:eastAsiaTheme="majorEastAsia" w:cstheme="majorBidi"/>
              <w:b/>
              <w:bCs/>
              <w:sz w:val="28"/>
              <w:szCs w:val="26"/>
            </w:rPr>
          </w:rPrChange>
        </w:rPr>
        <w:t xml:space="preserve"> </w:t>
      </w:r>
      <w:r w:rsidR="00C00EEE" w:rsidRPr="00935764">
        <w:rPr>
          <w:rFonts w:ascii="Helvetica Neue Light" w:hAnsi="Helvetica Neue Light"/>
          <w:rPrChange w:id="6531" w:author="Arthur de Catheu" w:date="2014-06-20T17:08:00Z">
            <w:rPr>
              <w:rFonts w:eastAsiaTheme="majorEastAsia" w:cstheme="majorBidi"/>
              <w:b/>
              <w:bCs/>
              <w:sz w:val="28"/>
              <w:szCs w:val="26"/>
            </w:rPr>
          </w:rPrChange>
        </w:rPr>
        <w:t xml:space="preserve">Renseigne sur l’exposition du </w:t>
      </w:r>
      <w:r w:rsidR="00A37D87" w:rsidRPr="00935764">
        <w:rPr>
          <w:rFonts w:ascii="Helvetica Neue Light" w:hAnsi="Helvetica Neue Light"/>
          <w:rPrChange w:id="6532" w:author="Arthur de Catheu" w:date="2014-06-20T17:08:00Z">
            <w:rPr>
              <w:rFonts w:eastAsiaTheme="majorEastAsia" w:cstheme="majorBidi"/>
              <w:b/>
              <w:bCs/>
              <w:sz w:val="28"/>
              <w:szCs w:val="26"/>
            </w:rPr>
          </w:rPrChange>
        </w:rPr>
        <w:t>FCT 2014</w:t>
      </w:r>
      <w:r w:rsidR="00C00EEE" w:rsidRPr="00935764">
        <w:rPr>
          <w:rFonts w:ascii="Helvetica Neue Light" w:hAnsi="Helvetica Neue Light"/>
          <w:rPrChange w:id="6533" w:author="Arthur de Catheu" w:date="2014-06-20T17:08:00Z">
            <w:rPr>
              <w:rFonts w:eastAsiaTheme="majorEastAsia" w:cstheme="majorBidi"/>
              <w:b/>
              <w:bCs/>
              <w:sz w:val="28"/>
              <w:szCs w:val="26"/>
            </w:rPr>
          </w:rPrChange>
        </w:rPr>
        <w:t xml:space="preserve"> </w:t>
      </w:r>
      <w:r w:rsidR="00164121" w:rsidRPr="00935764">
        <w:rPr>
          <w:rFonts w:ascii="Helvetica Neue Light" w:hAnsi="Helvetica Neue Light"/>
          <w:rPrChange w:id="6534" w:author="Arthur de Catheu" w:date="2014-06-20T17:08:00Z">
            <w:rPr>
              <w:rFonts w:eastAsiaTheme="majorEastAsia" w:cstheme="majorBidi"/>
              <w:b/>
              <w:bCs/>
              <w:sz w:val="28"/>
              <w:szCs w:val="26"/>
            </w:rPr>
          </w:rPrChange>
        </w:rPr>
        <w:t>au</w:t>
      </w:r>
      <w:r w:rsidR="00DD11C1" w:rsidRPr="00935764">
        <w:rPr>
          <w:rFonts w:ascii="Helvetica Neue Light" w:hAnsi="Helvetica Neue Light"/>
          <w:rPrChange w:id="6535" w:author="Arthur de Catheu" w:date="2014-06-20T17:08:00Z">
            <w:rPr>
              <w:rFonts w:eastAsiaTheme="majorEastAsia" w:cstheme="majorBidi"/>
              <w:b/>
              <w:bCs/>
              <w:sz w:val="28"/>
              <w:szCs w:val="26"/>
            </w:rPr>
          </w:rPrChange>
        </w:rPr>
        <w:t>x</w:t>
      </w:r>
      <w:r w:rsidR="00164121" w:rsidRPr="00935764">
        <w:rPr>
          <w:rFonts w:ascii="Helvetica Neue Light" w:hAnsi="Helvetica Neue Light"/>
          <w:rPrChange w:id="6536" w:author="Arthur de Catheu" w:date="2014-06-20T17:08:00Z">
            <w:rPr>
              <w:rFonts w:eastAsiaTheme="majorEastAsia" w:cstheme="majorBidi"/>
              <w:b/>
              <w:bCs/>
              <w:sz w:val="28"/>
              <w:szCs w:val="26"/>
            </w:rPr>
          </w:rPrChange>
        </w:rPr>
        <w:t xml:space="preserve"> risque</w:t>
      </w:r>
      <w:r w:rsidR="00DD11C1" w:rsidRPr="00935764">
        <w:rPr>
          <w:rFonts w:ascii="Helvetica Neue Light" w:hAnsi="Helvetica Neue Light"/>
          <w:rPrChange w:id="6537" w:author="Arthur de Catheu" w:date="2014-06-20T17:08:00Z">
            <w:rPr>
              <w:rFonts w:eastAsiaTheme="majorEastAsia" w:cstheme="majorBidi"/>
              <w:b/>
              <w:bCs/>
              <w:sz w:val="28"/>
              <w:szCs w:val="26"/>
            </w:rPr>
          </w:rPrChange>
        </w:rPr>
        <w:t>s</w:t>
      </w:r>
      <w:r w:rsidR="00164121" w:rsidRPr="00935764">
        <w:rPr>
          <w:rFonts w:ascii="Helvetica Neue Light" w:hAnsi="Helvetica Neue Light"/>
          <w:rPrChange w:id="6538" w:author="Arthur de Catheu" w:date="2014-06-20T17:08:00Z">
            <w:rPr>
              <w:rFonts w:eastAsiaTheme="majorEastAsia" w:cstheme="majorBidi"/>
              <w:b/>
              <w:bCs/>
              <w:sz w:val="28"/>
              <w:szCs w:val="26"/>
            </w:rPr>
          </w:rPrChange>
        </w:rPr>
        <w:t xml:space="preserve"> </w:t>
      </w:r>
      <w:r w:rsidR="00DD11C1" w:rsidRPr="00935764">
        <w:rPr>
          <w:rFonts w:ascii="Helvetica Neue Light" w:hAnsi="Helvetica Neue Light"/>
          <w:rPrChange w:id="6539" w:author="Arthur de Catheu" w:date="2014-06-20T17:08:00Z">
            <w:rPr>
              <w:rFonts w:eastAsiaTheme="majorEastAsia" w:cstheme="majorBidi"/>
              <w:b/>
              <w:bCs/>
              <w:sz w:val="28"/>
              <w:szCs w:val="26"/>
            </w:rPr>
          </w:rPrChange>
        </w:rPr>
        <w:t>sectoriels</w:t>
      </w:r>
      <w:r w:rsidR="007E185A" w:rsidRPr="00935764">
        <w:rPr>
          <w:rFonts w:ascii="Helvetica Neue Light" w:hAnsi="Helvetica Neue Light"/>
          <w:rPrChange w:id="6540" w:author="Arthur de Catheu" w:date="2014-06-20T17:08:00Z">
            <w:rPr>
              <w:rFonts w:eastAsiaTheme="majorEastAsia" w:cstheme="majorBidi"/>
              <w:b/>
              <w:bCs/>
              <w:sz w:val="28"/>
              <w:szCs w:val="26"/>
            </w:rPr>
          </w:rPrChange>
        </w:rPr>
        <w:t>.</w:t>
      </w:r>
    </w:p>
    <w:p w14:paraId="387C37A0" w14:textId="08DF1C95" w:rsidR="003A47A4" w:rsidRPr="00935764" w:rsidRDefault="003A47A4" w:rsidP="00D33491">
      <w:pPr>
        <w:pStyle w:val="Paragraphedeliste"/>
        <w:numPr>
          <w:ilvl w:val="0"/>
          <w:numId w:val="200"/>
        </w:numPr>
        <w:rPr>
          <w:rFonts w:ascii="Helvetica Neue Light" w:hAnsi="Helvetica Neue Light"/>
          <w:rPrChange w:id="6541" w:author="Arthur de Catheu" w:date="2014-06-20T17:08:00Z">
            <w:rPr/>
          </w:rPrChange>
        </w:rPr>
      </w:pPr>
      <w:r w:rsidRPr="00935764">
        <w:rPr>
          <w:rFonts w:ascii="Helvetica Neue Light" w:hAnsi="Helvetica Neue Light"/>
          <w:b/>
          <w:rPrChange w:id="6542" w:author="Arthur de Catheu" w:date="2014-06-20T17:08:00Z">
            <w:rPr>
              <w:rFonts w:eastAsiaTheme="majorEastAsia" w:cstheme="majorBidi"/>
              <w:b/>
              <w:bCs/>
              <w:sz w:val="28"/>
              <w:szCs w:val="26"/>
            </w:rPr>
          </w:rPrChange>
        </w:rPr>
        <w:t>Concentration géographique</w:t>
      </w:r>
      <w:r w:rsidRPr="00935764">
        <w:rPr>
          <w:rFonts w:ascii="Helvetica Neue Light" w:hAnsi="Helvetica Neue Light"/>
          <w:rPrChange w:id="6543" w:author="Arthur de Catheu" w:date="2014-06-20T17:08:00Z">
            <w:rPr>
              <w:rFonts w:eastAsiaTheme="majorEastAsia" w:cstheme="majorBidi"/>
              <w:b/>
              <w:bCs/>
              <w:sz w:val="28"/>
              <w:szCs w:val="26"/>
            </w:rPr>
          </w:rPrChange>
        </w:rPr>
        <w:t xml:space="preserve"> : ratio de concentration des Débiteurs par région d’immatriculation</w:t>
      </w:r>
      <w:r w:rsidR="00D33491" w:rsidRPr="00935764">
        <w:rPr>
          <w:rFonts w:ascii="Helvetica Neue Light" w:hAnsi="Helvetica Neue Light"/>
          <w:rPrChange w:id="6544" w:author="Arthur de Catheu" w:date="2014-06-20T17:08:00Z">
            <w:rPr>
              <w:rFonts w:eastAsiaTheme="majorEastAsia" w:cstheme="majorBidi"/>
              <w:b/>
              <w:bCs/>
              <w:sz w:val="28"/>
              <w:szCs w:val="26"/>
            </w:rPr>
          </w:rPrChange>
        </w:rPr>
        <w:t xml:space="preserve">. </w:t>
      </w:r>
      <w:r w:rsidRPr="00935764">
        <w:rPr>
          <w:rFonts w:ascii="Helvetica Neue Light" w:hAnsi="Helvetica Neue Light"/>
          <w:rPrChange w:id="6545" w:author="Arthur de Catheu" w:date="2014-06-20T17:08:00Z">
            <w:rPr>
              <w:rFonts w:eastAsiaTheme="majorEastAsia" w:cstheme="majorBidi"/>
              <w:b/>
              <w:bCs/>
              <w:sz w:val="28"/>
              <w:szCs w:val="26"/>
            </w:rPr>
          </w:rPrChange>
        </w:rPr>
        <w:t xml:space="preserve">Renseigne sur l’exposition du </w:t>
      </w:r>
      <w:r w:rsidR="00A37D87" w:rsidRPr="00935764">
        <w:rPr>
          <w:rFonts w:ascii="Helvetica Neue Light" w:hAnsi="Helvetica Neue Light"/>
          <w:rPrChange w:id="6546" w:author="Arthur de Catheu" w:date="2014-06-20T17:08:00Z">
            <w:rPr>
              <w:rFonts w:eastAsiaTheme="majorEastAsia" w:cstheme="majorBidi"/>
              <w:b/>
              <w:bCs/>
              <w:sz w:val="28"/>
              <w:szCs w:val="26"/>
            </w:rPr>
          </w:rPrChange>
        </w:rPr>
        <w:t>FCT 2014</w:t>
      </w:r>
      <w:r w:rsidRPr="00935764">
        <w:rPr>
          <w:rFonts w:ascii="Helvetica Neue Light" w:hAnsi="Helvetica Neue Light"/>
          <w:rPrChange w:id="6547" w:author="Arthur de Catheu" w:date="2014-06-20T17:08:00Z">
            <w:rPr>
              <w:rFonts w:eastAsiaTheme="majorEastAsia" w:cstheme="majorBidi"/>
              <w:b/>
              <w:bCs/>
              <w:sz w:val="28"/>
              <w:szCs w:val="26"/>
            </w:rPr>
          </w:rPrChange>
        </w:rPr>
        <w:t xml:space="preserve"> aux risques géographiques.</w:t>
      </w:r>
    </w:p>
    <w:p w14:paraId="0648C86F" w14:textId="1D09CF65" w:rsidR="00156B5B" w:rsidRPr="00935764" w:rsidRDefault="003A47A4" w:rsidP="00D33491">
      <w:pPr>
        <w:pStyle w:val="Paragraphedeliste"/>
        <w:numPr>
          <w:ilvl w:val="0"/>
          <w:numId w:val="200"/>
        </w:numPr>
        <w:rPr>
          <w:rFonts w:ascii="Helvetica Neue Light" w:hAnsi="Helvetica Neue Light"/>
          <w:rPrChange w:id="6548" w:author="Arthur de Catheu" w:date="2014-06-20T17:08:00Z">
            <w:rPr/>
          </w:rPrChange>
        </w:rPr>
      </w:pPr>
      <w:r w:rsidRPr="00935764">
        <w:rPr>
          <w:rFonts w:ascii="Helvetica Neue Light" w:hAnsi="Helvetica Neue Light"/>
          <w:b/>
          <w:rPrChange w:id="6549" w:author="Arthur de Catheu" w:date="2014-06-20T17:08:00Z">
            <w:rPr>
              <w:rFonts w:eastAsiaTheme="majorEastAsia" w:cstheme="majorBidi"/>
              <w:b/>
              <w:bCs/>
              <w:sz w:val="28"/>
              <w:szCs w:val="26"/>
            </w:rPr>
          </w:rPrChange>
        </w:rPr>
        <w:t>Concentration par Cédant</w:t>
      </w:r>
      <w:r w:rsidRPr="00935764">
        <w:rPr>
          <w:rFonts w:ascii="Helvetica Neue Light" w:hAnsi="Helvetica Neue Light"/>
          <w:rPrChange w:id="6550" w:author="Arthur de Catheu" w:date="2014-06-20T17:08:00Z">
            <w:rPr>
              <w:rFonts w:eastAsiaTheme="majorEastAsia" w:cstheme="majorBidi"/>
              <w:b/>
              <w:bCs/>
              <w:sz w:val="28"/>
              <w:szCs w:val="26"/>
            </w:rPr>
          </w:rPrChange>
        </w:rPr>
        <w:t xml:space="preserve"> : ratio de concentration par Cédant</w:t>
      </w:r>
      <w:r w:rsidR="00D33491" w:rsidRPr="00935764">
        <w:rPr>
          <w:rFonts w:ascii="Helvetica Neue Light" w:hAnsi="Helvetica Neue Light"/>
          <w:rPrChange w:id="6551" w:author="Arthur de Catheu" w:date="2014-06-20T17:08:00Z">
            <w:rPr>
              <w:rFonts w:eastAsiaTheme="majorEastAsia" w:cstheme="majorBidi"/>
              <w:b/>
              <w:bCs/>
              <w:sz w:val="28"/>
              <w:szCs w:val="26"/>
            </w:rPr>
          </w:rPrChange>
        </w:rPr>
        <w:t>.</w:t>
      </w:r>
      <w:r w:rsidRPr="00935764">
        <w:rPr>
          <w:rFonts w:ascii="Helvetica Neue Light" w:hAnsi="Helvetica Neue Light"/>
          <w:rPrChange w:id="6552" w:author="Arthur de Catheu" w:date="2014-06-20T17:08:00Z">
            <w:rPr>
              <w:rFonts w:eastAsiaTheme="majorEastAsia" w:cstheme="majorBidi"/>
              <w:b/>
              <w:bCs/>
              <w:sz w:val="28"/>
              <w:szCs w:val="26"/>
            </w:rPr>
          </w:rPrChange>
        </w:rPr>
        <w:t xml:space="preserve"> Renseigne sur l’exposition du </w:t>
      </w:r>
      <w:r w:rsidR="00A37D87" w:rsidRPr="00935764">
        <w:rPr>
          <w:rFonts w:ascii="Helvetica Neue Light" w:hAnsi="Helvetica Neue Light"/>
          <w:rPrChange w:id="6553" w:author="Arthur de Catheu" w:date="2014-06-20T17:08:00Z">
            <w:rPr>
              <w:rFonts w:eastAsiaTheme="majorEastAsia" w:cstheme="majorBidi"/>
              <w:b/>
              <w:bCs/>
              <w:sz w:val="28"/>
              <w:szCs w:val="26"/>
            </w:rPr>
          </w:rPrChange>
        </w:rPr>
        <w:t>FCT 2014</w:t>
      </w:r>
      <w:r w:rsidRPr="00935764">
        <w:rPr>
          <w:rFonts w:ascii="Helvetica Neue Light" w:hAnsi="Helvetica Neue Light"/>
          <w:rPrChange w:id="6554" w:author="Arthur de Catheu" w:date="2014-06-20T17:08:00Z">
            <w:rPr>
              <w:rFonts w:eastAsiaTheme="majorEastAsia" w:cstheme="majorBidi"/>
              <w:b/>
              <w:bCs/>
              <w:sz w:val="28"/>
              <w:szCs w:val="26"/>
            </w:rPr>
          </w:rPrChange>
        </w:rPr>
        <w:t xml:space="preserve"> aux risques liés au Cédant, notamment en cas de contestation ou </w:t>
      </w:r>
      <w:r w:rsidR="00095467" w:rsidRPr="00935764">
        <w:rPr>
          <w:rFonts w:ascii="Helvetica Neue Light" w:hAnsi="Helvetica Neue Light"/>
          <w:rPrChange w:id="6555" w:author="Arthur de Catheu" w:date="2014-06-20T17:08:00Z">
            <w:rPr>
              <w:rFonts w:eastAsiaTheme="majorEastAsia" w:cstheme="majorBidi"/>
              <w:b/>
              <w:bCs/>
              <w:sz w:val="28"/>
              <w:szCs w:val="26"/>
            </w:rPr>
          </w:rPrChange>
        </w:rPr>
        <w:t>Non-Conformité</w:t>
      </w:r>
      <w:r w:rsidRPr="00935764">
        <w:rPr>
          <w:rFonts w:ascii="Helvetica Neue Light" w:hAnsi="Helvetica Neue Light"/>
          <w:rPrChange w:id="6556" w:author="Arthur de Catheu" w:date="2014-06-20T17:08:00Z">
            <w:rPr>
              <w:rFonts w:eastAsiaTheme="majorEastAsia" w:cstheme="majorBidi"/>
              <w:b/>
              <w:bCs/>
              <w:sz w:val="28"/>
              <w:szCs w:val="26"/>
            </w:rPr>
          </w:rPrChange>
        </w:rPr>
        <w:t>.</w:t>
      </w:r>
    </w:p>
    <w:p w14:paraId="2F787317" w14:textId="58447F6C" w:rsidR="00156B5B" w:rsidRPr="00935764" w:rsidRDefault="00D42E24" w:rsidP="005E5B2E">
      <w:pPr>
        <w:pStyle w:val="Paragraphedeliste"/>
        <w:numPr>
          <w:ilvl w:val="0"/>
          <w:numId w:val="200"/>
        </w:numPr>
        <w:rPr>
          <w:rFonts w:ascii="Helvetica Neue Light" w:hAnsi="Helvetica Neue Light"/>
          <w:rPrChange w:id="6557" w:author="Arthur de Catheu" w:date="2014-06-20T17:08:00Z">
            <w:rPr/>
          </w:rPrChange>
        </w:rPr>
      </w:pPr>
      <w:r w:rsidRPr="00935764">
        <w:rPr>
          <w:rFonts w:ascii="Helvetica Neue Light" w:hAnsi="Helvetica Neue Light"/>
          <w:b/>
          <w:rPrChange w:id="6558" w:author="Arthur de Catheu" w:date="2014-06-20T17:08:00Z">
            <w:rPr>
              <w:rFonts w:eastAsiaTheme="majorEastAsia" w:cstheme="majorBidi"/>
              <w:b/>
              <w:bCs/>
              <w:sz w:val="28"/>
              <w:szCs w:val="26"/>
            </w:rPr>
          </w:rPrChange>
        </w:rPr>
        <w:t>Taux de rachat</w:t>
      </w:r>
      <w:r w:rsidRPr="00935764">
        <w:rPr>
          <w:rFonts w:ascii="Helvetica Neue Light" w:hAnsi="Helvetica Neue Light"/>
          <w:rPrChange w:id="6559" w:author="Arthur de Catheu" w:date="2014-06-20T17:08:00Z">
            <w:rPr>
              <w:rFonts w:eastAsiaTheme="majorEastAsia" w:cstheme="majorBidi"/>
              <w:b/>
              <w:bCs/>
              <w:sz w:val="28"/>
              <w:szCs w:val="26"/>
            </w:rPr>
          </w:rPrChange>
        </w:rPr>
        <w:t xml:space="preserve"> : taux de rachat </w:t>
      </w:r>
      <w:r w:rsidR="00C90E24" w:rsidRPr="00935764">
        <w:rPr>
          <w:rFonts w:ascii="Helvetica Neue Light" w:hAnsi="Helvetica Neue Light"/>
          <w:rPrChange w:id="6560" w:author="Arthur de Catheu" w:date="2014-06-20T17:08:00Z">
            <w:rPr>
              <w:rFonts w:eastAsiaTheme="majorEastAsia" w:cstheme="majorBidi"/>
              <w:b/>
              <w:bCs/>
              <w:sz w:val="28"/>
              <w:szCs w:val="26"/>
            </w:rPr>
          </w:rPrChange>
        </w:rPr>
        <w:t xml:space="preserve">moyen des Créances par les Cédants sur le dernier mois / les </w:t>
      </w:r>
      <w:r w:rsidR="00D33491" w:rsidRPr="00935764">
        <w:rPr>
          <w:rFonts w:ascii="Helvetica Neue Light" w:hAnsi="Helvetica Neue Light"/>
          <w:rPrChange w:id="6561" w:author="Arthur de Catheu" w:date="2014-06-20T17:08:00Z">
            <w:rPr>
              <w:rFonts w:eastAsiaTheme="majorEastAsia" w:cstheme="majorBidi"/>
              <w:b/>
              <w:bCs/>
              <w:sz w:val="28"/>
              <w:szCs w:val="26"/>
            </w:rPr>
          </w:rPrChange>
        </w:rPr>
        <w:t>trois (</w:t>
      </w:r>
      <w:r w:rsidR="00C90E24" w:rsidRPr="00935764">
        <w:rPr>
          <w:rFonts w:ascii="Helvetica Neue Light" w:hAnsi="Helvetica Neue Light"/>
          <w:rPrChange w:id="6562" w:author="Arthur de Catheu" w:date="2014-06-20T17:08:00Z">
            <w:rPr>
              <w:rFonts w:eastAsiaTheme="majorEastAsia" w:cstheme="majorBidi"/>
              <w:b/>
              <w:bCs/>
              <w:sz w:val="28"/>
              <w:szCs w:val="26"/>
            </w:rPr>
          </w:rPrChange>
        </w:rPr>
        <w:t>3</w:t>
      </w:r>
      <w:r w:rsidR="00D33491" w:rsidRPr="00935764">
        <w:rPr>
          <w:rFonts w:ascii="Helvetica Neue Light" w:hAnsi="Helvetica Neue Light"/>
          <w:rPrChange w:id="6563" w:author="Arthur de Catheu" w:date="2014-06-20T17:08:00Z">
            <w:rPr>
              <w:rFonts w:eastAsiaTheme="majorEastAsia" w:cstheme="majorBidi"/>
              <w:b/>
              <w:bCs/>
              <w:sz w:val="28"/>
              <w:szCs w:val="26"/>
            </w:rPr>
          </w:rPrChange>
        </w:rPr>
        <w:t>)</w:t>
      </w:r>
      <w:r w:rsidR="00C90E24" w:rsidRPr="00935764">
        <w:rPr>
          <w:rFonts w:ascii="Helvetica Neue Light" w:hAnsi="Helvetica Neue Light"/>
          <w:rPrChange w:id="6564" w:author="Arthur de Catheu" w:date="2014-06-20T17:08:00Z">
            <w:rPr>
              <w:rFonts w:eastAsiaTheme="majorEastAsia" w:cstheme="majorBidi"/>
              <w:b/>
              <w:bCs/>
              <w:sz w:val="28"/>
              <w:szCs w:val="26"/>
            </w:rPr>
          </w:rPrChange>
        </w:rPr>
        <w:t xml:space="preserve"> derniers mois / depuis le début du </w:t>
      </w:r>
      <w:r w:rsidR="00A37D87" w:rsidRPr="00935764">
        <w:rPr>
          <w:rFonts w:ascii="Helvetica Neue Light" w:hAnsi="Helvetica Neue Light"/>
          <w:rPrChange w:id="6565" w:author="Arthur de Catheu" w:date="2014-06-20T17:08:00Z">
            <w:rPr>
              <w:rFonts w:eastAsiaTheme="majorEastAsia" w:cstheme="majorBidi"/>
              <w:b/>
              <w:bCs/>
              <w:sz w:val="28"/>
              <w:szCs w:val="26"/>
            </w:rPr>
          </w:rPrChange>
        </w:rPr>
        <w:t>FCT 2014</w:t>
      </w:r>
      <w:r w:rsidR="00D33491" w:rsidRPr="00935764">
        <w:rPr>
          <w:rFonts w:ascii="Helvetica Neue Light" w:hAnsi="Helvetica Neue Light"/>
          <w:rPrChange w:id="6566" w:author="Arthur de Catheu" w:date="2014-06-20T17:08:00Z">
            <w:rPr>
              <w:rFonts w:eastAsiaTheme="majorEastAsia" w:cstheme="majorBidi"/>
              <w:b/>
              <w:bCs/>
              <w:sz w:val="28"/>
              <w:szCs w:val="26"/>
            </w:rPr>
          </w:rPrChange>
        </w:rPr>
        <w:t>.</w:t>
      </w:r>
      <w:r w:rsidR="001A7B63" w:rsidRPr="00935764">
        <w:rPr>
          <w:rFonts w:ascii="Helvetica Neue Light" w:hAnsi="Helvetica Neue Light"/>
          <w:rPrChange w:id="6567" w:author="Arthur de Catheu" w:date="2014-06-20T17:08:00Z">
            <w:rPr>
              <w:rFonts w:eastAsiaTheme="majorEastAsia" w:cstheme="majorBidi"/>
              <w:b/>
              <w:bCs/>
              <w:sz w:val="28"/>
              <w:szCs w:val="26"/>
            </w:rPr>
          </w:rPrChange>
        </w:rPr>
        <w:t xml:space="preserve"> </w:t>
      </w:r>
      <w:r w:rsidR="00164121" w:rsidRPr="00935764">
        <w:rPr>
          <w:rFonts w:ascii="Helvetica Neue Light" w:hAnsi="Helvetica Neue Light"/>
          <w:rPrChange w:id="6568" w:author="Arthur de Catheu" w:date="2014-06-20T17:08:00Z">
            <w:rPr>
              <w:rFonts w:eastAsiaTheme="majorEastAsia" w:cstheme="majorBidi"/>
              <w:b/>
              <w:bCs/>
              <w:sz w:val="28"/>
              <w:szCs w:val="26"/>
            </w:rPr>
          </w:rPrChange>
        </w:rPr>
        <w:t>Renseigne sur l</w:t>
      </w:r>
      <w:r w:rsidR="00C90E24" w:rsidRPr="00935764">
        <w:rPr>
          <w:rFonts w:ascii="Helvetica Neue Light" w:hAnsi="Helvetica Neue Light"/>
          <w:rPrChange w:id="6569" w:author="Arthur de Catheu" w:date="2014-06-20T17:08:00Z">
            <w:rPr>
              <w:rFonts w:eastAsiaTheme="majorEastAsia" w:cstheme="majorBidi"/>
              <w:b/>
              <w:bCs/>
              <w:sz w:val="28"/>
              <w:szCs w:val="26"/>
            </w:rPr>
          </w:rPrChange>
        </w:rPr>
        <w:t xml:space="preserve">’adéquation des règles de sélection de </w:t>
      </w:r>
      <w:r w:rsidR="002119A8" w:rsidRPr="00935764">
        <w:rPr>
          <w:rFonts w:ascii="Helvetica Neue Light" w:hAnsi="Helvetica Neue Light"/>
          <w:rPrChange w:id="6570" w:author="Arthur de Catheu" w:date="2014-06-20T17:08:00Z">
            <w:rPr>
              <w:rFonts w:eastAsiaTheme="majorEastAsia" w:cstheme="majorBidi"/>
              <w:b/>
              <w:bCs/>
              <w:sz w:val="28"/>
              <w:szCs w:val="26"/>
            </w:rPr>
          </w:rPrChange>
        </w:rPr>
        <w:t>Finexkap AM</w:t>
      </w:r>
      <w:r w:rsidR="00164121" w:rsidRPr="00935764">
        <w:rPr>
          <w:rFonts w:ascii="Helvetica Neue Light" w:hAnsi="Helvetica Neue Light"/>
          <w:rPrChange w:id="6571" w:author="Arthur de Catheu" w:date="2014-06-20T17:08:00Z">
            <w:rPr>
              <w:rFonts w:eastAsiaTheme="majorEastAsia" w:cstheme="majorBidi"/>
              <w:b/>
              <w:bCs/>
              <w:sz w:val="28"/>
              <w:szCs w:val="26"/>
            </w:rPr>
          </w:rPrChange>
        </w:rPr>
        <w:t>.</w:t>
      </w:r>
    </w:p>
    <w:p w14:paraId="5800F685" w14:textId="056B0AC5" w:rsidR="00156B5B" w:rsidRPr="00935764" w:rsidRDefault="00D42E24" w:rsidP="001A7B63">
      <w:pPr>
        <w:pStyle w:val="Paragraphedeliste"/>
        <w:numPr>
          <w:ilvl w:val="0"/>
          <w:numId w:val="200"/>
        </w:numPr>
        <w:rPr>
          <w:rFonts w:ascii="Helvetica Neue Light" w:hAnsi="Helvetica Neue Light"/>
          <w:rPrChange w:id="6572" w:author="Arthur de Catheu" w:date="2014-06-20T17:08:00Z">
            <w:rPr/>
          </w:rPrChange>
        </w:rPr>
      </w:pPr>
      <w:r w:rsidRPr="00935764">
        <w:rPr>
          <w:rFonts w:ascii="Helvetica Neue Light" w:hAnsi="Helvetica Neue Light"/>
          <w:b/>
          <w:rPrChange w:id="6573" w:author="Arthur de Catheu" w:date="2014-06-20T17:08:00Z">
            <w:rPr>
              <w:rFonts w:eastAsiaTheme="majorEastAsia" w:cstheme="majorBidi"/>
              <w:b/>
              <w:bCs/>
              <w:sz w:val="28"/>
              <w:szCs w:val="26"/>
            </w:rPr>
          </w:rPrChange>
        </w:rPr>
        <w:t>Taux de résolution</w:t>
      </w:r>
      <w:r w:rsidRPr="00935764">
        <w:rPr>
          <w:rFonts w:ascii="Helvetica Neue Light" w:hAnsi="Helvetica Neue Light"/>
          <w:rPrChange w:id="6574" w:author="Arthur de Catheu" w:date="2014-06-20T17:08:00Z">
            <w:rPr>
              <w:rFonts w:eastAsiaTheme="majorEastAsia" w:cstheme="majorBidi"/>
              <w:b/>
              <w:bCs/>
              <w:sz w:val="28"/>
              <w:szCs w:val="26"/>
            </w:rPr>
          </w:rPrChange>
        </w:rPr>
        <w:t xml:space="preserve"> : taux de résolution </w:t>
      </w:r>
      <w:r w:rsidR="00C90E24" w:rsidRPr="00935764">
        <w:rPr>
          <w:rFonts w:ascii="Helvetica Neue Light" w:hAnsi="Helvetica Neue Light"/>
          <w:rPrChange w:id="6575" w:author="Arthur de Catheu" w:date="2014-06-20T17:08:00Z">
            <w:rPr>
              <w:rFonts w:eastAsiaTheme="majorEastAsia" w:cstheme="majorBidi"/>
              <w:b/>
              <w:bCs/>
              <w:sz w:val="28"/>
              <w:szCs w:val="26"/>
            </w:rPr>
          </w:rPrChange>
        </w:rPr>
        <w:t xml:space="preserve">de cession moyen des Créances par les Cédants sur le dernier mois / les </w:t>
      </w:r>
      <w:r w:rsidR="001A7B63" w:rsidRPr="00935764">
        <w:rPr>
          <w:rFonts w:ascii="Helvetica Neue Light" w:hAnsi="Helvetica Neue Light"/>
          <w:rPrChange w:id="6576" w:author="Arthur de Catheu" w:date="2014-06-20T17:08:00Z">
            <w:rPr>
              <w:rFonts w:eastAsiaTheme="majorEastAsia" w:cstheme="majorBidi"/>
              <w:b/>
              <w:bCs/>
              <w:sz w:val="28"/>
              <w:szCs w:val="26"/>
            </w:rPr>
          </w:rPrChange>
        </w:rPr>
        <w:t>trois (</w:t>
      </w:r>
      <w:r w:rsidR="00C90E24" w:rsidRPr="00935764">
        <w:rPr>
          <w:rFonts w:ascii="Helvetica Neue Light" w:hAnsi="Helvetica Neue Light"/>
          <w:rPrChange w:id="6577" w:author="Arthur de Catheu" w:date="2014-06-20T17:08:00Z">
            <w:rPr>
              <w:rFonts w:eastAsiaTheme="majorEastAsia" w:cstheme="majorBidi"/>
              <w:b/>
              <w:bCs/>
              <w:sz w:val="28"/>
              <w:szCs w:val="26"/>
            </w:rPr>
          </w:rPrChange>
        </w:rPr>
        <w:t>3</w:t>
      </w:r>
      <w:r w:rsidR="001A7B63" w:rsidRPr="00935764">
        <w:rPr>
          <w:rFonts w:ascii="Helvetica Neue Light" w:hAnsi="Helvetica Neue Light"/>
          <w:rPrChange w:id="6578" w:author="Arthur de Catheu" w:date="2014-06-20T17:08:00Z">
            <w:rPr>
              <w:rFonts w:eastAsiaTheme="majorEastAsia" w:cstheme="majorBidi"/>
              <w:b/>
              <w:bCs/>
              <w:sz w:val="28"/>
              <w:szCs w:val="26"/>
            </w:rPr>
          </w:rPrChange>
        </w:rPr>
        <w:t>)</w:t>
      </w:r>
      <w:r w:rsidR="00C90E24" w:rsidRPr="00935764">
        <w:rPr>
          <w:rFonts w:ascii="Helvetica Neue Light" w:hAnsi="Helvetica Neue Light"/>
          <w:rPrChange w:id="6579" w:author="Arthur de Catheu" w:date="2014-06-20T17:08:00Z">
            <w:rPr>
              <w:rFonts w:eastAsiaTheme="majorEastAsia" w:cstheme="majorBidi"/>
              <w:b/>
              <w:bCs/>
              <w:sz w:val="28"/>
              <w:szCs w:val="26"/>
            </w:rPr>
          </w:rPrChange>
        </w:rPr>
        <w:t xml:space="preserve"> derniers mois / depuis le début du </w:t>
      </w:r>
      <w:r w:rsidR="00A37D87" w:rsidRPr="00935764">
        <w:rPr>
          <w:rFonts w:ascii="Helvetica Neue Light" w:hAnsi="Helvetica Neue Light"/>
          <w:rPrChange w:id="6580" w:author="Arthur de Catheu" w:date="2014-06-20T17:08:00Z">
            <w:rPr>
              <w:rFonts w:eastAsiaTheme="majorEastAsia" w:cstheme="majorBidi"/>
              <w:b/>
              <w:bCs/>
              <w:sz w:val="28"/>
              <w:szCs w:val="26"/>
            </w:rPr>
          </w:rPrChange>
        </w:rPr>
        <w:t>FCT 2014</w:t>
      </w:r>
      <w:r w:rsidR="001A7B63" w:rsidRPr="00935764">
        <w:rPr>
          <w:rFonts w:ascii="Helvetica Neue Light" w:hAnsi="Helvetica Neue Light"/>
          <w:rPrChange w:id="6581" w:author="Arthur de Catheu" w:date="2014-06-20T17:08:00Z">
            <w:rPr>
              <w:rFonts w:eastAsiaTheme="majorEastAsia" w:cstheme="majorBidi"/>
              <w:b/>
              <w:bCs/>
              <w:sz w:val="28"/>
              <w:szCs w:val="26"/>
            </w:rPr>
          </w:rPrChange>
        </w:rPr>
        <w:t>.</w:t>
      </w:r>
      <w:r w:rsidR="00DC05F8" w:rsidRPr="00935764">
        <w:rPr>
          <w:rFonts w:ascii="Helvetica Neue Light" w:hAnsi="Helvetica Neue Light"/>
          <w:rPrChange w:id="6582" w:author="Arthur de Catheu" w:date="2014-06-20T17:08:00Z">
            <w:rPr>
              <w:rFonts w:eastAsiaTheme="majorEastAsia" w:cstheme="majorBidi"/>
              <w:b/>
              <w:bCs/>
              <w:sz w:val="28"/>
              <w:szCs w:val="26"/>
            </w:rPr>
          </w:rPrChange>
        </w:rPr>
        <w:t xml:space="preserve"> </w:t>
      </w:r>
      <w:r w:rsidR="00164121" w:rsidRPr="00935764">
        <w:rPr>
          <w:rFonts w:ascii="Helvetica Neue Light" w:hAnsi="Helvetica Neue Light"/>
          <w:rPrChange w:id="6583" w:author="Arthur de Catheu" w:date="2014-06-20T17:08:00Z">
            <w:rPr>
              <w:rFonts w:eastAsiaTheme="majorEastAsia" w:cstheme="majorBidi"/>
              <w:b/>
              <w:bCs/>
              <w:sz w:val="28"/>
              <w:szCs w:val="26"/>
            </w:rPr>
          </w:rPrChange>
        </w:rPr>
        <w:t>Renseigne sur l’efficacité des procédures de sélection et de vérification de la conformité des Créances</w:t>
      </w:r>
      <w:r w:rsidR="007E185A" w:rsidRPr="00935764">
        <w:rPr>
          <w:rFonts w:ascii="Helvetica Neue Light" w:hAnsi="Helvetica Neue Light"/>
          <w:rPrChange w:id="6584" w:author="Arthur de Catheu" w:date="2014-06-20T17:08:00Z">
            <w:rPr>
              <w:rFonts w:eastAsiaTheme="majorEastAsia" w:cstheme="majorBidi"/>
              <w:b/>
              <w:bCs/>
              <w:sz w:val="28"/>
              <w:szCs w:val="26"/>
            </w:rPr>
          </w:rPrChange>
        </w:rPr>
        <w:t>.</w:t>
      </w:r>
    </w:p>
    <w:p w14:paraId="2DCDE9E6" w14:textId="7A9B8E6D" w:rsidR="00156B5B" w:rsidRPr="00935764" w:rsidRDefault="00D42E24" w:rsidP="001A7B63">
      <w:pPr>
        <w:pStyle w:val="Paragraphedeliste"/>
        <w:numPr>
          <w:ilvl w:val="0"/>
          <w:numId w:val="200"/>
        </w:numPr>
        <w:rPr>
          <w:rFonts w:ascii="Helvetica Neue Light" w:hAnsi="Helvetica Neue Light"/>
          <w:rPrChange w:id="6585" w:author="Arthur de Catheu" w:date="2014-06-20T17:08:00Z">
            <w:rPr/>
          </w:rPrChange>
        </w:rPr>
      </w:pPr>
      <w:r w:rsidRPr="00935764">
        <w:rPr>
          <w:rFonts w:ascii="Helvetica Neue Light" w:hAnsi="Helvetica Neue Light"/>
          <w:b/>
          <w:rPrChange w:id="6586" w:author="Arthur de Catheu" w:date="2014-06-20T17:08:00Z">
            <w:rPr>
              <w:rFonts w:eastAsiaTheme="majorEastAsia" w:cstheme="majorBidi"/>
              <w:b/>
              <w:bCs/>
              <w:sz w:val="28"/>
              <w:szCs w:val="26"/>
            </w:rPr>
          </w:rPrChange>
        </w:rPr>
        <w:t>Taux de contestation</w:t>
      </w:r>
      <w:r w:rsidRPr="00935764">
        <w:rPr>
          <w:rFonts w:ascii="Helvetica Neue Light" w:hAnsi="Helvetica Neue Light"/>
          <w:rPrChange w:id="6587" w:author="Arthur de Catheu" w:date="2014-06-20T17:08:00Z">
            <w:rPr>
              <w:rFonts w:eastAsiaTheme="majorEastAsia" w:cstheme="majorBidi"/>
              <w:b/>
              <w:bCs/>
              <w:sz w:val="28"/>
              <w:szCs w:val="26"/>
            </w:rPr>
          </w:rPrChange>
        </w:rPr>
        <w:t xml:space="preserve"> : taux de contestation </w:t>
      </w:r>
      <w:r w:rsidR="00C90E24" w:rsidRPr="00935764">
        <w:rPr>
          <w:rFonts w:ascii="Helvetica Neue Light" w:hAnsi="Helvetica Neue Light"/>
          <w:rPrChange w:id="6588" w:author="Arthur de Catheu" w:date="2014-06-20T17:08:00Z">
            <w:rPr>
              <w:rFonts w:eastAsiaTheme="majorEastAsia" w:cstheme="majorBidi"/>
              <w:b/>
              <w:bCs/>
              <w:sz w:val="28"/>
              <w:szCs w:val="26"/>
            </w:rPr>
          </w:rPrChange>
        </w:rPr>
        <w:t xml:space="preserve">moyen par les Débiteurs sur le dernier mois / les </w:t>
      </w:r>
      <w:r w:rsidR="001A7B63" w:rsidRPr="00935764">
        <w:rPr>
          <w:rFonts w:ascii="Helvetica Neue Light" w:hAnsi="Helvetica Neue Light"/>
          <w:rPrChange w:id="6589" w:author="Arthur de Catheu" w:date="2014-06-20T17:08:00Z">
            <w:rPr>
              <w:rFonts w:eastAsiaTheme="majorEastAsia" w:cstheme="majorBidi"/>
              <w:b/>
              <w:bCs/>
              <w:sz w:val="28"/>
              <w:szCs w:val="26"/>
            </w:rPr>
          </w:rPrChange>
        </w:rPr>
        <w:t>trois (</w:t>
      </w:r>
      <w:r w:rsidR="00C90E24" w:rsidRPr="00935764">
        <w:rPr>
          <w:rFonts w:ascii="Helvetica Neue Light" w:hAnsi="Helvetica Neue Light"/>
          <w:rPrChange w:id="6590" w:author="Arthur de Catheu" w:date="2014-06-20T17:08:00Z">
            <w:rPr>
              <w:rFonts w:eastAsiaTheme="majorEastAsia" w:cstheme="majorBidi"/>
              <w:b/>
              <w:bCs/>
              <w:sz w:val="28"/>
              <w:szCs w:val="26"/>
            </w:rPr>
          </w:rPrChange>
        </w:rPr>
        <w:t>3</w:t>
      </w:r>
      <w:r w:rsidR="001A7B63" w:rsidRPr="00935764">
        <w:rPr>
          <w:rFonts w:ascii="Helvetica Neue Light" w:hAnsi="Helvetica Neue Light"/>
          <w:rPrChange w:id="6591" w:author="Arthur de Catheu" w:date="2014-06-20T17:08:00Z">
            <w:rPr>
              <w:rFonts w:eastAsiaTheme="majorEastAsia" w:cstheme="majorBidi"/>
              <w:b/>
              <w:bCs/>
              <w:sz w:val="28"/>
              <w:szCs w:val="26"/>
            </w:rPr>
          </w:rPrChange>
        </w:rPr>
        <w:t>)</w:t>
      </w:r>
      <w:r w:rsidR="00C90E24" w:rsidRPr="00935764">
        <w:rPr>
          <w:rFonts w:ascii="Helvetica Neue Light" w:hAnsi="Helvetica Neue Light"/>
          <w:rPrChange w:id="6592" w:author="Arthur de Catheu" w:date="2014-06-20T17:08:00Z">
            <w:rPr>
              <w:rFonts w:eastAsiaTheme="majorEastAsia" w:cstheme="majorBidi"/>
              <w:b/>
              <w:bCs/>
              <w:sz w:val="28"/>
              <w:szCs w:val="26"/>
            </w:rPr>
          </w:rPrChange>
        </w:rPr>
        <w:t xml:space="preserve"> derniers mois / depuis le début du </w:t>
      </w:r>
      <w:r w:rsidR="00A37D87" w:rsidRPr="00935764">
        <w:rPr>
          <w:rFonts w:ascii="Helvetica Neue Light" w:hAnsi="Helvetica Neue Light"/>
          <w:rPrChange w:id="6593" w:author="Arthur de Catheu" w:date="2014-06-20T17:08:00Z">
            <w:rPr>
              <w:rFonts w:eastAsiaTheme="majorEastAsia" w:cstheme="majorBidi"/>
              <w:b/>
              <w:bCs/>
              <w:sz w:val="28"/>
              <w:szCs w:val="26"/>
            </w:rPr>
          </w:rPrChange>
        </w:rPr>
        <w:t>FCT 2014</w:t>
      </w:r>
      <w:r w:rsidR="00D33491" w:rsidRPr="00935764">
        <w:rPr>
          <w:rFonts w:ascii="Helvetica Neue Light" w:hAnsi="Helvetica Neue Light"/>
          <w:rPrChange w:id="6594" w:author="Arthur de Catheu" w:date="2014-06-20T17:08:00Z">
            <w:rPr>
              <w:rFonts w:eastAsiaTheme="majorEastAsia" w:cstheme="majorBidi"/>
              <w:b/>
              <w:bCs/>
              <w:sz w:val="28"/>
              <w:szCs w:val="26"/>
            </w:rPr>
          </w:rPrChange>
        </w:rPr>
        <w:t>.</w:t>
      </w:r>
      <w:r w:rsidR="001A7B63" w:rsidRPr="00935764">
        <w:rPr>
          <w:rFonts w:ascii="Helvetica Neue Light" w:hAnsi="Helvetica Neue Light"/>
          <w:rPrChange w:id="6595" w:author="Arthur de Catheu" w:date="2014-06-20T17:08:00Z">
            <w:rPr>
              <w:rFonts w:eastAsiaTheme="majorEastAsia" w:cstheme="majorBidi"/>
              <w:b/>
              <w:bCs/>
              <w:sz w:val="28"/>
              <w:szCs w:val="26"/>
            </w:rPr>
          </w:rPrChange>
        </w:rPr>
        <w:t xml:space="preserve"> </w:t>
      </w:r>
      <w:r w:rsidR="00164121" w:rsidRPr="00935764">
        <w:rPr>
          <w:rFonts w:ascii="Helvetica Neue Light" w:hAnsi="Helvetica Neue Light"/>
          <w:rPrChange w:id="6596" w:author="Arthur de Catheu" w:date="2014-06-20T17:08:00Z">
            <w:rPr>
              <w:rFonts w:eastAsiaTheme="majorEastAsia" w:cstheme="majorBidi"/>
              <w:b/>
              <w:bCs/>
              <w:sz w:val="28"/>
              <w:szCs w:val="26"/>
            </w:rPr>
          </w:rPrChange>
        </w:rPr>
        <w:t xml:space="preserve">Renseigne </w:t>
      </w:r>
      <w:r w:rsidR="007E185A" w:rsidRPr="00935764">
        <w:rPr>
          <w:rFonts w:ascii="Helvetica Neue Light" w:hAnsi="Helvetica Neue Light"/>
          <w:rPrChange w:id="6597" w:author="Arthur de Catheu" w:date="2014-06-20T17:08:00Z">
            <w:rPr>
              <w:rFonts w:eastAsiaTheme="majorEastAsia" w:cstheme="majorBidi"/>
              <w:b/>
              <w:bCs/>
              <w:sz w:val="28"/>
              <w:szCs w:val="26"/>
            </w:rPr>
          </w:rPrChange>
        </w:rPr>
        <w:t xml:space="preserve">sur l’efficacité des </w:t>
      </w:r>
      <w:r w:rsidR="00C90E24" w:rsidRPr="00935764">
        <w:rPr>
          <w:rFonts w:ascii="Helvetica Neue Light" w:hAnsi="Helvetica Neue Light"/>
          <w:rPrChange w:id="6598" w:author="Arthur de Catheu" w:date="2014-06-20T17:08:00Z">
            <w:rPr>
              <w:rFonts w:eastAsiaTheme="majorEastAsia" w:cstheme="majorBidi"/>
              <w:b/>
              <w:bCs/>
              <w:sz w:val="28"/>
              <w:szCs w:val="26"/>
            </w:rPr>
          </w:rPrChange>
        </w:rPr>
        <w:t>procédures de sélection et de vérification de la conformité des Créances.</w:t>
      </w:r>
    </w:p>
    <w:p w14:paraId="54B86A37" w14:textId="28CE7DC6" w:rsidR="00156B5B" w:rsidRPr="00935764" w:rsidRDefault="00D42E24" w:rsidP="001A7B63">
      <w:pPr>
        <w:pStyle w:val="Paragraphedeliste"/>
        <w:numPr>
          <w:ilvl w:val="0"/>
          <w:numId w:val="200"/>
        </w:numPr>
        <w:rPr>
          <w:rFonts w:ascii="Helvetica Neue Light" w:hAnsi="Helvetica Neue Light"/>
          <w:rPrChange w:id="6599" w:author="Arthur de Catheu" w:date="2014-06-20T17:08:00Z">
            <w:rPr/>
          </w:rPrChange>
        </w:rPr>
      </w:pPr>
      <w:r w:rsidRPr="00935764">
        <w:rPr>
          <w:rFonts w:ascii="Helvetica Neue Light" w:hAnsi="Helvetica Neue Light"/>
          <w:b/>
          <w:rPrChange w:id="6600" w:author="Arthur de Catheu" w:date="2014-06-20T17:08:00Z">
            <w:rPr>
              <w:rFonts w:eastAsiaTheme="majorEastAsia" w:cstheme="majorBidi"/>
              <w:b/>
              <w:bCs/>
              <w:sz w:val="28"/>
              <w:szCs w:val="26"/>
            </w:rPr>
          </w:rPrChange>
        </w:rPr>
        <w:t>Taux de fraude</w:t>
      </w:r>
      <w:r w:rsidRPr="00935764">
        <w:rPr>
          <w:rFonts w:ascii="Helvetica Neue Light" w:hAnsi="Helvetica Neue Light"/>
          <w:rPrChange w:id="6601" w:author="Arthur de Catheu" w:date="2014-06-20T17:08:00Z">
            <w:rPr>
              <w:rFonts w:eastAsiaTheme="majorEastAsia" w:cstheme="majorBidi"/>
              <w:b/>
              <w:bCs/>
              <w:sz w:val="28"/>
              <w:szCs w:val="26"/>
            </w:rPr>
          </w:rPrChange>
        </w:rPr>
        <w:t xml:space="preserve"> : taux de perte consécutif à une fraude constatée </w:t>
      </w:r>
      <w:r w:rsidR="00C90E24" w:rsidRPr="00935764">
        <w:rPr>
          <w:rFonts w:ascii="Helvetica Neue Light" w:hAnsi="Helvetica Neue Light"/>
          <w:rPrChange w:id="6602" w:author="Arthur de Catheu" w:date="2014-06-20T17:08:00Z">
            <w:rPr>
              <w:rFonts w:eastAsiaTheme="majorEastAsia" w:cstheme="majorBidi"/>
              <w:b/>
              <w:bCs/>
              <w:sz w:val="28"/>
              <w:szCs w:val="26"/>
            </w:rPr>
          </w:rPrChange>
        </w:rPr>
        <w:t xml:space="preserve">sur le dernier mois / les </w:t>
      </w:r>
      <w:r w:rsidR="001A7B63" w:rsidRPr="00935764">
        <w:rPr>
          <w:rFonts w:ascii="Helvetica Neue Light" w:hAnsi="Helvetica Neue Light"/>
          <w:rPrChange w:id="6603" w:author="Arthur de Catheu" w:date="2014-06-20T17:08:00Z">
            <w:rPr>
              <w:rFonts w:eastAsiaTheme="majorEastAsia" w:cstheme="majorBidi"/>
              <w:b/>
              <w:bCs/>
              <w:sz w:val="28"/>
              <w:szCs w:val="26"/>
            </w:rPr>
          </w:rPrChange>
        </w:rPr>
        <w:t>trois (</w:t>
      </w:r>
      <w:r w:rsidR="00C90E24" w:rsidRPr="00935764">
        <w:rPr>
          <w:rFonts w:ascii="Helvetica Neue Light" w:hAnsi="Helvetica Neue Light"/>
          <w:rPrChange w:id="6604" w:author="Arthur de Catheu" w:date="2014-06-20T17:08:00Z">
            <w:rPr>
              <w:rFonts w:eastAsiaTheme="majorEastAsia" w:cstheme="majorBidi"/>
              <w:b/>
              <w:bCs/>
              <w:sz w:val="28"/>
              <w:szCs w:val="26"/>
            </w:rPr>
          </w:rPrChange>
        </w:rPr>
        <w:t>3</w:t>
      </w:r>
      <w:r w:rsidR="001A7B63" w:rsidRPr="00935764">
        <w:rPr>
          <w:rFonts w:ascii="Helvetica Neue Light" w:hAnsi="Helvetica Neue Light"/>
          <w:rPrChange w:id="6605" w:author="Arthur de Catheu" w:date="2014-06-20T17:08:00Z">
            <w:rPr>
              <w:rFonts w:eastAsiaTheme="majorEastAsia" w:cstheme="majorBidi"/>
              <w:b/>
              <w:bCs/>
              <w:sz w:val="28"/>
              <w:szCs w:val="26"/>
            </w:rPr>
          </w:rPrChange>
        </w:rPr>
        <w:t>)</w:t>
      </w:r>
      <w:r w:rsidR="00C90E24" w:rsidRPr="00935764">
        <w:rPr>
          <w:rFonts w:ascii="Helvetica Neue Light" w:hAnsi="Helvetica Neue Light"/>
          <w:rPrChange w:id="6606" w:author="Arthur de Catheu" w:date="2014-06-20T17:08:00Z">
            <w:rPr>
              <w:rFonts w:eastAsiaTheme="majorEastAsia" w:cstheme="majorBidi"/>
              <w:b/>
              <w:bCs/>
              <w:sz w:val="28"/>
              <w:szCs w:val="26"/>
            </w:rPr>
          </w:rPrChange>
        </w:rPr>
        <w:t xml:space="preserve"> derniers mois / depuis le début du </w:t>
      </w:r>
      <w:r w:rsidR="00A37D87" w:rsidRPr="00935764">
        <w:rPr>
          <w:rFonts w:ascii="Helvetica Neue Light" w:hAnsi="Helvetica Neue Light"/>
          <w:rPrChange w:id="6607" w:author="Arthur de Catheu" w:date="2014-06-20T17:08:00Z">
            <w:rPr>
              <w:rFonts w:eastAsiaTheme="majorEastAsia" w:cstheme="majorBidi"/>
              <w:b/>
              <w:bCs/>
              <w:sz w:val="28"/>
              <w:szCs w:val="26"/>
            </w:rPr>
          </w:rPrChange>
        </w:rPr>
        <w:t>FCT 2014</w:t>
      </w:r>
      <w:r w:rsidR="00D33491" w:rsidRPr="00935764">
        <w:rPr>
          <w:rFonts w:ascii="Helvetica Neue Light" w:hAnsi="Helvetica Neue Light"/>
          <w:rPrChange w:id="6608" w:author="Arthur de Catheu" w:date="2014-06-20T17:08:00Z">
            <w:rPr>
              <w:rFonts w:eastAsiaTheme="majorEastAsia" w:cstheme="majorBidi"/>
              <w:b/>
              <w:bCs/>
              <w:sz w:val="28"/>
              <w:szCs w:val="26"/>
            </w:rPr>
          </w:rPrChange>
        </w:rPr>
        <w:t>.</w:t>
      </w:r>
      <w:r w:rsidR="001A7B63" w:rsidRPr="00935764">
        <w:rPr>
          <w:rFonts w:ascii="Helvetica Neue Light" w:hAnsi="Helvetica Neue Light"/>
          <w:rPrChange w:id="6609" w:author="Arthur de Catheu" w:date="2014-06-20T17:08:00Z">
            <w:rPr>
              <w:rFonts w:eastAsiaTheme="majorEastAsia" w:cstheme="majorBidi"/>
              <w:b/>
              <w:bCs/>
              <w:sz w:val="28"/>
              <w:szCs w:val="26"/>
            </w:rPr>
          </w:rPrChange>
        </w:rPr>
        <w:t xml:space="preserve"> </w:t>
      </w:r>
      <w:r w:rsidR="007E185A" w:rsidRPr="00935764">
        <w:rPr>
          <w:rFonts w:ascii="Helvetica Neue Light" w:hAnsi="Helvetica Neue Light"/>
          <w:rPrChange w:id="6610" w:author="Arthur de Catheu" w:date="2014-06-20T17:08:00Z">
            <w:rPr>
              <w:rFonts w:eastAsiaTheme="majorEastAsia" w:cstheme="majorBidi"/>
              <w:b/>
              <w:bCs/>
              <w:sz w:val="28"/>
              <w:szCs w:val="26"/>
            </w:rPr>
          </w:rPrChange>
        </w:rPr>
        <w:t>Renseigne sur l’efficacité des procédures anti-fraude.</w:t>
      </w:r>
    </w:p>
    <w:p w14:paraId="5591B059" w14:textId="28A7A6D6" w:rsidR="00156B5B" w:rsidRPr="00935764" w:rsidRDefault="00D42E24" w:rsidP="001A7B63">
      <w:pPr>
        <w:pStyle w:val="Paragraphedeliste"/>
        <w:numPr>
          <w:ilvl w:val="0"/>
          <w:numId w:val="200"/>
        </w:numPr>
        <w:rPr>
          <w:rFonts w:ascii="Helvetica Neue Light" w:hAnsi="Helvetica Neue Light"/>
          <w:rPrChange w:id="6611" w:author="Arthur de Catheu" w:date="2014-06-20T17:08:00Z">
            <w:rPr/>
          </w:rPrChange>
        </w:rPr>
      </w:pPr>
      <w:r w:rsidRPr="00935764">
        <w:rPr>
          <w:rFonts w:ascii="Helvetica Neue Light" w:hAnsi="Helvetica Neue Light"/>
          <w:b/>
          <w:rPrChange w:id="6612" w:author="Arthur de Catheu" w:date="2014-06-20T17:08:00Z">
            <w:rPr>
              <w:rFonts w:eastAsiaTheme="majorEastAsia" w:cstheme="majorBidi"/>
              <w:b/>
              <w:bCs/>
              <w:sz w:val="28"/>
              <w:szCs w:val="26"/>
            </w:rPr>
          </w:rPrChange>
        </w:rPr>
        <w:t>Taux de recouvrement Cédant</w:t>
      </w:r>
      <w:r w:rsidRPr="00935764">
        <w:rPr>
          <w:rFonts w:ascii="Helvetica Neue Light" w:hAnsi="Helvetica Neue Light"/>
          <w:rPrChange w:id="6613" w:author="Arthur de Catheu" w:date="2014-06-20T17:08:00Z">
            <w:rPr>
              <w:rFonts w:eastAsiaTheme="majorEastAsia" w:cstheme="majorBidi"/>
              <w:b/>
              <w:bCs/>
              <w:sz w:val="28"/>
              <w:szCs w:val="26"/>
            </w:rPr>
          </w:rPrChange>
        </w:rPr>
        <w:t xml:space="preserve"> : taux de recouvrement consécutif à une résolution de cession impayée </w:t>
      </w:r>
      <w:r w:rsidR="00C90E24" w:rsidRPr="00935764">
        <w:rPr>
          <w:rFonts w:ascii="Helvetica Neue Light" w:hAnsi="Helvetica Neue Light"/>
          <w:rPrChange w:id="6614" w:author="Arthur de Catheu" w:date="2014-06-20T17:08:00Z">
            <w:rPr>
              <w:rFonts w:eastAsiaTheme="majorEastAsia" w:cstheme="majorBidi"/>
              <w:b/>
              <w:bCs/>
              <w:sz w:val="28"/>
              <w:szCs w:val="26"/>
            </w:rPr>
          </w:rPrChange>
        </w:rPr>
        <w:t xml:space="preserve">sur le dernier mois / les </w:t>
      </w:r>
      <w:r w:rsidR="0022399A" w:rsidRPr="00935764">
        <w:rPr>
          <w:rFonts w:ascii="Helvetica Neue Light" w:hAnsi="Helvetica Neue Light"/>
          <w:rPrChange w:id="6615" w:author="Arthur de Catheu" w:date="2014-06-20T17:08:00Z">
            <w:rPr>
              <w:rFonts w:eastAsiaTheme="majorEastAsia" w:cstheme="majorBidi"/>
              <w:b/>
              <w:bCs/>
              <w:sz w:val="28"/>
              <w:szCs w:val="26"/>
            </w:rPr>
          </w:rPrChange>
        </w:rPr>
        <w:t>trois (</w:t>
      </w:r>
      <w:r w:rsidR="00C90E24" w:rsidRPr="00935764">
        <w:rPr>
          <w:rFonts w:ascii="Helvetica Neue Light" w:hAnsi="Helvetica Neue Light"/>
          <w:rPrChange w:id="6616" w:author="Arthur de Catheu" w:date="2014-06-20T17:08:00Z">
            <w:rPr>
              <w:rFonts w:eastAsiaTheme="majorEastAsia" w:cstheme="majorBidi"/>
              <w:b/>
              <w:bCs/>
              <w:sz w:val="28"/>
              <w:szCs w:val="26"/>
            </w:rPr>
          </w:rPrChange>
        </w:rPr>
        <w:t>3</w:t>
      </w:r>
      <w:r w:rsidR="0022399A" w:rsidRPr="00935764">
        <w:rPr>
          <w:rFonts w:ascii="Helvetica Neue Light" w:hAnsi="Helvetica Neue Light"/>
          <w:rPrChange w:id="6617" w:author="Arthur de Catheu" w:date="2014-06-20T17:08:00Z">
            <w:rPr>
              <w:rFonts w:eastAsiaTheme="majorEastAsia" w:cstheme="majorBidi"/>
              <w:b/>
              <w:bCs/>
              <w:sz w:val="28"/>
              <w:szCs w:val="26"/>
            </w:rPr>
          </w:rPrChange>
        </w:rPr>
        <w:t>)</w:t>
      </w:r>
      <w:r w:rsidR="00C90E24" w:rsidRPr="00935764">
        <w:rPr>
          <w:rFonts w:ascii="Helvetica Neue Light" w:hAnsi="Helvetica Neue Light"/>
          <w:rPrChange w:id="6618" w:author="Arthur de Catheu" w:date="2014-06-20T17:08:00Z">
            <w:rPr>
              <w:rFonts w:eastAsiaTheme="majorEastAsia" w:cstheme="majorBidi"/>
              <w:b/>
              <w:bCs/>
              <w:sz w:val="28"/>
              <w:szCs w:val="26"/>
            </w:rPr>
          </w:rPrChange>
        </w:rPr>
        <w:t xml:space="preserve"> derniers mois / depuis le début du </w:t>
      </w:r>
      <w:r w:rsidR="00A37D87" w:rsidRPr="00935764">
        <w:rPr>
          <w:rFonts w:ascii="Helvetica Neue Light" w:hAnsi="Helvetica Neue Light"/>
          <w:rPrChange w:id="6619" w:author="Arthur de Catheu" w:date="2014-06-20T17:08:00Z">
            <w:rPr>
              <w:rFonts w:eastAsiaTheme="majorEastAsia" w:cstheme="majorBidi"/>
              <w:b/>
              <w:bCs/>
              <w:sz w:val="28"/>
              <w:szCs w:val="26"/>
            </w:rPr>
          </w:rPrChange>
        </w:rPr>
        <w:t>FCT 2014</w:t>
      </w:r>
      <w:r w:rsidR="00D33491" w:rsidRPr="00935764">
        <w:rPr>
          <w:rFonts w:ascii="Helvetica Neue Light" w:hAnsi="Helvetica Neue Light"/>
          <w:rPrChange w:id="6620" w:author="Arthur de Catheu" w:date="2014-06-20T17:08:00Z">
            <w:rPr>
              <w:rFonts w:eastAsiaTheme="majorEastAsia" w:cstheme="majorBidi"/>
              <w:b/>
              <w:bCs/>
              <w:sz w:val="28"/>
              <w:szCs w:val="26"/>
            </w:rPr>
          </w:rPrChange>
        </w:rPr>
        <w:t>.</w:t>
      </w:r>
      <w:r w:rsidR="001A7B63" w:rsidRPr="00935764">
        <w:rPr>
          <w:rFonts w:ascii="Helvetica Neue Light" w:hAnsi="Helvetica Neue Light"/>
          <w:rPrChange w:id="6621" w:author="Arthur de Catheu" w:date="2014-06-20T17:08:00Z">
            <w:rPr>
              <w:rFonts w:eastAsiaTheme="majorEastAsia" w:cstheme="majorBidi"/>
              <w:b/>
              <w:bCs/>
              <w:sz w:val="28"/>
              <w:szCs w:val="26"/>
            </w:rPr>
          </w:rPrChange>
        </w:rPr>
        <w:t xml:space="preserve"> </w:t>
      </w:r>
      <w:r w:rsidR="007E185A" w:rsidRPr="00935764">
        <w:rPr>
          <w:rFonts w:ascii="Helvetica Neue Light" w:hAnsi="Helvetica Neue Light"/>
          <w:rPrChange w:id="6622" w:author="Arthur de Catheu" w:date="2014-06-20T17:08:00Z">
            <w:rPr>
              <w:rFonts w:eastAsiaTheme="majorEastAsia" w:cstheme="majorBidi"/>
              <w:b/>
              <w:bCs/>
              <w:sz w:val="28"/>
              <w:szCs w:val="26"/>
            </w:rPr>
          </w:rPrChange>
        </w:rPr>
        <w:t>Renseigne sur l’efficacité des procédures de recouvrement sur le Cédant.</w:t>
      </w:r>
    </w:p>
    <w:p w14:paraId="642CB39D" w14:textId="399151FE" w:rsidR="00156B5B" w:rsidRPr="00935764" w:rsidRDefault="00D42E24" w:rsidP="001A7B63">
      <w:pPr>
        <w:pStyle w:val="Paragraphedeliste"/>
        <w:numPr>
          <w:ilvl w:val="0"/>
          <w:numId w:val="200"/>
        </w:numPr>
        <w:rPr>
          <w:rFonts w:ascii="Helvetica Neue Light" w:hAnsi="Helvetica Neue Light"/>
          <w:rPrChange w:id="6623" w:author="Arthur de Catheu" w:date="2014-06-20T17:08:00Z">
            <w:rPr/>
          </w:rPrChange>
        </w:rPr>
      </w:pPr>
      <w:r w:rsidRPr="00935764">
        <w:rPr>
          <w:rFonts w:ascii="Helvetica Neue Light" w:hAnsi="Helvetica Neue Light"/>
          <w:b/>
          <w:rPrChange w:id="6624" w:author="Arthur de Catheu" w:date="2014-06-20T17:08:00Z">
            <w:rPr>
              <w:rFonts w:eastAsiaTheme="majorEastAsia" w:cstheme="majorBidi"/>
              <w:b/>
              <w:bCs/>
              <w:sz w:val="28"/>
              <w:szCs w:val="26"/>
            </w:rPr>
          </w:rPrChange>
        </w:rPr>
        <w:t>Taux d’indemnisation</w:t>
      </w:r>
      <w:r w:rsidRPr="00935764">
        <w:rPr>
          <w:rFonts w:ascii="Helvetica Neue Light" w:hAnsi="Helvetica Neue Light"/>
          <w:rPrChange w:id="6625" w:author="Arthur de Catheu" w:date="2014-06-20T17:08:00Z">
            <w:rPr>
              <w:rFonts w:eastAsiaTheme="majorEastAsia" w:cstheme="majorBidi"/>
              <w:b/>
              <w:bCs/>
              <w:sz w:val="28"/>
              <w:szCs w:val="26"/>
            </w:rPr>
          </w:rPrChange>
        </w:rPr>
        <w:t xml:space="preserve"> : taux d’indemnisation de l’</w:t>
      </w:r>
      <w:r w:rsidR="00A8407D" w:rsidRPr="00935764">
        <w:rPr>
          <w:rFonts w:ascii="Helvetica Neue Light" w:hAnsi="Helvetica Neue Light"/>
          <w:rPrChange w:id="6626" w:author="Arthur de Catheu" w:date="2014-06-20T17:08:00Z">
            <w:rPr>
              <w:rFonts w:eastAsiaTheme="majorEastAsia" w:cstheme="majorBidi"/>
              <w:b/>
              <w:bCs/>
              <w:sz w:val="28"/>
              <w:szCs w:val="26"/>
            </w:rPr>
          </w:rPrChange>
        </w:rPr>
        <w:t>Assurance-Crédit</w:t>
      </w:r>
      <w:r w:rsidRPr="00935764">
        <w:rPr>
          <w:rFonts w:ascii="Helvetica Neue Light" w:hAnsi="Helvetica Neue Light"/>
          <w:rPrChange w:id="6627" w:author="Arthur de Catheu" w:date="2014-06-20T17:08:00Z">
            <w:rPr>
              <w:rFonts w:eastAsiaTheme="majorEastAsia" w:cstheme="majorBidi"/>
              <w:b/>
              <w:bCs/>
              <w:sz w:val="28"/>
              <w:szCs w:val="26"/>
            </w:rPr>
          </w:rPrChange>
        </w:rPr>
        <w:t xml:space="preserve"> consécuti</w:t>
      </w:r>
      <w:r w:rsidR="008745FD" w:rsidRPr="00935764">
        <w:rPr>
          <w:rFonts w:ascii="Helvetica Neue Light" w:hAnsi="Helvetica Neue Light"/>
          <w:rPrChange w:id="6628" w:author="Arthur de Catheu" w:date="2014-06-20T17:08:00Z">
            <w:rPr>
              <w:rFonts w:eastAsiaTheme="majorEastAsia" w:cstheme="majorBidi"/>
              <w:b/>
              <w:bCs/>
              <w:sz w:val="28"/>
              <w:szCs w:val="26"/>
            </w:rPr>
          </w:rPrChange>
        </w:rPr>
        <w:t>ve</w:t>
      </w:r>
      <w:r w:rsidRPr="00935764">
        <w:rPr>
          <w:rFonts w:ascii="Helvetica Neue Light" w:hAnsi="Helvetica Neue Light"/>
          <w:rPrChange w:id="6629" w:author="Arthur de Catheu" w:date="2014-06-20T17:08:00Z">
            <w:rPr>
              <w:rFonts w:eastAsiaTheme="majorEastAsia" w:cstheme="majorBidi"/>
              <w:b/>
              <w:bCs/>
              <w:sz w:val="28"/>
              <w:szCs w:val="26"/>
            </w:rPr>
          </w:rPrChange>
        </w:rPr>
        <w:t xml:space="preserve"> à une insolvabilité ou </w:t>
      </w:r>
      <w:r w:rsidR="008745FD" w:rsidRPr="00935764">
        <w:rPr>
          <w:rFonts w:ascii="Helvetica Neue Light" w:hAnsi="Helvetica Neue Light"/>
          <w:rPrChange w:id="6630" w:author="Arthur de Catheu" w:date="2014-06-20T17:08:00Z">
            <w:rPr>
              <w:rFonts w:eastAsiaTheme="majorEastAsia" w:cstheme="majorBidi"/>
              <w:b/>
              <w:bCs/>
              <w:sz w:val="28"/>
              <w:szCs w:val="26"/>
            </w:rPr>
          </w:rPrChange>
        </w:rPr>
        <w:t xml:space="preserve">un </w:t>
      </w:r>
      <w:r w:rsidRPr="00935764">
        <w:rPr>
          <w:rFonts w:ascii="Helvetica Neue Light" w:hAnsi="Helvetica Neue Light"/>
          <w:rPrChange w:id="6631" w:author="Arthur de Catheu" w:date="2014-06-20T17:08:00Z">
            <w:rPr>
              <w:rFonts w:eastAsiaTheme="majorEastAsia" w:cstheme="majorBidi"/>
              <w:b/>
              <w:bCs/>
              <w:sz w:val="28"/>
              <w:szCs w:val="26"/>
            </w:rPr>
          </w:rPrChange>
        </w:rPr>
        <w:t xml:space="preserve">refus du paiement du Débiteur </w:t>
      </w:r>
      <w:r w:rsidR="008745FD" w:rsidRPr="00935764">
        <w:rPr>
          <w:rFonts w:ascii="Helvetica Neue Light" w:hAnsi="Helvetica Neue Light"/>
          <w:rPrChange w:id="6632" w:author="Arthur de Catheu" w:date="2014-06-20T17:08:00Z">
            <w:rPr>
              <w:rFonts w:eastAsiaTheme="majorEastAsia" w:cstheme="majorBidi"/>
              <w:b/>
              <w:bCs/>
              <w:sz w:val="28"/>
              <w:szCs w:val="26"/>
            </w:rPr>
          </w:rPrChange>
        </w:rPr>
        <w:t xml:space="preserve">sur le dernier mois / les </w:t>
      </w:r>
      <w:r w:rsidR="0022399A" w:rsidRPr="00935764">
        <w:rPr>
          <w:rFonts w:ascii="Helvetica Neue Light" w:hAnsi="Helvetica Neue Light"/>
          <w:rPrChange w:id="6633" w:author="Arthur de Catheu" w:date="2014-06-20T17:08:00Z">
            <w:rPr>
              <w:rFonts w:eastAsiaTheme="majorEastAsia" w:cstheme="majorBidi"/>
              <w:b/>
              <w:bCs/>
              <w:sz w:val="28"/>
              <w:szCs w:val="26"/>
            </w:rPr>
          </w:rPrChange>
        </w:rPr>
        <w:t>trois (</w:t>
      </w:r>
      <w:r w:rsidR="008745FD" w:rsidRPr="00935764">
        <w:rPr>
          <w:rFonts w:ascii="Helvetica Neue Light" w:hAnsi="Helvetica Neue Light"/>
          <w:rPrChange w:id="6634" w:author="Arthur de Catheu" w:date="2014-06-20T17:08:00Z">
            <w:rPr>
              <w:rFonts w:eastAsiaTheme="majorEastAsia" w:cstheme="majorBidi"/>
              <w:b/>
              <w:bCs/>
              <w:sz w:val="28"/>
              <w:szCs w:val="26"/>
            </w:rPr>
          </w:rPrChange>
        </w:rPr>
        <w:t>3</w:t>
      </w:r>
      <w:r w:rsidR="0022399A" w:rsidRPr="00935764">
        <w:rPr>
          <w:rFonts w:ascii="Helvetica Neue Light" w:hAnsi="Helvetica Neue Light"/>
          <w:rPrChange w:id="6635" w:author="Arthur de Catheu" w:date="2014-06-20T17:08:00Z">
            <w:rPr>
              <w:rFonts w:eastAsiaTheme="majorEastAsia" w:cstheme="majorBidi"/>
              <w:b/>
              <w:bCs/>
              <w:sz w:val="28"/>
              <w:szCs w:val="26"/>
            </w:rPr>
          </w:rPrChange>
        </w:rPr>
        <w:t>)</w:t>
      </w:r>
      <w:r w:rsidR="008745FD" w:rsidRPr="00935764">
        <w:rPr>
          <w:rFonts w:ascii="Helvetica Neue Light" w:hAnsi="Helvetica Neue Light"/>
          <w:rPrChange w:id="6636" w:author="Arthur de Catheu" w:date="2014-06-20T17:08:00Z">
            <w:rPr>
              <w:rFonts w:eastAsiaTheme="majorEastAsia" w:cstheme="majorBidi"/>
              <w:b/>
              <w:bCs/>
              <w:sz w:val="28"/>
              <w:szCs w:val="26"/>
            </w:rPr>
          </w:rPrChange>
        </w:rPr>
        <w:t xml:space="preserve"> derniers mois / depuis le début du </w:t>
      </w:r>
      <w:r w:rsidR="00A37D87" w:rsidRPr="00935764">
        <w:rPr>
          <w:rFonts w:ascii="Helvetica Neue Light" w:hAnsi="Helvetica Neue Light"/>
          <w:rPrChange w:id="6637" w:author="Arthur de Catheu" w:date="2014-06-20T17:08:00Z">
            <w:rPr>
              <w:rFonts w:eastAsiaTheme="majorEastAsia" w:cstheme="majorBidi"/>
              <w:b/>
              <w:bCs/>
              <w:sz w:val="28"/>
              <w:szCs w:val="26"/>
            </w:rPr>
          </w:rPrChange>
        </w:rPr>
        <w:t>FCT 2014</w:t>
      </w:r>
      <w:r w:rsidR="00ED444B" w:rsidRPr="00935764">
        <w:rPr>
          <w:rFonts w:ascii="Helvetica Neue Light" w:hAnsi="Helvetica Neue Light"/>
          <w:rPrChange w:id="6638" w:author="Arthur de Catheu" w:date="2014-06-20T17:08:00Z">
            <w:rPr>
              <w:rFonts w:eastAsiaTheme="majorEastAsia" w:cstheme="majorBidi"/>
              <w:b/>
              <w:bCs/>
              <w:sz w:val="28"/>
              <w:szCs w:val="26"/>
            </w:rPr>
          </w:rPrChange>
        </w:rPr>
        <w:t>.</w:t>
      </w:r>
      <w:r w:rsidR="001A7B63" w:rsidRPr="00935764">
        <w:rPr>
          <w:rFonts w:ascii="Helvetica Neue Light" w:hAnsi="Helvetica Neue Light"/>
          <w:rPrChange w:id="6639" w:author="Arthur de Catheu" w:date="2014-06-20T17:08:00Z">
            <w:rPr>
              <w:rFonts w:eastAsiaTheme="majorEastAsia" w:cstheme="majorBidi"/>
              <w:b/>
              <w:bCs/>
              <w:sz w:val="28"/>
              <w:szCs w:val="26"/>
            </w:rPr>
          </w:rPrChange>
        </w:rPr>
        <w:t xml:space="preserve"> </w:t>
      </w:r>
      <w:r w:rsidR="007E185A" w:rsidRPr="00935764">
        <w:rPr>
          <w:rFonts w:ascii="Helvetica Neue Light" w:hAnsi="Helvetica Neue Light"/>
          <w:rPrChange w:id="6640" w:author="Arthur de Catheu" w:date="2014-06-20T17:08:00Z">
            <w:rPr>
              <w:rFonts w:eastAsiaTheme="majorEastAsia" w:cstheme="majorBidi"/>
              <w:b/>
              <w:bCs/>
              <w:sz w:val="28"/>
              <w:szCs w:val="26"/>
            </w:rPr>
          </w:rPrChange>
        </w:rPr>
        <w:t>Renseigne sur l’optimisation de la sélection des Créances proposées à l’Assureur-</w:t>
      </w:r>
      <w:r w:rsidR="008745FD" w:rsidRPr="00935764">
        <w:rPr>
          <w:rFonts w:ascii="Helvetica Neue Light" w:hAnsi="Helvetica Neue Light"/>
          <w:rPrChange w:id="6641" w:author="Arthur de Catheu" w:date="2014-06-20T17:08:00Z">
            <w:rPr>
              <w:rFonts w:eastAsiaTheme="majorEastAsia" w:cstheme="majorBidi"/>
              <w:b/>
              <w:bCs/>
              <w:sz w:val="28"/>
              <w:szCs w:val="26"/>
            </w:rPr>
          </w:rPrChange>
        </w:rPr>
        <w:t>Crédit</w:t>
      </w:r>
      <w:r w:rsidR="007E185A" w:rsidRPr="00935764">
        <w:rPr>
          <w:rFonts w:ascii="Helvetica Neue Light" w:hAnsi="Helvetica Neue Light"/>
          <w:rPrChange w:id="6642" w:author="Arthur de Catheu" w:date="2014-06-20T17:08:00Z">
            <w:rPr>
              <w:rFonts w:eastAsiaTheme="majorEastAsia" w:cstheme="majorBidi"/>
              <w:b/>
              <w:bCs/>
              <w:sz w:val="28"/>
              <w:szCs w:val="26"/>
            </w:rPr>
          </w:rPrChange>
        </w:rPr>
        <w:t>.</w:t>
      </w:r>
    </w:p>
    <w:p w14:paraId="7D5AEDF1" w14:textId="0652046B" w:rsidR="00156B5B" w:rsidRPr="00935764" w:rsidRDefault="00D42E24" w:rsidP="001A7B63">
      <w:pPr>
        <w:pStyle w:val="Paragraphedeliste"/>
        <w:numPr>
          <w:ilvl w:val="0"/>
          <w:numId w:val="200"/>
        </w:numPr>
        <w:rPr>
          <w:rFonts w:ascii="Helvetica Neue Light" w:hAnsi="Helvetica Neue Light"/>
          <w:rPrChange w:id="6643" w:author="Arthur de Catheu" w:date="2014-06-20T17:08:00Z">
            <w:rPr/>
          </w:rPrChange>
        </w:rPr>
      </w:pPr>
      <w:r w:rsidRPr="00935764">
        <w:rPr>
          <w:rFonts w:ascii="Helvetica Neue Light" w:hAnsi="Helvetica Neue Light"/>
          <w:b/>
          <w:rPrChange w:id="6644" w:author="Arthur de Catheu" w:date="2014-06-20T17:08:00Z">
            <w:rPr>
              <w:rFonts w:eastAsiaTheme="majorEastAsia" w:cstheme="majorBidi"/>
              <w:b/>
              <w:bCs/>
              <w:sz w:val="28"/>
              <w:szCs w:val="26"/>
            </w:rPr>
          </w:rPrChange>
        </w:rPr>
        <w:t>Taux d’efficacité du DRC</w:t>
      </w:r>
      <w:r w:rsidRPr="00935764">
        <w:rPr>
          <w:rFonts w:ascii="Helvetica Neue Light" w:hAnsi="Helvetica Neue Light"/>
          <w:rPrChange w:id="6645" w:author="Arthur de Catheu" w:date="2014-06-20T17:08:00Z">
            <w:rPr>
              <w:rFonts w:eastAsiaTheme="majorEastAsia" w:cstheme="majorBidi"/>
              <w:b/>
              <w:bCs/>
              <w:sz w:val="28"/>
              <w:szCs w:val="26"/>
            </w:rPr>
          </w:rPrChange>
        </w:rPr>
        <w:t xml:space="preserve"> (exprimé en jours) : </w:t>
      </w:r>
      <w:r w:rsidR="008745FD" w:rsidRPr="00935764">
        <w:rPr>
          <w:rFonts w:ascii="Helvetica Neue Light" w:hAnsi="Helvetica Neue Light"/>
          <w:rPrChange w:id="6646" w:author="Arthur de Catheu" w:date="2014-06-20T17:08:00Z">
            <w:rPr>
              <w:rFonts w:eastAsiaTheme="majorEastAsia" w:cstheme="majorBidi"/>
              <w:b/>
              <w:bCs/>
              <w:sz w:val="28"/>
              <w:szCs w:val="26"/>
            </w:rPr>
          </w:rPrChange>
        </w:rPr>
        <w:t xml:space="preserve">délai moyen en jours constaté </w:t>
      </w:r>
      <w:r w:rsidRPr="00935764">
        <w:rPr>
          <w:rFonts w:ascii="Helvetica Neue Light" w:hAnsi="Helvetica Neue Light"/>
          <w:rPrChange w:id="6647" w:author="Arthur de Catheu" w:date="2014-06-20T17:08:00Z">
            <w:rPr>
              <w:rFonts w:eastAsiaTheme="majorEastAsia" w:cstheme="majorBidi"/>
              <w:b/>
              <w:bCs/>
              <w:sz w:val="28"/>
              <w:szCs w:val="26"/>
            </w:rPr>
          </w:rPrChange>
        </w:rPr>
        <w:t xml:space="preserve">entre </w:t>
      </w:r>
      <w:r w:rsidR="008745FD" w:rsidRPr="00935764">
        <w:rPr>
          <w:rFonts w:ascii="Helvetica Neue Light" w:hAnsi="Helvetica Neue Light"/>
          <w:rPrChange w:id="6648" w:author="Arthur de Catheu" w:date="2014-06-20T17:08:00Z">
            <w:rPr>
              <w:rFonts w:eastAsiaTheme="majorEastAsia" w:cstheme="majorBidi"/>
              <w:b/>
              <w:bCs/>
              <w:sz w:val="28"/>
              <w:szCs w:val="26"/>
            </w:rPr>
          </w:rPrChange>
        </w:rPr>
        <w:t>la d</w:t>
      </w:r>
      <w:r w:rsidRPr="00935764">
        <w:rPr>
          <w:rFonts w:ascii="Helvetica Neue Light" w:hAnsi="Helvetica Neue Light"/>
          <w:rPrChange w:id="6649" w:author="Arthur de Catheu" w:date="2014-06-20T17:08:00Z">
            <w:rPr>
              <w:rFonts w:eastAsiaTheme="majorEastAsia" w:cstheme="majorBidi"/>
              <w:b/>
              <w:bCs/>
              <w:sz w:val="28"/>
              <w:szCs w:val="26"/>
            </w:rPr>
          </w:rPrChange>
        </w:rPr>
        <w:t xml:space="preserve">ate d’envoi </w:t>
      </w:r>
      <w:r w:rsidR="008745FD" w:rsidRPr="00935764">
        <w:rPr>
          <w:rFonts w:ascii="Helvetica Neue Light" w:hAnsi="Helvetica Neue Light"/>
          <w:rPrChange w:id="6650" w:author="Arthur de Catheu" w:date="2014-06-20T17:08:00Z">
            <w:rPr>
              <w:rFonts w:eastAsiaTheme="majorEastAsia" w:cstheme="majorBidi"/>
              <w:b/>
              <w:bCs/>
              <w:sz w:val="28"/>
              <w:szCs w:val="26"/>
            </w:rPr>
          </w:rPrChange>
        </w:rPr>
        <w:t xml:space="preserve">de la </w:t>
      </w:r>
      <w:r w:rsidRPr="00935764">
        <w:rPr>
          <w:rFonts w:ascii="Helvetica Neue Light" w:hAnsi="Helvetica Neue Light"/>
          <w:rPrChange w:id="6651" w:author="Arthur de Catheu" w:date="2014-06-20T17:08:00Z">
            <w:rPr>
              <w:rFonts w:eastAsiaTheme="majorEastAsia" w:cstheme="majorBidi"/>
              <w:b/>
              <w:bCs/>
              <w:sz w:val="28"/>
              <w:szCs w:val="26"/>
            </w:rPr>
          </w:rPrChange>
        </w:rPr>
        <w:t xml:space="preserve">DRC et </w:t>
      </w:r>
      <w:r w:rsidR="008745FD" w:rsidRPr="00935764">
        <w:rPr>
          <w:rFonts w:ascii="Helvetica Neue Light" w:hAnsi="Helvetica Neue Light"/>
          <w:rPrChange w:id="6652" w:author="Arthur de Catheu" w:date="2014-06-20T17:08:00Z">
            <w:rPr>
              <w:rFonts w:eastAsiaTheme="majorEastAsia" w:cstheme="majorBidi"/>
              <w:b/>
              <w:bCs/>
              <w:sz w:val="28"/>
              <w:szCs w:val="26"/>
            </w:rPr>
          </w:rPrChange>
        </w:rPr>
        <w:t xml:space="preserve">la </w:t>
      </w:r>
      <w:r w:rsidRPr="00935764">
        <w:rPr>
          <w:rFonts w:ascii="Helvetica Neue Light" w:hAnsi="Helvetica Neue Light"/>
          <w:rPrChange w:id="6653" w:author="Arthur de Catheu" w:date="2014-06-20T17:08:00Z">
            <w:rPr>
              <w:rFonts w:eastAsiaTheme="majorEastAsia" w:cstheme="majorBidi"/>
              <w:b/>
              <w:bCs/>
              <w:sz w:val="28"/>
              <w:szCs w:val="26"/>
            </w:rPr>
          </w:rPrChange>
        </w:rPr>
        <w:t>date de lettrage des règlements reçus</w:t>
      </w:r>
      <w:r w:rsidR="00D33491" w:rsidRPr="00935764">
        <w:rPr>
          <w:rFonts w:ascii="Helvetica Neue Light" w:hAnsi="Helvetica Neue Light"/>
          <w:rPrChange w:id="6654" w:author="Arthur de Catheu" w:date="2014-06-20T17:08:00Z">
            <w:rPr>
              <w:rFonts w:eastAsiaTheme="majorEastAsia" w:cstheme="majorBidi"/>
              <w:b/>
              <w:bCs/>
              <w:sz w:val="28"/>
              <w:szCs w:val="26"/>
            </w:rPr>
          </w:rPrChange>
        </w:rPr>
        <w:t>.</w:t>
      </w:r>
      <w:r w:rsidR="001A7B63" w:rsidRPr="00935764">
        <w:rPr>
          <w:rFonts w:ascii="Helvetica Neue Light" w:hAnsi="Helvetica Neue Light"/>
          <w:rPrChange w:id="6655" w:author="Arthur de Catheu" w:date="2014-06-20T17:08:00Z">
            <w:rPr>
              <w:rFonts w:eastAsiaTheme="majorEastAsia" w:cstheme="majorBidi"/>
              <w:b/>
              <w:bCs/>
              <w:sz w:val="28"/>
              <w:szCs w:val="26"/>
            </w:rPr>
          </w:rPrChange>
        </w:rPr>
        <w:t xml:space="preserve"> </w:t>
      </w:r>
      <w:r w:rsidR="007E185A" w:rsidRPr="00935764">
        <w:rPr>
          <w:rFonts w:ascii="Helvetica Neue Light" w:hAnsi="Helvetica Neue Light"/>
          <w:rPrChange w:id="6656" w:author="Arthur de Catheu" w:date="2014-06-20T17:08:00Z">
            <w:rPr>
              <w:rFonts w:eastAsiaTheme="majorEastAsia" w:cstheme="majorBidi"/>
              <w:b/>
              <w:bCs/>
              <w:sz w:val="28"/>
              <w:szCs w:val="26"/>
            </w:rPr>
          </w:rPrChange>
        </w:rPr>
        <w:t xml:space="preserve">Renseigne sur l’efficacité du </w:t>
      </w:r>
      <w:r w:rsidR="00C53BBE" w:rsidRPr="00935764">
        <w:rPr>
          <w:rFonts w:ascii="Helvetica Neue Light" w:hAnsi="Helvetica Neue Light"/>
          <w:rPrChange w:id="6657" w:author="Arthur de Catheu" w:date="2014-06-20T17:08:00Z">
            <w:rPr>
              <w:rFonts w:eastAsiaTheme="majorEastAsia" w:cstheme="majorBidi"/>
              <w:b/>
              <w:bCs/>
              <w:sz w:val="28"/>
              <w:szCs w:val="26"/>
            </w:rPr>
          </w:rPrChange>
        </w:rPr>
        <w:t>Recouvreur</w:t>
      </w:r>
      <w:r w:rsidR="007E185A" w:rsidRPr="00935764">
        <w:rPr>
          <w:rFonts w:ascii="Helvetica Neue Light" w:hAnsi="Helvetica Neue Light"/>
          <w:rPrChange w:id="6658" w:author="Arthur de Catheu" w:date="2014-06-20T17:08:00Z">
            <w:rPr>
              <w:rFonts w:eastAsiaTheme="majorEastAsia" w:cstheme="majorBidi"/>
              <w:b/>
              <w:bCs/>
              <w:sz w:val="28"/>
              <w:szCs w:val="26"/>
            </w:rPr>
          </w:rPrChange>
        </w:rPr>
        <w:t>.</w:t>
      </w:r>
    </w:p>
    <w:p w14:paraId="246720A7" w14:textId="314FB5B6" w:rsidR="00156B5B" w:rsidRPr="00935764" w:rsidRDefault="00D42E24" w:rsidP="006342B2">
      <w:pPr>
        <w:pStyle w:val="Paragraphedeliste"/>
        <w:numPr>
          <w:ilvl w:val="0"/>
          <w:numId w:val="200"/>
        </w:numPr>
        <w:rPr>
          <w:rFonts w:ascii="Helvetica Neue Light" w:hAnsi="Helvetica Neue Light"/>
          <w:rPrChange w:id="6659" w:author="Arthur de Catheu" w:date="2014-06-20T17:08:00Z">
            <w:rPr/>
          </w:rPrChange>
        </w:rPr>
      </w:pPr>
      <w:r w:rsidRPr="00935764">
        <w:rPr>
          <w:rFonts w:ascii="Helvetica Neue Light" w:hAnsi="Helvetica Neue Light"/>
          <w:b/>
          <w:rPrChange w:id="6660" w:author="Arthur de Catheu" w:date="2014-06-20T17:08:00Z">
            <w:rPr>
              <w:rFonts w:eastAsiaTheme="majorEastAsia" w:cstheme="majorBidi"/>
              <w:b/>
              <w:bCs/>
              <w:sz w:val="28"/>
              <w:szCs w:val="26"/>
            </w:rPr>
          </w:rPrChange>
        </w:rPr>
        <w:t>Ratio de</w:t>
      </w:r>
      <w:r w:rsidR="00ED444B" w:rsidRPr="00935764">
        <w:rPr>
          <w:rFonts w:ascii="Helvetica Neue Light" w:hAnsi="Helvetica Neue Light"/>
          <w:b/>
          <w:rPrChange w:id="6661" w:author="Arthur de Catheu" w:date="2014-06-20T17:08:00Z">
            <w:rPr>
              <w:rFonts w:eastAsiaTheme="majorEastAsia" w:cstheme="majorBidi"/>
              <w:b/>
              <w:bCs/>
              <w:sz w:val="28"/>
              <w:szCs w:val="26"/>
            </w:rPr>
          </w:rPrChange>
        </w:rPr>
        <w:t xml:space="preserve"> l’encours de</w:t>
      </w:r>
      <w:r w:rsidRPr="00935764">
        <w:rPr>
          <w:rFonts w:ascii="Helvetica Neue Light" w:hAnsi="Helvetica Neue Light"/>
          <w:b/>
          <w:rPrChange w:id="6662" w:author="Arthur de Catheu" w:date="2014-06-20T17:08:00Z">
            <w:rPr>
              <w:rFonts w:eastAsiaTheme="majorEastAsia" w:cstheme="majorBidi"/>
              <w:b/>
              <w:bCs/>
              <w:sz w:val="28"/>
              <w:szCs w:val="26"/>
            </w:rPr>
          </w:rPrChange>
        </w:rPr>
        <w:t xml:space="preserve">s </w:t>
      </w:r>
      <w:r w:rsidR="004312C0" w:rsidRPr="00935764">
        <w:rPr>
          <w:rFonts w:ascii="Helvetica Neue Light" w:hAnsi="Helvetica Neue Light"/>
          <w:b/>
          <w:rPrChange w:id="6663" w:author="Arthur de Catheu" w:date="2014-06-20T17:08:00Z">
            <w:rPr>
              <w:rFonts w:eastAsiaTheme="majorEastAsia" w:cstheme="majorBidi"/>
              <w:b/>
              <w:bCs/>
              <w:sz w:val="28"/>
              <w:szCs w:val="26"/>
            </w:rPr>
          </w:rPrChange>
        </w:rPr>
        <w:t>Parts Prioritaire</w:t>
      </w:r>
      <w:r w:rsidRPr="00935764">
        <w:rPr>
          <w:rFonts w:ascii="Helvetica Neue Light" w:hAnsi="Helvetica Neue Light"/>
          <w:b/>
          <w:rPrChange w:id="6664" w:author="Arthur de Catheu" w:date="2014-06-20T17:08:00Z">
            <w:rPr>
              <w:rFonts w:eastAsiaTheme="majorEastAsia" w:cstheme="majorBidi"/>
              <w:b/>
              <w:bCs/>
              <w:sz w:val="28"/>
              <w:szCs w:val="26"/>
            </w:rPr>
          </w:rPrChange>
        </w:rPr>
        <w:t xml:space="preserve">s sur les Créances </w:t>
      </w:r>
      <w:r w:rsidR="008745FD" w:rsidRPr="00935764">
        <w:rPr>
          <w:rFonts w:ascii="Helvetica Neue Light" w:hAnsi="Helvetica Neue Light"/>
          <w:b/>
          <w:rPrChange w:id="6665" w:author="Arthur de Catheu" w:date="2014-06-20T17:08:00Z">
            <w:rPr>
              <w:rFonts w:eastAsiaTheme="majorEastAsia" w:cstheme="majorBidi"/>
              <w:b/>
              <w:bCs/>
              <w:sz w:val="28"/>
              <w:szCs w:val="26"/>
            </w:rPr>
          </w:rPrChange>
        </w:rPr>
        <w:t>Vivantes</w:t>
      </w:r>
      <w:r w:rsidR="008745FD" w:rsidRPr="00935764">
        <w:rPr>
          <w:rFonts w:ascii="Helvetica Neue Light" w:hAnsi="Helvetica Neue Light"/>
          <w:rPrChange w:id="6666" w:author="Arthur de Catheu" w:date="2014-06-20T17:08:00Z">
            <w:rPr>
              <w:rFonts w:eastAsiaTheme="majorEastAsia" w:cstheme="majorBidi"/>
              <w:b/>
              <w:bCs/>
              <w:sz w:val="28"/>
              <w:szCs w:val="26"/>
            </w:rPr>
          </w:rPrChange>
        </w:rPr>
        <w:t xml:space="preserve"> </w:t>
      </w:r>
      <w:r w:rsidRPr="00935764">
        <w:rPr>
          <w:rFonts w:ascii="Helvetica Neue Light" w:hAnsi="Helvetica Neue Light"/>
          <w:rPrChange w:id="6667" w:author="Arthur de Catheu" w:date="2014-06-20T17:08:00Z">
            <w:rPr>
              <w:rFonts w:eastAsiaTheme="majorEastAsia" w:cstheme="majorBidi"/>
              <w:b/>
              <w:bCs/>
              <w:sz w:val="28"/>
              <w:szCs w:val="26"/>
            </w:rPr>
          </w:rPrChange>
        </w:rPr>
        <w:t xml:space="preserve">: ratio d’exposition des </w:t>
      </w:r>
      <w:r w:rsidR="004312C0" w:rsidRPr="00935764">
        <w:rPr>
          <w:rFonts w:ascii="Helvetica Neue Light" w:hAnsi="Helvetica Neue Light"/>
          <w:rPrChange w:id="6668" w:author="Arthur de Catheu" w:date="2014-06-20T17:08:00Z">
            <w:rPr>
              <w:rFonts w:eastAsiaTheme="majorEastAsia" w:cstheme="majorBidi"/>
              <w:b/>
              <w:bCs/>
              <w:sz w:val="28"/>
              <w:szCs w:val="26"/>
            </w:rPr>
          </w:rPrChange>
        </w:rPr>
        <w:t>Parts Prioritaire</w:t>
      </w:r>
      <w:r w:rsidRPr="00935764">
        <w:rPr>
          <w:rFonts w:ascii="Helvetica Neue Light" w:hAnsi="Helvetica Neue Light"/>
          <w:rPrChange w:id="6669" w:author="Arthur de Catheu" w:date="2014-06-20T17:08:00Z">
            <w:rPr>
              <w:rFonts w:eastAsiaTheme="majorEastAsia" w:cstheme="majorBidi"/>
              <w:b/>
              <w:bCs/>
              <w:sz w:val="28"/>
              <w:szCs w:val="26"/>
            </w:rPr>
          </w:rPrChange>
        </w:rPr>
        <w:t xml:space="preserve">s </w:t>
      </w:r>
      <w:r w:rsidR="008745FD" w:rsidRPr="00935764">
        <w:rPr>
          <w:rFonts w:ascii="Helvetica Neue Light" w:hAnsi="Helvetica Neue Light"/>
          <w:rPrChange w:id="6670" w:author="Arthur de Catheu" w:date="2014-06-20T17:08:00Z">
            <w:rPr>
              <w:rFonts w:eastAsiaTheme="majorEastAsia" w:cstheme="majorBidi"/>
              <w:b/>
              <w:bCs/>
              <w:sz w:val="28"/>
              <w:szCs w:val="26"/>
            </w:rPr>
          </w:rPrChange>
        </w:rPr>
        <w:t>au risque de liquidité</w:t>
      </w:r>
      <w:r w:rsidR="00ED444B" w:rsidRPr="00935764">
        <w:rPr>
          <w:rFonts w:ascii="Helvetica Neue Light" w:hAnsi="Helvetica Neue Light"/>
          <w:rPrChange w:id="6671" w:author="Arthur de Catheu" w:date="2014-06-20T17:08:00Z">
            <w:rPr>
              <w:rFonts w:eastAsiaTheme="majorEastAsia" w:cstheme="majorBidi"/>
              <w:b/>
              <w:bCs/>
              <w:sz w:val="28"/>
              <w:szCs w:val="26"/>
            </w:rPr>
          </w:rPrChange>
        </w:rPr>
        <w:t>.</w:t>
      </w:r>
    </w:p>
    <w:p w14:paraId="45BED5EF" w14:textId="47DF5690" w:rsidR="00ED444B" w:rsidRPr="00935764" w:rsidRDefault="00ED444B">
      <w:pPr>
        <w:pStyle w:val="Paragraphedeliste"/>
        <w:numPr>
          <w:ilvl w:val="0"/>
          <w:numId w:val="200"/>
        </w:numPr>
        <w:rPr>
          <w:rFonts w:ascii="Helvetica Neue Light" w:hAnsi="Helvetica Neue Light"/>
          <w:rPrChange w:id="6672" w:author="Arthur de Catheu" w:date="2014-06-20T17:08:00Z">
            <w:rPr/>
          </w:rPrChange>
        </w:rPr>
      </w:pPr>
      <w:r w:rsidRPr="00935764">
        <w:rPr>
          <w:rFonts w:ascii="Helvetica Neue Light" w:hAnsi="Helvetica Neue Light"/>
          <w:b/>
          <w:rPrChange w:id="6673" w:author="Arthur de Catheu" w:date="2014-06-20T17:08:00Z">
            <w:rPr>
              <w:rFonts w:eastAsiaTheme="majorEastAsia" w:cstheme="majorBidi"/>
              <w:b/>
              <w:bCs/>
              <w:sz w:val="28"/>
              <w:szCs w:val="26"/>
            </w:rPr>
          </w:rPrChange>
        </w:rPr>
        <w:t>Ratio de l’encours des Parts Prioritaires sur les Créances Douteuses</w:t>
      </w:r>
      <w:r w:rsidRPr="00935764">
        <w:rPr>
          <w:rFonts w:ascii="Helvetica Neue Light" w:hAnsi="Helvetica Neue Light"/>
          <w:rPrChange w:id="6674" w:author="Arthur de Catheu" w:date="2014-06-20T17:08:00Z">
            <w:rPr>
              <w:rFonts w:eastAsiaTheme="majorEastAsia" w:cstheme="majorBidi"/>
              <w:b/>
              <w:bCs/>
              <w:sz w:val="28"/>
              <w:szCs w:val="26"/>
            </w:rPr>
          </w:rPrChange>
        </w:rPr>
        <w:t xml:space="preserve"> : ratio d’exposition des Parts Prioritaires au risque d’impayé.</w:t>
      </w:r>
    </w:p>
    <w:p w14:paraId="2A2601AA" w14:textId="3F935F30" w:rsidR="00156B5B" w:rsidRPr="00935764" w:rsidRDefault="00D42E24" w:rsidP="001A7B63">
      <w:pPr>
        <w:pStyle w:val="Paragraphedeliste"/>
        <w:numPr>
          <w:ilvl w:val="0"/>
          <w:numId w:val="200"/>
        </w:numPr>
        <w:rPr>
          <w:rFonts w:ascii="Helvetica Neue Light" w:hAnsi="Helvetica Neue Light"/>
          <w:rPrChange w:id="6675" w:author="Arthur de Catheu" w:date="2014-06-20T17:08:00Z">
            <w:rPr/>
          </w:rPrChange>
        </w:rPr>
      </w:pPr>
      <w:r w:rsidRPr="00935764">
        <w:rPr>
          <w:rFonts w:ascii="Helvetica Neue Light" w:hAnsi="Helvetica Neue Light"/>
          <w:b/>
          <w:rPrChange w:id="6676" w:author="Arthur de Catheu" w:date="2014-06-20T17:08:00Z">
            <w:rPr>
              <w:rFonts w:eastAsiaTheme="majorEastAsia" w:cstheme="majorBidi"/>
              <w:b/>
              <w:bCs/>
              <w:sz w:val="28"/>
              <w:szCs w:val="26"/>
            </w:rPr>
          </w:rPrChange>
        </w:rPr>
        <w:t xml:space="preserve">Taux d’utilisation des </w:t>
      </w:r>
      <w:r w:rsidR="004A65E5" w:rsidRPr="00935764">
        <w:rPr>
          <w:rFonts w:ascii="Helvetica Neue Light" w:hAnsi="Helvetica Neue Light"/>
          <w:b/>
          <w:rPrChange w:id="6677" w:author="Arthur de Catheu" w:date="2014-06-20T17:08:00Z">
            <w:rPr>
              <w:rFonts w:eastAsiaTheme="majorEastAsia" w:cstheme="majorBidi"/>
              <w:b/>
              <w:bCs/>
              <w:sz w:val="28"/>
              <w:szCs w:val="26"/>
            </w:rPr>
          </w:rPrChange>
        </w:rPr>
        <w:t>Retenues</w:t>
      </w:r>
      <w:r w:rsidR="008745FD" w:rsidRPr="00935764">
        <w:rPr>
          <w:rFonts w:ascii="Helvetica Neue Light" w:hAnsi="Helvetica Neue Light"/>
          <w:b/>
          <w:rPrChange w:id="6678" w:author="Arthur de Catheu" w:date="2014-06-20T17:08:00Z">
            <w:rPr>
              <w:rFonts w:eastAsiaTheme="majorEastAsia" w:cstheme="majorBidi"/>
              <w:b/>
              <w:bCs/>
              <w:sz w:val="28"/>
              <w:szCs w:val="26"/>
            </w:rPr>
          </w:rPrChange>
        </w:rPr>
        <w:t xml:space="preserve"> </w:t>
      </w:r>
      <w:r w:rsidR="007E185A" w:rsidRPr="00935764">
        <w:rPr>
          <w:rFonts w:ascii="Helvetica Neue Light" w:hAnsi="Helvetica Neue Light"/>
          <w:b/>
          <w:rPrChange w:id="6679" w:author="Arthur de Catheu" w:date="2014-06-20T17:08:00Z">
            <w:rPr>
              <w:rFonts w:eastAsiaTheme="majorEastAsia" w:cstheme="majorBidi"/>
              <w:b/>
              <w:bCs/>
              <w:sz w:val="28"/>
              <w:szCs w:val="26"/>
            </w:rPr>
          </w:rPrChange>
        </w:rPr>
        <w:t>de Garantie</w:t>
      </w:r>
      <w:r w:rsidRPr="00935764">
        <w:rPr>
          <w:rFonts w:ascii="Helvetica Neue Light" w:hAnsi="Helvetica Neue Light"/>
          <w:rPrChange w:id="6680" w:author="Arthur de Catheu" w:date="2014-06-20T17:08:00Z">
            <w:rPr>
              <w:rFonts w:eastAsiaTheme="majorEastAsia" w:cstheme="majorBidi"/>
              <w:b/>
              <w:bCs/>
              <w:sz w:val="28"/>
              <w:szCs w:val="26"/>
            </w:rPr>
          </w:rPrChange>
        </w:rPr>
        <w:t xml:space="preserve"> : montant des </w:t>
      </w:r>
      <w:r w:rsidR="004A65E5" w:rsidRPr="00935764">
        <w:rPr>
          <w:rFonts w:ascii="Helvetica Neue Light" w:hAnsi="Helvetica Neue Light"/>
          <w:rPrChange w:id="6681" w:author="Arthur de Catheu" w:date="2014-06-20T17:08:00Z">
            <w:rPr>
              <w:rFonts w:eastAsiaTheme="majorEastAsia" w:cstheme="majorBidi"/>
              <w:b/>
              <w:bCs/>
              <w:sz w:val="28"/>
              <w:szCs w:val="26"/>
            </w:rPr>
          </w:rPrChange>
        </w:rPr>
        <w:t>Retenues</w:t>
      </w:r>
      <w:r w:rsidR="008745FD" w:rsidRPr="00935764">
        <w:rPr>
          <w:rFonts w:ascii="Helvetica Neue Light" w:hAnsi="Helvetica Neue Light"/>
          <w:rPrChange w:id="6682" w:author="Arthur de Catheu" w:date="2014-06-20T17:08:00Z">
            <w:rPr>
              <w:rFonts w:eastAsiaTheme="majorEastAsia" w:cstheme="majorBidi"/>
              <w:b/>
              <w:bCs/>
              <w:sz w:val="28"/>
              <w:szCs w:val="26"/>
            </w:rPr>
          </w:rPrChange>
        </w:rPr>
        <w:t xml:space="preserve"> </w:t>
      </w:r>
      <w:r w:rsidR="007E185A" w:rsidRPr="00935764">
        <w:rPr>
          <w:rFonts w:ascii="Helvetica Neue Light" w:hAnsi="Helvetica Neue Light"/>
          <w:rPrChange w:id="6683" w:author="Arthur de Catheu" w:date="2014-06-20T17:08:00Z">
            <w:rPr>
              <w:rFonts w:eastAsiaTheme="majorEastAsia" w:cstheme="majorBidi"/>
              <w:b/>
              <w:bCs/>
              <w:sz w:val="28"/>
              <w:szCs w:val="26"/>
            </w:rPr>
          </w:rPrChange>
        </w:rPr>
        <w:t>de Garantie</w:t>
      </w:r>
      <w:r w:rsidRPr="00935764">
        <w:rPr>
          <w:rFonts w:ascii="Helvetica Neue Light" w:hAnsi="Helvetica Neue Light"/>
          <w:rPrChange w:id="6684" w:author="Arthur de Catheu" w:date="2014-06-20T17:08:00Z">
            <w:rPr>
              <w:rFonts w:eastAsiaTheme="majorEastAsia" w:cstheme="majorBidi"/>
              <w:b/>
              <w:bCs/>
              <w:sz w:val="28"/>
              <w:szCs w:val="26"/>
            </w:rPr>
          </w:rPrChange>
        </w:rPr>
        <w:t xml:space="preserve"> retenu</w:t>
      </w:r>
      <w:r w:rsidR="004A65E5" w:rsidRPr="00935764">
        <w:rPr>
          <w:rFonts w:ascii="Helvetica Neue Light" w:hAnsi="Helvetica Neue Light"/>
          <w:rPrChange w:id="6685" w:author="Arthur de Catheu" w:date="2014-06-20T17:08:00Z">
            <w:rPr>
              <w:rFonts w:eastAsiaTheme="majorEastAsia" w:cstheme="majorBidi"/>
              <w:b/>
              <w:bCs/>
              <w:sz w:val="28"/>
              <w:szCs w:val="26"/>
            </w:rPr>
          </w:rPrChange>
        </w:rPr>
        <w:t>e</w:t>
      </w:r>
      <w:r w:rsidRPr="00935764">
        <w:rPr>
          <w:rFonts w:ascii="Helvetica Neue Light" w:hAnsi="Helvetica Neue Light"/>
          <w:rPrChange w:id="6686" w:author="Arthur de Catheu" w:date="2014-06-20T17:08:00Z">
            <w:rPr>
              <w:rFonts w:eastAsiaTheme="majorEastAsia" w:cstheme="majorBidi"/>
              <w:b/>
              <w:bCs/>
              <w:sz w:val="28"/>
              <w:szCs w:val="26"/>
            </w:rPr>
          </w:rPrChange>
        </w:rPr>
        <w:t xml:space="preserve">s </w:t>
      </w:r>
      <w:r w:rsidR="00ED444B" w:rsidRPr="00935764">
        <w:rPr>
          <w:rFonts w:ascii="Helvetica Neue Light" w:hAnsi="Helvetica Neue Light"/>
          <w:rPrChange w:id="6687" w:author="Arthur de Catheu" w:date="2014-06-20T17:08:00Z">
            <w:rPr>
              <w:rFonts w:eastAsiaTheme="majorEastAsia" w:cstheme="majorBidi"/>
              <w:b/>
              <w:bCs/>
              <w:sz w:val="28"/>
              <w:szCs w:val="26"/>
            </w:rPr>
          </w:rPrChange>
        </w:rPr>
        <w:t>par le</w:t>
      </w:r>
      <w:r w:rsidRPr="00935764">
        <w:rPr>
          <w:rFonts w:ascii="Helvetica Neue Light" w:hAnsi="Helvetica Neue Light"/>
          <w:rPrChange w:id="6688" w:author="Arthur de Catheu" w:date="2014-06-20T17:08:00Z">
            <w:rPr>
              <w:rFonts w:eastAsiaTheme="majorEastAsia" w:cstheme="majorBidi"/>
              <w:b/>
              <w:bCs/>
              <w:sz w:val="28"/>
              <w:szCs w:val="26"/>
            </w:rPr>
          </w:rPrChange>
        </w:rPr>
        <w:t xml:space="preserve"> </w:t>
      </w:r>
      <w:r w:rsidR="00A37D87" w:rsidRPr="00935764">
        <w:rPr>
          <w:rFonts w:ascii="Helvetica Neue Light" w:hAnsi="Helvetica Neue Light"/>
          <w:rPrChange w:id="6689" w:author="Arthur de Catheu" w:date="2014-06-20T17:08:00Z">
            <w:rPr>
              <w:rFonts w:eastAsiaTheme="majorEastAsia" w:cstheme="majorBidi"/>
              <w:b/>
              <w:bCs/>
              <w:sz w:val="28"/>
              <w:szCs w:val="26"/>
            </w:rPr>
          </w:rPrChange>
        </w:rPr>
        <w:t>FCT 2014</w:t>
      </w:r>
      <w:r w:rsidR="00D33491" w:rsidRPr="00935764">
        <w:rPr>
          <w:rFonts w:ascii="Helvetica Neue Light" w:hAnsi="Helvetica Neue Light"/>
          <w:rPrChange w:id="6690" w:author="Arthur de Catheu" w:date="2014-06-20T17:08:00Z">
            <w:rPr>
              <w:rFonts w:eastAsiaTheme="majorEastAsia" w:cstheme="majorBidi"/>
              <w:b/>
              <w:bCs/>
              <w:sz w:val="28"/>
              <w:szCs w:val="26"/>
            </w:rPr>
          </w:rPrChange>
        </w:rPr>
        <w:t>.</w:t>
      </w:r>
      <w:r w:rsidRPr="00935764">
        <w:rPr>
          <w:rFonts w:ascii="Helvetica Neue Light" w:hAnsi="Helvetica Neue Light"/>
          <w:rPrChange w:id="6691" w:author="Arthur de Catheu" w:date="2014-06-20T17:08:00Z">
            <w:rPr>
              <w:rFonts w:eastAsiaTheme="majorEastAsia" w:cstheme="majorBidi"/>
              <w:b/>
              <w:bCs/>
              <w:sz w:val="28"/>
              <w:szCs w:val="26"/>
            </w:rPr>
          </w:rPrChange>
        </w:rPr>
        <w:t xml:space="preserve"> </w:t>
      </w:r>
      <w:r w:rsidR="007E185A" w:rsidRPr="00935764">
        <w:rPr>
          <w:rFonts w:ascii="Helvetica Neue Light" w:hAnsi="Helvetica Neue Light"/>
          <w:rPrChange w:id="6692" w:author="Arthur de Catheu" w:date="2014-06-20T17:08:00Z">
            <w:rPr>
              <w:rFonts w:eastAsiaTheme="majorEastAsia" w:cstheme="majorBidi"/>
              <w:b/>
              <w:bCs/>
              <w:sz w:val="28"/>
              <w:szCs w:val="26"/>
            </w:rPr>
          </w:rPrChange>
        </w:rPr>
        <w:t xml:space="preserve">Renseigne sur l’optimisation du montant </w:t>
      </w:r>
      <w:r w:rsidR="008745FD" w:rsidRPr="00935764">
        <w:rPr>
          <w:rFonts w:ascii="Helvetica Neue Light" w:hAnsi="Helvetica Neue Light"/>
          <w:rPrChange w:id="6693" w:author="Arthur de Catheu" w:date="2014-06-20T17:08:00Z">
            <w:rPr>
              <w:rFonts w:eastAsiaTheme="majorEastAsia" w:cstheme="majorBidi"/>
              <w:b/>
              <w:bCs/>
              <w:sz w:val="28"/>
              <w:szCs w:val="26"/>
            </w:rPr>
          </w:rPrChange>
        </w:rPr>
        <w:t>d</w:t>
      </w:r>
      <w:r w:rsidR="004A65E5" w:rsidRPr="00935764">
        <w:rPr>
          <w:rFonts w:ascii="Helvetica Neue Light" w:hAnsi="Helvetica Neue Light"/>
          <w:rPrChange w:id="6694" w:author="Arthur de Catheu" w:date="2014-06-20T17:08:00Z">
            <w:rPr>
              <w:rFonts w:eastAsiaTheme="majorEastAsia" w:cstheme="majorBidi"/>
              <w:b/>
              <w:bCs/>
              <w:sz w:val="28"/>
              <w:szCs w:val="26"/>
            </w:rPr>
          </w:rPrChange>
        </w:rPr>
        <w:t xml:space="preserve">e la Retenue </w:t>
      </w:r>
      <w:r w:rsidR="008745FD" w:rsidRPr="00935764">
        <w:rPr>
          <w:rFonts w:ascii="Helvetica Neue Light" w:hAnsi="Helvetica Neue Light"/>
          <w:rPrChange w:id="6695" w:author="Arthur de Catheu" w:date="2014-06-20T17:08:00Z">
            <w:rPr>
              <w:rFonts w:eastAsiaTheme="majorEastAsia" w:cstheme="majorBidi"/>
              <w:b/>
              <w:bCs/>
              <w:sz w:val="28"/>
              <w:szCs w:val="26"/>
            </w:rPr>
          </w:rPrChange>
        </w:rPr>
        <w:t>de</w:t>
      </w:r>
      <w:r w:rsidR="007E185A" w:rsidRPr="00935764">
        <w:rPr>
          <w:rFonts w:ascii="Helvetica Neue Light" w:hAnsi="Helvetica Neue Light"/>
          <w:rPrChange w:id="6696" w:author="Arthur de Catheu" w:date="2014-06-20T17:08:00Z">
            <w:rPr>
              <w:rFonts w:eastAsiaTheme="majorEastAsia" w:cstheme="majorBidi"/>
              <w:b/>
              <w:bCs/>
              <w:sz w:val="28"/>
              <w:szCs w:val="26"/>
            </w:rPr>
          </w:rPrChange>
        </w:rPr>
        <w:t xml:space="preserve"> Garantie fixé à l’acquisition des Créances.</w:t>
      </w:r>
    </w:p>
    <w:p w14:paraId="0CE77B6A" w14:textId="68AD32A8" w:rsidR="00156B5B" w:rsidRPr="00935764" w:rsidRDefault="00D42E24" w:rsidP="001A7B63">
      <w:pPr>
        <w:pStyle w:val="Paragraphedeliste"/>
        <w:numPr>
          <w:ilvl w:val="0"/>
          <w:numId w:val="201"/>
        </w:numPr>
        <w:rPr>
          <w:rFonts w:ascii="Helvetica Neue Light" w:hAnsi="Helvetica Neue Light"/>
          <w:rPrChange w:id="6697" w:author="Arthur de Catheu" w:date="2014-06-20T17:08:00Z">
            <w:rPr/>
          </w:rPrChange>
        </w:rPr>
      </w:pPr>
      <w:r w:rsidRPr="00935764">
        <w:rPr>
          <w:rFonts w:ascii="Helvetica Neue Light" w:hAnsi="Helvetica Neue Light"/>
          <w:b/>
          <w:rPrChange w:id="6698" w:author="Arthur de Catheu" w:date="2014-06-20T17:08:00Z">
            <w:rPr>
              <w:rFonts w:eastAsiaTheme="majorEastAsia" w:cstheme="majorBidi"/>
              <w:b/>
              <w:bCs/>
              <w:sz w:val="28"/>
              <w:szCs w:val="26"/>
            </w:rPr>
          </w:rPrChange>
        </w:rPr>
        <w:t xml:space="preserve">Taux de restitution des </w:t>
      </w:r>
      <w:r w:rsidR="004A65E5" w:rsidRPr="00935764">
        <w:rPr>
          <w:rFonts w:ascii="Helvetica Neue Light" w:hAnsi="Helvetica Neue Light"/>
          <w:b/>
          <w:rPrChange w:id="6699" w:author="Arthur de Catheu" w:date="2014-06-20T17:08:00Z">
            <w:rPr>
              <w:rFonts w:eastAsiaTheme="majorEastAsia" w:cstheme="majorBidi"/>
              <w:b/>
              <w:bCs/>
              <w:sz w:val="28"/>
              <w:szCs w:val="26"/>
            </w:rPr>
          </w:rPrChange>
        </w:rPr>
        <w:t>Retenues</w:t>
      </w:r>
      <w:r w:rsidR="008745FD" w:rsidRPr="00935764">
        <w:rPr>
          <w:rFonts w:ascii="Helvetica Neue Light" w:hAnsi="Helvetica Neue Light"/>
          <w:b/>
          <w:rPrChange w:id="6700" w:author="Arthur de Catheu" w:date="2014-06-20T17:08:00Z">
            <w:rPr>
              <w:rFonts w:eastAsiaTheme="majorEastAsia" w:cstheme="majorBidi"/>
              <w:b/>
              <w:bCs/>
              <w:sz w:val="28"/>
              <w:szCs w:val="26"/>
            </w:rPr>
          </w:rPrChange>
        </w:rPr>
        <w:t xml:space="preserve"> de Garantie</w:t>
      </w:r>
      <w:r w:rsidR="008745FD" w:rsidRPr="00935764">
        <w:rPr>
          <w:rFonts w:ascii="Helvetica Neue Light" w:hAnsi="Helvetica Neue Light"/>
          <w:rPrChange w:id="6701" w:author="Arthur de Catheu" w:date="2014-06-20T17:08:00Z">
            <w:rPr>
              <w:rFonts w:eastAsiaTheme="majorEastAsia" w:cstheme="majorBidi"/>
              <w:b/>
              <w:bCs/>
              <w:sz w:val="28"/>
              <w:szCs w:val="26"/>
            </w:rPr>
          </w:rPrChange>
        </w:rPr>
        <w:t xml:space="preserve"> </w:t>
      </w:r>
      <w:r w:rsidRPr="00935764">
        <w:rPr>
          <w:rFonts w:ascii="Helvetica Neue Light" w:hAnsi="Helvetica Neue Light"/>
          <w:rPrChange w:id="6702" w:author="Arthur de Catheu" w:date="2014-06-20T17:08:00Z">
            <w:rPr>
              <w:rFonts w:eastAsiaTheme="majorEastAsia" w:cstheme="majorBidi"/>
              <w:b/>
              <w:bCs/>
              <w:sz w:val="28"/>
              <w:szCs w:val="26"/>
            </w:rPr>
          </w:rPrChange>
        </w:rPr>
        <w:t xml:space="preserve">: ratio </w:t>
      </w:r>
      <w:r w:rsidR="00ED444B" w:rsidRPr="00935764">
        <w:rPr>
          <w:rFonts w:ascii="Helvetica Neue Light" w:hAnsi="Helvetica Neue Light"/>
          <w:rPrChange w:id="6703" w:author="Arthur de Catheu" w:date="2014-06-20T17:08:00Z">
            <w:rPr>
              <w:rFonts w:eastAsiaTheme="majorEastAsia" w:cstheme="majorBidi"/>
              <w:b/>
              <w:bCs/>
              <w:sz w:val="28"/>
              <w:szCs w:val="26"/>
            </w:rPr>
          </w:rPrChange>
        </w:rPr>
        <w:t xml:space="preserve">du </w:t>
      </w:r>
      <w:r w:rsidRPr="00935764">
        <w:rPr>
          <w:rFonts w:ascii="Helvetica Neue Light" w:hAnsi="Helvetica Neue Light"/>
          <w:rPrChange w:id="6704" w:author="Arthur de Catheu" w:date="2014-06-20T17:08:00Z">
            <w:rPr>
              <w:rFonts w:eastAsiaTheme="majorEastAsia" w:cstheme="majorBidi"/>
              <w:b/>
              <w:bCs/>
              <w:sz w:val="28"/>
              <w:szCs w:val="26"/>
            </w:rPr>
          </w:rPrChange>
        </w:rPr>
        <w:t xml:space="preserve">montant </w:t>
      </w:r>
      <w:r w:rsidR="00ED444B" w:rsidRPr="00935764">
        <w:rPr>
          <w:rFonts w:ascii="Helvetica Neue Light" w:hAnsi="Helvetica Neue Light"/>
          <w:rPrChange w:id="6705" w:author="Arthur de Catheu" w:date="2014-06-20T17:08:00Z">
            <w:rPr>
              <w:rFonts w:eastAsiaTheme="majorEastAsia" w:cstheme="majorBidi"/>
              <w:b/>
              <w:bCs/>
              <w:sz w:val="28"/>
              <w:szCs w:val="26"/>
            </w:rPr>
          </w:rPrChange>
        </w:rPr>
        <w:t xml:space="preserve">des Retenues de Garantie </w:t>
      </w:r>
      <w:r w:rsidR="008745FD" w:rsidRPr="00935764">
        <w:rPr>
          <w:rFonts w:ascii="Helvetica Neue Light" w:hAnsi="Helvetica Neue Light"/>
          <w:rPrChange w:id="6706" w:author="Arthur de Catheu" w:date="2014-06-20T17:08:00Z">
            <w:rPr>
              <w:rFonts w:eastAsiaTheme="majorEastAsia" w:cstheme="majorBidi"/>
              <w:b/>
              <w:bCs/>
              <w:sz w:val="28"/>
              <w:szCs w:val="26"/>
            </w:rPr>
          </w:rPrChange>
        </w:rPr>
        <w:t>restitué</w:t>
      </w:r>
      <w:r w:rsidR="00ED444B" w:rsidRPr="00935764">
        <w:rPr>
          <w:rFonts w:ascii="Helvetica Neue Light" w:hAnsi="Helvetica Neue Light"/>
          <w:rPrChange w:id="6707" w:author="Arthur de Catheu" w:date="2014-06-20T17:08:00Z">
            <w:rPr>
              <w:rFonts w:eastAsiaTheme="majorEastAsia" w:cstheme="majorBidi"/>
              <w:b/>
              <w:bCs/>
              <w:sz w:val="28"/>
              <w:szCs w:val="26"/>
            </w:rPr>
          </w:rPrChange>
        </w:rPr>
        <w:t>e</w:t>
      </w:r>
      <w:r w:rsidR="008745FD" w:rsidRPr="00935764">
        <w:rPr>
          <w:rFonts w:ascii="Helvetica Neue Light" w:hAnsi="Helvetica Neue Light"/>
          <w:rPrChange w:id="6708" w:author="Arthur de Catheu" w:date="2014-06-20T17:08:00Z">
            <w:rPr>
              <w:rFonts w:eastAsiaTheme="majorEastAsia" w:cstheme="majorBidi"/>
              <w:b/>
              <w:bCs/>
              <w:sz w:val="28"/>
              <w:szCs w:val="26"/>
            </w:rPr>
          </w:rPrChange>
        </w:rPr>
        <w:t xml:space="preserve">s </w:t>
      </w:r>
      <w:r w:rsidRPr="00935764">
        <w:rPr>
          <w:rFonts w:ascii="Helvetica Neue Light" w:hAnsi="Helvetica Neue Light"/>
          <w:rPrChange w:id="6709" w:author="Arthur de Catheu" w:date="2014-06-20T17:08:00Z">
            <w:rPr>
              <w:rFonts w:eastAsiaTheme="majorEastAsia" w:cstheme="majorBidi"/>
              <w:b/>
              <w:bCs/>
              <w:sz w:val="28"/>
              <w:szCs w:val="26"/>
            </w:rPr>
          </w:rPrChange>
        </w:rPr>
        <w:t xml:space="preserve">aux Cédants sur le montant cumulé des </w:t>
      </w:r>
      <w:r w:rsidR="007E185A" w:rsidRPr="00935764">
        <w:rPr>
          <w:rFonts w:ascii="Helvetica Neue Light" w:hAnsi="Helvetica Neue Light"/>
          <w:rPrChange w:id="6710" w:author="Arthur de Catheu" w:date="2014-06-20T17:08:00Z">
            <w:rPr>
              <w:rFonts w:eastAsiaTheme="majorEastAsia" w:cstheme="majorBidi"/>
              <w:b/>
              <w:bCs/>
              <w:sz w:val="28"/>
              <w:szCs w:val="26"/>
            </w:rPr>
          </w:rPrChange>
        </w:rPr>
        <w:t>Retenues de Garantie</w:t>
      </w:r>
      <w:r w:rsidRPr="00935764">
        <w:rPr>
          <w:rFonts w:ascii="Helvetica Neue Light" w:hAnsi="Helvetica Neue Light"/>
          <w:rPrChange w:id="6711" w:author="Arthur de Catheu" w:date="2014-06-20T17:08:00Z">
            <w:rPr>
              <w:rFonts w:eastAsiaTheme="majorEastAsia" w:cstheme="majorBidi"/>
              <w:b/>
              <w:bCs/>
              <w:sz w:val="28"/>
              <w:szCs w:val="26"/>
            </w:rPr>
          </w:rPrChange>
        </w:rPr>
        <w:t xml:space="preserve"> des Créances</w:t>
      </w:r>
      <w:r w:rsidR="00D33491" w:rsidRPr="00935764">
        <w:rPr>
          <w:rFonts w:ascii="Helvetica Neue Light" w:hAnsi="Helvetica Neue Light"/>
          <w:rPrChange w:id="6712" w:author="Arthur de Catheu" w:date="2014-06-20T17:08:00Z">
            <w:rPr>
              <w:rFonts w:eastAsiaTheme="majorEastAsia" w:cstheme="majorBidi"/>
              <w:b/>
              <w:bCs/>
              <w:sz w:val="28"/>
              <w:szCs w:val="26"/>
            </w:rPr>
          </w:rPrChange>
        </w:rPr>
        <w:t>.</w:t>
      </w:r>
      <w:r w:rsidRPr="00935764">
        <w:rPr>
          <w:rFonts w:ascii="Helvetica Neue Light" w:hAnsi="Helvetica Neue Light"/>
          <w:rPrChange w:id="6713" w:author="Arthur de Catheu" w:date="2014-06-20T17:08:00Z">
            <w:rPr>
              <w:rFonts w:eastAsiaTheme="majorEastAsia" w:cstheme="majorBidi"/>
              <w:b/>
              <w:bCs/>
              <w:sz w:val="28"/>
              <w:szCs w:val="26"/>
            </w:rPr>
          </w:rPrChange>
        </w:rPr>
        <w:t xml:space="preserve"> </w:t>
      </w:r>
    </w:p>
    <w:p w14:paraId="7FBFC386" w14:textId="59252B0D" w:rsidR="00156B5B" w:rsidRPr="00935764" w:rsidRDefault="00200697" w:rsidP="001A7B63">
      <w:pPr>
        <w:pStyle w:val="Paragraphedeliste"/>
        <w:numPr>
          <w:ilvl w:val="0"/>
          <w:numId w:val="201"/>
        </w:numPr>
        <w:rPr>
          <w:rFonts w:ascii="Helvetica Neue Light" w:hAnsi="Helvetica Neue Light"/>
          <w:rPrChange w:id="6714" w:author="Arthur de Catheu" w:date="2014-06-20T17:08:00Z">
            <w:rPr/>
          </w:rPrChange>
        </w:rPr>
      </w:pPr>
      <w:r w:rsidRPr="00935764">
        <w:rPr>
          <w:rFonts w:ascii="Helvetica Neue Light" w:hAnsi="Helvetica Neue Light"/>
          <w:b/>
          <w:rPrChange w:id="6715" w:author="Arthur de Catheu" w:date="2014-06-20T17:08:00Z">
            <w:rPr>
              <w:rFonts w:eastAsiaTheme="majorEastAsia" w:cstheme="majorBidi"/>
              <w:b/>
              <w:bCs/>
              <w:sz w:val="28"/>
              <w:szCs w:val="26"/>
            </w:rPr>
          </w:rPrChange>
        </w:rPr>
        <w:lastRenderedPageBreak/>
        <w:t>Commission de Cession</w:t>
      </w:r>
      <w:r w:rsidR="00D42E24" w:rsidRPr="00935764">
        <w:rPr>
          <w:rFonts w:ascii="Helvetica Neue Light" w:hAnsi="Helvetica Neue Light"/>
          <w:b/>
          <w:rPrChange w:id="6716" w:author="Arthur de Catheu" w:date="2014-06-20T17:08:00Z">
            <w:rPr>
              <w:rFonts w:eastAsiaTheme="majorEastAsia" w:cstheme="majorBidi"/>
              <w:b/>
              <w:bCs/>
              <w:sz w:val="28"/>
              <w:szCs w:val="26"/>
            </w:rPr>
          </w:rPrChange>
        </w:rPr>
        <w:t xml:space="preserve"> moyenne</w:t>
      </w:r>
      <w:r w:rsidR="00D42E24" w:rsidRPr="00935764">
        <w:rPr>
          <w:rFonts w:ascii="Helvetica Neue Light" w:hAnsi="Helvetica Neue Light"/>
          <w:rPrChange w:id="6717" w:author="Arthur de Catheu" w:date="2014-06-20T17:08:00Z">
            <w:rPr>
              <w:rFonts w:eastAsiaTheme="majorEastAsia" w:cstheme="majorBidi"/>
              <w:b/>
              <w:bCs/>
              <w:sz w:val="28"/>
              <w:szCs w:val="26"/>
            </w:rPr>
          </w:rPrChange>
        </w:rPr>
        <w:t xml:space="preserve"> : </w:t>
      </w:r>
      <w:r w:rsidR="00F34ADE" w:rsidRPr="00935764">
        <w:rPr>
          <w:rFonts w:ascii="Helvetica Neue Light" w:hAnsi="Helvetica Neue Light"/>
          <w:rPrChange w:id="6718" w:author="Arthur de Catheu" w:date="2014-06-20T17:08:00Z">
            <w:rPr>
              <w:rFonts w:eastAsiaTheme="majorEastAsia" w:cstheme="majorBidi"/>
              <w:b/>
              <w:bCs/>
              <w:sz w:val="28"/>
              <w:szCs w:val="26"/>
            </w:rPr>
          </w:rPrChange>
        </w:rPr>
        <w:t xml:space="preserve">montant de la </w:t>
      </w:r>
      <w:r w:rsidR="00ED444B" w:rsidRPr="00935764">
        <w:rPr>
          <w:rFonts w:ascii="Helvetica Neue Light" w:hAnsi="Helvetica Neue Light"/>
          <w:rPrChange w:id="6719" w:author="Arthur de Catheu" w:date="2014-06-20T17:08:00Z">
            <w:rPr>
              <w:rFonts w:eastAsiaTheme="majorEastAsia" w:cstheme="majorBidi"/>
              <w:b/>
              <w:bCs/>
              <w:sz w:val="28"/>
              <w:szCs w:val="26"/>
            </w:rPr>
          </w:rPrChange>
        </w:rPr>
        <w:t xml:space="preserve">Commission de Cession </w:t>
      </w:r>
      <w:r w:rsidR="00F34ADE" w:rsidRPr="00935764">
        <w:rPr>
          <w:rFonts w:ascii="Helvetica Neue Light" w:hAnsi="Helvetica Neue Light"/>
          <w:rPrChange w:id="6720" w:author="Arthur de Catheu" w:date="2014-06-20T17:08:00Z">
            <w:rPr>
              <w:rFonts w:eastAsiaTheme="majorEastAsia" w:cstheme="majorBidi"/>
              <w:b/>
              <w:bCs/>
              <w:sz w:val="28"/>
              <w:szCs w:val="26"/>
            </w:rPr>
          </w:rPrChange>
        </w:rPr>
        <w:t xml:space="preserve">moyenne </w:t>
      </w:r>
      <w:r w:rsidR="004131C6" w:rsidRPr="00935764">
        <w:rPr>
          <w:rFonts w:ascii="Helvetica Neue Light" w:hAnsi="Helvetica Neue Light"/>
          <w:rPrChange w:id="6721" w:author="Arthur de Catheu" w:date="2014-06-20T17:08:00Z">
            <w:rPr>
              <w:rFonts w:eastAsiaTheme="majorEastAsia" w:cstheme="majorBidi"/>
              <w:b/>
              <w:bCs/>
              <w:sz w:val="28"/>
              <w:szCs w:val="26"/>
            </w:rPr>
          </w:rPrChange>
        </w:rPr>
        <w:t xml:space="preserve">sur le dernier mois / les </w:t>
      </w:r>
      <w:r w:rsidR="0022399A" w:rsidRPr="00935764">
        <w:rPr>
          <w:rFonts w:ascii="Helvetica Neue Light" w:hAnsi="Helvetica Neue Light"/>
          <w:rPrChange w:id="6722" w:author="Arthur de Catheu" w:date="2014-06-20T17:08:00Z">
            <w:rPr>
              <w:rFonts w:eastAsiaTheme="majorEastAsia" w:cstheme="majorBidi"/>
              <w:b/>
              <w:bCs/>
              <w:sz w:val="28"/>
              <w:szCs w:val="26"/>
            </w:rPr>
          </w:rPrChange>
        </w:rPr>
        <w:t>trois (</w:t>
      </w:r>
      <w:r w:rsidR="004131C6" w:rsidRPr="00935764">
        <w:rPr>
          <w:rFonts w:ascii="Helvetica Neue Light" w:hAnsi="Helvetica Neue Light"/>
          <w:rPrChange w:id="6723" w:author="Arthur de Catheu" w:date="2014-06-20T17:08:00Z">
            <w:rPr>
              <w:rFonts w:eastAsiaTheme="majorEastAsia" w:cstheme="majorBidi"/>
              <w:b/>
              <w:bCs/>
              <w:sz w:val="28"/>
              <w:szCs w:val="26"/>
            </w:rPr>
          </w:rPrChange>
        </w:rPr>
        <w:t>3</w:t>
      </w:r>
      <w:r w:rsidR="00F51C33" w:rsidRPr="00935764">
        <w:rPr>
          <w:rFonts w:ascii="Helvetica Neue Light" w:hAnsi="Helvetica Neue Light"/>
          <w:rPrChange w:id="6724" w:author="Arthur de Catheu" w:date="2014-06-20T17:08:00Z">
            <w:rPr>
              <w:rFonts w:eastAsiaTheme="majorEastAsia" w:cstheme="majorBidi"/>
              <w:b/>
              <w:bCs/>
              <w:sz w:val="28"/>
              <w:szCs w:val="26"/>
            </w:rPr>
          </w:rPrChange>
        </w:rPr>
        <w:t>)</w:t>
      </w:r>
      <w:r w:rsidR="004131C6" w:rsidRPr="00935764">
        <w:rPr>
          <w:rFonts w:ascii="Helvetica Neue Light" w:hAnsi="Helvetica Neue Light"/>
          <w:rPrChange w:id="6725" w:author="Arthur de Catheu" w:date="2014-06-20T17:08:00Z">
            <w:rPr>
              <w:rFonts w:eastAsiaTheme="majorEastAsia" w:cstheme="majorBidi"/>
              <w:b/>
              <w:bCs/>
              <w:sz w:val="28"/>
              <w:szCs w:val="26"/>
            </w:rPr>
          </w:rPrChange>
        </w:rPr>
        <w:t xml:space="preserve"> derniers mois / depuis le début du </w:t>
      </w:r>
      <w:r w:rsidR="00A37D87" w:rsidRPr="00935764">
        <w:rPr>
          <w:rFonts w:ascii="Helvetica Neue Light" w:hAnsi="Helvetica Neue Light"/>
          <w:rPrChange w:id="6726" w:author="Arthur de Catheu" w:date="2014-06-20T17:08:00Z">
            <w:rPr>
              <w:rFonts w:eastAsiaTheme="majorEastAsia" w:cstheme="majorBidi"/>
              <w:b/>
              <w:bCs/>
              <w:sz w:val="28"/>
              <w:szCs w:val="26"/>
            </w:rPr>
          </w:rPrChange>
        </w:rPr>
        <w:t>FCT 2014</w:t>
      </w:r>
      <w:r w:rsidR="00D33491" w:rsidRPr="00935764">
        <w:rPr>
          <w:rFonts w:ascii="Helvetica Neue Light" w:hAnsi="Helvetica Neue Light"/>
          <w:rPrChange w:id="6727" w:author="Arthur de Catheu" w:date="2014-06-20T17:08:00Z">
            <w:rPr>
              <w:rFonts w:eastAsiaTheme="majorEastAsia" w:cstheme="majorBidi"/>
              <w:b/>
              <w:bCs/>
              <w:sz w:val="28"/>
              <w:szCs w:val="26"/>
            </w:rPr>
          </w:rPrChange>
        </w:rPr>
        <w:t>.</w:t>
      </w:r>
      <w:r w:rsidR="001A7B63" w:rsidRPr="00935764">
        <w:rPr>
          <w:rFonts w:ascii="Helvetica Neue Light" w:hAnsi="Helvetica Neue Light"/>
          <w:rPrChange w:id="6728" w:author="Arthur de Catheu" w:date="2014-06-20T17:08:00Z">
            <w:rPr>
              <w:rFonts w:eastAsiaTheme="majorEastAsia" w:cstheme="majorBidi"/>
              <w:b/>
              <w:bCs/>
              <w:sz w:val="28"/>
              <w:szCs w:val="26"/>
            </w:rPr>
          </w:rPrChange>
        </w:rPr>
        <w:t xml:space="preserve"> </w:t>
      </w:r>
      <w:r w:rsidR="007E185A" w:rsidRPr="00935764">
        <w:rPr>
          <w:rFonts w:ascii="Helvetica Neue Light" w:hAnsi="Helvetica Neue Light"/>
          <w:rPrChange w:id="6729" w:author="Arthur de Catheu" w:date="2014-06-20T17:08:00Z">
            <w:rPr>
              <w:rFonts w:eastAsiaTheme="majorEastAsia" w:cstheme="majorBidi"/>
              <w:b/>
              <w:bCs/>
              <w:sz w:val="28"/>
              <w:szCs w:val="26"/>
            </w:rPr>
          </w:rPrChange>
        </w:rPr>
        <w:t xml:space="preserve">Renseigne sur </w:t>
      </w:r>
      <w:r w:rsidR="004131C6" w:rsidRPr="00935764">
        <w:rPr>
          <w:rFonts w:ascii="Helvetica Neue Light" w:hAnsi="Helvetica Neue Light"/>
          <w:rPrChange w:id="6730" w:author="Arthur de Catheu" w:date="2014-06-20T17:08:00Z">
            <w:rPr>
              <w:rFonts w:eastAsiaTheme="majorEastAsia" w:cstheme="majorBidi"/>
              <w:b/>
              <w:bCs/>
              <w:sz w:val="28"/>
              <w:szCs w:val="26"/>
            </w:rPr>
          </w:rPrChange>
        </w:rPr>
        <w:t>le volume d’affaires</w:t>
      </w:r>
      <w:r w:rsidR="007E185A" w:rsidRPr="00935764">
        <w:rPr>
          <w:rFonts w:ascii="Helvetica Neue Light" w:hAnsi="Helvetica Neue Light"/>
          <w:rPrChange w:id="6731" w:author="Arthur de Catheu" w:date="2014-06-20T17:08:00Z">
            <w:rPr>
              <w:rFonts w:eastAsiaTheme="majorEastAsia" w:cstheme="majorBidi"/>
              <w:b/>
              <w:bCs/>
              <w:sz w:val="28"/>
              <w:szCs w:val="26"/>
            </w:rPr>
          </w:rPrChange>
        </w:rPr>
        <w:t xml:space="preserve"> du </w:t>
      </w:r>
      <w:r w:rsidR="00A37D87" w:rsidRPr="00935764">
        <w:rPr>
          <w:rFonts w:ascii="Helvetica Neue Light" w:hAnsi="Helvetica Neue Light"/>
          <w:rPrChange w:id="6732" w:author="Arthur de Catheu" w:date="2014-06-20T17:08:00Z">
            <w:rPr>
              <w:rFonts w:eastAsiaTheme="majorEastAsia" w:cstheme="majorBidi"/>
              <w:b/>
              <w:bCs/>
              <w:sz w:val="28"/>
              <w:szCs w:val="26"/>
            </w:rPr>
          </w:rPrChange>
        </w:rPr>
        <w:t>FCT 2014</w:t>
      </w:r>
      <w:r w:rsidR="007E185A" w:rsidRPr="00935764">
        <w:rPr>
          <w:rFonts w:ascii="Helvetica Neue Light" w:hAnsi="Helvetica Neue Light"/>
          <w:rPrChange w:id="6733" w:author="Arthur de Catheu" w:date="2014-06-20T17:08:00Z">
            <w:rPr>
              <w:rFonts w:eastAsiaTheme="majorEastAsia" w:cstheme="majorBidi"/>
              <w:b/>
              <w:bCs/>
              <w:sz w:val="28"/>
              <w:szCs w:val="26"/>
            </w:rPr>
          </w:rPrChange>
        </w:rPr>
        <w:t>.</w:t>
      </w:r>
    </w:p>
    <w:p w14:paraId="3E333D85" w14:textId="403C3917" w:rsidR="00156B5B" w:rsidRPr="00935764" w:rsidRDefault="006342B2" w:rsidP="001A7B63">
      <w:pPr>
        <w:pStyle w:val="Paragraphedeliste"/>
        <w:numPr>
          <w:ilvl w:val="0"/>
          <w:numId w:val="201"/>
        </w:numPr>
        <w:rPr>
          <w:rFonts w:ascii="Helvetica Neue Light" w:hAnsi="Helvetica Neue Light"/>
          <w:rPrChange w:id="6734" w:author="Arthur de Catheu" w:date="2014-06-20T17:08:00Z">
            <w:rPr/>
          </w:rPrChange>
        </w:rPr>
      </w:pPr>
      <w:r w:rsidRPr="00935764">
        <w:rPr>
          <w:rFonts w:ascii="Helvetica Neue Light" w:hAnsi="Helvetica Neue Light"/>
          <w:b/>
          <w:rPrChange w:id="6735" w:author="Arthur de Catheu" w:date="2014-06-20T17:08:00Z">
            <w:rPr>
              <w:rFonts w:eastAsiaTheme="majorEastAsia" w:cstheme="majorBidi"/>
              <w:b/>
              <w:bCs/>
              <w:sz w:val="28"/>
              <w:szCs w:val="26"/>
            </w:rPr>
          </w:rPrChange>
        </w:rPr>
        <w:t>Ratio</w:t>
      </w:r>
      <w:r w:rsidR="00D42E24" w:rsidRPr="00935764">
        <w:rPr>
          <w:rFonts w:ascii="Helvetica Neue Light" w:hAnsi="Helvetica Neue Light"/>
          <w:b/>
          <w:rPrChange w:id="6736" w:author="Arthur de Catheu" w:date="2014-06-20T17:08:00Z">
            <w:rPr>
              <w:rFonts w:eastAsiaTheme="majorEastAsia" w:cstheme="majorBidi"/>
              <w:b/>
              <w:bCs/>
              <w:sz w:val="28"/>
              <w:szCs w:val="26"/>
            </w:rPr>
          </w:rPrChange>
        </w:rPr>
        <w:t xml:space="preserve"> de concentration par Décile Débiteur</w:t>
      </w:r>
      <w:r w:rsidR="00D42E24" w:rsidRPr="00935764">
        <w:rPr>
          <w:rFonts w:ascii="Helvetica Neue Light" w:hAnsi="Helvetica Neue Light"/>
          <w:rPrChange w:id="6737" w:author="Arthur de Catheu" w:date="2014-06-20T17:08:00Z">
            <w:rPr>
              <w:rFonts w:eastAsiaTheme="majorEastAsia" w:cstheme="majorBidi"/>
              <w:b/>
              <w:bCs/>
              <w:sz w:val="28"/>
              <w:szCs w:val="26"/>
            </w:rPr>
          </w:rPrChange>
        </w:rPr>
        <w:t xml:space="preserve"> : </w:t>
      </w:r>
      <w:r w:rsidR="00F34ADE" w:rsidRPr="00935764">
        <w:rPr>
          <w:rFonts w:ascii="Helvetica Neue Light" w:hAnsi="Helvetica Neue Light"/>
          <w:rPrChange w:id="6738" w:author="Arthur de Catheu" w:date="2014-06-20T17:08:00Z">
            <w:rPr>
              <w:rFonts w:eastAsiaTheme="majorEastAsia" w:cstheme="majorBidi"/>
              <w:b/>
              <w:bCs/>
              <w:sz w:val="28"/>
              <w:szCs w:val="26"/>
            </w:rPr>
          </w:rPrChange>
        </w:rPr>
        <w:t xml:space="preserve">ratio du volume de Créances par décile de </w:t>
      </w:r>
      <w:r w:rsidR="00507E82" w:rsidRPr="00935764">
        <w:rPr>
          <w:rFonts w:ascii="Helvetica Neue Light" w:hAnsi="Helvetica Neue Light"/>
          <w:rPrChange w:id="6739" w:author="Arthur de Catheu" w:date="2014-06-20T17:08:00Z">
            <w:rPr>
              <w:rFonts w:eastAsiaTheme="majorEastAsia" w:cstheme="majorBidi"/>
              <w:b/>
              <w:bCs/>
              <w:sz w:val="28"/>
              <w:szCs w:val="26"/>
            </w:rPr>
          </w:rPrChange>
        </w:rPr>
        <w:t>Score Défaillance</w:t>
      </w:r>
      <w:r w:rsidR="00ED444B" w:rsidRPr="00935764">
        <w:rPr>
          <w:rFonts w:ascii="Helvetica Neue Light" w:hAnsi="Helvetica Neue Light"/>
          <w:rPrChange w:id="6740" w:author="Arthur de Catheu" w:date="2014-06-20T17:08:00Z">
            <w:rPr>
              <w:rFonts w:eastAsiaTheme="majorEastAsia" w:cstheme="majorBidi"/>
              <w:b/>
              <w:bCs/>
              <w:sz w:val="28"/>
              <w:szCs w:val="26"/>
            </w:rPr>
          </w:rPrChange>
        </w:rPr>
        <w:t xml:space="preserve"> Finexkap </w:t>
      </w:r>
      <w:r w:rsidR="00F34ADE" w:rsidRPr="00935764">
        <w:rPr>
          <w:rFonts w:ascii="Helvetica Neue Light" w:hAnsi="Helvetica Neue Light"/>
          <w:rPrChange w:id="6741" w:author="Arthur de Catheu" w:date="2014-06-20T17:08:00Z">
            <w:rPr>
              <w:rFonts w:eastAsiaTheme="majorEastAsia" w:cstheme="majorBidi"/>
              <w:b/>
              <w:bCs/>
              <w:sz w:val="28"/>
              <w:szCs w:val="26"/>
            </w:rPr>
          </w:rPrChange>
        </w:rPr>
        <w:t xml:space="preserve">Débiteur sur </w:t>
      </w:r>
      <w:r w:rsidR="004131C6" w:rsidRPr="00935764">
        <w:rPr>
          <w:rFonts w:ascii="Helvetica Neue Light" w:hAnsi="Helvetica Neue Light"/>
          <w:rPrChange w:id="6742" w:author="Arthur de Catheu" w:date="2014-06-20T17:08:00Z">
            <w:rPr>
              <w:rFonts w:eastAsiaTheme="majorEastAsia" w:cstheme="majorBidi"/>
              <w:b/>
              <w:bCs/>
              <w:sz w:val="28"/>
              <w:szCs w:val="26"/>
            </w:rPr>
          </w:rPrChange>
        </w:rPr>
        <w:t>l’</w:t>
      </w:r>
      <w:r w:rsidR="00D42E24" w:rsidRPr="00935764">
        <w:rPr>
          <w:rFonts w:ascii="Helvetica Neue Light" w:hAnsi="Helvetica Neue Light"/>
          <w:rPrChange w:id="6743" w:author="Arthur de Catheu" w:date="2014-06-20T17:08:00Z">
            <w:rPr>
              <w:rFonts w:eastAsiaTheme="majorEastAsia" w:cstheme="majorBidi"/>
              <w:b/>
              <w:bCs/>
              <w:sz w:val="28"/>
              <w:szCs w:val="26"/>
            </w:rPr>
          </w:rPrChange>
        </w:rPr>
        <w:t>encours</w:t>
      </w:r>
      <w:r w:rsidR="00F34ADE" w:rsidRPr="00935764">
        <w:rPr>
          <w:rFonts w:ascii="Helvetica Neue Light" w:hAnsi="Helvetica Neue Light"/>
          <w:rPrChange w:id="6744" w:author="Arthur de Catheu" w:date="2014-06-20T17:08:00Z">
            <w:rPr>
              <w:rFonts w:eastAsiaTheme="majorEastAsia" w:cstheme="majorBidi"/>
              <w:b/>
              <w:bCs/>
              <w:sz w:val="28"/>
              <w:szCs w:val="26"/>
            </w:rPr>
          </w:rPrChange>
        </w:rPr>
        <w:t xml:space="preserve"> des Créances</w:t>
      </w:r>
      <w:r w:rsidR="00D33491" w:rsidRPr="00935764">
        <w:rPr>
          <w:rFonts w:ascii="Helvetica Neue Light" w:hAnsi="Helvetica Neue Light"/>
          <w:rPrChange w:id="6745" w:author="Arthur de Catheu" w:date="2014-06-20T17:08:00Z">
            <w:rPr>
              <w:rFonts w:eastAsiaTheme="majorEastAsia" w:cstheme="majorBidi"/>
              <w:b/>
              <w:bCs/>
              <w:sz w:val="28"/>
              <w:szCs w:val="26"/>
            </w:rPr>
          </w:rPrChange>
        </w:rPr>
        <w:t>.</w:t>
      </w:r>
      <w:r w:rsidR="00F34ADE" w:rsidRPr="00935764">
        <w:rPr>
          <w:rFonts w:ascii="Helvetica Neue Light" w:hAnsi="Helvetica Neue Light"/>
          <w:rPrChange w:id="6746" w:author="Arthur de Catheu" w:date="2014-06-20T17:08:00Z">
            <w:rPr>
              <w:rFonts w:eastAsiaTheme="majorEastAsia" w:cstheme="majorBidi"/>
              <w:b/>
              <w:bCs/>
              <w:sz w:val="28"/>
              <w:szCs w:val="26"/>
            </w:rPr>
          </w:rPrChange>
        </w:rPr>
        <w:t xml:space="preserve"> </w:t>
      </w:r>
      <w:r w:rsidR="007E185A" w:rsidRPr="00935764">
        <w:rPr>
          <w:rFonts w:ascii="Helvetica Neue Light" w:hAnsi="Helvetica Neue Light"/>
          <w:rPrChange w:id="6747" w:author="Arthur de Catheu" w:date="2014-06-20T17:08:00Z">
            <w:rPr>
              <w:rFonts w:eastAsiaTheme="majorEastAsia" w:cstheme="majorBidi"/>
              <w:b/>
              <w:bCs/>
              <w:sz w:val="28"/>
              <w:szCs w:val="26"/>
            </w:rPr>
          </w:rPrChange>
        </w:rPr>
        <w:t xml:space="preserve">Renseigne sur la répartition des risques Débiteurs au sein du </w:t>
      </w:r>
      <w:r w:rsidR="00A37D87" w:rsidRPr="00935764">
        <w:rPr>
          <w:rFonts w:ascii="Helvetica Neue Light" w:hAnsi="Helvetica Neue Light"/>
          <w:rPrChange w:id="6748" w:author="Arthur de Catheu" w:date="2014-06-20T17:08:00Z">
            <w:rPr>
              <w:rFonts w:eastAsiaTheme="majorEastAsia" w:cstheme="majorBidi"/>
              <w:b/>
              <w:bCs/>
              <w:sz w:val="28"/>
              <w:szCs w:val="26"/>
            </w:rPr>
          </w:rPrChange>
        </w:rPr>
        <w:t>FCT 2014</w:t>
      </w:r>
      <w:r w:rsidR="007E185A" w:rsidRPr="00935764">
        <w:rPr>
          <w:rFonts w:ascii="Helvetica Neue Light" w:hAnsi="Helvetica Neue Light"/>
          <w:rPrChange w:id="6749" w:author="Arthur de Catheu" w:date="2014-06-20T17:08:00Z">
            <w:rPr>
              <w:rFonts w:eastAsiaTheme="majorEastAsia" w:cstheme="majorBidi"/>
              <w:b/>
              <w:bCs/>
              <w:sz w:val="28"/>
              <w:szCs w:val="26"/>
            </w:rPr>
          </w:rPrChange>
        </w:rPr>
        <w:t xml:space="preserve"> et la cohérence de la sélection des Débiteurs avec les prévisions.</w:t>
      </w:r>
    </w:p>
    <w:p w14:paraId="7FA7ABF1" w14:textId="1D40098D" w:rsidR="00156B5B" w:rsidRPr="00935764" w:rsidRDefault="006342B2" w:rsidP="001A7B63">
      <w:pPr>
        <w:pStyle w:val="Paragraphedeliste"/>
        <w:numPr>
          <w:ilvl w:val="0"/>
          <w:numId w:val="201"/>
        </w:numPr>
        <w:rPr>
          <w:rFonts w:ascii="Helvetica Neue Light" w:hAnsi="Helvetica Neue Light"/>
          <w:rPrChange w:id="6750" w:author="Arthur de Catheu" w:date="2014-06-20T17:08:00Z">
            <w:rPr/>
          </w:rPrChange>
        </w:rPr>
      </w:pPr>
      <w:r w:rsidRPr="00935764">
        <w:rPr>
          <w:rFonts w:ascii="Helvetica Neue Light" w:hAnsi="Helvetica Neue Light"/>
          <w:b/>
          <w:rPrChange w:id="6751" w:author="Arthur de Catheu" w:date="2014-06-20T17:08:00Z">
            <w:rPr>
              <w:rFonts w:eastAsiaTheme="majorEastAsia" w:cstheme="majorBidi"/>
              <w:b/>
              <w:bCs/>
              <w:sz w:val="28"/>
              <w:szCs w:val="26"/>
            </w:rPr>
          </w:rPrChange>
        </w:rPr>
        <w:t>Ratio</w:t>
      </w:r>
      <w:r w:rsidR="00D42E24" w:rsidRPr="00935764">
        <w:rPr>
          <w:rFonts w:ascii="Helvetica Neue Light" w:hAnsi="Helvetica Neue Light"/>
          <w:b/>
          <w:rPrChange w:id="6752" w:author="Arthur de Catheu" w:date="2014-06-20T17:08:00Z">
            <w:rPr>
              <w:rFonts w:eastAsiaTheme="majorEastAsia" w:cstheme="majorBidi"/>
              <w:b/>
              <w:bCs/>
              <w:sz w:val="28"/>
              <w:szCs w:val="26"/>
            </w:rPr>
          </w:rPrChange>
        </w:rPr>
        <w:t xml:space="preserve"> de concentration par Décile Créance</w:t>
      </w:r>
      <w:r w:rsidR="00D42E24" w:rsidRPr="00935764">
        <w:rPr>
          <w:rFonts w:ascii="Helvetica Neue Light" w:hAnsi="Helvetica Neue Light"/>
          <w:rPrChange w:id="6753" w:author="Arthur de Catheu" w:date="2014-06-20T17:08:00Z">
            <w:rPr>
              <w:rFonts w:eastAsiaTheme="majorEastAsia" w:cstheme="majorBidi"/>
              <w:b/>
              <w:bCs/>
              <w:sz w:val="28"/>
              <w:szCs w:val="26"/>
            </w:rPr>
          </w:rPrChange>
        </w:rPr>
        <w:t xml:space="preserve"> : </w:t>
      </w:r>
      <w:r w:rsidR="00F34ADE" w:rsidRPr="00935764">
        <w:rPr>
          <w:rFonts w:ascii="Helvetica Neue Light" w:hAnsi="Helvetica Neue Light"/>
          <w:rPrChange w:id="6754" w:author="Arthur de Catheu" w:date="2014-06-20T17:08:00Z">
            <w:rPr>
              <w:rFonts w:eastAsiaTheme="majorEastAsia" w:cstheme="majorBidi"/>
              <w:b/>
              <w:bCs/>
              <w:sz w:val="28"/>
              <w:szCs w:val="26"/>
            </w:rPr>
          </w:rPrChange>
        </w:rPr>
        <w:t xml:space="preserve">ratio du volume de Créances par décile de </w:t>
      </w:r>
      <w:r w:rsidR="00507E82" w:rsidRPr="00935764">
        <w:rPr>
          <w:rFonts w:ascii="Helvetica Neue Light" w:hAnsi="Helvetica Neue Light"/>
          <w:rPrChange w:id="6755" w:author="Arthur de Catheu" w:date="2014-06-20T17:08:00Z">
            <w:rPr>
              <w:rFonts w:eastAsiaTheme="majorEastAsia" w:cstheme="majorBidi"/>
              <w:b/>
              <w:bCs/>
              <w:sz w:val="28"/>
              <w:szCs w:val="26"/>
            </w:rPr>
          </w:rPrChange>
        </w:rPr>
        <w:t>Score Défaillance Finexkap</w:t>
      </w:r>
      <w:r w:rsidR="00507E82" w:rsidRPr="00935764" w:rsidDel="00507E82">
        <w:rPr>
          <w:rFonts w:ascii="Helvetica Neue Light" w:hAnsi="Helvetica Neue Light"/>
          <w:rPrChange w:id="6756" w:author="Arthur de Catheu" w:date="2014-06-20T17:08:00Z">
            <w:rPr>
              <w:rFonts w:eastAsiaTheme="majorEastAsia" w:cstheme="majorBidi"/>
              <w:b/>
              <w:bCs/>
              <w:sz w:val="28"/>
              <w:szCs w:val="26"/>
            </w:rPr>
          </w:rPrChange>
        </w:rPr>
        <w:t xml:space="preserve"> </w:t>
      </w:r>
      <w:r w:rsidR="00F34ADE" w:rsidRPr="00935764">
        <w:rPr>
          <w:rFonts w:ascii="Helvetica Neue Light" w:hAnsi="Helvetica Neue Light"/>
          <w:rPrChange w:id="6757" w:author="Arthur de Catheu" w:date="2014-06-20T17:08:00Z">
            <w:rPr>
              <w:rFonts w:eastAsiaTheme="majorEastAsia" w:cstheme="majorBidi"/>
              <w:b/>
              <w:bCs/>
              <w:sz w:val="28"/>
              <w:szCs w:val="26"/>
            </w:rPr>
          </w:rPrChange>
        </w:rPr>
        <w:t xml:space="preserve">Créance sur </w:t>
      </w:r>
      <w:r w:rsidR="004131C6" w:rsidRPr="00935764">
        <w:rPr>
          <w:rFonts w:ascii="Helvetica Neue Light" w:hAnsi="Helvetica Neue Light"/>
          <w:rPrChange w:id="6758" w:author="Arthur de Catheu" w:date="2014-06-20T17:08:00Z">
            <w:rPr>
              <w:rFonts w:eastAsiaTheme="majorEastAsia" w:cstheme="majorBidi"/>
              <w:b/>
              <w:bCs/>
              <w:sz w:val="28"/>
              <w:szCs w:val="26"/>
            </w:rPr>
          </w:rPrChange>
        </w:rPr>
        <w:t>l’</w:t>
      </w:r>
      <w:r w:rsidR="00D42E24" w:rsidRPr="00935764">
        <w:rPr>
          <w:rFonts w:ascii="Helvetica Neue Light" w:hAnsi="Helvetica Neue Light"/>
          <w:rPrChange w:id="6759" w:author="Arthur de Catheu" w:date="2014-06-20T17:08:00Z">
            <w:rPr>
              <w:rFonts w:eastAsiaTheme="majorEastAsia" w:cstheme="majorBidi"/>
              <w:b/>
              <w:bCs/>
              <w:sz w:val="28"/>
              <w:szCs w:val="26"/>
            </w:rPr>
          </w:rPrChange>
        </w:rPr>
        <w:t>encours</w:t>
      </w:r>
      <w:r w:rsidR="00F34ADE" w:rsidRPr="00935764">
        <w:rPr>
          <w:rFonts w:ascii="Helvetica Neue Light" w:hAnsi="Helvetica Neue Light"/>
          <w:rPrChange w:id="6760" w:author="Arthur de Catheu" w:date="2014-06-20T17:08:00Z">
            <w:rPr>
              <w:rFonts w:eastAsiaTheme="majorEastAsia" w:cstheme="majorBidi"/>
              <w:b/>
              <w:bCs/>
              <w:sz w:val="28"/>
              <w:szCs w:val="26"/>
            </w:rPr>
          </w:rPrChange>
        </w:rPr>
        <w:t xml:space="preserve"> des Créances</w:t>
      </w:r>
      <w:r w:rsidR="00D33491" w:rsidRPr="00935764">
        <w:rPr>
          <w:rFonts w:ascii="Helvetica Neue Light" w:hAnsi="Helvetica Neue Light"/>
          <w:rPrChange w:id="6761" w:author="Arthur de Catheu" w:date="2014-06-20T17:08:00Z">
            <w:rPr>
              <w:rFonts w:eastAsiaTheme="majorEastAsia" w:cstheme="majorBidi"/>
              <w:b/>
              <w:bCs/>
              <w:sz w:val="28"/>
              <w:szCs w:val="26"/>
            </w:rPr>
          </w:rPrChange>
        </w:rPr>
        <w:t>.</w:t>
      </w:r>
      <w:r w:rsidR="00F34ADE" w:rsidRPr="00935764">
        <w:rPr>
          <w:rFonts w:ascii="Helvetica Neue Light" w:hAnsi="Helvetica Neue Light"/>
          <w:rPrChange w:id="6762" w:author="Arthur de Catheu" w:date="2014-06-20T17:08:00Z">
            <w:rPr>
              <w:rFonts w:eastAsiaTheme="majorEastAsia" w:cstheme="majorBidi"/>
              <w:b/>
              <w:bCs/>
              <w:sz w:val="28"/>
              <w:szCs w:val="26"/>
            </w:rPr>
          </w:rPrChange>
        </w:rPr>
        <w:t xml:space="preserve"> </w:t>
      </w:r>
      <w:r w:rsidR="00215A21" w:rsidRPr="00935764">
        <w:rPr>
          <w:rFonts w:ascii="Helvetica Neue Light" w:hAnsi="Helvetica Neue Light"/>
          <w:rPrChange w:id="6763" w:author="Arthur de Catheu" w:date="2014-06-20T17:08:00Z">
            <w:rPr>
              <w:rFonts w:eastAsiaTheme="majorEastAsia" w:cstheme="majorBidi"/>
              <w:b/>
              <w:bCs/>
              <w:sz w:val="28"/>
              <w:szCs w:val="26"/>
            </w:rPr>
          </w:rPrChange>
        </w:rPr>
        <w:t xml:space="preserve">Renseigne sur la répartition des risques Créances au sein du </w:t>
      </w:r>
      <w:r w:rsidR="00A37D87" w:rsidRPr="00935764">
        <w:rPr>
          <w:rFonts w:ascii="Helvetica Neue Light" w:hAnsi="Helvetica Neue Light"/>
          <w:rPrChange w:id="6764" w:author="Arthur de Catheu" w:date="2014-06-20T17:08:00Z">
            <w:rPr>
              <w:rFonts w:eastAsiaTheme="majorEastAsia" w:cstheme="majorBidi"/>
              <w:b/>
              <w:bCs/>
              <w:sz w:val="28"/>
              <w:szCs w:val="26"/>
            </w:rPr>
          </w:rPrChange>
        </w:rPr>
        <w:t>FCT 2014</w:t>
      </w:r>
      <w:r w:rsidR="00215A21" w:rsidRPr="00935764">
        <w:rPr>
          <w:rFonts w:ascii="Helvetica Neue Light" w:hAnsi="Helvetica Neue Light"/>
          <w:rPrChange w:id="6765" w:author="Arthur de Catheu" w:date="2014-06-20T17:08:00Z">
            <w:rPr>
              <w:rFonts w:eastAsiaTheme="majorEastAsia" w:cstheme="majorBidi"/>
              <w:b/>
              <w:bCs/>
              <w:sz w:val="28"/>
              <w:szCs w:val="26"/>
            </w:rPr>
          </w:rPrChange>
        </w:rPr>
        <w:t xml:space="preserve"> et la cohérence de la sélection des Débiteurs avec les prévisions.</w:t>
      </w:r>
    </w:p>
    <w:p w14:paraId="608C7A57" w14:textId="248B0C6B" w:rsidR="00156B5B" w:rsidRPr="00935764" w:rsidRDefault="00D42E24" w:rsidP="001A7B63">
      <w:pPr>
        <w:pStyle w:val="Paragraphedeliste"/>
        <w:numPr>
          <w:ilvl w:val="0"/>
          <w:numId w:val="201"/>
        </w:numPr>
        <w:rPr>
          <w:rFonts w:ascii="Helvetica Neue Light" w:hAnsi="Helvetica Neue Light"/>
          <w:rPrChange w:id="6766" w:author="Arthur de Catheu" w:date="2014-06-20T17:08:00Z">
            <w:rPr/>
          </w:rPrChange>
        </w:rPr>
      </w:pPr>
      <w:r w:rsidRPr="00935764">
        <w:rPr>
          <w:rFonts w:ascii="Helvetica Neue Light" w:hAnsi="Helvetica Neue Light"/>
          <w:b/>
          <w:rPrChange w:id="6767" w:author="Arthur de Catheu" w:date="2014-06-20T17:08:00Z">
            <w:rPr>
              <w:rFonts w:eastAsiaTheme="majorEastAsia" w:cstheme="majorBidi"/>
              <w:b/>
              <w:bCs/>
              <w:sz w:val="28"/>
              <w:szCs w:val="26"/>
            </w:rPr>
          </w:rPrChange>
        </w:rPr>
        <w:t xml:space="preserve">Taux d’acceptation </w:t>
      </w:r>
      <w:r w:rsidR="004131C6" w:rsidRPr="00935764">
        <w:rPr>
          <w:rFonts w:ascii="Helvetica Neue Light" w:hAnsi="Helvetica Neue Light"/>
          <w:b/>
          <w:rPrChange w:id="6768" w:author="Arthur de Catheu" w:date="2014-06-20T17:08:00Z">
            <w:rPr>
              <w:rFonts w:eastAsiaTheme="majorEastAsia" w:cstheme="majorBidi"/>
              <w:b/>
              <w:bCs/>
              <w:sz w:val="28"/>
              <w:szCs w:val="26"/>
            </w:rPr>
          </w:rPrChange>
        </w:rPr>
        <w:t xml:space="preserve">de </w:t>
      </w:r>
      <w:r w:rsidRPr="00935764">
        <w:rPr>
          <w:rFonts w:ascii="Helvetica Neue Light" w:hAnsi="Helvetica Neue Light"/>
          <w:b/>
          <w:rPrChange w:id="6769" w:author="Arthur de Catheu" w:date="2014-06-20T17:08:00Z">
            <w:rPr>
              <w:rFonts w:eastAsiaTheme="majorEastAsia" w:cstheme="majorBidi"/>
              <w:b/>
              <w:bCs/>
              <w:sz w:val="28"/>
              <w:szCs w:val="26"/>
            </w:rPr>
          </w:rPrChange>
        </w:rPr>
        <w:t xml:space="preserve">dossiers de financement / </w:t>
      </w:r>
      <w:r w:rsidR="004131C6" w:rsidRPr="00935764">
        <w:rPr>
          <w:rFonts w:ascii="Helvetica Neue Light" w:hAnsi="Helvetica Neue Light"/>
          <w:b/>
          <w:rPrChange w:id="6770" w:author="Arthur de Catheu" w:date="2014-06-20T17:08:00Z">
            <w:rPr>
              <w:rFonts w:eastAsiaTheme="majorEastAsia" w:cstheme="majorBidi"/>
              <w:b/>
              <w:bCs/>
              <w:sz w:val="28"/>
              <w:szCs w:val="26"/>
            </w:rPr>
          </w:rPrChange>
        </w:rPr>
        <w:t xml:space="preserve">de </w:t>
      </w:r>
      <w:r w:rsidR="00712AF9" w:rsidRPr="00935764">
        <w:rPr>
          <w:rFonts w:ascii="Helvetica Neue Light" w:hAnsi="Helvetica Neue Light"/>
          <w:b/>
          <w:rPrChange w:id="6771" w:author="Arthur de Catheu" w:date="2014-06-20T17:08:00Z">
            <w:rPr>
              <w:rFonts w:eastAsiaTheme="majorEastAsia" w:cstheme="majorBidi"/>
              <w:b/>
              <w:bCs/>
              <w:sz w:val="28"/>
              <w:szCs w:val="26"/>
            </w:rPr>
          </w:rPrChange>
        </w:rPr>
        <w:t>Créances</w:t>
      </w:r>
      <w:r w:rsidRPr="00935764">
        <w:rPr>
          <w:rFonts w:ascii="Helvetica Neue Light" w:hAnsi="Helvetica Neue Light"/>
          <w:rPrChange w:id="6772" w:author="Arthur de Catheu" w:date="2014-06-20T17:08:00Z">
            <w:rPr>
              <w:rFonts w:eastAsiaTheme="majorEastAsia" w:cstheme="majorBidi"/>
              <w:b/>
              <w:bCs/>
              <w:sz w:val="28"/>
              <w:szCs w:val="26"/>
            </w:rPr>
          </w:rPrChange>
        </w:rPr>
        <w:t xml:space="preserve"> : </w:t>
      </w:r>
      <w:r w:rsidR="00F34ADE" w:rsidRPr="00935764">
        <w:rPr>
          <w:rFonts w:ascii="Helvetica Neue Light" w:hAnsi="Helvetica Neue Light"/>
          <w:rPrChange w:id="6773" w:author="Arthur de Catheu" w:date="2014-06-20T17:08:00Z">
            <w:rPr>
              <w:rFonts w:eastAsiaTheme="majorEastAsia" w:cstheme="majorBidi"/>
              <w:b/>
              <w:bCs/>
              <w:sz w:val="28"/>
              <w:szCs w:val="26"/>
            </w:rPr>
          </w:rPrChange>
        </w:rPr>
        <w:t xml:space="preserve">ratio du nombre de dossiers de financement / </w:t>
      </w:r>
      <w:r w:rsidR="00712AF9" w:rsidRPr="00935764">
        <w:rPr>
          <w:rFonts w:ascii="Helvetica Neue Light" w:hAnsi="Helvetica Neue Light"/>
          <w:rPrChange w:id="6774" w:author="Arthur de Catheu" w:date="2014-06-20T17:08:00Z">
            <w:rPr>
              <w:rFonts w:eastAsiaTheme="majorEastAsia" w:cstheme="majorBidi"/>
              <w:b/>
              <w:bCs/>
              <w:sz w:val="28"/>
              <w:szCs w:val="26"/>
            </w:rPr>
          </w:rPrChange>
        </w:rPr>
        <w:t>Créances</w:t>
      </w:r>
      <w:r w:rsidR="004131C6" w:rsidRPr="00935764">
        <w:rPr>
          <w:rFonts w:ascii="Helvetica Neue Light" w:hAnsi="Helvetica Neue Light"/>
          <w:rPrChange w:id="6775" w:author="Arthur de Catheu" w:date="2014-06-20T17:08:00Z">
            <w:rPr>
              <w:rFonts w:eastAsiaTheme="majorEastAsia" w:cstheme="majorBidi"/>
              <w:b/>
              <w:bCs/>
              <w:sz w:val="28"/>
              <w:szCs w:val="26"/>
            </w:rPr>
          </w:rPrChange>
        </w:rPr>
        <w:t xml:space="preserve"> </w:t>
      </w:r>
      <w:r w:rsidRPr="00935764">
        <w:rPr>
          <w:rFonts w:ascii="Helvetica Neue Light" w:hAnsi="Helvetica Neue Light"/>
          <w:rPrChange w:id="6776" w:author="Arthur de Catheu" w:date="2014-06-20T17:08:00Z">
            <w:rPr>
              <w:rFonts w:eastAsiaTheme="majorEastAsia" w:cstheme="majorBidi"/>
              <w:b/>
              <w:bCs/>
              <w:sz w:val="28"/>
              <w:szCs w:val="26"/>
            </w:rPr>
          </w:rPrChange>
        </w:rPr>
        <w:t>accepté</w:t>
      </w:r>
      <w:r w:rsidR="004131C6" w:rsidRPr="00935764">
        <w:rPr>
          <w:rFonts w:ascii="Helvetica Neue Light" w:hAnsi="Helvetica Neue Light"/>
          <w:rPrChange w:id="6777" w:author="Arthur de Catheu" w:date="2014-06-20T17:08:00Z">
            <w:rPr>
              <w:rFonts w:eastAsiaTheme="majorEastAsia" w:cstheme="majorBidi"/>
              <w:b/>
              <w:bCs/>
              <w:sz w:val="28"/>
              <w:szCs w:val="26"/>
            </w:rPr>
          </w:rPrChange>
        </w:rPr>
        <w:t>(e)</w:t>
      </w:r>
      <w:r w:rsidRPr="00935764">
        <w:rPr>
          <w:rFonts w:ascii="Helvetica Neue Light" w:hAnsi="Helvetica Neue Light"/>
          <w:rPrChange w:id="6778" w:author="Arthur de Catheu" w:date="2014-06-20T17:08:00Z">
            <w:rPr>
              <w:rFonts w:eastAsiaTheme="majorEastAsia" w:cstheme="majorBidi"/>
              <w:b/>
              <w:bCs/>
              <w:sz w:val="28"/>
              <w:szCs w:val="26"/>
            </w:rPr>
          </w:rPrChange>
        </w:rPr>
        <w:t>s</w:t>
      </w:r>
      <w:r w:rsidR="00F34ADE" w:rsidRPr="00935764">
        <w:rPr>
          <w:rFonts w:ascii="Helvetica Neue Light" w:hAnsi="Helvetica Neue Light"/>
          <w:rPrChange w:id="6779" w:author="Arthur de Catheu" w:date="2014-06-20T17:08:00Z">
            <w:rPr>
              <w:rFonts w:eastAsiaTheme="majorEastAsia" w:cstheme="majorBidi"/>
              <w:b/>
              <w:bCs/>
              <w:sz w:val="28"/>
              <w:szCs w:val="26"/>
            </w:rPr>
          </w:rPrChange>
        </w:rPr>
        <w:t xml:space="preserve"> sur nombre de dossiers de financement / </w:t>
      </w:r>
      <w:r w:rsidR="00712AF9" w:rsidRPr="00935764">
        <w:rPr>
          <w:rFonts w:ascii="Helvetica Neue Light" w:hAnsi="Helvetica Neue Light"/>
          <w:rPrChange w:id="6780" w:author="Arthur de Catheu" w:date="2014-06-20T17:08:00Z">
            <w:rPr>
              <w:rFonts w:eastAsiaTheme="majorEastAsia" w:cstheme="majorBidi"/>
              <w:b/>
              <w:bCs/>
              <w:sz w:val="28"/>
              <w:szCs w:val="26"/>
            </w:rPr>
          </w:rPrChange>
        </w:rPr>
        <w:t>Créances</w:t>
      </w:r>
      <w:r w:rsidR="004131C6" w:rsidRPr="00935764">
        <w:rPr>
          <w:rFonts w:ascii="Helvetica Neue Light" w:hAnsi="Helvetica Neue Light"/>
          <w:rPrChange w:id="6781" w:author="Arthur de Catheu" w:date="2014-06-20T17:08:00Z">
            <w:rPr>
              <w:rFonts w:eastAsiaTheme="majorEastAsia" w:cstheme="majorBidi"/>
              <w:b/>
              <w:bCs/>
              <w:sz w:val="28"/>
              <w:szCs w:val="26"/>
            </w:rPr>
          </w:rPrChange>
        </w:rPr>
        <w:t xml:space="preserve"> </w:t>
      </w:r>
      <w:r w:rsidRPr="00935764">
        <w:rPr>
          <w:rFonts w:ascii="Helvetica Neue Light" w:hAnsi="Helvetica Neue Light"/>
          <w:rPrChange w:id="6782" w:author="Arthur de Catheu" w:date="2014-06-20T17:08:00Z">
            <w:rPr>
              <w:rFonts w:eastAsiaTheme="majorEastAsia" w:cstheme="majorBidi"/>
              <w:b/>
              <w:bCs/>
              <w:sz w:val="28"/>
              <w:szCs w:val="26"/>
            </w:rPr>
          </w:rPrChange>
        </w:rPr>
        <w:t>soumis</w:t>
      </w:r>
      <w:r w:rsidR="004131C6" w:rsidRPr="00935764">
        <w:rPr>
          <w:rFonts w:ascii="Helvetica Neue Light" w:hAnsi="Helvetica Neue Light"/>
          <w:rPrChange w:id="6783" w:author="Arthur de Catheu" w:date="2014-06-20T17:08:00Z">
            <w:rPr>
              <w:rFonts w:eastAsiaTheme="majorEastAsia" w:cstheme="majorBidi"/>
              <w:b/>
              <w:bCs/>
              <w:sz w:val="28"/>
              <w:szCs w:val="26"/>
            </w:rPr>
          </w:rPrChange>
        </w:rPr>
        <w:t>(</w:t>
      </w:r>
      <w:r w:rsidRPr="00935764">
        <w:rPr>
          <w:rFonts w:ascii="Helvetica Neue Light" w:hAnsi="Helvetica Neue Light"/>
          <w:rPrChange w:id="6784" w:author="Arthur de Catheu" w:date="2014-06-20T17:08:00Z">
            <w:rPr>
              <w:rFonts w:eastAsiaTheme="majorEastAsia" w:cstheme="majorBidi"/>
              <w:b/>
              <w:bCs/>
              <w:sz w:val="28"/>
              <w:szCs w:val="26"/>
            </w:rPr>
          </w:rPrChange>
        </w:rPr>
        <w:t>e</w:t>
      </w:r>
      <w:r w:rsidR="004131C6" w:rsidRPr="00935764">
        <w:rPr>
          <w:rFonts w:ascii="Helvetica Neue Light" w:hAnsi="Helvetica Neue Light"/>
          <w:rPrChange w:id="6785" w:author="Arthur de Catheu" w:date="2014-06-20T17:08:00Z">
            <w:rPr>
              <w:rFonts w:eastAsiaTheme="majorEastAsia" w:cstheme="majorBidi"/>
              <w:b/>
              <w:bCs/>
              <w:sz w:val="28"/>
              <w:szCs w:val="26"/>
            </w:rPr>
          </w:rPrChange>
        </w:rPr>
        <w:t>)</w:t>
      </w:r>
      <w:r w:rsidR="00D33491" w:rsidRPr="00935764">
        <w:rPr>
          <w:rFonts w:ascii="Helvetica Neue Light" w:hAnsi="Helvetica Neue Light"/>
          <w:rPrChange w:id="6786" w:author="Arthur de Catheu" w:date="2014-06-20T17:08:00Z">
            <w:rPr>
              <w:rFonts w:eastAsiaTheme="majorEastAsia" w:cstheme="majorBidi"/>
              <w:b/>
              <w:bCs/>
              <w:sz w:val="28"/>
              <w:szCs w:val="26"/>
            </w:rPr>
          </w:rPrChange>
        </w:rPr>
        <w:t>s.</w:t>
      </w:r>
      <w:r w:rsidR="001A7B63" w:rsidRPr="00935764">
        <w:rPr>
          <w:rFonts w:ascii="Helvetica Neue Light" w:hAnsi="Helvetica Neue Light"/>
          <w:rPrChange w:id="6787" w:author="Arthur de Catheu" w:date="2014-06-20T17:08:00Z">
            <w:rPr>
              <w:rFonts w:eastAsiaTheme="majorEastAsia" w:cstheme="majorBidi"/>
              <w:b/>
              <w:bCs/>
              <w:sz w:val="28"/>
              <w:szCs w:val="26"/>
            </w:rPr>
          </w:rPrChange>
        </w:rPr>
        <w:t xml:space="preserve"> </w:t>
      </w:r>
      <w:r w:rsidR="00215A21" w:rsidRPr="00935764">
        <w:rPr>
          <w:rFonts w:ascii="Helvetica Neue Light" w:hAnsi="Helvetica Neue Light"/>
          <w:rPrChange w:id="6788" w:author="Arthur de Catheu" w:date="2014-06-20T17:08:00Z">
            <w:rPr>
              <w:rFonts w:eastAsiaTheme="majorEastAsia" w:cstheme="majorBidi"/>
              <w:b/>
              <w:bCs/>
              <w:sz w:val="28"/>
              <w:szCs w:val="26"/>
            </w:rPr>
          </w:rPrChange>
        </w:rPr>
        <w:t>Renseigne sur la sélectivité de l’</w:t>
      </w:r>
      <w:r w:rsidR="00095467" w:rsidRPr="00935764">
        <w:rPr>
          <w:rFonts w:ascii="Helvetica Neue Light" w:hAnsi="Helvetica Neue Light"/>
          <w:rPrChange w:id="6789" w:author="Arthur de Catheu" w:date="2014-06-20T17:08:00Z">
            <w:rPr>
              <w:rFonts w:eastAsiaTheme="majorEastAsia" w:cstheme="majorBidi"/>
              <w:b/>
              <w:bCs/>
              <w:sz w:val="28"/>
              <w:szCs w:val="26"/>
            </w:rPr>
          </w:rPrChange>
        </w:rPr>
        <w:t>Analyse Crédit</w:t>
      </w:r>
      <w:r w:rsidR="00215A21" w:rsidRPr="00935764">
        <w:rPr>
          <w:rFonts w:ascii="Helvetica Neue Light" w:hAnsi="Helvetica Neue Light"/>
          <w:rPrChange w:id="6790" w:author="Arthur de Catheu" w:date="2014-06-20T17:08:00Z">
            <w:rPr>
              <w:rFonts w:eastAsiaTheme="majorEastAsia" w:cstheme="majorBidi"/>
              <w:b/>
              <w:bCs/>
              <w:sz w:val="28"/>
              <w:szCs w:val="26"/>
            </w:rPr>
          </w:rPrChange>
        </w:rPr>
        <w:t xml:space="preserve"> de </w:t>
      </w:r>
      <w:r w:rsidR="002119A8" w:rsidRPr="00935764">
        <w:rPr>
          <w:rFonts w:ascii="Helvetica Neue Light" w:hAnsi="Helvetica Neue Light"/>
          <w:rPrChange w:id="6791" w:author="Arthur de Catheu" w:date="2014-06-20T17:08:00Z">
            <w:rPr>
              <w:rFonts w:eastAsiaTheme="majorEastAsia" w:cstheme="majorBidi"/>
              <w:b/>
              <w:bCs/>
              <w:sz w:val="28"/>
              <w:szCs w:val="26"/>
            </w:rPr>
          </w:rPrChange>
        </w:rPr>
        <w:t>Finexkap AM</w:t>
      </w:r>
      <w:r w:rsidR="00215A21" w:rsidRPr="00935764">
        <w:rPr>
          <w:rFonts w:ascii="Helvetica Neue Light" w:hAnsi="Helvetica Neue Light"/>
          <w:rPrChange w:id="6792" w:author="Arthur de Catheu" w:date="2014-06-20T17:08:00Z">
            <w:rPr>
              <w:rFonts w:eastAsiaTheme="majorEastAsia" w:cstheme="majorBidi"/>
              <w:b/>
              <w:bCs/>
              <w:sz w:val="28"/>
              <w:szCs w:val="26"/>
            </w:rPr>
          </w:rPrChange>
        </w:rPr>
        <w:t>.</w:t>
      </w:r>
    </w:p>
    <w:p w14:paraId="57303597" w14:textId="1450B517" w:rsidR="00156B5B" w:rsidRPr="00935764" w:rsidRDefault="00D42E24" w:rsidP="001A7B63">
      <w:pPr>
        <w:pStyle w:val="Paragraphedeliste"/>
        <w:numPr>
          <w:ilvl w:val="0"/>
          <w:numId w:val="201"/>
        </w:numPr>
        <w:rPr>
          <w:rFonts w:ascii="Helvetica Neue Light" w:hAnsi="Helvetica Neue Light"/>
          <w:rPrChange w:id="6793" w:author="Arthur de Catheu" w:date="2014-06-20T17:08:00Z">
            <w:rPr/>
          </w:rPrChange>
        </w:rPr>
      </w:pPr>
      <w:r w:rsidRPr="00935764">
        <w:rPr>
          <w:rFonts w:ascii="Helvetica Neue Light" w:hAnsi="Helvetica Neue Light"/>
          <w:b/>
          <w:rPrChange w:id="6794" w:author="Arthur de Catheu" w:date="2014-06-20T17:08:00Z">
            <w:rPr>
              <w:rFonts w:eastAsiaTheme="majorEastAsia" w:cstheme="majorBidi"/>
              <w:b/>
              <w:bCs/>
              <w:sz w:val="28"/>
              <w:szCs w:val="26"/>
            </w:rPr>
          </w:rPrChange>
        </w:rPr>
        <w:t>Durée moyenne d’analyse d’un dossier</w:t>
      </w:r>
      <w:r w:rsidRPr="00935764">
        <w:rPr>
          <w:rFonts w:ascii="Helvetica Neue Light" w:hAnsi="Helvetica Neue Light"/>
          <w:rPrChange w:id="6795" w:author="Arthur de Catheu" w:date="2014-06-20T17:08:00Z">
            <w:rPr>
              <w:rFonts w:eastAsiaTheme="majorEastAsia" w:cstheme="majorBidi"/>
              <w:b/>
              <w:bCs/>
              <w:sz w:val="28"/>
              <w:szCs w:val="26"/>
            </w:rPr>
          </w:rPrChange>
        </w:rPr>
        <w:t xml:space="preserve"> : </w:t>
      </w:r>
      <w:r w:rsidR="00F34ADE" w:rsidRPr="00935764">
        <w:rPr>
          <w:rFonts w:ascii="Helvetica Neue Light" w:hAnsi="Helvetica Neue Light"/>
          <w:rPrChange w:id="6796" w:author="Arthur de Catheu" w:date="2014-06-20T17:08:00Z">
            <w:rPr>
              <w:rFonts w:eastAsiaTheme="majorEastAsia" w:cstheme="majorBidi"/>
              <w:b/>
              <w:bCs/>
              <w:sz w:val="28"/>
              <w:szCs w:val="26"/>
            </w:rPr>
          </w:rPrChange>
        </w:rPr>
        <w:t xml:space="preserve">exprimé en minutes, durée moyenne de traitement d’un dossier de financement entre son intégration dans le back-office </w:t>
      </w:r>
      <w:r w:rsidR="004131C6" w:rsidRPr="00935764">
        <w:rPr>
          <w:rFonts w:ascii="Helvetica Neue Light" w:hAnsi="Helvetica Neue Light"/>
          <w:rPrChange w:id="6797" w:author="Arthur de Catheu" w:date="2014-06-20T17:08:00Z">
            <w:rPr>
              <w:rFonts w:eastAsiaTheme="majorEastAsia" w:cstheme="majorBidi"/>
              <w:b/>
              <w:bCs/>
              <w:sz w:val="28"/>
              <w:szCs w:val="26"/>
            </w:rPr>
          </w:rPrChange>
        </w:rPr>
        <w:t xml:space="preserve">de </w:t>
      </w:r>
      <w:r w:rsidR="002119A8" w:rsidRPr="00935764">
        <w:rPr>
          <w:rFonts w:ascii="Helvetica Neue Light" w:hAnsi="Helvetica Neue Light"/>
          <w:rPrChange w:id="6798" w:author="Arthur de Catheu" w:date="2014-06-20T17:08:00Z">
            <w:rPr>
              <w:rFonts w:eastAsiaTheme="majorEastAsia" w:cstheme="majorBidi"/>
              <w:b/>
              <w:bCs/>
              <w:sz w:val="28"/>
              <w:szCs w:val="26"/>
            </w:rPr>
          </w:rPrChange>
        </w:rPr>
        <w:t>Finexkap AM</w:t>
      </w:r>
      <w:r w:rsidR="00F34ADE" w:rsidRPr="00935764">
        <w:rPr>
          <w:rFonts w:ascii="Helvetica Neue Light" w:hAnsi="Helvetica Neue Light"/>
          <w:rPrChange w:id="6799" w:author="Arthur de Catheu" w:date="2014-06-20T17:08:00Z">
            <w:rPr>
              <w:rFonts w:eastAsiaTheme="majorEastAsia" w:cstheme="majorBidi"/>
              <w:b/>
              <w:bCs/>
              <w:sz w:val="28"/>
              <w:szCs w:val="26"/>
            </w:rPr>
          </w:rPrChange>
        </w:rPr>
        <w:t xml:space="preserve"> et son extraction éventuelle au sein du module Comité de </w:t>
      </w:r>
      <w:r w:rsidR="00091DDD" w:rsidRPr="00935764">
        <w:rPr>
          <w:rFonts w:ascii="Helvetica Neue Light" w:hAnsi="Helvetica Neue Light"/>
          <w:rPrChange w:id="6800" w:author="Arthur de Catheu" w:date="2014-06-20T17:08:00Z">
            <w:rPr>
              <w:rFonts w:eastAsiaTheme="majorEastAsia" w:cstheme="majorBidi"/>
              <w:b/>
              <w:bCs/>
              <w:sz w:val="28"/>
              <w:szCs w:val="26"/>
            </w:rPr>
          </w:rPrChange>
        </w:rPr>
        <w:t>Crédit</w:t>
      </w:r>
      <w:r w:rsidR="00507E82" w:rsidRPr="00935764">
        <w:rPr>
          <w:rFonts w:ascii="Helvetica Neue Light" w:hAnsi="Helvetica Neue Light"/>
          <w:rPrChange w:id="6801" w:author="Arthur de Catheu" w:date="2014-06-20T17:08:00Z">
            <w:rPr>
              <w:rFonts w:eastAsiaTheme="majorEastAsia" w:cstheme="majorBidi"/>
              <w:b/>
              <w:bCs/>
              <w:sz w:val="28"/>
              <w:szCs w:val="26"/>
            </w:rPr>
          </w:rPrChange>
        </w:rPr>
        <w:t>.</w:t>
      </w:r>
      <w:r w:rsidR="00F34ADE" w:rsidRPr="00935764">
        <w:rPr>
          <w:rFonts w:ascii="Helvetica Neue Light" w:hAnsi="Helvetica Neue Light"/>
          <w:rPrChange w:id="6802" w:author="Arthur de Catheu" w:date="2014-06-20T17:08:00Z">
            <w:rPr>
              <w:rFonts w:eastAsiaTheme="majorEastAsia" w:cstheme="majorBidi"/>
              <w:b/>
              <w:bCs/>
              <w:sz w:val="28"/>
              <w:szCs w:val="26"/>
            </w:rPr>
          </w:rPrChange>
        </w:rPr>
        <w:t xml:space="preserve"> </w:t>
      </w:r>
      <w:r w:rsidR="00215A21" w:rsidRPr="00935764">
        <w:rPr>
          <w:rFonts w:ascii="Helvetica Neue Light" w:hAnsi="Helvetica Neue Light"/>
          <w:rPrChange w:id="6803" w:author="Arthur de Catheu" w:date="2014-06-20T17:08:00Z">
            <w:rPr>
              <w:rFonts w:eastAsiaTheme="majorEastAsia" w:cstheme="majorBidi"/>
              <w:b/>
              <w:bCs/>
              <w:sz w:val="28"/>
              <w:szCs w:val="26"/>
            </w:rPr>
          </w:rPrChange>
        </w:rPr>
        <w:t>Renseigne sur l’efficacité des procédures de sélection par l’</w:t>
      </w:r>
      <w:r w:rsidR="00095467" w:rsidRPr="00935764">
        <w:rPr>
          <w:rFonts w:ascii="Helvetica Neue Light" w:hAnsi="Helvetica Neue Light"/>
          <w:rPrChange w:id="6804" w:author="Arthur de Catheu" w:date="2014-06-20T17:08:00Z">
            <w:rPr>
              <w:rFonts w:eastAsiaTheme="majorEastAsia" w:cstheme="majorBidi"/>
              <w:b/>
              <w:bCs/>
              <w:sz w:val="28"/>
              <w:szCs w:val="26"/>
            </w:rPr>
          </w:rPrChange>
        </w:rPr>
        <w:t>Analyse Crédit</w:t>
      </w:r>
      <w:r w:rsidR="00215A21" w:rsidRPr="00935764">
        <w:rPr>
          <w:rFonts w:ascii="Helvetica Neue Light" w:hAnsi="Helvetica Neue Light"/>
          <w:rPrChange w:id="6805" w:author="Arthur de Catheu" w:date="2014-06-20T17:08:00Z">
            <w:rPr>
              <w:rFonts w:eastAsiaTheme="majorEastAsia" w:cstheme="majorBidi"/>
              <w:b/>
              <w:bCs/>
              <w:sz w:val="28"/>
              <w:szCs w:val="26"/>
            </w:rPr>
          </w:rPrChange>
        </w:rPr>
        <w:t xml:space="preserve"> </w:t>
      </w:r>
      <w:r w:rsidR="002119A8" w:rsidRPr="00935764">
        <w:rPr>
          <w:rFonts w:ascii="Helvetica Neue Light" w:hAnsi="Helvetica Neue Light"/>
          <w:rPrChange w:id="6806" w:author="Arthur de Catheu" w:date="2014-06-20T17:08:00Z">
            <w:rPr>
              <w:rFonts w:eastAsiaTheme="majorEastAsia" w:cstheme="majorBidi"/>
              <w:b/>
              <w:bCs/>
              <w:sz w:val="28"/>
              <w:szCs w:val="26"/>
            </w:rPr>
          </w:rPrChange>
        </w:rPr>
        <w:t>Finexkap AM</w:t>
      </w:r>
      <w:r w:rsidR="00215A21" w:rsidRPr="00935764">
        <w:rPr>
          <w:rFonts w:ascii="Helvetica Neue Light" w:hAnsi="Helvetica Neue Light"/>
          <w:rPrChange w:id="6807" w:author="Arthur de Catheu" w:date="2014-06-20T17:08:00Z">
            <w:rPr>
              <w:rFonts w:eastAsiaTheme="majorEastAsia" w:cstheme="majorBidi"/>
              <w:b/>
              <w:bCs/>
              <w:sz w:val="28"/>
              <w:szCs w:val="26"/>
            </w:rPr>
          </w:rPrChange>
        </w:rPr>
        <w:t>.</w:t>
      </w:r>
    </w:p>
    <w:p w14:paraId="55BC23D2" w14:textId="773FED92" w:rsidR="00156B5B" w:rsidRPr="00935764" w:rsidRDefault="00D42E24" w:rsidP="001A7B63">
      <w:pPr>
        <w:pStyle w:val="Paragraphedeliste"/>
        <w:numPr>
          <w:ilvl w:val="0"/>
          <w:numId w:val="201"/>
        </w:numPr>
        <w:rPr>
          <w:rFonts w:ascii="Helvetica Neue Light" w:hAnsi="Helvetica Neue Light"/>
          <w:rPrChange w:id="6808" w:author="Arthur de Catheu" w:date="2014-06-20T17:08:00Z">
            <w:rPr/>
          </w:rPrChange>
        </w:rPr>
      </w:pPr>
      <w:r w:rsidRPr="00935764">
        <w:rPr>
          <w:rFonts w:ascii="Helvetica Neue Light" w:hAnsi="Helvetica Neue Light"/>
          <w:b/>
          <w:rPrChange w:id="6809" w:author="Arthur de Catheu" w:date="2014-06-20T17:08:00Z">
            <w:rPr>
              <w:rFonts w:eastAsiaTheme="majorEastAsia" w:cstheme="majorBidi"/>
              <w:b/>
              <w:bCs/>
              <w:sz w:val="28"/>
              <w:szCs w:val="26"/>
            </w:rPr>
          </w:rPrChange>
        </w:rPr>
        <w:t xml:space="preserve">Taux de déperdition sur agrément </w:t>
      </w:r>
      <w:r w:rsidR="004131C6" w:rsidRPr="00935764">
        <w:rPr>
          <w:rFonts w:ascii="Helvetica Neue Light" w:hAnsi="Helvetica Neue Light"/>
          <w:b/>
          <w:rPrChange w:id="6810" w:author="Arthur de Catheu" w:date="2014-06-20T17:08:00Z">
            <w:rPr>
              <w:rFonts w:eastAsiaTheme="majorEastAsia" w:cstheme="majorBidi"/>
              <w:b/>
              <w:bCs/>
              <w:sz w:val="28"/>
              <w:szCs w:val="26"/>
            </w:rPr>
          </w:rPrChange>
        </w:rPr>
        <w:t>de l’Assureur-Crédit</w:t>
      </w:r>
      <w:r w:rsidRPr="00935764">
        <w:rPr>
          <w:rFonts w:ascii="Helvetica Neue Light" w:hAnsi="Helvetica Neue Light"/>
          <w:rPrChange w:id="6811" w:author="Arthur de Catheu" w:date="2014-06-20T17:08:00Z">
            <w:rPr>
              <w:rFonts w:eastAsiaTheme="majorEastAsia" w:cstheme="majorBidi"/>
              <w:b/>
              <w:bCs/>
              <w:sz w:val="28"/>
              <w:szCs w:val="26"/>
            </w:rPr>
          </w:rPrChange>
        </w:rPr>
        <w:t xml:space="preserve"> : </w:t>
      </w:r>
      <w:r w:rsidR="00F34ADE" w:rsidRPr="00935764">
        <w:rPr>
          <w:rFonts w:ascii="Helvetica Neue Light" w:hAnsi="Helvetica Neue Light"/>
          <w:rPrChange w:id="6812" w:author="Arthur de Catheu" w:date="2014-06-20T17:08:00Z">
            <w:rPr>
              <w:rFonts w:eastAsiaTheme="majorEastAsia" w:cstheme="majorBidi"/>
              <w:b/>
              <w:bCs/>
              <w:sz w:val="28"/>
              <w:szCs w:val="26"/>
            </w:rPr>
          </w:rPrChange>
        </w:rPr>
        <w:t>ratio du nombre de Débiteurs mis sous surveillance sur le nombre de Débiteurs agréés (exprimé en nombre de Débiteurs mais peut aussi s’exprimer en volume d’encours)</w:t>
      </w:r>
      <w:r w:rsidR="00507E82" w:rsidRPr="00935764">
        <w:rPr>
          <w:rFonts w:ascii="Helvetica Neue Light" w:hAnsi="Helvetica Neue Light"/>
          <w:rPrChange w:id="6813" w:author="Arthur de Catheu" w:date="2014-06-20T17:08:00Z">
            <w:rPr>
              <w:rFonts w:eastAsiaTheme="majorEastAsia" w:cstheme="majorBidi"/>
              <w:b/>
              <w:bCs/>
              <w:sz w:val="28"/>
              <w:szCs w:val="26"/>
            </w:rPr>
          </w:rPrChange>
        </w:rPr>
        <w:t>.</w:t>
      </w:r>
      <w:r w:rsidR="00F34ADE" w:rsidRPr="00935764">
        <w:rPr>
          <w:rFonts w:ascii="Helvetica Neue Light" w:hAnsi="Helvetica Neue Light"/>
          <w:rPrChange w:id="6814" w:author="Arthur de Catheu" w:date="2014-06-20T17:08:00Z">
            <w:rPr>
              <w:rFonts w:eastAsiaTheme="majorEastAsia" w:cstheme="majorBidi"/>
              <w:b/>
              <w:bCs/>
              <w:sz w:val="28"/>
              <w:szCs w:val="26"/>
            </w:rPr>
          </w:rPrChange>
        </w:rPr>
        <w:t xml:space="preserve"> </w:t>
      </w:r>
      <w:r w:rsidR="00215A21" w:rsidRPr="00935764">
        <w:rPr>
          <w:rFonts w:ascii="Helvetica Neue Light" w:hAnsi="Helvetica Neue Light"/>
          <w:rPrChange w:id="6815" w:author="Arthur de Catheu" w:date="2014-06-20T17:08:00Z">
            <w:rPr>
              <w:rFonts w:eastAsiaTheme="majorEastAsia" w:cstheme="majorBidi"/>
              <w:b/>
              <w:bCs/>
              <w:sz w:val="28"/>
              <w:szCs w:val="26"/>
            </w:rPr>
          </w:rPrChange>
        </w:rPr>
        <w:t>Renseigne sur l’optimisation des Débiteurs proposés à la demande d’agrément.</w:t>
      </w:r>
    </w:p>
    <w:p w14:paraId="64D16709" w14:textId="5D7DA08F" w:rsidR="00156B5B" w:rsidRPr="00935764" w:rsidRDefault="00D42E24" w:rsidP="001A7B63">
      <w:pPr>
        <w:pStyle w:val="Paragraphedeliste"/>
        <w:numPr>
          <w:ilvl w:val="0"/>
          <w:numId w:val="201"/>
        </w:numPr>
        <w:rPr>
          <w:rFonts w:ascii="Helvetica Neue Light" w:hAnsi="Helvetica Neue Light"/>
          <w:rPrChange w:id="6816" w:author="Arthur de Catheu" w:date="2014-06-20T17:08:00Z">
            <w:rPr/>
          </w:rPrChange>
        </w:rPr>
      </w:pPr>
      <w:r w:rsidRPr="00935764">
        <w:rPr>
          <w:rFonts w:ascii="Helvetica Neue Light" w:hAnsi="Helvetica Neue Light"/>
          <w:b/>
          <w:rPrChange w:id="6817" w:author="Arthur de Catheu" w:date="2014-06-20T17:08:00Z">
            <w:rPr>
              <w:rFonts w:eastAsiaTheme="majorEastAsia" w:cstheme="majorBidi"/>
              <w:b/>
              <w:bCs/>
              <w:sz w:val="28"/>
              <w:szCs w:val="26"/>
            </w:rPr>
          </w:rPrChange>
        </w:rPr>
        <w:t>Taux de dilution</w:t>
      </w:r>
      <w:r w:rsidRPr="00935764">
        <w:rPr>
          <w:rFonts w:ascii="Helvetica Neue Light" w:hAnsi="Helvetica Neue Light"/>
          <w:rPrChange w:id="6818" w:author="Arthur de Catheu" w:date="2014-06-20T17:08:00Z">
            <w:rPr>
              <w:rFonts w:eastAsiaTheme="majorEastAsia" w:cstheme="majorBidi"/>
              <w:b/>
              <w:bCs/>
              <w:sz w:val="28"/>
              <w:szCs w:val="26"/>
            </w:rPr>
          </w:rPrChange>
        </w:rPr>
        <w:t xml:space="preserve"> : </w:t>
      </w:r>
      <w:r w:rsidR="00F34ADE" w:rsidRPr="00935764">
        <w:rPr>
          <w:rFonts w:ascii="Helvetica Neue Light" w:hAnsi="Helvetica Neue Light"/>
          <w:rPrChange w:id="6819" w:author="Arthur de Catheu" w:date="2014-06-20T17:08:00Z">
            <w:rPr>
              <w:rFonts w:eastAsiaTheme="majorEastAsia" w:cstheme="majorBidi"/>
              <w:b/>
              <w:bCs/>
              <w:sz w:val="28"/>
              <w:szCs w:val="26"/>
            </w:rPr>
          </w:rPrChange>
        </w:rPr>
        <w:t>ratio de la somme des non-valeurs (avoirs, remises, ristournes, rabais</w:t>
      </w:r>
      <w:r w:rsidR="004131C6" w:rsidRPr="00935764">
        <w:rPr>
          <w:rFonts w:ascii="Helvetica Neue Light" w:hAnsi="Helvetica Neue Light"/>
          <w:rPrChange w:id="6820" w:author="Arthur de Catheu" w:date="2014-06-20T17:08:00Z">
            <w:rPr>
              <w:rFonts w:eastAsiaTheme="majorEastAsia" w:cstheme="majorBidi"/>
              <w:b/>
              <w:bCs/>
              <w:sz w:val="28"/>
              <w:szCs w:val="26"/>
            </w:rPr>
          </w:rPrChange>
        </w:rPr>
        <w:t>, etc.</w:t>
      </w:r>
      <w:r w:rsidRPr="00935764">
        <w:rPr>
          <w:rFonts w:ascii="Helvetica Neue Light" w:hAnsi="Helvetica Neue Light"/>
          <w:rPrChange w:id="6821" w:author="Arthur de Catheu" w:date="2014-06-20T17:08:00Z">
            <w:rPr>
              <w:rFonts w:eastAsiaTheme="majorEastAsia" w:cstheme="majorBidi"/>
              <w:b/>
              <w:bCs/>
              <w:sz w:val="28"/>
              <w:szCs w:val="26"/>
            </w:rPr>
          </w:rPrChange>
        </w:rPr>
        <w:t>)</w:t>
      </w:r>
      <w:r w:rsidR="00F34ADE" w:rsidRPr="00935764">
        <w:rPr>
          <w:rFonts w:ascii="Helvetica Neue Light" w:hAnsi="Helvetica Neue Light"/>
          <w:rPrChange w:id="6822" w:author="Arthur de Catheu" w:date="2014-06-20T17:08:00Z">
            <w:rPr>
              <w:rFonts w:eastAsiaTheme="majorEastAsia" w:cstheme="majorBidi"/>
              <w:b/>
              <w:bCs/>
              <w:sz w:val="28"/>
              <w:szCs w:val="26"/>
            </w:rPr>
          </w:rPrChange>
        </w:rPr>
        <w:t xml:space="preserve"> sur </w:t>
      </w:r>
      <w:r w:rsidR="004131C6" w:rsidRPr="00935764">
        <w:rPr>
          <w:rFonts w:ascii="Helvetica Neue Light" w:hAnsi="Helvetica Neue Light"/>
          <w:rPrChange w:id="6823" w:author="Arthur de Catheu" w:date="2014-06-20T17:08:00Z">
            <w:rPr>
              <w:rFonts w:eastAsiaTheme="majorEastAsia" w:cstheme="majorBidi"/>
              <w:b/>
              <w:bCs/>
              <w:sz w:val="28"/>
              <w:szCs w:val="26"/>
            </w:rPr>
          </w:rPrChange>
        </w:rPr>
        <w:t>l’</w:t>
      </w:r>
      <w:r w:rsidRPr="00935764">
        <w:rPr>
          <w:rFonts w:ascii="Helvetica Neue Light" w:hAnsi="Helvetica Neue Light"/>
          <w:rPrChange w:id="6824" w:author="Arthur de Catheu" w:date="2014-06-20T17:08:00Z">
            <w:rPr>
              <w:rFonts w:eastAsiaTheme="majorEastAsia" w:cstheme="majorBidi"/>
              <w:b/>
              <w:bCs/>
              <w:sz w:val="28"/>
              <w:szCs w:val="26"/>
            </w:rPr>
          </w:rPrChange>
        </w:rPr>
        <w:t>encours</w:t>
      </w:r>
      <w:r w:rsidR="00F34ADE" w:rsidRPr="00935764">
        <w:rPr>
          <w:rFonts w:ascii="Helvetica Neue Light" w:hAnsi="Helvetica Neue Light"/>
          <w:rPrChange w:id="6825" w:author="Arthur de Catheu" w:date="2014-06-20T17:08:00Z">
            <w:rPr>
              <w:rFonts w:eastAsiaTheme="majorEastAsia" w:cstheme="majorBidi"/>
              <w:b/>
              <w:bCs/>
              <w:sz w:val="28"/>
              <w:szCs w:val="26"/>
            </w:rPr>
          </w:rPrChange>
        </w:rPr>
        <w:t xml:space="preserve"> des Créances par </w:t>
      </w:r>
      <w:r w:rsidR="00507E82" w:rsidRPr="00935764">
        <w:rPr>
          <w:rFonts w:ascii="Helvetica Neue Light" w:hAnsi="Helvetica Neue Light"/>
          <w:rPrChange w:id="6826" w:author="Arthur de Catheu" w:date="2014-06-20T17:08:00Z">
            <w:rPr>
              <w:rFonts w:eastAsiaTheme="majorEastAsia" w:cstheme="majorBidi"/>
              <w:b/>
              <w:bCs/>
              <w:sz w:val="28"/>
              <w:szCs w:val="26"/>
            </w:rPr>
          </w:rPrChange>
        </w:rPr>
        <w:t xml:space="preserve">Génération de Créances. </w:t>
      </w:r>
      <w:r w:rsidR="00215A21" w:rsidRPr="00935764">
        <w:rPr>
          <w:rFonts w:ascii="Helvetica Neue Light" w:hAnsi="Helvetica Neue Light"/>
          <w:rPrChange w:id="6827" w:author="Arthur de Catheu" w:date="2014-06-20T17:08:00Z">
            <w:rPr>
              <w:rFonts w:eastAsiaTheme="majorEastAsia" w:cstheme="majorBidi"/>
              <w:b/>
              <w:bCs/>
              <w:sz w:val="28"/>
              <w:szCs w:val="26"/>
            </w:rPr>
          </w:rPrChange>
        </w:rPr>
        <w:t>Renseigne sur l’efficacité du contrôle de la conformité des Créances par l’</w:t>
      </w:r>
      <w:r w:rsidR="00095467" w:rsidRPr="00935764">
        <w:rPr>
          <w:rFonts w:ascii="Helvetica Neue Light" w:hAnsi="Helvetica Neue Light"/>
          <w:rPrChange w:id="6828" w:author="Arthur de Catheu" w:date="2014-06-20T17:08:00Z">
            <w:rPr>
              <w:rFonts w:eastAsiaTheme="majorEastAsia" w:cstheme="majorBidi"/>
              <w:b/>
              <w:bCs/>
              <w:sz w:val="28"/>
              <w:szCs w:val="26"/>
            </w:rPr>
          </w:rPrChange>
        </w:rPr>
        <w:t>Analyse Crédit</w:t>
      </w:r>
      <w:r w:rsidR="00215A21" w:rsidRPr="00935764">
        <w:rPr>
          <w:rFonts w:ascii="Helvetica Neue Light" w:hAnsi="Helvetica Neue Light"/>
          <w:rPrChange w:id="6829" w:author="Arthur de Catheu" w:date="2014-06-20T17:08:00Z">
            <w:rPr>
              <w:rFonts w:eastAsiaTheme="majorEastAsia" w:cstheme="majorBidi"/>
              <w:b/>
              <w:bCs/>
              <w:sz w:val="28"/>
              <w:szCs w:val="26"/>
            </w:rPr>
          </w:rPrChange>
        </w:rPr>
        <w:t>.</w:t>
      </w:r>
    </w:p>
    <w:p w14:paraId="506AA05B" w14:textId="77777777" w:rsidR="00156B5B" w:rsidRPr="00935764" w:rsidRDefault="00156B5B" w:rsidP="00AC59DC">
      <w:pPr>
        <w:spacing w:before="120"/>
        <w:rPr>
          <w:rFonts w:ascii="Helvetica Neue Light" w:hAnsi="Helvetica Neue Light"/>
          <w:rPrChange w:id="6830" w:author="Arthur de Catheu" w:date="2014-06-20T17:08:00Z">
            <w:rPr/>
          </w:rPrChange>
        </w:rPr>
      </w:pPr>
    </w:p>
    <w:p w14:paraId="2596A5F7" w14:textId="77777777" w:rsidR="00156B5B" w:rsidRPr="00935764" w:rsidRDefault="00156B5B" w:rsidP="00AC59DC">
      <w:pPr>
        <w:spacing w:before="120"/>
        <w:rPr>
          <w:rFonts w:ascii="Helvetica Neue Light" w:hAnsi="Helvetica Neue Light"/>
          <w:rPrChange w:id="6831" w:author="Arthur de Catheu" w:date="2014-06-20T17:08:00Z">
            <w:rPr/>
          </w:rPrChange>
        </w:rPr>
      </w:pPr>
    </w:p>
    <w:p w14:paraId="1F69C595" w14:textId="77777777" w:rsidR="00156B5B" w:rsidRPr="00935764" w:rsidRDefault="006419B3" w:rsidP="00AC59DC">
      <w:pPr>
        <w:spacing w:before="120"/>
        <w:rPr>
          <w:rFonts w:ascii="Helvetica Neue Light" w:eastAsiaTheme="majorEastAsia" w:hAnsi="Helvetica Neue Light" w:cstheme="majorBidi"/>
          <w:b/>
          <w:bCs/>
          <w:smallCaps/>
          <w:sz w:val="28"/>
          <w:szCs w:val="32"/>
          <w:rPrChange w:id="6832" w:author="Arthur de Catheu" w:date="2014-06-20T17:08:00Z">
            <w:rPr>
              <w:rFonts w:eastAsiaTheme="majorEastAsia" w:cstheme="majorBidi"/>
              <w:b/>
              <w:bCs/>
              <w:smallCaps/>
              <w:sz w:val="28"/>
              <w:szCs w:val="32"/>
            </w:rPr>
          </w:rPrChange>
        </w:rPr>
      </w:pPr>
      <w:r w:rsidRPr="00935764">
        <w:rPr>
          <w:rFonts w:ascii="Helvetica Neue Light" w:hAnsi="Helvetica Neue Light"/>
          <w:rPrChange w:id="6833" w:author="Arthur de Catheu" w:date="2014-06-20T17:08:00Z">
            <w:rPr>
              <w:rFonts w:eastAsiaTheme="majorEastAsia" w:cstheme="majorBidi"/>
              <w:b/>
              <w:bCs/>
              <w:sz w:val="28"/>
              <w:szCs w:val="26"/>
            </w:rPr>
          </w:rPrChange>
        </w:rPr>
        <w:br w:type="page"/>
      </w:r>
    </w:p>
    <w:p w14:paraId="37CD983B" w14:textId="77777777" w:rsidR="00156B5B" w:rsidRPr="00935764" w:rsidRDefault="00D94852">
      <w:pPr>
        <w:pStyle w:val="Titre1"/>
        <w:numPr>
          <w:ilvl w:val="0"/>
          <w:numId w:val="382"/>
        </w:numPr>
        <w:rPr>
          <w:rFonts w:ascii="Helvetica Neue Light" w:hAnsi="Helvetica Neue Light"/>
          <w:rPrChange w:id="6834" w:author="Arthur de Catheu" w:date="2014-06-20T17:08:00Z">
            <w:rPr/>
          </w:rPrChange>
        </w:rPr>
        <w:pPrChange w:id="6835" w:author="Arthur de Catheu" w:date="2014-06-20T18:19:00Z">
          <w:pPr>
            <w:pStyle w:val="Titre1"/>
          </w:pPr>
        </w:pPrChange>
      </w:pPr>
      <w:bookmarkStart w:id="6836" w:name="_Toc248579998"/>
      <w:bookmarkStart w:id="6837" w:name="_Toc379362381"/>
      <w:bookmarkStart w:id="6838" w:name="_Toc265315450"/>
      <w:r w:rsidRPr="00935764">
        <w:rPr>
          <w:rFonts w:ascii="Helvetica Neue Light" w:hAnsi="Helvetica Neue Light"/>
          <w:rPrChange w:id="6839" w:author="Arthur de Catheu" w:date="2014-06-20T17:08:00Z">
            <w:rPr/>
          </w:rPrChange>
        </w:rPr>
        <w:lastRenderedPageBreak/>
        <w:t>Annexe</w:t>
      </w:r>
      <w:bookmarkEnd w:id="6836"/>
      <w:r w:rsidR="00BA6B0E" w:rsidRPr="00935764">
        <w:rPr>
          <w:rFonts w:ascii="Helvetica Neue Light" w:hAnsi="Helvetica Neue Light"/>
          <w:rPrChange w:id="6840" w:author="Arthur de Catheu" w:date="2014-06-20T17:08:00Z">
            <w:rPr/>
          </w:rPrChange>
        </w:rPr>
        <w:t>s</w:t>
      </w:r>
      <w:bookmarkEnd w:id="6837"/>
      <w:bookmarkEnd w:id="6838"/>
    </w:p>
    <w:p w14:paraId="7859E724" w14:textId="1AF8CBF7" w:rsidR="009B363C" w:rsidRPr="00935764" w:rsidRDefault="0088568C">
      <w:pPr>
        <w:pStyle w:val="Titre2"/>
        <w:numPr>
          <w:ilvl w:val="1"/>
          <w:numId w:val="382"/>
        </w:numPr>
        <w:rPr>
          <w:rFonts w:ascii="Helvetica Neue Light" w:hAnsi="Helvetica Neue Light"/>
          <w:rPrChange w:id="6841" w:author="Arthur de Catheu" w:date="2014-06-20T17:08:00Z">
            <w:rPr/>
          </w:rPrChange>
        </w:rPr>
        <w:pPrChange w:id="6842" w:author="Arthur de Catheu" w:date="2014-06-20T18:19:00Z">
          <w:pPr>
            <w:pStyle w:val="Titre2"/>
          </w:pPr>
        </w:pPrChange>
      </w:pPr>
      <w:bookmarkStart w:id="6843" w:name="_Toc265315452"/>
      <w:bookmarkStart w:id="6844" w:name="_Ref248493602"/>
      <w:r w:rsidRPr="00935764">
        <w:rPr>
          <w:rFonts w:ascii="Helvetica Neue Light" w:hAnsi="Helvetica Neue Light"/>
          <w:rPrChange w:id="6845" w:author="Arthur de Catheu" w:date="2014-06-20T17:08:00Z">
            <w:rPr/>
          </w:rPrChange>
        </w:rPr>
        <w:t>Séquence d’une opération</w:t>
      </w:r>
      <w:del w:id="6846" w:author="Arthur de Catheu" w:date="2014-06-20T17:37:00Z">
        <w:r w:rsidRPr="00935764" w:rsidDel="006C55AB">
          <w:rPr>
            <w:rFonts w:ascii="Helvetica Neue Light" w:hAnsi="Helvetica Neue Light"/>
            <w:rPrChange w:id="6847" w:author="Arthur de Catheu" w:date="2014-06-20T17:08:00Z">
              <w:rPr/>
            </w:rPrChange>
          </w:rPr>
          <w:delText xml:space="preserve"> </w:delText>
        </w:r>
      </w:del>
      <w:ins w:id="6848" w:author="Arthur de Catheu" w:date="2014-06-20T17:37:00Z">
        <w:r w:rsidR="006C55AB">
          <w:rPr>
            <w:rFonts w:ascii="Helvetica Neue Light" w:hAnsi="Helvetica Neue Light"/>
          </w:rPr>
          <w:t>-</w:t>
        </w:r>
      </w:ins>
      <w:r w:rsidRPr="00935764">
        <w:rPr>
          <w:rFonts w:ascii="Helvetica Neue Light" w:hAnsi="Helvetica Neue Light"/>
          <w:rPrChange w:id="6849" w:author="Arthur de Catheu" w:date="2014-06-20T17:08:00Z">
            <w:rPr/>
          </w:rPrChange>
        </w:rPr>
        <w:t>type</w:t>
      </w:r>
      <w:bookmarkEnd w:id="6843"/>
    </w:p>
    <w:p w14:paraId="20DC05C8" w14:textId="77777777" w:rsidR="009406AF" w:rsidRPr="00935764" w:rsidRDefault="009406AF" w:rsidP="000229B4">
      <w:pPr>
        <w:keepNext/>
        <w:rPr>
          <w:rFonts w:ascii="Helvetica Neue Light" w:hAnsi="Helvetica Neue Light"/>
          <w:rPrChange w:id="6850" w:author="Arthur de Catheu" w:date="2014-06-20T17:08:00Z">
            <w:rPr/>
          </w:rPrChange>
        </w:rPr>
      </w:pPr>
      <w:r w:rsidRPr="00935764">
        <w:rPr>
          <w:rFonts w:ascii="Helvetica Neue Light" w:hAnsi="Helvetica Neue Light"/>
          <w:noProof/>
          <w:rPrChange w:id="6851" w:author="Unknown">
            <w:rPr>
              <w:rFonts w:eastAsiaTheme="majorEastAsia" w:cstheme="majorBidi"/>
              <w:b/>
              <w:bCs/>
              <w:noProof/>
              <w:sz w:val="28"/>
              <w:szCs w:val="26"/>
            </w:rPr>
          </w:rPrChange>
        </w:rPr>
        <w:drawing>
          <wp:inline distT="0" distB="0" distL="0" distR="0" wp14:anchorId="3FDE9374" wp14:editId="18FE7FE4">
            <wp:extent cx="6116320" cy="40176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ption_Cedant.png"/>
                    <pic:cNvPicPr/>
                  </pic:nvPicPr>
                  <pic:blipFill>
                    <a:blip r:embed="rId11">
                      <a:extLst>
                        <a:ext uri="{28A0092B-C50C-407E-A947-70E740481C1C}">
                          <a14:useLocalDpi xmlns:a14="http://schemas.microsoft.com/office/drawing/2010/main" val="0"/>
                        </a:ext>
                      </a:extLst>
                    </a:blip>
                    <a:stretch>
                      <a:fillRect/>
                    </a:stretch>
                  </pic:blipFill>
                  <pic:spPr>
                    <a:xfrm>
                      <a:off x="0" y="0"/>
                      <a:ext cx="6116320" cy="4017645"/>
                    </a:xfrm>
                    <a:prstGeom prst="rect">
                      <a:avLst/>
                    </a:prstGeom>
                  </pic:spPr>
                </pic:pic>
              </a:graphicData>
            </a:graphic>
          </wp:inline>
        </w:drawing>
      </w:r>
    </w:p>
    <w:p w14:paraId="7E24D1B1" w14:textId="5C7B2EB2" w:rsidR="009406AF" w:rsidRPr="00935764" w:rsidRDefault="009406AF" w:rsidP="000229B4">
      <w:pPr>
        <w:pStyle w:val="Lgende"/>
        <w:jc w:val="center"/>
        <w:rPr>
          <w:rFonts w:ascii="Helvetica Neue Light" w:hAnsi="Helvetica Neue Light"/>
          <w:rPrChange w:id="6852" w:author="Arthur de Catheu" w:date="2014-06-20T17:08:00Z">
            <w:rPr/>
          </w:rPrChange>
        </w:rPr>
      </w:pPr>
      <w:r w:rsidRPr="00935764">
        <w:rPr>
          <w:rFonts w:ascii="Helvetica Neue Light" w:hAnsi="Helvetica Neue Light"/>
          <w:rPrChange w:id="6853" w:author="Arthur de Catheu" w:date="2014-06-20T17:08:00Z">
            <w:rPr>
              <w:rFonts w:eastAsiaTheme="majorEastAsia" w:cstheme="majorBidi"/>
              <w:color w:val="auto"/>
              <w:sz w:val="28"/>
              <w:szCs w:val="26"/>
            </w:rPr>
          </w:rPrChange>
        </w:rPr>
        <w:t xml:space="preserve">Workflow </w:t>
      </w:r>
      <w:r w:rsidRPr="00935764">
        <w:rPr>
          <w:rFonts w:ascii="Helvetica Neue Light" w:hAnsi="Helvetica Neue Light"/>
          <w:rPrChange w:id="6854" w:author="Arthur de Catheu" w:date="2014-06-20T17:08:00Z">
            <w:rPr>
              <w:rFonts w:eastAsiaTheme="majorEastAsia" w:cstheme="majorBidi"/>
              <w:color w:val="auto"/>
              <w:sz w:val="28"/>
              <w:szCs w:val="26"/>
            </w:rPr>
          </w:rPrChange>
        </w:rPr>
        <w:fldChar w:fldCharType="begin"/>
      </w:r>
      <w:r w:rsidRPr="00935764">
        <w:rPr>
          <w:rFonts w:ascii="Helvetica Neue Light" w:hAnsi="Helvetica Neue Light"/>
          <w:rPrChange w:id="6855" w:author="Arthur de Catheu" w:date="2014-06-20T17:08:00Z">
            <w:rPr>
              <w:rFonts w:eastAsiaTheme="majorEastAsia" w:cstheme="majorBidi"/>
              <w:color w:val="auto"/>
              <w:sz w:val="28"/>
              <w:szCs w:val="26"/>
            </w:rPr>
          </w:rPrChange>
        </w:rPr>
        <w:instrText xml:space="preserve"> SEQ Workflow \* ARABIC </w:instrText>
      </w:r>
      <w:r w:rsidRPr="00935764">
        <w:rPr>
          <w:rFonts w:ascii="Helvetica Neue Light" w:hAnsi="Helvetica Neue Light"/>
          <w:rPrChange w:id="6856" w:author="Arthur de Catheu" w:date="2014-06-20T17:08:00Z">
            <w:rPr>
              <w:rFonts w:eastAsiaTheme="majorEastAsia" w:cstheme="majorBidi"/>
              <w:color w:val="auto"/>
              <w:sz w:val="28"/>
              <w:szCs w:val="26"/>
            </w:rPr>
          </w:rPrChange>
        </w:rPr>
        <w:fldChar w:fldCharType="separate"/>
      </w:r>
      <w:r w:rsidR="005B0BF1">
        <w:rPr>
          <w:rFonts w:ascii="Helvetica Neue Light" w:hAnsi="Helvetica Neue Light"/>
          <w:noProof/>
        </w:rPr>
        <w:t>1</w:t>
      </w:r>
      <w:r w:rsidRPr="00935764">
        <w:rPr>
          <w:rFonts w:ascii="Helvetica Neue Light" w:hAnsi="Helvetica Neue Light"/>
          <w:rPrChange w:id="6857" w:author="Arthur de Catheu" w:date="2014-06-20T17:08:00Z">
            <w:rPr>
              <w:rFonts w:eastAsiaTheme="majorEastAsia" w:cstheme="majorBidi"/>
              <w:color w:val="auto"/>
              <w:sz w:val="28"/>
              <w:szCs w:val="26"/>
            </w:rPr>
          </w:rPrChange>
        </w:rPr>
        <w:fldChar w:fldCharType="end"/>
      </w:r>
      <w:r w:rsidRPr="00935764">
        <w:rPr>
          <w:rFonts w:ascii="Helvetica Neue Light" w:hAnsi="Helvetica Neue Light"/>
          <w:rPrChange w:id="6858" w:author="Arthur de Catheu" w:date="2014-06-20T17:08:00Z">
            <w:rPr>
              <w:rFonts w:eastAsiaTheme="majorEastAsia" w:cstheme="majorBidi"/>
              <w:color w:val="auto"/>
              <w:sz w:val="28"/>
              <w:szCs w:val="26"/>
            </w:rPr>
          </w:rPrChange>
        </w:rPr>
        <w:t xml:space="preserve"> - Inscription et validation d'un Cédant</w:t>
      </w:r>
    </w:p>
    <w:p w14:paraId="7C697951" w14:textId="77777777" w:rsidR="0088568C" w:rsidRPr="00935764" w:rsidRDefault="0088568C" w:rsidP="005B4CB9">
      <w:pPr>
        <w:rPr>
          <w:rFonts w:ascii="Helvetica Neue Light" w:hAnsi="Helvetica Neue Light"/>
          <w:rPrChange w:id="6859" w:author="Arthur de Catheu" w:date="2014-06-20T17:08:00Z">
            <w:rPr/>
          </w:rPrChange>
        </w:rPr>
      </w:pPr>
    </w:p>
    <w:p w14:paraId="48783E95" w14:textId="77777777" w:rsidR="009406AF" w:rsidRPr="00935764" w:rsidRDefault="009406AF" w:rsidP="000229B4">
      <w:pPr>
        <w:keepNext/>
        <w:rPr>
          <w:rFonts w:ascii="Helvetica Neue Light" w:hAnsi="Helvetica Neue Light"/>
          <w:rPrChange w:id="6860" w:author="Arthur de Catheu" w:date="2014-06-20T17:08:00Z">
            <w:rPr/>
          </w:rPrChange>
        </w:rPr>
      </w:pPr>
      <w:r w:rsidRPr="00935764">
        <w:rPr>
          <w:rFonts w:ascii="Helvetica Neue Light" w:hAnsi="Helvetica Neue Light"/>
          <w:noProof/>
          <w:rPrChange w:id="6861" w:author="Unknown">
            <w:rPr>
              <w:rFonts w:eastAsiaTheme="majorEastAsia" w:cstheme="majorBidi"/>
              <w:b/>
              <w:bCs/>
              <w:noProof/>
              <w:sz w:val="28"/>
              <w:szCs w:val="26"/>
            </w:rPr>
          </w:rPrChange>
        </w:rPr>
        <w:drawing>
          <wp:inline distT="0" distB="0" distL="0" distR="0" wp14:anchorId="29B28242" wp14:editId="017D1947">
            <wp:extent cx="6116320" cy="314071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ation_Creance.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3140710"/>
                    </a:xfrm>
                    <a:prstGeom prst="rect">
                      <a:avLst/>
                    </a:prstGeom>
                  </pic:spPr>
                </pic:pic>
              </a:graphicData>
            </a:graphic>
          </wp:inline>
        </w:drawing>
      </w:r>
    </w:p>
    <w:p w14:paraId="767CF9E2" w14:textId="131A7A6A" w:rsidR="009406AF" w:rsidRPr="00935764" w:rsidRDefault="009406AF" w:rsidP="000229B4">
      <w:pPr>
        <w:pStyle w:val="Lgende"/>
        <w:jc w:val="center"/>
        <w:rPr>
          <w:rFonts w:ascii="Helvetica Neue Light" w:hAnsi="Helvetica Neue Light"/>
          <w:rPrChange w:id="6862" w:author="Arthur de Catheu" w:date="2014-06-20T17:08:00Z">
            <w:rPr/>
          </w:rPrChange>
        </w:rPr>
      </w:pPr>
      <w:r w:rsidRPr="00935764">
        <w:rPr>
          <w:rFonts w:ascii="Helvetica Neue Light" w:hAnsi="Helvetica Neue Light"/>
          <w:rPrChange w:id="6863" w:author="Arthur de Catheu" w:date="2014-06-20T17:08:00Z">
            <w:rPr>
              <w:rFonts w:eastAsiaTheme="majorEastAsia" w:cstheme="majorBidi"/>
              <w:color w:val="auto"/>
              <w:sz w:val="28"/>
              <w:szCs w:val="26"/>
            </w:rPr>
          </w:rPrChange>
        </w:rPr>
        <w:t xml:space="preserve">Workflow </w:t>
      </w:r>
      <w:r w:rsidRPr="00935764">
        <w:rPr>
          <w:rFonts w:ascii="Helvetica Neue Light" w:hAnsi="Helvetica Neue Light"/>
          <w:rPrChange w:id="6864" w:author="Arthur de Catheu" w:date="2014-06-20T17:08:00Z">
            <w:rPr>
              <w:rFonts w:eastAsiaTheme="majorEastAsia" w:cstheme="majorBidi"/>
              <w:color w:val="auto"/>
              <w:sz w:val="28"/>
              <w:szCs w:val="26"/>
            </w:rPr>
          </w:rPrChange>
        </w:rPr>
        <w:fldChar w:fldCharType="begin"/>
      </w:r>
      <w:r w:rsidRPr="00935764">
        <w:rPr>
          <w:rFonts w:ascii="Helvetica Neue Light" w:hAnsi="Helvetica Neue Light"/>
          <w:rPrChange w:id="6865" w:author="Arthur de Catheu" w:date="2014-06-20T17:08:00Z">
            <w:rPr>
              <w:rFonts w:eastAsiaTheme="majorEastAsia" w:cstheme="majorBidi"/>
              <w:color w:val="auto"/>
              <w:sz w:val="28"/>
              <w:szCs w:val="26"/>
            </w:rPr>
          </w:rPrChange>
        </w:rPr>
        <w:instrText xml:space="preserve"> SEQ Workflow \* ARABIC </w:instrText>
      </w:r>
      <w:r w:rsidRPr="00935764">
        <w:rPr>
          <w:rFonts w:ascii="Helvetica Neue Light" w:hAnsi="Helvetica Neue Light"/>
          <w:rPrChange w:id="6866" w:author="Arthur de Catheu" w:date="2014-06-20T17:08:00Z">
            <w:rPr>
              <w:rFonts w:eastAsiaTheme="majorEastAsia" w:cstheme="majorBidi"/>
              <w:color w:val="auto"/>
              <w:sz w:val="28"/>
              <w:szCs w:val="26"/>
            </w:rPr>
          </w:rPrChange>
        </w:rPr>
        <w:fldChar w:fldCharType="separate"/>
      </w:r>
      <w:r w:rsidR="005B0BF1">
        <w:rPr>
          <w:rFonts w:ascii="Helvetica Neue Light" w:hAnsi="Helvetica Neue Light"/>
          <w:noProof/>
        </w:rPr>
        <w:t>2</w:t>
      </w:r>
      <w:r w:rsidRPr="00935764">
        <w:rPr>
          <w:rFonts w:ascii="Helvetica Neue Light" w:hAnsi="Helvetica Neue Light"/>
          <w:rPrChange w:id="6867" w:author="Arthur de Catheu" w:date="2014-06-20T17:08:00Z">
            <w:rPr>
              <w:rFonts w:eastAsiaTheme="majorEastAsia" w:cstheme="majorBidi"/>
              <w:color w:val="auto"/>
              <w:sz w:val="28"/>
              <w:szCs w:val="26"/>
            </w:rPr>
          </w:rPrChange>
        </w:rPr>
        <w:fldChar w:fldCharType="end"/>
      </w:r>
      <w:r w:rsidRPr="00935764">
        <w:rPr>
          <w:rFonts w:ascii="Helvetica Neue Light" w:hAnsi="Helvetica Neue Light"/>
          <w:rPrChange w:id="6868" w:author="Arthur de Catheu" w:date="2014-06-20T17:08:00Z">
            <w:rPr>
              <w:rFonts w:eastAsiaTheme="majorEastAsia" w:cstheme="majorBidi"/>
              <w:color w:val="auto"/>
              <w:sz w:val="28"/>
              <w:szCs w:val="26"/>
            </w:rPr>
          </w:rPrChange>
        </w:rPr>
        <w:t xml:space="preserve"> - Acceptation d'une Créance</w:t>
      </w:r>
    </w:p>
    <w:p w14:paraId="3DB10B11" w14:textId="77777777" w:rsidR="0088568C" w:rsidRPr="00935764" w:rsidRDefault="0088568C">
      <w:pPr>
        <w:jc w:val="left"/>
        <w:rPr>
          <w:rFonts w:ascii="Helvetica Neue Light" w:hAnsi="Helvetica Neue Light"/>
          <w:rPrChange w:id="6869" w:author="Arthur de Catheu" w:date="2014-06-20T17:08:00Z">
            <w:rPr/>
          </w:rPrChange>
        </w:rPr>
      </w:pPr>
    </w:p>
    <w:p w14:paraId="32742C30" w14:textId="77777777" w:rsidR="009406AF" w:rsidRPr="00935764" w:rsidRDefault="009406AF" w:rsidP="000229B4">
      <w:pPr>
        <w:keepNext/>
        <w:jc w:val="left"/>
        <w:rPr>
          <w:rFonts w:ascii="Helvetica Neue Light" w:hAnsi="Helvetica Neue Light"/>
          <w:rPrChange w:id="6870" w:author="Arthur de Catheu" w:date="2014-06-20T17:08:00Z">
            <w:rPr/>
          </w:rPrChange>
        </w:rPr>
      </w:pPr>
      <w:r w:rsidRPr="00935764">
        <w:rPr>
          <w:rFonts w:ascii="Helvetica Neue Light" w:hAnsi="Helvetica Neue Light"/>
          <w:noProof/>
          <w:rPrChange w:id="6871" w:author="Unknown">
            <w:rPr>
              <w:rFonts w:eastAsiaTheme="majorEastAsia" w:cstheme="majorBidi"/>
              <w:b/>
              <w:bCs/>
              <w:noProof/>
              <w:sz w:val="28"/>
              <w:szCs w:val="26"/>
            </w:rPr>
          </w:rPrChange>
        </w:rPr>
        <w:lastRenderedPageBreak/>
        <w:drawing>
          <wp:inline distT="0" distB="0" distL="0" distR="0" wp14:anchorId="596BA497" wp14:editId="03E5CB22">
            <wp:extent cx="6116320" cy="3111500"/>
            <wp:effectExtent l="0" t="0" r="5080" b="1270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uvrement_Creance.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3111500"/>
                    </a:xfrm>
                    <a:prstGeom prst="rect">
                      <a:avLst/>
                    </a:prstGeom>
                  </pic:spPr>
                </pic:pic>
              </a:graphicData>
            </a:graphic>
          </wp:inline>
        </w:drawing>
      </w:r>
    </w:p>
    <w:p w14:paraId="373F575D" w14:textId="232C9CEF" w:rsidR="009406AF" w:rsidRPr="00935764" w:rsidRDefault="009406AF" w:rsidP="000229B4">
      <w:pPr>
        <w:pStyle w:val="Lgende"/>
        <w:jc w:val="center"/>
        <w:rPr>
          <w:rFonts w:ascii="Helvetica Neue Light" w:hAnsi="Helvetica Neue Light"/>
          <w:rPrChange w:id="6872" w:author="Arthur de Catheu" w:date="2014-06-20T17:08:00Z">
            <w:rPr/>
          </w:rPrChange>
        </w:rPr>
      </w:pPr>
      <w:r w:rsidRPr="00935764">
        <w:rPr>
          <w:rFonts w:ascii="Helvetica Neue Light" w:hAnsi="Helvetica Neue Light"/>
          <w:rPrChange w:id="6873" w:author="Arthur de Catheu" w:date="2014-06-20T17:08:00Z">
            <w:rPr>
              <w:rFonts w:eastAsiaTheme="majorEastAsia" w:cstheme="majorBidi"/>
              <w:color w:val="auto"/>
              <w:sz w:val="28"/>
              <w:szCs w:val="26"/>
            </w:rPr>
          </w:rPrChange>
        </w:rPr>
        <w:t xml:space="preserve">Workflow </w:t>
      </w:r>
      <w:r w:rsidRPr="00935764">
        <w:rPr>
          <w:rFonts w:ascii="Helvetica Neue Light" w:hAnsi="Helvetica Neue Light"/>
          <w:rPrChange w:id="6874" w:author="Arthur de Catheu" w:date="2014-06-20T17:08:00Z">
            <w:rPr>
              <w:rFonts w:eastAsiaTheme="majorEastAsia" w:cstheme="majorBidi"/>
              <w:color w:val="auto"/>
              <w:sz w:val="28"/>
              <w:szCs w:val="26"/>
            </w:rPr>
          </w:rPrChange>
        </w:rPr>
        <w:fldChar w:fldCharType="begin"/>
      </w:r>
      <w:r w:rsidRPr="00935764">
        <w:rPr>
          <w:rFonts w:ascii="Helvetica Neue Light" w:hAnsi="Helvetica Neue Light"/>
          <w:rPrChange w:id="6875" w:author="Arthur de Catheu" w:date="2014-06-20T17:08:00Z">
            <w:rPr>
              <w:rFonts w:eastAsiaTheme="majorEastAsia" w:cstheme="majorBidi"/>
              <w:color w:val="auto"/>
              <w:sz w:val="28"/>
              <w:szCs w:val="26"/>
            </w:rPr>
          </w:rPrChange>
        </w:rPr>
        <w:instrText xml:space="preserve"> SEQ Workflow \* ARABIC </w:instrText>
      </w:r>
      <w:r w:rsidRPr="00935764">
        <w:rPr>
          <w:rFonts w:ascii="Helvetica Neue Light" w:hAnsi="Helvetica Neue Light"/>
          <w:rPrChange w:id="6876" w:author="Arthur de Catheu" w:date="2014-06-20T17:08:00Z">
            <w:rPr>
              <w:rFonts w:eastAsiaTheme="majorEastAsia" w:cstheme="majorBidi"/>
              <w:color w:val="auto"/>
              <w:sz w:val="28"/>
              <w:szCs w:val="26"/>
            </w:rPr>
          </w:rPrChange>
        </w:rPr>
        <w:fldChar w:fldCharType="separate"/>
      </w:r>
      <w:r w:rsidR="005B0BF1">
        <w:rPr>
          <w:rFonts w:ascii="Helvetica Neue Light" w:hAnsi="Helvetica Neue Light"/>
          <w:noProof/>
        </w:rPr>
        <w:t>3</w:t>
      </w:r>
      <w:r w:rsidRPr="00935764">
        <w:rPr>
          <w:rFonts w:ascii="Helvetica Neue Light" w:hAnsi="Helvetica Neue Light"/>
          <w:rPrChange w:id="6877" w:author="Arthur de Catheu" w:date="2014-06-20T17:08:00Z">
            <w:rPr>
              <w:rFonts w:eastAsiaTheme="majorEastAsia" w:cstheme="majorBidi"/>
              <w:color w:val="auto"/>
              <w:sz w:val="28"/>
              <w:szCs w:val="26"/>
            </w:rPr>
          </w:rPrChange>
        </w:rPr>
        <w:fldChar w:fldCharType="end"/>
      </w:r>
      <w:r w:rsidRPr="00935764">
        <w:rPr>
          <w:rFonts w:ascii="Helvetica Neue Light" w:hAnsi="Helvetica Neue Light"/>
          <w:rPrChange w:id="6878" w:author="Arthur de Catheu" w:date="2014-06-20T17:08:00Z">
            <w:rPr>
              <w:rFonts w:eastAsiaTheme="majorEastAsia" w:cstheme="majorBidi"/>
              <w:color w:val="auto"/>
              <w:sz w:val="28"/>
              <w:szCs w:val="26"/>
            </w:rPr>
          </w:rPrChange>
        </w:rPr>
        <w:t xml:space="preserve"> - Procédures de recouvrement</w:t>
      </w:r>
    </w:p>
    <w:p w14:paraId="77D4A1B2" w14:textId="2AA11970" w:rsidR="0088568C" w:rsidRPr="00935764" w:rsidRDefault="007D0983">
      <w:pPr>
        <w:jc w:val="left"/>
        <w:rPr>
          <w:rFonts w:ascii="Helvetica Neue Light" w:hAnsi="Helvetica Neue Light"/>
          <w:rPrChange w:id="6879" w:author="Arthur de Catheu" w:date="2014-06-20T17:08:00Z">
            <w:rPr/>
          </w:rPrChange>
        </w:rPr>
      </w:pPr>
      <w:r w:rsidRPr="00935764">
        <w:rPr>
          <w:rFonts w:ascii="Helvetica Neue Light" w:hAnsi="Helvetica Neue Light"/>
          <w:noProof/>
          <w:lang w:val="en-US" w:eastAsia="en-US"/>
          <w:rPrChange w:id="6880" w:author="Arthur de Catheu" w:date="2014-06-20T17:08:00Z">
            <w:rPr>
              <w:rFonts w:eastAsiaTheme="majorEastAsia" w:cstheme="majorBidi"/>
              <w:b/>
              <w:bCs/>
              <w:noProof/>
              <w:sz w:val="28"/>
              <w:szCs w:val="26"/>
              <w:lang w:val="en-US" w:eastAsia="en-US"/>
            </w:rPr>
          </w:rPrChange>
        </w:rPr>
        <w:t xml:space="preserve"> </w:t>
      </w:r>
    </w:p>
    <w:p w14:paraId="3F043857" w14:textId="4D202117" w:rsidR="0088568C" w:rsidRPr="00935764" w:rsidRDefault="0088568C">
      <w:pPr>
        <w:jc w:val="left"/>
        <w:rPr>
          <w:rFonts w:ascii="Helvetica Neue Light" w:hAnsi="Helvetica Neue Light"/>
          <w:rPrChange w:id="6881" w:author="Arthur de Catheu" w:date="2014-06-20T17:08:00Z">
            <w:rPr/>
          </w:rPrChange>
        </w:rPr>
      </w:pPr>
      <w:r w:rsidRPr="00935764">
        <w:rPr>
          <w:rFonts w:ascii="Helvetica Neue Light" w:hAnsi="Helvetica Neue Light"/>
          <w:rPrChange w:id="6882" w:author="Arthur de Catheu" w:date="2014-06-20T17:08:00Z">
            <w:rPr>
              <w:rFonts w:eastAsiaTheme="majorEastAsia" w:cstheme="majorBidi"/>
              <w:b/>
              <w:bCs/>
              <w:sz w:val="28"/>
              <w:szCs w:val="26"/>
            </w:rPr>
          </w:rPrChange>
        </w:rPr>
        <w:br w:type="page"/>
      </w:r>
    </w:p>
    <w:p w14:paraId="64A2467F" w14:textId="55B57FF2" w:rsidR="0088568C" w:rsidRPr="00935764" w:rsidDel="006C55AB" w:rsidRDefault="0088568C">
      <w:pPr>
        <w:numPr>
          <w:ilvl w:val="1"/>
          <w:numId w:val="382"/>
        </w:numPr>
        <w:rPr>
          <w:del w:id="6883" w:author="Arthur de Catheu" w:date="2014-06-20T17:37:00Z"/>
          <w:rFonts w:ascii="Helvetica Neue Light" w:hAnsi="Helvetica Neue Light"/>
          <w:rPrChange w:id="6884" w:author="Arthur de Catheu" w:date="2014-06-20T17:08:00Z">
            <w:rPr>
              <w:del w:id="6885" w:author="Arthur de Catheu" w:date="2014-06-20T17:37:00Z"/>
            </w:rPr>
          </w:rPrChange>
        </w:rPr>
        <w:pPrChange w:id="6886" w:author="Arthur de Catheu" w:date="2014-06-20T18:19:00Z">
          <w:pPr/>
        </w:pPrChange>
      </w:pPr>
    </w:p>
    <w:p w14:paraId="066DDC2C" w14:textId="77777777" w:rsidR="00156B5B" w:rsidRPr="00935764" w:rsidRDefault="00714860">
      <w:pPr>
        <w:pStyle w:val="Titre2"/>
        <w:numPr>
          <w:ilvl w:val="1"/>
          <w:numId w:val="382"/>
        </w:numPr>
        <w:rPr>
          <w:rFonts w:ascii="Helvetica Neue Light" w:hAnsi="Helvetica Neue Light"/>
          <w:rPrChange w:id="6887" w:author="Arthur de Catheu" w:date="2014-06-20T17:08:00Z">
            <w:rPr/>
          </w:rPrChange>
        </w:rPr>
        <w:pPrChange w:id="6888" w:author="Arthur de Catheu" w:date="2014-06-20T18:19:00Z">
          <w:pPr>
            <w:pStyle w:val="Titre2"/>
          </w:pPr>
        </w:pPrChange>
      </w:pPr>
      <w:bookmarkStart w:id="6889" w:name="_Toc265315453"/>
      <w:proofErr w:type="spellStart"/>
      <w:r w:rsidRPr="00935764">
        <w:rPr>
          <w:rFonts w:ascii="Helvetica Neue Light" w:hAnsi="Helvetica Neue Light"/>
          <w:rPrChange w:id="6890" w:author="Arthur de Catheu" w:date="2014-06-20T17:08:00Z">
            <w:rPr/>
          </w:rPrChange>
        </w:rPr>
        <w:t>Timeline</w:t>
      </w:r>
      <w:proofErr w:type="spellEnd"/>
      <w:r w:rsidRPr="00935764">
        <w:rPr>
          <w:rFonts w:ascii="Helvetica Neue Light" w:hAnsi="Helvetica Neue Light"/>
          <w:rPrChange w:id="6891" w:author="Arthur de Catheu" w:date="2014-06-20T17:08:00Z">
            <w:rPr/>
          </w:rPrChange>
        </w:rPr>
        <w:t xml:space="preserve"> d’une opération</w:t>
      </w:r>
      <w:bookmarkEnd w:id="6844"/>
      <w:bookmarkEnd w:id="6889"/>
    </w:p>
    <w:p w14:paraId="3203D731" w14:textId="77777777" w:rsidR="00910148" w:rsidRPr="00935764" w:rsidRDefault="00910148" w:rsidP="000217FE">
      <w:pPr>
        <w:rPr>
          <w:rFonts w:ascii="Helvetica Neue Light" w:hAnsi="Helvetica Neue Light"/>
          <w:highlight w:val="yellow"/>
          <w:lang w:val="en-GB"/>
          <w:rPrChange w:id="6892" w:author="Arthur de Catheu" w:date="2014-06-20T17:08:00Z">
            <w:rPr>
              <w:highlight w:val="yellow"/>
              <w:lang w:val="en-GB"/>
            </w:rPr>
          </w:rPrChange>
        </w:rPr>
      </w:pPr>
    </w:p>
    <w:p w14:paraId="55AADAAC" w14:textId="27D33DF4" w:rsidR="00BD57E6" w:rsidRPr="00BD57E6" w:rsidRDefault="00ED5BD4">
      <w:pPr>
        <w:jc w:val="left"/>
        <w:rPr>
          <w:rFonts w:ascii="Helvetica Neue Light" w:hAnsi="Helvetica Neue Light"/>
          <w:sz w:val="24"/>
          <w:lang w:val="en-GB"/>
          <w:rPrChange w:id="6893" w:author="Hervé Monnerie" w:date="2014-06-25T10:26:00Z">
            <w:rPr>
              <w:rFonts w:asciiTheme="minorHAnsi" w:hAnsiTheme="minorHAnsi"/>
              <w:sz w:val="24"/>
              <w:lang w:val="en-GB"/>
            </w:rPr>
          </w:rPrChange>
        </w:rPr>
      </w:pPr>
      <w:r w:rsidRPr="00935764">
        <w:rPr>
          <w:highlight w:val="yellow"/>
        </w:rPr>
        <w:fldChar w:fldCharType="begin"/>
      </w:r>
      <w:r w:rsidRPr="00935764">
        <w:rPr>
          <w:highlight w:val="yellow"/>
          <w:rPrChange w:id="6894" w:author="Arthur de Catheu" w:date="2014-06-20T17:08:00Z">
            <w:rPr>
              <w:rFonts w:eastAsiaTheme="majorEastAsia" w:cstheme="majorBidi"/>
              <w:b/>
              <w:bCs/>
              <w:sz w:val="28"/>
              <w:szCs w:val="26"/>
              <w:highlight w:val="yellow"/>
            </w:rPr>
          </w:rPrChange>
        </w:rPr>
        <w:instrText xml:space="preserve"> LINK </w:instrText>
      </w:r>
      <w:r w:rsidR="003A4EF4">
        <w:rPr>
          <w:highlight w:val="yellow"/>
        </w:rPr>
        <w:instrText xml:space="preserve">Excel.Sheet.12 "C:\\Users\\4. NexKap\\4. FINEXKAP--PRODUCT DEVELOPMENT\\14. WORKFLOWS\\4. Timeline Global\\Timeline des opérations.xlsx" Feuil1!L1C5:L27C16 </w:instrText>
      </w:r>
      <w:r w:rsidRPr="00935764">
        <w:rPr>
          <w:highlight w:val="yellow"/>
          <w:rPrChange w:id="6895" w:author="Arthur de Catheu" w:date="2014-06-20T17:08:00Z">
            <w:rPr>
              <w:rFonts w:eastAsiaTheme="majorEastAsia" w:cstheme="majorBidi"/>
              <w:b/>
              <w:bCs/>
              <w:sz w:val="28"/>
              <w:szCs w:val="26"/>
              <w:highlight w:val="yellow"/>
            </w:rPr>
          </w:rPrChange>
        </w:rPr>
        <w:instrText xml:space="preserve">\a \f 4 \h  \* MERGEFORMAT </w:instrText>
      </w:r>
      <w:r w:rsidRPr="00935764">
        <w:rPr>
          <w:highlight w:val="yellow"/>
          <w:rPrChange w:id="6896" w:author="Arthur de Catheu" w:date="2014-06-20T17:08:00Z">
            <w:rPr>
              <w:highlight w:val="yellow"/>
            </w:rPr>
          </w:rPrChange>
        </w:rPr>
        <w:fldChar w:fldCharType="separate"/>
      </w:r>
    </w:p>
    <w:tbl>
      <w:tblPr>
        <w:tblW w:w="10289" w:type="dxa"/>
        <w:tblCellMar>
          <w:left w:w="70" w:type="dxa"/>
          <w:right w:w="70" w:type="dxa"/>
        </w:tblCellMar>
        <w:tblLook w:val="04A0" w:firstRow="1" w:lastRow="0" w:firstColumn="1" w:lastColumn="0" w:noHBand="0" w:noVBand="1"/>
        <w:tblPrChange w:id="6897" w:author="Hervé Monnerie" w:date="2014-06-25T10:28:00Z">
          <w:tblPr>
            <w:tblW w:w="10728" w:type="dxa"/>
            <w:tblCellMar>
              <w:left w:w="70" w:type="dxa"/>
              <w:right w:w="70" w:type="dxa"/>
            </w:tblCellMar>
            <w:tblLook w:val="04A0" w:firstRow="1" w:lastRow="0" w:firstColumn="1" w:lastColumn="0" w:noHBand="0" w:noVBand="1"/>
          </w:tblPr>
        </w:tblPrChange>
      </w:tblPr>
      <w:tblGrid>
        <w:gridCol w:w="4054"/>
        <w:gridCol w:w="330"/>
        <w:gridCol w:w="1094"/>
        <w:gridCol w:w="1219"/>
        <w:gridCol w:w="1092"/>
        <w:gridCol w:w="1094"/>
        <w:gridCol w:w="1438"/>
        <w:tblGridChange w:id="6898">
          <w:tblGrid>
            <w:gridCol w:w="4263"/>
            <w:gridCol w:w="348"/>
            <w:gridCol w:w="1152"/>
            <w:gridCol w:w="1219"/>
            <w:gridCol w:w="1150"/>
            <w:gridCol w:w="1152"/>
            <w:gridCol w:w="1513"/>
          </w:tblGrid>
        </w:tblGridChange>
      </w:tblGrid>
      <w:tr w:rsidR="00BD57E6" w:rsidRPr="00BD57E6" w14:paraId="7C391F7C" w14:textId="77777777" w:rsidTr="00BD57E6">
        <w:trPr>
          <w:divId w:val="1776631586"/>
          <w:trHeight w:val="486"/>
          <w:ins w:id="6899" w:author="Hervé Monnerie" w:date="2014-06-25T10:26:00Z"/>
          <w:trPrChange w:id="6900" w:author="Hervé Monnerie" w:date="2014-06-25T10:28:00Z">
            <w:trPr>
              <w:divId w:val="1776631586"/>
              <w:trHeight w:val="498"/>
            </w:trPr>
          </w:trPrChange>
        </w:trPr>
        <w:tc>
          <w:tcPr>
            <w:tcW w:w="4054" w:type="dxa"/>
            <w:tcBorders>
              <w:top w:val="single" w:sz="4" w:space="0" w:color="auto"/>
              <w:left w:val="single" w:sz="4" w:space="0" w:color="auto"/>
              <w:bottom w:val="nil"/>
              <w:right w:val="single" w:sz="4" w:space="0" w:color="auto"/>
            </w:tcBorders>
            <w:shd w:val="clear" w:color="auto" w:fill="auto"/>
            <w:vAlign w:val="center"/>
            <w:hideMark/>
            <w:tcPrChange w:id="6901" w:author="Hervé Monnerie" w:date="2014-06-25T10:28:00Z">
              <w:tcPr>
                <w:tcW w:w="4263" w:type="dxa"/>
                <w:tcBorders>
                  <w:top w:val="single" w:sz="4" w:space="0" w:color="auto"/>
                  <w:left w:val="single" w:sz="4" w:space="0" w:color="auto"/>
                  <w:bottom w:val="nil"/>
                  <w:right w:val="single" w:sz="4" w:space="0" w:color="auto"/>
                </w:tcBorders>
                <w:shd w:val="clear" w:color="auto" w:fill="auto"/>
                <w:vAlign w:val="center"/>
                <w:hideMark/>
              </w:tcPr>
            </w:tcPrChange>
          </w:tcPr>
          <w:p w14:paraId="08E45A51" w14:textId="77777777" w:rsidR="00BD57E6" w:rsidRPr="00BD57E6" w:rsidRDefault="00BD57E6" w:rsidP="00BD57E6">
            <w:pPr>
              <w:jc w:val="center"/>
              <w:rPr>
                <w:ins w:id="6902" w:author="Hervé Monnerie" w:date="2014-06-25T10:26:00Z"/>
                <w:rFonts w:ascii="Helvetica Neue Light" w:eastAsia="Times New Roman" w:hAnsi="Helvetica Neue Light" w:cs="Times New Roman"/>
                <w:b/>
                <w:bCs/>
                <w:szCs w:val="20"/>
                <w:rPrChange w:id="6903" w:author="Hervé Monnerie" w:date="2014-06-25T10:26:00Z">
                  <w:rPr>
                    <w:ins w:id="6904" w:author="Hervé Monnerie" w:date="2014-06-25T10:26:00Z"/>
                    <w:b/>
                    <w:bCs/>
                    <w:szCs w:val="20"/>
                  </w:rPr>
                </w:rPrChange>
              </w:rPr>
            </w:pPr>
            <w:ins w:id="6905" w:author="Hervé Monnerie" w:date="2014-06-25T10:26:00Z">
              <w:r w:rsidRPr="00BD57E6">
                <w:rPr>
                  <w:rFonts w:ascii="Helvetica Neue Light" w:eastAsia="Times New Roman" w:hAnsi="Helvetica Neue Light" w:cs="Times New Roman"/>
                  <w:b/>
                  <w:bCs/>
                  <w:szCs w:val="20"/>
                  <w:rPrChange w:id="6906" w:author="Hervé Monnerie" w:date="2014-06-25T10:26:00Z">
                    <w:rPr>
                      <w:rFonts w:eastAsiaTheme="majorEastAsia" w:cstheme="majorBidi"/>
                      <w:b/>
                      <w:bCs/>
                      <w:sz w:val="28"/>
                      <w:szCs w:val="20"/>
                    </w:rPr>
                  </w:rPrChange>
                </w:rPr>
                <w:t>Inscription du Cédant</w:t>
              </w:r>
            </w:ins>
          </w:p>
        </w:tc>
        <w:tc>
          <w:tcPr>
            <w:tcW w:w="330" w:type="dxa"/>
            <w:tcBorders>
              <w:top w:val="nil"/>
              <w:left w:val="nil"/>
              <w:bottom w:val="nil"/>
              <w:right w:val="nil"/>
            </w:tcBorders>
            <w:shd w:val="clear" w:color="auto" w:fill="auto"/>
            <w:noWrap/>
            <w:vAlign w:val="bottom"/>
            <w:hideMark/>
            <w:tcPrChange w:id="6907" w:author="Hervé Monnerie" w:date="2014-06-25T10:28:00Z">
              <w:tcPr>
                <w:tcW w:w="348" w:type="dxa"/>
                <w:tcBorders>
                  <w:top w:val="nil"/>
                  <w:left w:val="nil"/>
                  <w:bottom w:val="nil"/>
                  <w:right w:val="nil"/>
                </w:tcBorders>
                <w:shd w:val="clear" w:color="auto" w:fill="auto"/>
                <w:noWrap/>
                <w:vAlign w:val="bottom"/>
                <w:hideMark/>
              </w:tcPr>
            </w:tcPrChange>
          </w:tcPr>
          <w:p w14:paraId="3B6978CB" w14:textId="77777777" w:rsidR="00BD57E6" w:rsidRPr="00BD57E6" w:rsidRDefault="00BD57E6">
            <w:pPr>
              <w:jc w:val="left"/>
              <w:rPr>
                <w:ins w:id="6908" w:author="Hervé Monnerie" w:date="2014-06-25T10:26:00Z"/>
                <w:rFonts w:ascii="Helvetica Neue Light" w:eastAsia="Times New Roman" w:hAnsi="Helvetica Neue Light" w:cs="Times New Roman"/>
                <w:szCs w:val="20"/>
                <w:rPrChange w:id="6909" w:author="Hervé Monnerie" w:date="2014-06-25T10:26:00Z">
                  <w:rPr>
                    <w:ins w:id="6910" w:author="Hervé Monnerie" w:date="2014-06-25T10:26:00Z"/>
                  </w:rPr>
                </w:rPrChange>
              </w:rPr>
              <w:pPrChange w:id="6911" w:author="Hervé Monnerie" w:date="2014-06-25T10:26:00Z">
                <w:pPr>
                  <w:jc w:val="center"/>
                </w:pPr>
              </w:pPrChange>
            </w:pPr>
          </w:p>
        </w:tc>
        <w:tc>
          <w:tcPr>
            <w:tcW w:w="1094" w:type="dxa"/>
            <w:tcBorders>
              <w:top w:val="single" w:sz="4" w:space="0" w:color="auto"/>
              <w:left w:val="single" w:sz="4" w:space="0" w:color="auto"/>
              <w:bottom w:val="nil"/>
              <w:right w:val="single" w:sz="4" w:space="0" w:color="auto"/>
            </w:tcBorders>
            <w:shd w:val="clear" w:color="auto" w:fill="auto"/>
            <w:noWrap/>
            <w:vAlign w:val="bottom"/>
            <w:hideMark/>
            <w:tcPrChange w:id="6912" w:author="Hervé Monnerie" w:date="2014-06-25T10:28:00Z">
              <w:tcPr>
                <w:tcW w:w="1152" w:type="dxa"/>
                <w:tcBorders>
                  <w:top w:val="single" w:sz="4" w:space="0" w:color="auto"/>
                  <w:left w:val="single" w:sz="4" w:space="0" w:color="auto"/>
                  <w:bottom w:val="nil"/>
                  <w:right w:val="single" w:sz="4" w:space="0" w:color="auto"/>
                </w:tcBorders>
                <w:shd w:val="clear" w:color="auto" w:fill="auto"/>
                <w:noWrap/>
                <w:vAlign w:val="bottom"/>
                <w:hideMark/>
              </w:tcPr>
            </w:tcPrChange>
          </w:tcPr>
          <w:p w14:paraId="584BD365" w14:textId="77777777" w:rsidR="00BD57E6" w:rsidRPr="00BD57E6" w:rsidRDefault="00BD57E6">
            <w:pPr>
              <w:jc w:val="center"/>
              <w:rPr>
                <w:ins w:id="6913" w:author="Hervé Monnerie" w:date="2014-06-25T10:26:00Z"/>
                <w:rFonts w:ascii="Helvetica Neue Light" w:eastAsia="Times New Roman" w:hAnsi="Helvetica Neue Light" w:cs="Times New Roman"/>
                <w:b/>
                <w:bCs/>
                <w:szCs w:val="20"/>
                <w:rPrChange w:id="6914" w:author="Hervé Monnerie" w:date="2014-06-25T10:26:00Z">
                  <w:rPr>
                    <w:ins w:id="6915" w:author="Hervé Monnerie" w:date="2014-06-25T10:26:00Z"/>
                  </w:rPr>
                </w:rPrChange>
              </w:rPr>
              <w:pPrChange w:id="6916" w:author="Hervé Monnerie" w:date="2014-06-25T10:26:00Z">
                <w:pPr/>
              </w:pPrChange>
            </w:pPr>
          </w:p>
        </w:tc>
        <w:tc>
          <w:tcPr>
            <w:tcW w:w="1187" w:type="dxa"/>
            <w:tcBorders>
              <w:top w:val="single" w:sz="4" w:space="0" w:color="auto"/>
              <w:left w:val="nil"/>
              <w:bottom w:val="nil"/>
              <w:right w:val="single" w:sz="4" w:space="0" w:color="auto"/>
            </w:tcBorders>
            <w:shd w:val="clear" w:color="auto" w:fill="auto"/>
            <w:vAlign w:val="center"/>
            <w:hideMark/>
            <w:tcPrChange w:id="6917" w:author="Hervé Monnerie" w:date="2014-06-25T10:28:00Z">
              <w:tcPr>
                <w:tcW w:w="1150" w:type="dxa"/>
                <w:tcBorders>
                  <w:top w:val="single" w:sz="4" w:space="0" w:color="auto"/>
                  <w:left w:val="nil"/>
                  <w:bottom w:val="nil"/>
                  <w:right w:val="single" w:sz="4" w:space="0" w:color="auto"/>
                </w:tcBorders>
                <w:shd w:val="clear" w:color="auto" w:fill="auto"/>
                <w:vAlign w:val="center"/>
                <w:hideMark/>
              </w:tcPr>
            </w:tcPrChange>
          </w:tcPr>
          <w:p w14:paraId="6FF9A6C0" w14:textId="77777777" w:rsidR="00BD57E6" w:rsidRPr="00BD57E6" w:rsidRDefault="00BD57E6" w:rsidP="00BD57E6">
            <w:pPr>
              <w:jc w:val="center"/>
              <w:rPr>
                <w:ins w:id="6918" w:author="Hervé Monnerie" w:date="2014-06-25T10:26:00Z"/>
                <w:rFonts w:ascii="Helvetica Neue Light" w:eastAsia="Times New Roman" w:hAnsi="Helvetica Neue Light" w:cs="Times New Roman"/>
                <w:b/>
                <w:bCs/>
                <w:szCs w:val="20"/>
                <w:rPrChange w:id="6919" w:author="Hervé Monnerie" w:date="2014-06-25T10:26:00Z">
                  <w:rPr>
                    <w:ins w:id="6920" w:author="Hervé Monnerie" w:date="2014-06-25T10:26:00Z"/>
                  </w:rPr>
                </w:rPrChange>
              </w:rPr>
            </w:pPr>
            <w:ins w:id="6921" w:author="Hervé Monnerie" w:date="2014-06-25T10:26:00Z">
              <w:r w:rsidRPr="00BD57E6">
                <w:rPr>
                  <w:rFonts w:ascii="Helvetica Neue Light" w:eastAsia="Times New Roman" w:hAnsi="Helvetica Neue Light" w:cs="Times New Roman"/>
                  <w:b/>
                  <w:bCs/>
                  <w:szCs w:val="20"/>
                  <w:rPrChange w:id="6922" w:author="Hervé Monnerie" w:date="2014-06-25T10:26:00Z">
                    <w:rPr/>
                  </w:rPrChange>
                </w:rPr>
                <w:t>Inscription</w:t>
              </w:r>
            </w:ins>
          </w:p>
        </w:tc>
        <w:tc>
          <w:tcPr>
            <w:tcW w:w="1092" w:type="dxa"/>
            <w:tcBorders>
              <w:top w:val="single" w:sz="4" w:space="0" w:color="auto"/>
              <w:left w:val="nil"/>
              <w:bottom w:val="nil"/>
              <w:right w:val="single" w:sz="4" w:space="0" w:color="auto"/>
            </w:tcBorders>
            <w:shd w:val="clear" w:color="auto" w:fill="auto"/>
            <w:vAlign w:val="center"/>
            <w:hideMark/>
            <w:tcPrChange w:id="6923" w:author="Hervé Monnerie" w:date="2014-06-25T10:28:00Z">
              <w:tcPr>
                <w:tcW w:w="1150" w:type="dxa"/>
                <w:tcBorders>
                  <w:top w:val="single" w:sz="4" w:space="0" w:color="auto"/>
                  <w:left w:val="nil"/>
                  <w:bottom w:val="nil"/>
                  <w:right w:val="single" w:sz="4" w:space="0" w:color="auto"/>
                </w:tcBorders>
                <w:shd w:val="clear" w:color="auto" w:fill="auto"/>
                <w:vAlign w:val="center"/>
                <w:hideMark/>
              </w:tcPr>
            </w:tcPrChange>
          </w:tcPr>
          <w:p w14:paraId="577F0484" w14:textId="77777777" w:rsidR="00BD57E6" w:rsidRPr="00BD57E6" w:rsidRDefault="00BD57E6" w:rsidP="00BD57E6">
            <w:pPr>
              <w:jc w:val="center"/>
              <w:rPr>
                <w:ins w:id="6924" w:author="Hervé Monnerie" w:date="2014-06-25T10:26:00Z"/>
                <w:rFonts w:ascii="Helvetica Neue Light" w:eastAsia="Times New Roman" w:hAnsi="Helvetica Neue Light" w:cs="Times New Roman"/>
                <w:b/>
                <w:bCs/>
                <w:szCs w:val="20"/>
                <w:rPrChange w:id="6925" w:author="Hervé Monnerie" w:date="2014-06-25T10:26:00Z">
                  <w:rPr>
                    <w:ins w:id="6926" w:author="Hervé Monnerie" w:date="2014-06-25T10:26:00Z"/>
                  </w:rPr>
                </w:rPrChange>
              </w:rPr>
            </w:pPr>
            <w:ins w:id="6927" w:author="Hervé Monnerie" w:date="2014-06-25T10:26:00Z">
              <w:r w:rsidRPr="00BD57E6">
                <w:rPr>
                  <w:rFonts w:ascii="Helvetica Neue Light" w:eastAsia="Times New Roman" w:hAnsi="Helvetica Neue Light" w:cs="Times New Roman"/>
                  <w:b/>
                  <w:bCs/>
                  <w:szCs w:val="20"/>
                  <w:rPrChange w:id="6928" w:author="Hervé Monnerie" w:date="2014-06-25T10:26:00Z">
                    <w:rPr/>
                  </w:rPrChange>
                </w:rPr>
                <w:t>Analyse Cédant</w:t>
              </w:r>
            </w:ins>
          </w:p>
        </w:tc>
        <w:tc>
          <w:tcPr>
            <w:tcW w:w="1094" w:type="dxa"/>
            <w:tcBorders>
              <w:top w:val="single" w:sz="4" w:space="0" w:color="auto"/>
              <w:left w:val="nil"/>
              <w:bottom w:val="nil"/>
              <w:right w:val="single" w:sz="4" w:space="0" w:color="auto"/>
            </w:tcBorders>
            <w:shd w:val="clear" w:color="auto" w:fill="auto"/>
            <w:vAlign w:val="center"/>
            <w:hideMark/>
            <w:tcPrChange w:id="6929" w:author="Hervé Monnerie" w:date="2014-06-25T10:28:00Z">
              <w:tcPr>
                <w:tcW w:w="1152" w:type="dxa"/>
                <w:tcBorders>
                  <w:top w:val="single" w:sz="4" w:space="0" w:color="auto"/>
                  <w:left w:val="nil"/>
                  <w:bottom w:val="nil"/>
                  <w:right w:val="single" w:sz="4" w:space="0" w:color="auto"/>
                </w:tcBorders>
                <w:shd w:val="clear" w:color="auto" w:fill="auto"/>
                <w:vAlign w:val="center"/>
                <w:hideMark/>
              </w:tcPr>
            </w:tcPrChange>
          </w:tcPr>
          <w:p w14:paraId="3EDD2407" w14:textId="77777777" w:rsidR="00BD57E6" w:rsidRPr="00BD57E6" w:rsidRDefault="00BD57E6" w:rsidP="00BD57E6">
            <w:pPr>
              <w:jc w:val="center"/>
              <w:rPr>
                <w:ins w:id="6930" w:author="Hervé Monnerie" w:date="2014-06-25T10:26:00Z"/>
                <w:rFonts w:ascii="Helvetica Neue Light" w:eastAsia="Times New Roman" w:hAnsi="Helvetica Neue Light" w:cs="Times New Roman"/>
                <w:b/>
                <w:bCs/>
                <w:szCs w:val="20"/>
                <w:rPrChange w:id="6931" w:author="Hervé Monnerie" w:date="2014-06-25T10:26:00Z">
                  <w:rPr>
                    <w:ins w:id="6932" w:author="Hervé Monnerie" w:date="2014-06-25T10:26:00Z"/>
                  </w:rPr>
                </w:rPrChange>
              </w:rPr>
            </w:pPr>
            <w:ins w:id="6933" w:author="Hervé Monnerie" w:date="2014-06-25T10:26:00Z">
              <w:r w:rsidRPr="00BD57E6">
                <w:rPr>
                  <w:rFonts w:ascii="Helvetica Neue Light" w:eastAsia="Times New Roman" w:hAnsi="Helvetica Neue Light" w:cs="Times New Roman"/>
                  <w:b/>
                  <w:bCs/>
                  <w:szCs w:val="20"/>
                  <w:rPrChange w:id="6934" w:author="Hervé Monnerie" w:date="2014-06-25T10:26:00Z">
                    <w:rPr/>
                  </w:rPrChange>
                </w:rPr>
                <w:t>Comité Crédit</w:t>
              </w:r>
            </w:ins>
          </w:p>
        </w:tc>
        <w:tc>
          <w:tcPr>
            <w:tcW w:w="1438" w:type="dxa"/>
            <w:tcBorders>
              <w:top w:val="single" w:sz="4" w:space="0" w:color="auto"/>
              <w:left w:val="nil"/>
              <w:bottom w:val="nil"/>
              <w:right w:val="single" w:sz="4" w:space="0" w:color="auto"/>
            </w:tcBorders>
            <w:shd w:val="clear" w:color="auto" w:fill="auto"/>
            <w:vAlign w:val="center"/>
            <w:hideMark/>
            <w:tcPrChange w:id="6935" w:author="Hervé Monnerie" w:date="2014-06-25T10:28:00Z">
              <w:tcPr>
                <w:tcW w:w="1513" w:type="dxa"/>
                <w:tcBorders>
                  <w:top w:val="single" w:sz="4" w:space="0" w:color="auto"/>
                  <w:left w:val="nil"/>
                  <w:bottom w:val="nil"/>
                  <w:right w:val="single" w:sz="4" w:space="0" w:color="auto"/>
                </w:tcBorders>
                <w:shd w:val="clear" w:color="auto" w:fill="auto"/>
                <w:vAlign w:val="center"/>
                <w:hideMark/>
              </w:tcPr>
            </w:tcPrChange>
          </w:tcPr>
          <w:p w14:paraId="44BC05D9" w14:textId="77777777" w:rsidR="00BD57E6" w:rsidRPr="00BD57E6" w:rsidRDefault="00BD57E6" w:rsidP="0002201A">
            <w:pPr>
              <w:jc w:val="center"/>
              <w:rPr>
                <w:ins w:id="6936" w:author="Hervé Monnerie" w:date="2014-06-25T10:26:00Z"/>
                <w:rFonts w:ascii="Helvetica Neue Light" w:eastAsia="Times New Roman" w:hAnsi="Helvetica Neue Light" w:cs="Times New Roman"/>
                <w:b/>
                <w:bCs/>
                <w:szCs w:val="20"/>
                <w:rPrChange w:id="6937" w:author="Hervé Monnerie" w:date="2014-06-25T10:26:00Z">
                  <w:rPr>
                    <w:ins w:id="6938" w:author="Hervé Monnerie" w:date="2014-06-25T10:26:00Z"/>
                  </w:rPr>
                </w:rPrChange>
              </w:rPr>
            </w:pPr>
            <w:ins w:id="6939" w:author="Hervé Monnerie" w:date="2014-06-25T10:26:00Z">
              <w:r w:rsidRPr="00BD57E6">
                <w:rPr>
                  <w:rFonts w:ascii="Helvetica Neue Light" w:eastAsia="Times New Roman" w:hAnsi="Helvetica Neue Light" w:cs="Times New Roman"/>
                  <w:b/>
                  <w:bCs/>
                  <w:szCs w:val="20"/>
                  <w:rPrChange w:id="6940" w:author="Hervé Monnerie" w:date="2014-06-25T10:26:00Z">
                    <w:rPr/>
                  </w:rPrChange>
                </w:rPr>
                <w:t>Validation</w:t>
              </w:r>
            </w:ins>
          </w:p>
        </w:tc>
      </w:tr>
      <w:tr w:rsidR="00BD57E6" w:rsidRPr="00BD57E6" w14:paraId="688126BE" w14:textId="77777777" w:rsidTr="00BD57E6">
        <w:trPr>
          <w:divId w:val="1776631586"/>
          <w:trHeight w:val="285"/>
          <w:ins w:id="6941" w:author="Hervé Monnerie" w:date="2014-06-25T10:26:00Z"/>
          <w:trPrChange w:id="6942" w:author="Hervé Monnerie" w:date="2014-06-25T10:28:00Z">
            <w:trPr>
              <w:divId w:val="1776631586"/>
              <w:trHeight w:val="293"/>
            </w:trPr>
          </w:trPrChange>
        </w:trPr>
        <w:tc>
          <w:tcPr>
            <w:tcW w:w="4054" w:type="dxa"/>
            <w:tcBorders>
              <w:top w:val="single" w:sz="4" w:space="0" w:color="auto"/>
              <w:left w:val="single" w:sz="4" w:space="0" w:color="auto"/>
              <w:bottom w:val="double" w:sz="6" w:space="0" w:color="auto"/>
              <w:right w:val="single" w:sz="4" w:space="0" w:color="auto"/>
            </w:tcBorders>
            <w:shd w:val="clear" w:color="000000" w:fill="D9D9D9"/>
            <w:noWrap/>
            <w:vAlign w:val="bottom"/>
            <w:hideMark/>
            <w:tcPrChange w:id="6943" w:author="Hervé Monnerie" w:date="2014-06-25T10:28:00Z">
              <w:tcPr>
                <w:tcW w:w="4263" w:type="dxa"/>
                <w:tcBorders>
                  <w:top w:val="single" w:sz="4" w:space="0" w:color="auto"/>
                  <w:left w:val="single" w:sz="4" w:space="0" w:color="auto"/>
                  <w:bottom w:val="double" w:sz="6" w:space="0" w:color="auto"/>
                  <w:right w:val="single" w:sz="4" w:space="0" w:color="auto"/>
                </w:tcBorders>
                <w:shd w:val="clear" w:color="000000" w:fill="D9D9D9"/>
                <w:noWrap/>
                <w:vAlign w:val="bottom"/>
                <w:hideMark/>
              </w:tcPr>
            </w:tcPrChange>
          </w:tcPr>
          <w:p w14:paraId="3679C717" w14:textId="77777777" w:rsidR="00BD57E6" w:rsidRPr="00BD57E6" w:rsidRDefault="00BD57E6" w:rsidP="00BD57E6">
            <w:pPr>
              <w:jc w:val="center"/>
              <w:rPr>
                <w:ins w:id="6944" w:author="Hervé Monnerie" w:date="2014-06-25T10:26:00Z"/>
                <w:rFonts w:ascii="Helvetica Neue Light" w:eastAsia="Times New Roman" w:hAnsi="Helvetica Neue Light" w:cs="Times New Roman"/>
                <w:szCs w:val="20"/>
                <w:rPrChange w:id="6945" w:author="Hervé Monnerie" w:date="2014-06-25T10:26:00Z">
                  <w:rPr>
                    <w:ins w:id="6946" w:author="Hervé Monnerie" w:date="2014-06-25T10:26:00Z"/>
                  </w:rPr>
                </w:rPrChange>
              </w:rPr>
            </w:pPr>
            <w:ins w:id="6947" w:author="Hervé Monnerie" w:date="2014-06-25T10:26:00Z">
              <w:r w:rsidRPr="00BD57E6">
                <w:rPr>
                  <w:rFonts w:ascii="Helvetica Neue Light" w:eastAsia="Times New Roman" w:hAnsi="Helvetica Neue Light" w:cs="Times New Roman"/>
                  <w:szCs w:val="20"/>
                  <w:rPrChange w:id="6948" w:author="Hervé Monnerie" w:date="2014-06-25T10:26:00Z">
                    <w:rPr/>
                  </w:rPrChange>
                </w:rPr>
                <w:t>Date de fin de période</w:t>
              </w:r>
            </w:ins>
          </w:p>
        </w:tc>
        <w:tc>
          <w:tcPr>
            <w:tcW w:w="330" w:type="dxa"/>
            <w:tcBorders>
              <w:top w:val="single" w:sz="4" w:space="0" w:color="auto"/>
              <w:left w:val="nil"/>
              <w:bottom w:val="double" w:sz="6" w:space="0" w:color="auto"/>
              <w:right w:val="single" w:sz="4" w:space="0" w:color="auto"/>
            </w:tcBorders>
            <w:shd w:val="clear" w:color="000000" w:fill="D9D9D9"/>
            <w:noWrap/>
            <w:vAlign w:val="bottom"/>
            <w:hideMark/>
            <w:tcPrChange w:id="6949" w:author="Hervé Monnerie" w:date="2014-06-25T10:28:00Z">
              <w:tcPr>
                <w:tcW w:w="348" w:type="dxa"/>
                <w:tcBorders>
                  <w:top w:val="single" w:sz="4" w:space="0" w:color="auto"/>
                  <w:left w:val="nil"/>
                  <w:bottom w:val="double" w:sz="6" w:space="0" w:color="auto"/>
                  <w:right w:val="single" w:sz="4" w:space="0" w:color="auto"/>
                </w:tcBorders>
                <w:shd w:val="clear" w:color="000000" w:fill="D9D9D9"/>
                <w:noWrap/>
                <w:vAlign w:val="bottom"/>
                <w:hideMark/>
              </w:tcPr>
            </w:tcPrChange>
          </w:tcPr>
          <w:p w14:paraId="78D79EAF" w14:textId="77777777" w:rsidR="00BD57E6" w:rsidRPr="00BD57E6" w:rsidRDefault="00BD57E6">
            <w:pPr>
              <w:jc w:val="center"/>
              <w:rPr>
                <w:ins w:id="6950" w:author="Hervé Monnerie" w:date="2014-06-25T10:26:00Z"/>
                <w:rFonts w:ascii="Helvetica Neue Light" w:eastAsia="Times New Roman" w:hAnsi="Helvetica Neue Light" w:cs="Times New Roman"/>
                <w:szCs w:val="20"/>
                <w:rPrChange w:id="6951" w:author="Hervé Monnerie" w:date="2014-06-25T10:26:00Z">
                  <w:rPr>
                    <w:ins w:id="6952" w:author="Hervé Monnerie" w:date="2014-06-25T10:26:00Z"/>
                  </w:rPr>
                </w:rPrChange>
              </w:rPr>
              <w:pPrChange w:id="6953" w:author="Hervé Monnerie" w:date="2014-06-25T10:26:00Z">
                <w:pPr>
                  <w:jc w:val="left"/>
                </w:pPr>
              </w:pPrChange>
            </w:pPr>
            <w:ins w:id="6954" w:author="Hervé Monnerie" w:date="2014-06-25T10:26:00Z">
              <w:r w:rsidRPr="00BD57E6">
                <w:rPr>
                  <w:rFonts w:ascii="Helvetica Neue Light" w:eastAsia="Times New Roman" w:hAnsi="Helvetica Neue Light" w:cs="Times New Roman"/>
                  <w:szCs w:val="20"/>
                  <w:rPrChange w:id="6955" w:author="Hervé Monnerie" w:date="2014-06-25T10:26:00Z">
                    <w:rPr/>
                  </w:rPrChange>
                </w:rPr>
                <w:t> </w:t>
              </w:r>
            </w:ins>
          </w:p>
        </w:tc>
        <w:tc>
          <w:tcPr>
            <w:tcW w:w="1094" w:type="dxa"/>
            <w:tcBorders>
              <w:top w:val="single" w:sz="4" w:space="0" w:color="auto"/>
              <w:left w:val="nil"/>
              <w:bottom w:val="double" w:sz="6" w:space="0" w:color="auto"/>
              <w:right w:val="single" w:sz="4" w:space="0" w:color="auto"/>
            </w:tcBorders>
            <w:shd w:val="clear" w:color="000000" w:fill="D9D9D9"/>
            <w:noWrap/>
            <w:vAlign w:val="bottom"/>
            <w:hideMark/>
            <w:tcPrChange w:id="6956" w:author="Hervé Monnerie" w:date="2014-06-25T10:28:00Z">
              <w:tcPr>
                <w:tcW w:w="1152" w:type="dxa"/>
                <w:tcBorders>
                  <w:top w:val="single" w:sz="4" w:space="0" w:color="auto"/>
                  <w:left w:val="nil"/>
                  <w:bottom w:val="double" w:sz="6" w:space="0" w:color="auto"/>
                  <w:right w:val="single" w:sz="4" w:space="0" w:color="auto"/>
                </w:tcBorders>
                <w:shd w:val="clear" w:color="000000" w:fill="D9D9D9"/>
                <w:noWrap/>
                <w:vAlign w:val="bottom"/>
                <w:hideMark/>
              </w:tcPr>
            </w:tcPrChange>
          </w:tcPr>
          <w:p w14:paraId="02EF9DE8" w14:textId="77777777" w:rsidR="00BD57E6" w:rsidRPr="00BD57E6" w:rsidRDefault="00BD57E6" w:rsidP="00BD57E6">
            <w:pPr>
              <w:jc w:val="center"/>
              <w:rPr>
                <w:ins w:id="6957" w:author="Hervé Monnerie" w:date="2014-06-25T10:26:00Z"/>
                <w:rFonts w:ascii="Helvetica Neue Light" w:eastAsia="Times New Roman" w:hAnsi="Helvetica Neue Light" w:cs="Times New Roman"/>
                <w:szCs w:val="20"/>
                <w:rPrChange w:id="6958" w:author="Hervé Monnerie" w:date="2014-06-25T10:26:00Z">
                  <w:rPr>
                    <w:ins w:id="6959" w:author="Hervé Monnerie" w:date="2014-06-25T10:26:00Z"/>
                  </w:rPr>
                </w:rPrChange>
              </w:rPr>
            </w:pPr>
            <w:ins w:id="6960" w:author="Hervé Monnerie" w:date="2014-06-25T10:26:00Z">
              <w:r w:rsidRPr="00BD57E6">
                <w:rPr>
                  <w:rFonts w:ascii="Helvetica Neue Light" w:eastAsia="Times New Roman" w:hAnsi="Helvetica Neue Light" w:cs="Times New Roman"/>
                  <w:szCs w:val="20"/>
                  <w:rPrChange w:id="6961" w:author="Hervé Monnerie" w:date="2014-06-25T10:26:00Z">
                    <w:rPr/>
                  </w:rPrChange>
                </w:rPr>
                <w:t> </w:t>
              </w:r>
            </w:ins>
          </w:p>
        </w:tc>
        <w:tc>
          <w:tcPr>
            <w:tcW w:w="1187" w:type="dxa"/>
            <w:tcBorders>
              <w:top w:val="single" w:sz="4" w:space="0" w:color="auto"/>
              <w:left w:val="nil"/>
              <w:bottom w:val="double" w:sz="6" w:space="0" w:color="auto"/>
              <w:right w:val="single" w:sz="4" w:space="0" w:color="auto"/>
            </w:tcBorders>
            <w:shd w:val="clear" w:color="000000" w:fill="D9D9D9"/>
            <w:noWrap/>
            <w:vAlign w:val="center"/>
            <w:hideMark/>
            <w:tcPrChange w:id="6962" w:author="Hervé Monnerie" w:date="2014-06-25T10:28:00Z">
              <w:tcPr>
                <w:tcW w:w="1150" w:type="dxa"/>
                <w:tcBorders>
                  <w:top w:val="single" w:sz="4" w:space="0" w:color="auto"/>
                  <w:left w:val="nil"/>
                  <w:bottom w:val="double" w:sz="6" w:space="0" w:color="auto"/>
                  <w:right w:val="single" w:sz="4" w:space="0" w:color="auto"/>
                </w:tcBorders>
                <w:shd w:val="clear" w:color="000000" w:fill="D9D9D9"/>
                <w:noWrap/>
                <w:vAlign w:val="center"/>
                <w:hideMark/>
              </w:tcPr>
            </w:tcPrChange>
          </w:tcPr>
          <w:p w14:paraId="3D898A59" w14:textId="77777777" w:rsidR="00BD57E6" w:rsidRPr="00BD57E6" w:rsidRDefault="00BD57E6" w:rsidP="00BD57E6">
            <w:pPr>
              <w:jc w:val="center"/>
              <w:rPr>
                <w:ins w:id="6963" w:author="Hervé Monnerie" w:date="2014-06-25T10:26:00Z"/>
                <w:rFonts w:ascii="Helvetica Neue Light" w:eastAsia="Times New Roman" w:hAnsi="Helvetica Neue Light" w:cs="Times New Roman"/>
                <w:szCs w:val="20"/>
                <w:rPrChange w:id="6964" w:author="Hervé Monnerie" w:date="2014-06-25T10:26:00Z">
                  <w:rPr>
                    <w:ins w:id="6965" w:author="Hervé Monnerie" w:date="2014-06-25T10:26:00Z"/>
                  </w:rPr>
                </w:rPrChange>
              </w:rPr>
            </w:pPr>
            <w:ins w:id="6966" w:author="Hervé Monnerie" w:date="2014-06-25T10:26:00Z">
              <w:r w:rsidRPr="00BD57E6">
                <w:rPr>
                  <w:rFonts w:ascii="Helvetica Neue Light" w:eastAsia="Times New Roman" w:hAnsi="Helvetica Neue Light" w:cs="Times New Roman"/>
                  <w:szCs w:val="20"/>
                  <w:rPrChange w:id="6967" w:author="Hervé Monnerie" w:date="2014-06-25T10:26:00Z">
                    <w:rPr/>
                  </w:rPrChange>
                </w:rPr>
                <w:t>J+0 20h</w:t>
              </w:r>
            </w:ins>
          </w:p>
        </w:tc>
        <w:tc>
          <w:tcPr>
            <w:tcW w:w="1092" w:type="dxa"/>
            <w:tcBorders>
              <w:top w:val="single" w:sz="4" w:space="0" w:color="auto"/>
              <w:left w:val="nil"/>
              <w:bottom w:val="double" w:sz="6" w:space="0" w:color="auto"/>
              <w:right w:val="single" w:sz="4" w:space="0" w:color="auto"/>
            </w:tcBorders>
            <w:shd w:val="clear" w:color="000000" w:fill="D9D9D9"/>
            <w:noWrap/>
            <w:vAlign w:val="bottom"/>
            <w:hideMark/>
            <w:tcPrChange w:id="6968" w:author="Hervé Monnerie" w:date="2014-06-25T10:28:00Z">
              <w:tcPr>
                <w:tcW w:w="1150" w:type="dxa"/>
                <w:tcBorders>
                  <w:top w:val="single" w:sz="4" w:space="0" w:color="auto"/>
                  <w:left w:val="nil"/>
                  <w:bottom w:val="double" w:sz="6" w:space="0" w:color="auto"/>
                  <w:right w:val="single" w:sz="4" w:space="0" w:color="auto"/>
                </w:tcBorders>
                <w:shd w:val="clear" w:color="000000" w:fill="D9D9D9"/>
                <w:noWrap/>
                <w:vAlign w:val="bottom"/>
                <w:hideMark/>
              </w:tcPr>
            </w:tcPrChange>
          </w:tcPr>
          <w:p w14:paraId="608D5398" w14:textId="77777777" w:rsidR="00BD57E6" w:rsidRPr="00BD57E6" w:rsidRDefault="00BD57E6" w:rsidP="00BD57E6">
            <w:pPr>
              <w:jc w:val="center"/>
              <w:rPr>
                <w:ins w:id="6969" w:author="Hervé Monnerie" w:date="2014-06-25T10:26:00Z"/>
                <w:rFonts w:ascii="Helvetica Neue Light" w:eastAsia="Times New Roman" w:hAnsi="Helvetica Neue Light" w:cs="Times New Roman"/>
                <w:szCs w:val="20"/>
                <w:rPrChange w:id="6970" w:author="Hervé Monnerie" w:date="2014-06-25T10:26:00Z">
                  <w:rPr>
                    <w:ins w:id="6971" w:author="Hervé Monnerie" w:date="2014-06-25T10:26:00Z"/>
                  </w:rPr>
                </w:rPrChange>
              </w:rPr>
            </w:pPr>
            <w:ins w:id="6972" w:author="Hervé Monnerie" w:date="2014-06-25T10:26:00Z">
              <w:r w:rsidRPr="00BD57E6">
                <w:rPr>
                  <w:rFonts w:ascii="Helvetica Neue Light" w:eastAsia="Times New Roman" w:hAnsi="Helvetica Neue Light" w:cs="Times New Roman"/>
                  <w:szCs w:val="20"/>
                  <w:rPrChange w:id="6973" w:author="Hervé Monnerie" w:date="2014-06-25T10:26:00Z">
                    <w:rPr/>
                  </w:rPrChange>
                </w:rPr>
                <w:t>J+1 17h</w:t>
              </w:r>
            </w:ins>
          </w:p>
        </w:tc>
        <w:tc>
          <w:tcPr>
            <w:tcW w:w="1094" w:type="dxa"/>
            <w:tcBorders>
              <w:top w:val="single" w:sz="4" w:space="0" w:color="auto"/>
              <w:left w:val="nil"/>
              <w:bottom w:val="double" w:sz="6" w:space="0" w:color="auto"/>
              <w:right w:val="single" w:sz="4" w:space="0" w:color="auto"/>
            </w:tcBorders>
            <w:shd w:val="clear" w:color="000000" w:fill="D9D9D9"/>
            <w:noWrap/>
            <w:vAlign w:val="bottom"/>
            <w:hideMark/>
            <w:tcPrChange w:id="6974" w:author="Hervé Monnerie" w:date="2014-06-25T10:28:00Z">
              <w:tcPr>
                <w:tcW w:w="1152" w:type="dxa"/>
                <w:tcBorders>
                  <w:top w:val="single" w:sz="4" w:space="0" w:color="auto"/>
                  <w:left w:val="nil"/>
                  <w:bottom w:val="double" w:sz="6" w:space="0" w:color="auto"/>
                  <w:right w:val="single" w:sz="4" w:space="0" w:color="auto"/>
                </w:tcBorders>
                <w:shd w:val="clear" w:color="000000" w:fill="D9D9D9"/>
                <w:noWrap/>
                <w:vAlign w:val="bottom"/>
                <w:hideMark/>
              </w:tcPr>
            </w:tcPrChange>
          </w:tcPr>
          <w:p w14:paraId="28CCE834" w14:textId="77777777" w:rsidR="00BD57E6" w:rsidRPr="00BD57E6" w:rsidRDefault="00BD57E6" w:rsidP="0002201A">
            <w:pPr>
              <w:jc w:val="center"/>
              <w:rPr>
                <w:ins w:id="6975" w:author="Hervé Monnerie" w:date="2014-06-25T10:26:00Z"/>
                <w:rFonts w:ascii="Helvetica Neue Light" w:eastAsia="Times New Roman" w:hAnsi="Helvetica Neue Light" w:cs="Times New Roman"/>
                <w:szCs w:val="20"/>
                <w:rPrChange w:id="6976" w:author="Hervé Monnerie" w:date="2014-06-25T10:26:00Z">
                  <w:rPr>
                    <w:ins w:id="6977" w:author="Hervé Monnerie" w:date="2014-06-25T10:26:00Z"/>
                  </w:rPr>
                </w:rPrChange>
              </w:rPr>
            </w:pPr>
            <w:ins w:id="6978" w:author="Hervé Monnerie" w:date="2014-06-25T10:26:00Z">
              <w:r w:rsidRPr="00BD57E6">
                <w:rPr>
                  <w:rFonts w:ascii="Helvetica Neue Light" w:eastAsia="Times New Roman" w:hAnsi="Helvetica Neue Light" w:cs="Times New Roman"/>
                  <w:szCs w:val="20"/>
                  <w:rPrChange w:id="6979" w:author="Hervé Monnerie" w:date="2014-06-25T10:26:00Z">
                    <w:rPr/>
                  </w:rPrChange>
                </w:rPr>
                <w:t>J+1 18h</w:t>
              </w:r>
            </w:ins>
          </w:p>
        </w:tc>
        <w:tc>
          <w:tcPr>
            <w:tcW w:w="1438" w:type="dxa"/>
            <w:tcBorders>
              <w:top w:val="single" w:sz="4" w:space="0" w:color="auto"/>
              <w:left w:val="nil"/>
              <w:bottom w:val="double" w:sz="6" w:space="0" w:color="auto"/>
              <w:right w:val="single" w:sz="4" w:space="0" w:color="auto"/>
            </w:tcBorders>
            <w:shd w:val="clear" w:color="000000" w:fill="D9D9D9"/>
            <w:noWrap/>
            <w:vAlign w:val="bottom"/>
            <w:hideMark/>
            <w:tcPrChange w:id="6980" w:author="Hervé Monnerie" w:date="2014-06-25T10:28:00Z">
              <w:tcPr>
                <w:tcW w:w="1513" w:type="dxa"/>
                <w:tcBorders>
                  <w:top w:val="single" w:sz="4" w:space="0" w:color="auto"/>
                  <w:left w:val="nil"/>
                  <w:bottom w:val="double" w:sz="6" w:space="0" w:color="auto"/>
                  <w:right w:val="single" w:sz="4" w:space="0" w:color="auto"/>
                </w:tcBorders>
                <w:shd w:val="clear" w:color="000000" w:fill="D9D9D9"/>
                <w:noWrap/>
                <w:vAlign w:val="bottom"/>
                <w:hideMark/>
              </w:tcPr>
            </w:tcPrChange>
          </w:tcPr>
          <w:p w14:paraId="57F4E1A4" w14:textId="77777777" w:rsidR="00BD57E6" w:rsidRPr="00BD57E6" w:rsidRDefault="00BD57E6" w:rsidP="00CB4CF4">
            <w:pPr>
              <w:jc w:val="center"/>
              <w:rPr>
                <w:ins w:id="6981" w:author="Hervé Monnerie" w:date="2014-06-25T10:26:00Z"/>
                <w:rFonts w:ascii="Helvetica Neue Light" w:eastAsia="Times New Roman" w:hAnsi="Helvetica Neue Light" w:cs="Times New Roman"/>
                <w:szCs w:val="20"/>
                <w:rPrChange w:id="6982" w:author="Hervé Monnerie" w:date="2014-06-25T10:26:00Z">
                  <w:rPr>
                    <w:ins w:id="6983" w:author="Hervé Monnerie" w:date="2014-06-25T10:26:00Z"/>
                  </w:rPr>
                </w:rPrChange>
              </w:rPr>
            </w:pPr>
            <w:ins w:id="6984" w:author="Hervé Monnerie" w:date="2014-06-25T10:26:00Z">
              <w:r w:rsidRPr="00BD57E6">
                <w:rPr>
                  <w:rFonts w:ascii="Helvetica Neue Light" w:eastAsia="Times New Roman" w:hAnsi="Helvetica Neue Light" w:cs="Times New Roman"/>
                  <w:szCs w:val="20"/>
                  <w:rPrChange w:id="6985" w:author="Hervé Monnerie" w:date="2014-06-25T10:26:00Z">
                    <w:rPr/>
                  </w:rPrChange>
                </w:rPr>
                <w:t>J+1 18h</w:t>
              </w:r>
            </w:ins>
          </w:p>
        </w:tc>
      </w:tr>
      <w:tr w:rsidR="00BD57E6" w:rsidRPr="00BD57E6" w14:paraId="2D7BBDA0" w14:textId="77777777" w:rsidTr="00BD57E6">
        <w:trPr>
          <w:divId w:val="1776631586"/>
          <w:trHeight w:val="285"/>
          <w:ins w:id="6986" w:author="Hervé Monnerie" w:date="2014-06-25T10:26:00Z"/>
          <w:trPrChange w:id="6987" w:author="Hervé Monnerie" w:date="2014-06-25T10:28:00Z">
            <w:trPr>
              <w:divId w:val="1776631586"/>
              <w:trHeight w:val="293"/>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6988"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DB842E1" w14:textId="77777777" w:rsidR="00BD57E6" w:rsidRPr="00BD57E6" w:rsidRDefault="00BD57E6" w:rsidP="00BD57E6">
            <w:pPr>
              <w:jc w:val="left"/>
              <w:outlineLvl w:val="0"/>
              <w:rPr>
                <w:ins w:id="6989" w:author="Hervé Monnerie" w:date="2014-06-25T10:26:00Z"/>
                <w:rFonts w:ascii="Helvetica Neue Light" w:eastAsia="Times New Roman" w:hAnsi="Helvetica Neue Light" w:cs="Times New Roman"/>
                <w:szCs w:val="20"/>
                <w:rPrChange w:id="6990" w:author="Hervé Monnerie" w:date="2014-06-25T10:26:00Z">
                  <w:rPr>
                    <w:ins w:id="6991" w:author="Hervé Monnerie" w:date="2014-06-25T10:26:00Z"/>
                  </w:rPr>
                </w:rPrChange>
              </w:rPr>
            </w:pPr>
            <w:ins w:id="6992" w:author="Hervé Monnerie" w:date="2014-06-25T10:26:00Z">
              <w:r w:rsidRPr="00BD57E6">
                <w:rPr>
                  <w:rFonts w:ascii="Helvetica Neue Light" w:eastAsia="Times New Roman" w:hAnsi="Helvetica Neue Light" w:cs="Times New Roman"/>
                  <w:szCs w:val="20"/>
                  <w:rPrChange w:id="6993" w:author="Hervé Monnerie" w:date="2014-06-25T10:26:00Z">
                    <w:rPr/>
                  </w:rPrChange>
                </w:rPr>
                <w:t>Formulaire de contact</w:t>
              </w:r>
            </w:ins>
          </w:p>
        </w:tc>
        <w:tc>
          <w:tcPr>
            <w:tcW w:w="330" w:type="dxa"/>
            <w:tcBorders>
              <w:top w:val="nil"/>
              <w:left w:val="nil"/>
              <w:bottom w:val="single" w:sz="4" w:space="0" w:color="auto"/>
              <w:right w:val="single" w:sz="4" w:space="0" w:color="auto"/>
            </w:tcBorders>
            <w:shd w:val="clear" w:color="auto" w:fill="auto"/>
            <w:noWrap/>
            <w:vAlign w:val="bottom"/>
            <w:hideMark/>
            <w:tcPrChange w:id="6994"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60EA953E" w14:textId="77777777" w:rsidR="00BD57E6" w:rsidRPr="00BD57E6" w:rsidRDefault="00BD57E6">
            <w:pPr>
              <w:jc w:val="center"/>
              <w:outlineLvl w:val="0"/>
              <w:rPr>
                <w:ins w:id="6995" w:author="Hervé Monnerie" w:date="2014-06-25T10:26:00Z"/>
                <w:rFonts w:ascii="Helvetica Neue Light" w:eastAsia="Times New Roman" w:hAnsi="Helvetica Neue Light" w:cs="Times New Roman"/>
                <w:szCs w:val="20"/>
                <w:rPrChange w:id="6996" w:author="Hervé Monnerie" w:date="2014-06-25T10:26:00Z">
                  <w:rPr>
                    <w:ins w:id="6997" w:author="Hervé Monnerie" w:date="2014-06-25T10:26:00Z"/>
                  </w:rPr>
                </w:rPrChange>
              </w:rPr>
              <w:pPrChange w:id="6998" w:author="Hervé Monnerie" w:date="2014-06-25T10:26:00Z">
                <w:pPr>
                  <w:outlineLvl w:val="0"/>
                </w:pPr>
              </w:pPrChange>
            </w:pPr>
            <w:ins w:id="6999" w:author="Hervé Monnerie" w:date="2014-06-25T10:26:00Z">
              <w:r w:rsidRPr="00BD57E6">
                <w:rPr>
                  <w:rFonts w:ascii="Helvetica Neue Light" w:eastAsia="Times New Roman" w:hAnsi="Helvetica Neue Light" w:cs="Times New Roman"/>
                  <w:szCs w:val="20"/>
                  <w:rPrChange w:id="7000" w:author="Hervé Monnerie" w:date="2014-06-25T10:26:00Z">
                    <w:rPr/>
                  </w:rPrChange>
                </w:rPr>
                <w:t> </w:t>
              </w:r>
            </w:ins>
          </w:p>
        </w:tc>
        <w:tc>
          <w:tcPr>
            <w:tcW w:w="1094" w:type="dxa"/>
            <w:tcBorders>
              <w:top w:val="nil"/>
              <w:left w:val="nil"/>
              <w:bottom w:val="single" w:sz="4" w:space="0" w:color="auto"/>
              <w:right w:val="single" w:sz="4" w:space="0" w:color="auto"/>
            </w:tcBorders>
            <w:shd w:val="clear" w:color="000000" w:fill="F2DCDB"/>
            <w:noWrap/>
            <w:vAlign w:val="bottom"/>
            <w:hideMark/>
            <w:tcPrChange w:id="7001" w:author="Hervé Monnerie" w:date="2014-06-25T10:28:00Z">
              <w:tcPr>
                <w:tcW w:w="1152" w:type="dxa"/>
                <w:tcBorders>
                  <w:top w:val="nil"/>
                  <w:left w:val="nil"/>
                  <w:bottom w:val="single" w:sz="4" w:space="0" w:color="auto"/>
                  <w:right w:val="single" w:sz="4" w:space="0" w:color="auto"/>
                </w:tcBorders>
                <w:shd w:val="clear" w:color="000000" w:fill="F2DCDB"/>
                <w:noWrap/>
                <w:vAlign w:val="bottom"/>
                <w:hideMark/>
              </w:tcPr>
            </w:tcPrChange>
          </w:tcPr>
          <w:p w14:paraId="226C4DC2" w14:textId="77777777" w:rsidR="00BD57E6" w:rsidRPr="00BD57E6" w:rsidRDefault="00BD57E6" w:rsidP="00BD57E6">
            <w:pPr>
              <w:jc w:val="center"/>
              <w:outlineLvl w:val="0"/>
              <w:rPr>
                <w:ins w:id="7002" w:author="Hervé Monnerie" w:date="2014-06-25T10:26:00Z"/>
                <w:rFonts w:ascii="Helvetica Neue Light" w:eastAsia="Times New Roman" w:hAnsi="Helvetica Neue Light" w:cs="Times New Roman"/>
                <w:szCs w:val="20"/>
                <w:rPrChange w:id="7003" w:author="Hervé Monnerie" w:date="2014-06-25T10:26:00Z">
                  <w:rPr>
                    <w:ins w:id="7004" w:author="Hervé Monnerie" w:date="2014-06-25T10:26:00Z"/>
                  </w:rPr>
                </w:rPrChange>
              </w:rPr>
            </w:pPr>
            <w:ins w:id="7005" w:author="Hervé Monnerie" w:date="2014-06-25T10:26:00Z">
              <w:r w:rsidRPr="00BD57E6">
                <w:rPr>
                  <w:rFonts w:ascii="Helvetica Neue Light" w:eastAsia="Times New Roman" w:hAnsi="Helvetica Neue Light" w:cs="Times New Roman"/>
                  <w:szCs w:val="20"/>
                  <w:rPrChange w:id="7006" w:author="Hervé Monnerie" w:date="2014-06-25T10:26:00Z">
                    <w:rPr/>
                  </w:rPrChange>
                </w:rPr>
                <w:t>M</w:t>
              </w:r>
            </w:ins>
          </w:p>
        </w:tc>
        <w:tc>
          <w:tcPr>
            <w:tcW w:w="1187" w:type="dxa"/>
            <w:tcBorders>
              <w:top w:val="nil"/>
              <w:left w:val="nil"/>
              <w:bottom w:val="single" w:sz="4" w:space="0" w:color="auto"/>
              <w:right w:val="single" w:sz="4" w:space="0" w:color="auto"/>
            </w:tcBorders>
            <w:shd w:val="clear" w:color="auto" w:fill="auto"/>
            <w:noWrap/>
            <w:vAlign w:val="center"/>
            <w:hideMark/>
            <w:tcPrChange w:id="7007" w:author="Hervé Monnerie" w:date="2014-06-25T10:28:00Z">
              <w:tcPr>
                <w:tcW w:w="1150" w:type="dxa"/>
                <w:tcBorders>
                  <w:top w:val="nil"/>
                  <w:left w:val="nil"/>
                  <w:bottom w:val="single" w:sz="4" w:space="0" w:color="auto"/>
                  <w:right w:val="single" w:sz="4" w:space="0" w:color="auto"/>
                </w:tcBorders>
                <w:shd w:val="clear" w:color="auto" w:fill="auto"/>
                <w:noWrap/>
                <w:vAlign w:val="center"/>
                <w:hideMark/>
              </w:tcPr>
            </w:tcPrChange>
          </w:tcPr>
          <w:p w14:paraId="2FEFC3F9" w14:textId="77777777" w:rsidR="00BD57E6" w:rsidRPr="00BD57E6" w:rsidRDefault="00BD57E6" w:rsidP="00BD57E6">
            <w:pPr>
              <w:jc w:val="center"/>
              <w:outlineLvl w:val="0"/>
              <w:rPr>
                <w:ins w:id="7008" w:author="Hervé Monnerie" w:date="2014-06-25T10:26:00Z"/>
                <w:rFonts w:ascii="Helvetica Neue Light" w:eastAsia="Times New Roman" w:hAnsi="Helvetica Neue Light" w:cs="Times New Roman"/>
                <w:szCs w:val="20"/>
                <w:rPrChange w:id="7009" w:author="Hervé Monnerie" w:date="2014-06-25T10:26:00Z">
                  <w:rPr>
                    <w:ins w:id="7010" w:author="Hervé Monnerie" w:date="2014-06-25T10:26:00Z"/>
                  </w:rPr>
                </w:rPrChange>
              </w:rPr>
            </w:pPr>
            <w:ins w:id="7011" w:author="Hervé Monnerie" w:date="2014-06-25T10:26:00Z">
              <w:r w:rsidRPr="00BD57E6">
                <w:rPr>
                  <w:rFonts w:ascii="Helvetica Neue Light" w:eastAsia="Times New Roman" w:hAnsi="Helvetica Neue Light" w:cs="Times New Roman"/>
                  <w:szCs w:val="20"/>
                  <w:rPrChange w:id="7012"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013"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1C3DFFA6" w14:textId="77777777" w:rsidR="00BD57E6" w:rsidRPr="00BD57E6" w:rsidRDefault="00BD57E6" w:rsidP="00BD57E6">
            <w:pPr>
              <w:jc w:val="center"/>
              <w:outlineLvl w:val="0"/>
              <w:rPr>
                <w:ins w:id="7014" w:author="Hervé Monnerie" w:date="2014-06-25T10:26:00Z"/>
                <w:rFonts w:ascii="Helvetica Neue Light" w:eastAsia="Times New Roman" w:hAnsi="Helvetica Neue Light" w:cs="Times New Roman"/>
                <w:szCs w:val="20"/>
                <w:rPrChange w:id="7015" w:author="Hervé Monnerie" w:date="2014-06-25T10:26:00Z">
                  <w:rPr>
                    <w:ins w:id="7016" w:author="Hervé Monnerie" w:date="2014-06-25T10:26:00Z"/>
                  </w:rPr>
                </w:rPrChange>
              </w:rPr>
            </w:pPr>
            <w:ins w:id="7017" w:author="Hervé Monnerie" w:date="2014-06-25T10:26:00Z">
              <w:r w:rsidRPr="00BD57E6">
                <w:rPr>
                  <w:rFonts w:ascii="Helvetica Neue Light" w:eastAsia="Times New Roman" w:hAnsi="Helvetica Neue Light" w:cs="Times New Roman"/>
                  <w:szCs w:val="20"/>
                  <w:rPrChange w:id="7018"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019"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11855521" w14:textId="77777777" w:rsidR="00BD57E6" w:rsidRPr="00BD57E6" w:rsidRDefault="00BD57E6" w:rsidP="0002201A">
            <w:pPr>
              <w:jc w:val="center"/>
              <w:outlineLvl w:val="0"/>
              <w:rPr>
                <w:ins w:id="7020" w:author="Hervé Monnerie" w:date="2014-06-25T10:26:00Z"/>
                <w:rFonts w:ascii="Helvetica Neue Light" w:eastAsia="Times New Roman" w:hAnsi="Helvetica Neue Light" w:cs="Times New Roman"/>
                <w:szCs w:val="20"/>
                <w:rPrChange w:id="7021" w:author="Hervé Monnerie" w:date="2014-06-25T10:26:00Z">
                  <w:rPr>
                    <w:ins w:id="7022" w:author="Hervé Monnerie" w:date="2014-06-25T10:26:00Z"/>
                  </w:rPr>
                </w:rPrChange>
              </w:rPr>
            </w:pPr>
            <w:ins w:id="7023" w:author="Hervé Monnerie" w:date="2014-06-25T10:26:00Z">
              <w:r w:rsidRPr="00BD57E6">
                <w:rPr>
                  <w:rFonts w:ascii="Helvetica Neue Light" w:eastAsia="Times New Roman" w:hAnsi="Helvetica Neue Light" w:cs="Times New Roman"/>
                  <w:szCs w:val="20"/>
                  <w:rPrChange w:id="7024"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025"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431F93F4" w14:textId="77777777" w:rsidR="00BD57E6" w:rsidRPr="00BD57E6" w:rsidRDefault="00BD57E6" w:rsidP="00CB4CF4">
            <w:pPr>
              <w:jc w:val="center"/>
              <w:outlineLvl w:val="0"/>
              <w:rPr>
                <w:ins w:id="7026" w:author="Hervé Monnerie" w:date="2014-06-25T10:26:00Z"/>
                <w:rFonts w:ascii="Helvetica Neue Light" w:eastAsia="Times New Roman" w:hAnsi="Helvetica Neue Light" w:cs="Times New Roman"/>
                <w:szCs w:val="20"/>
                <w:rPrChange w:id="7027" w:author="Hervé Monnerie" w:date="2014-06-25T10:26:00Z">
                  <w:rPr>
                    <w:ins w:id="7028" w:author="Hervé Monnerie" w:date="2014-06-25T10:26:00Z"/>
                  </w:rPr>
                </w:rPrChange>
              </w:rPr>
            </w:pPr>
            <w:ins w:id="7029" w:author="Hervé Monnerie" w:date="2014-06-25T10:26:00Z">
              <w:r w:rsidRPr="00BD57E6">
                <w:rPr>
                  <w:rFonts w:ascii="Helvetica Neue Light" w:eastAsia="Times New Roman" w:hAnsi="Helvetica Neue Light" w:cs="Times New Roman"/>
                  <w:szCs w:val="20"/>
                  <w:rPrChange w:id="7030" w:author="Hervé Monnerie" w:date="2014-06-25T10:26:00Z">
                    <w:rPr/>
                  </w:rPrChange>
                </w:rPr>
                <w:t> </w:t>
              </w:r>
            </w:ins>
          </w:p>
        </w:tc>
      </w:tr>
      <w:tr w:rsidR="00BD57E6" w:rsidRPr="00BD57E6" w14:paraId="7E2AA994" w14:textId="77777777" w:rsidTr="00BD57E6">
        <w:trPr>
          <w:divId w:val="1776631586"/>
          <w:trHeight w:val="271"/>
          <w:ins w:id="7031" w:author="Hervé Monnerie" w:date="2014-06-25T10:26:00Z"/>
          <w:trPrChange w:id="7032"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033"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F266FA0" w14:textId="77777777" w:rsidR="00BD57E6" w:rsidRPr="00BD57E6" w:rsidRDefault="00BD57E6" w:rsidP="00BD57E6">
            <w:pPr>
              <w:jc w:val="left"/>
              <w:outlineLvl w:val="0"/>
              <w:rPr>
                <w:ins w:id="7034" w:author="Hervé Monnerie" w:date="2014-06-25T10:26:00Z"/>
                <w:rFonts w:ascii="Helvetica Neue Light" w:eastAsia="Times New Roman" w:hAnsi="Helvetica Neue Light" w:cs="Times New Roman"/>
                <w:szCs w:val="20"/>
                <w:rPrChange w:id="7035" w:author="Hervé Monnerie" w:date="2014-06-25T10:26:00Z">
                  <w:rPr>
                    <w:ins w:id="7036" w:author="Hervé Monnerie" w:date="2014-06-25T10:26:00Z"/>
                  </w:rPr>
                </w:rPrChange>
              </w:rPr>
            </w:pPr>
            <w:ins w:id="7037" w:author="Hervé Monnerie" w:date="2014-06-25T10:26:00Z">
              <w:r w:rsidRPr="00BD57E6">
                <w:rPr>
                  <w:rFonts w:ascii="Helvetica Neue Light" w:eastAsia="Times New Roman" w:hAnsi="Helvetica Neue Light" w:cs="Times New Roman"/>
                  <w:szCs w:val="20"/>
                  <w:rPrChange w:id="7038" w:author="Hervé Monnerie" w:date="2014-06-25T10:26:00Z">
                    <w:rPr/>
                  </w:rPrChange>
                </w:rPr>
                <w:t>Acceptation des CGU</w:t>
              </w:r>
            </w:ins>
          </w:p>
        </w:tc>
        <w:tc>
          <w:tcPr>
            <w:tcW w:w="330" w:type="dxa"/>
            <w:tcBorders>
              <w:top w:val="nil"/>
              <w:left w:val="nil"/>
              <w:bottom w:val="single" w:sz="4" w:space="0" w:color="auto"/>
              <w:right w:val="single" w:sz="4" w:space="0" w:color="auto"/>
            </w:tcBorders>
            <w:shd w:val="clear" w:color="auto" w:fill="auto"/>
            <w:noWrap/>
            <w:vAlign w:val="bottom"/>
            <w:hideMark/>
            <w:tcPrChange w:id="7039"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0095386D" w14:textId="77777777" w:rsidR="00BD57E6" w:rsidRPr="00BD57E6" w:rsidRDefault="00BD57E6">
            <w:pPr>
              <w:jc w:val="center"/>
              <w:outlineLvl w:val="0"/>
              <w:rPr>
                <w:ins w:id="7040" w:author="Hervé Monnerie" w:date="2014-06-25T10:26:00Z"/>
                <w:rFonts w:ascii="Helvetica Neue Light" w:eastAsia="Times New Roman" w:hAnsi="Helvetica Neue Light" w:cs="Times New Roman"/>
                <w:szCs w:val="20"/>
                <w:rPrChange w:id="7041" w:author="Hervé Monnerie" w:date="2014-06-25T10:26:00Z">
                  <w:rPr>
                    <w:ins w:id="7042" w:author="Hervé Monnerie" w:date="2014-06-25T10:26:00Z"/>
                  </w:rPr>
                </w:rPrChange>
              </w:rPr>
              <w:pPrChange w:id="7043" w:author="Hervé Monnerie" w:date="2014-06-25T10:26:00Z">
                <w:pPr>
                  <w:outlineLvl w:val="0"/>
                </w:pPr>
              </w:pPrChange>
            </w:pPr>
            <w:ins w:id="7044" w:author="Hervé Monnerie" w:date="2014-06-25T10:26:00Z">
              <w:r w:rsidRPr="00BD57E6">
                <w:rPr>
                  <w:rFonts w:ascii="Helvetica Neue Light" w:eastAsia="Times New Roman" w:hAnsi="Helvetica Neue Light" w:cs="Times New Roman"/>
                  <w:szCs w:val="20"/>
                  <w:rPrChange w:id="7045" w:author="Hervé Monnerie" w:date="2014-06-25T10:26:00Z">
                    <w:rPr/>
                  </w:rPrChange>
                </w:rPr>
                <w:t> </w:t>
              </w:r>
            </w:ins>
          </w:p>
        </w:tc>
        <w:tc>
          <w:tcPr>
            <w:tcW w:w="1094" w:type="dxa"/>
            <w:tcBorders>
              <w:top w:val="nil"/>
              <w:left w:val="nil"/>
              <w:bottom w:val="single" w:sz="4" w:space="0" w:color="auto"/>
              <w:right w:val="single" w:sz="4" w:space="0" w:color="auto"/>
            </w:tcBorders>
            <w:shd w:val="clear" w:color="000000" w:fill="F2DCDB"/>
            <w:noWrap/>
            <w:vAlign w:val="bottom"/>
            <w:hideMark/>
            <w:tcPrChange w:id="7046" w:author="Hervé Monnerie" w:date="2014-06-25T10:28:00Z">
              <w:tcPr>
                <w:tcW w:w="1152" w:type="dxa"/>
                <w:tcBorders>
                  <w:top w:val="nil"/>
                  <w:left w:val="nil"/>
                  <w:bottom w:val="single" w:sz="4" w:space="0" w:color="auto"/>
                  <w:right w:val="single" w:sz="4" w:space="0" w:color="auto"/>
                </w:tcBorders>
                <w:shd w:val="clear" w:color="000000" w:fill="F2DCDB"/>
                <w:noWrap/>
                <w:vAlign w:val="bottom"/>
                <w:hideMark/>
              </w:tcPr>
            </w:tcPrChange>
          </w:tcPr>
          <w:p w14:paraId="77A26544" w14:textId="77777777" w:rsidR="00BD57E6" w:rsidRPr="00BD57E6" w:rsidRDefault="00BD57E6" w:rsidP="00BD57E6">
            <w:pPr>
              <w:jc w:val="center"/>
              <w:outlineLvl w:val="0"/>
              <w:rPr>
                <w:ins w:id="7047" w:author="Hervé Monnerie" w:date="2014-06-25T10:26:00Z"/>
                <w:rFonts w:ascii="Helvetica Neue Light" w:eastAsia="Times New Roman" w:hAnsi="Helvetica Neue Light" w:cs="Times New Roman"/>
                <w:szCs w:val="20"/>
                <w:rPrChange w:id="7048" w:author="Hervé Monnerie" w:date="2014-06-25T10:26:00Z">
                  <w:rPr>
                    <w:ins w:id="7049" w:author="Hervé Monnerie" w:date="2014-06-25T10:26:00Z"/>
                  </w:rPr>
                </w:rPrChange>
              </w:rPr>
            </w:pPr>
            <w:ins w:id="7050" w:author="Hervé Monnerie" w:date="2014-06-25T10:26:00Z">
              <w:r w:rsidRPr="00BD57E6">
                <w:rPr>
                  <w:rFonts w:ascii="Helvetica Neue Light" w:eastAsia="Times New Roman" w:hAnsi="Helvetica Neue Light" w:cs="Times New Roman"/>
                  <w:szCs w:val="20"/>
                  <w:rPrChange w:id="7051" w:author="Hervé Monnerie" w:date="2014-06-25T10:26:00Z">
                    <w:rPr/>
                  </w:rPrChange>
                </w:rPr>
                <w:t> </w:t>
              </w:r>
            </w:ins>
          </w:p>
        </w:tc>
        <w:tc>
          <w:tcPr>
            <w:tcW w:w="1187" w:type="dxa"/>
            <w:tcBorders>
              <w:top w:val="nil"/>
              <w:left w:val="nil"/>
              <w:bottom w:val="single" w:sz="4" w:space="0" w:color="auto"/>
              <w:right w:val="single" w:sz="4" w:space="0" w:color="auto"/>
            </w:tcBorders>
            <w:shd w:val="clear" w:color="auto" w:fill="auto"/>
            <w:noWrap/>
            <w:vAlign w:val="center"/>
            <w:hideMark/>
            <w:tcPrChange w:id="7052" w:author="Hervé Monnerie" w:date="2014-06-25T10:28:00Z">
              <w:tcPr>
                <w:tcW w:w="1150" w:type="dxa"/>
                <w:tcBorders>
                  <w:top w:val="nil"/>
                  <w:left w:val="nil"/>
                  <w:bottom w:val="single" w:sz="4" w:space="0" w:color="auto"/>
                  <w:right w:val="single" w:sz="4" w:space="0" w:color="auto"/>
                </w:tcBorders>
                <w:shd w:val="clear" w:color="auto" w:fill="auto"/>
                <w:noWrap/>
                <w:vAlign w:val="center"/>
                <w:hideMark/>
              </w:tcPr>
            </w:tcPrChange>
          </w:tcPr>
          <w:p w14:paraId="2C13E056" w14:textId="77777777" w:rsidR="00BD57E6" w:rsidRPr="00BD57E6" w:rsidRDefault="00BD57E6" w:rsidP="00BD57E6">
            <w:pPr>
              <w:jc w:val="center"/>
              <w:outlineLvl w:val="0"/>
              <w:rPr>
                <w:ins w:id="7053" w:author="Hervé Monnerie" w:date="2014-06-25T10:26:00Z"/>
                <w:rFonts w:ascii="Helvetica Neue Light" w:eastAsia="Times New Roman" w:hAnsi="Helvetica Neue Light" w:cs="Times New Roman"/>
                <w:szCs w:val="20"/>
                <w:rPrChange w:id="7054" w:author="Hervé Monnerie" w:date="2014-06-25T10:26:00Z">
                  <w:rPr>
                    <w:ins w:id="7055" w:author="Hervé Monnerie" w:date="2014-06-25T10:26:00Z"/>
                  </w:rPr>
                </w:rPrChange>
              </w:rPr>
            </w:pPr>
            <w:ins w:id="7056" w:author="Hervé Monnerie" w:date="2014-06-25T10:26:00Z">
              <w:r w:rsidRPr="00BD57E6">
                <w:rPr>
                  <w:rFonts w:ascii="Helvetica Neue Light" w:eastAsia="Times New Roman" w:hAnsi="Helvetica Neue Light" w:cs="Times New Roman"/>
                  <w:szCs w:val="20"/>
                  <w:rPrChange w:id="7057"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058"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11920136" w14:textId="77777777" w:rsidR="00BD57E6" w:rsidRPr="00BD57E6" w:rsidRDefault="00BD57E6" w:rsidP="00BD57E6">
            <w:pPr>
              <w:jc w:val="center"/>
              <w:outlineLvl w:val="0"/>
              <w:rPr>
                <w:ins w:id="7059" w:author="Hervé Monnerie" w:date="2014-06-25T10:26:00Z"/>
                <w:rFonts w:ascii="Helvetica Neue Light" w:eastAsia="Times New Roman" w:hAnsi="Helvetica Neue Light" w:cs="Times New Roman"/>
                <w:szCs w:val="20"/>
                <w:rPrChange w:id="7060" w:author="Hervé Monnerie" w:date="2014-06-25T10:26:00Z">
                  <w:rPr>
                    <w:ins w:id="7061" w:author="Hervé Monnerie" w:date="2014-06-25T10:26:00Z"/>
                  </w:rPr>
                </w:rPrChange>
              </w:rPr>
            </w:pPr>
            <w:ins w:id="7062" w:author="Hervé Monnerie" w:date="2014-06-25T10:26:00Z">
              <w:r w:rsidRPr="00BD57E6">
                <w:rPr>
                  <w:rFonts w:ascii="Helvetica Neue Light" w:eastAsia="Times New Roman" w:hAnsi="Helvetica Neue Light" w:cs="Times New Roman"/>
                  <w:szCs w:val="20"/>
                  <w:rPrChange w:id="7063"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064"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29453069" w14:textId="77777777" w:rsidR="00BD57E6" w:rsidRPr="00BD57E6" w:rsidRDefault="00BD57E6" w:rsidP="0002201A">
            <w:pPr>
              <w:jc w:val="center"/>
              <w:outlineLvl w:val="0"/>
              <w:rPr>
                <w:ins w:id="7065" w:author="Hervé Monnerie" w:date="2014-06-25T10:26:00Z"/>
                <w:rFonts w:ascii="Helvetica Neue Light" w:eastAsia="Times New Roman" w:hAnsi="Helvetica Neue Light" w:cs="Times New Roman"/>
                <w:szCs w:val="20"/>
                <w:rPrChange w:id="7066" w:author="Hervé Monnerie" w:date="2014-06-25T10:26:00Z">
                  <w:rPr>
                    <w:ins w:id="7067" w:author="Hervé Monnerie" w:date="2014-06-25T10:26:00Z"/>
                  </w:rPr>
                </w:rPrChange>
              </w:rPr>
            </w:pPr>
            <w:ins w:id="7068" w:author="Hervé Monnerie" w:date="2014-06-25T10:26:00Z">
              <w:r w:rsidRPr="00BD57E6">
                <w:rPr>
                  <w:rFonts w:ascii="Helvetica Neue Light" w:eastAsia="Times New Roman" w:hAnsi="Helvetica Neue Light" w:cs="Times New Roman"/>
                  <w:szCs w:val="20"/>
                  <w:rPrChange w:id="7069"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070"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5E5F0409" w14:textId="77777777" w:rsidR="00BD57E6" w:rsidRPr="00BD57E6" w:rsidRDefault="00BD57E6" w:rsidP="00CB4CF4">
            <w:pPr>
              <w:jc w:val="center"/>
              <w:outlineLvl w:val="0"/>
              <w:rPr>
                <w:ins w:id="7071" w:author="Hervé Monnerie" w:date="2014-06-25T10:26:00Z"/>
                <w:rFonts w:ascii="Helvetica Neue Light" w:eastAsia="Times New Roman" w:hAnsi="Helvetica Neue Light" w:cs="Times New Roman"/>
                <w:szCs w:val="20"/>
                <w:rPrChange w:id="7072" w:author="Hervé Monnerie" w:date="2014-06-25T10:26:00Z">
                  <w:rPr>
                    <w:ins w:id="7073" w:author="Hervé Monnerie" w:date="2014-06-25T10:26:00Z"/>
                  </w:rPr>
                </w:rPrChange>
              </w:rPr>
            </w:pPr>
            <w:ins w:id="7074" w:author="Hervé Monnerie" w:date="2014-06-25T10:26:00Z">
              <w:r w:rsidRPr="00BD57E6">
                <w:rPr>
                  <w:rFonts w:ascii="Helvetica Neue Light" w:eastAsia="Times New Roman" w:hAnsi="Helvetica Neue Light" w:cs="Times New Roman"/>
                  <w:szCs w:val="20"/>
                  <w:rPrChange w:id="7075" w:author="Hervé Monnerie" w:date="2014-06-25T10:26:00Z">
                    <w:rPr/>
                  </w:rPrChange>
                </w:rPr>
                <w:t> </w:t>
              </w:r>
            </w:ins>
          </w:p>
        </w:tc>
      </w:tr>
      <w:tr w:rsidR="00BD57E6" w:rsidRPr="00BD57E6" w14:paraId="5FA7DC84" w14:textId="77777777" w:rsidTr="00BD57E6">
        <w:trPr>
          <w:divId w:val="1776631586"/>
          <w:trHeight w:val="271"/>
          <w:ins w:id="7076" w:author="Hervé Monnerie" w:date="2014-06-25T10:26:00Z"/>
          <w:trPrChange w:id="7077"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078"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5B88A93" w14:textId="77777777" w:rsidR="00BD57E6" w:rsidRPr="00BD57E6" w:rsidRDefault="00BD57E6" w:rsidP="00BD57E6">
            <w:pPr>
              <w:jc w:val="left"/>
              <w:outlineLvl w:val="0"/>
              <w:rPr>
                <w:ins w:id="7079" w:author="Hervé Monnerie" w:date="2014-06-25T10:26:00Z"/>
                <w:rFonts w:ascii="Helvetica Neue Light" w:eastAsia="Times New Roman" w:hAnsi="Helvetica Neue Light" w:cs="Times New Roman"/>
                <w:szCs w:val="20"/>
                <w:rPrChange w:id="7080" w:author="Hervé Monnerie" w:date="2014-06-25T10:26:00Z">
                  <w:rPr>
                    <w:ins w:id="7081" w:author="Hervé Monnerie" w:date="2014-06-25T10:26:00Z"/>
                  </w:rPr>
                </w:rPrChange>
              </w:rPr>
            </w:pPr>
            <w:ins w:id="7082" w:author="Hervé Monnerie" w:date="2014-06-25T10:26:00Z">
              <w:r w:rsidRPr="00BD57E6">
                <w:rPr>
                  <w:rFonts w:ascii="Helvetica Neue Light" w:eastAsia="Times New Roman" w:hAnsi="Helvetica Neue Light" w:cs="Times New Roman"/>
                  <w:szCs w:val="20"/>
                  <w:rPrChange w:id="7083" w:author="Hervé Monnerie" w:date="2014-06-25T10:26:00Z">
                    <w:rPr/>
                  </w:rPrChange>
                </w:rPr>
                <w:t>Paramètres remplis</w:t>
              </w:r>
            </w:ins>
          </w:p>
        </w:tc>
        <w:tc>
          <w:tcPr>
            <w:tcW w:w="330" w:type="dxa"/>
            <w:tcBorders>
              <w:top w:val="nil"/>
              <w:left w:val="nil"/>
              <w:bottom w:val="single" w:sz="4" w:space="0" w:color="auto"/>
              <w:right w:val="single" w:sz="4" w:space="0" w:color="auto"/>
            </w:tcBorders>
            <w:shd w:val="clear" w:color="auto" w:fill="auto"/>
            <w:noWrap/>
            <w:vAlign w:val="bottom"/>
            <w:hideMark/>
            <w:tcPrChange w:id="7084"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53A91453" w14:textId="77777777" w:rsidR="00BD57E6" w:rsidRPr="00BD57E6" w:rsidRDefault="00BD57E6">
            <w:pPr>
              <w:jc w:val="center"/>
              <w:outlineLvl w:val="0"/>
              <w:rPr>
                <w:ins w:id="7085" w:author="Hervé Monnerie" w:date="2014-06-25T10:26:00Z"/>
                <w:rFonts w:ascii="Helvetica Neue Light" w:eastAsia="Times New Roman" w:hAnsi="Helvetica Neue Light" w:cs="Times New Roman"/>
                <w:szCs w:val="20"/>
                <w:rPrChange w:id="7086" w:author="Hervé Monnerie" w:date="2014-06-25T10:26:00Z">
                  <w:rPr>
                    <w:ins w:id="7087" w:author="Hervé Monnerie" w:date="2014-06-25T10:26:00Z"/>
                  </w:rPr>
                </w:rPrChange>
              </w:rPr>
              <w:pPrChange w:id="7088" w:author="Hervé Monnerie" w:date="2014-06-25T10:26:00Z">
                <w:pPr>
                  <w:outlineLvl w:val="0"/>
                </w:pPr>
              </w:pPrChange>
            </w:pPr>
            <w:ins w:id="7089" w:author="Hervé Monnerie" w:date="2014-06-25T10:26:00Z">
              <w:r w:rsidRPr="00BD57E6">
                <w:rPr>
                  <w:rFonts w:ascii="Helvetica Neue Light" w:eastAsia="Times New Roman" w:hAnsi="Helvetica Neue Light" w:cs="Times New Roman"/>
                  <w:szCs w:val="20"/>
                  <w:rPrChange w:id="7090" w:author="Hervé Monnerie" w:date="2014-06-25T10:26:00Z">
                    <w:rPr/>
                  </w:rPrChange>
                </w:rPr>
                <w:t> </w:t>
              </w:r>
            </w:ins>
          </w:p>
        </w:tc>
        <w:tc>
          <w:tcPr>
            <w:tcW w:w="1094" w:type="dxa"/>
            <w:tcBorders>
              <w:top w:val="nil"/>
              <w:left w:val="nil"/>
              <w:bottom w:val="single" w:sz="4" w:space="0" w:color="auto"/>
              <w:right w:val="single" w:sz="4" w:space="0" w:color="auto"/>
            </w:tcBorders>
            <w:shd w:val="clear" w:color="000000" w:fill="F2DCDB"/>
            <w:noWrap/>
            <w:vAlign w:val="bottom"/>
            <w:hideMark/>
            <w:tcPrChange w:id="7091" w:author="Hervé Monnerie" w:date="2014-06-25T10:28:00Z">
              <w:tcPr>
                <w:tcW w:w="1152" w:type="dxa"/>
                <w:tcBorders>
                  <w:top w:val="nil"/>
                  <w:left w:val="nil"/>
                  <w:bottom w:val="single" w:sz="4" w:space="0" w:color="auto"/>
                  <w:right w:val="single" w:sz="4" w:space="0" w:color="auto"/>
                </w:tcBorders>
                <w:shd w:val="clear" w:color="000000" w:fill="F2DCDB"/>
                <w:noWrap/>
                <w:vAlign w:val="bottom"/>
                <w:hideMark/>
              </w:tcPr>
            </w:tcPrChange>
          </w:tcPr>
          <w:p w14:paraId="187D95B6" w14:textId="77777777" w:rsidR="00BD57E6" w:rsidRPr="00BD57E6" w:rsidRDefault="00BD57E6" w:rsidP="00BD57E6">
            <w:pPr>
              <w:jc w:val="center"/>
              <w:outlineLvl w:val="0"/>
              <w:rPr>
                <w:ins w:id="7092" w:author="Hervé Monnerie" w:date="2014-06-25T10:26:00Z"/>
                <w:rFonts w:ascii="Helvetica Neue Light" w:eastAsia="Times New Roman" w:hAnsi="Helvetica Neue Light" w:cs="Times New Roman"/>
                <w:szCs w:val="20"/>
                <w:rPrChange w:id="7093" w:author="Hervé Monnerie" w:date="2014-06-25T10:26:00Z">
                  <w:rPr>
                    <w:ins w:id="7094" w:author="Hervé Monnerie" w:date="2014-06-25T10:26:00Z"/>
                  </w:rPr>
                </w:rPrChange>
              </w:rPr>
            </w:pPr>
            <w:ins w:id="7095" w:author="Hervé Monnerie" w:date="2014-06-25T10:26:00Z">
              <w:r w:rsidRPr="00BD57E6">
                <w:rPr>
                  <w:rFonts w:ascii="Helvetica Neue Light" w:eastAsia="Times New Roman" w:hAnsi="Helvetica Neue Light" w:cs="Times New Roman"/>
                  <w:szCs w:val="20"/>
                  <w:rPrChange w:id="7096" w:author="Hervé Monnerie" w:date="2014-06-25T10:26:00Z">
                    <w:rPr/>
                  </w:rPrChange>
                </w:rPr>
                <w:t>M</w:t>
              </w:r>
            </w:ins>
          </w:p>
        </w:tc>
        <w:tc>
          <w:tcPr>
            <w:tcW w:w="1187" w:type="dxa"/>
            <w:tcBorders>
              <w:top w:val="nil"/>
              <w:left w:val="nil"/>
              <w:bottom w:val="single" w:sz="4" w:space="0" w:color="auto"/>
              <w:right w:val="single" w:sz="4" w:space="0" w:color="auto"/>
            </w:tcBorders>
            <w:shd w:val="clear" w:color="auto" w:fill="auto"/>
            <w:noWrap/>
            <w:vAlign w:val="center"/>
            <w:hideMark/>
            <w:tcPrChange w:id="7097" w:author="Hervé Monnerie" w:date="2014-06-25T10:28:00Z">
              <w:tcPr>
                <w:tcW w:w="1150" w:type="dxa"/>
                <w:tcBorders>
                  <w:top w:val="nil"/>
                  <w:left w:val="nil"/>
                  <w:bottom w:val="single" w:sz="4" w:space="0" w:color="auto"/>
                  <w:right w:val="single" w:sz="4" w:space="0" w:color="auto"/>
                </w:tcBorders>
                <w:shd w:val="clear" w:color="auto" w:fill="auto"/>
                <w:noWrap/>
                <w:vAlign w:val="center"/>
                <w:hideMark/>
              </w:tcPr>
            </w:tcPrChange>
          </w:tcPr>
          <w:p w14:paraId="24E52DA0" w14:textId="77777777" w:rsidR="00BD57E6" w:rsidRPr="00BD57E6" w:rsidRDefault="00BD57E6" w:rsidP="00BD57E6">
            <w:pPr>
              <w:jc w:val="center"/>
              <w:outlineLvl w:val="0"/>
              <w:rPr>
                <w:ins w:id="7098" w:author="Hervé Monnerie" w:date="2014-06-25T10:26:00Z"/>
                <w:rFonts w:ascii="Helvetica Neue Light" w:eastAsia="Times New Roman" w:hAnsi="Helvetica Neue Light" w:cs="Times New Roman"/>
                <w:szCs w:val="20"/>
                <w:rPrChange w:id="7099" w:author="Hervé Monnerie" w:date="2014-06-25T10:26:00Z">
                  <w:rPr>
                    <w:ins w:id="7100" w:author="Hervé Monnerie" w:date="2014-06-25T10:26:00Z"/>
                  </w:rPr>
                </w:rPrChange>
              </w:rPr>
            </w:pPr>
            <w:ins w:id="7101" w:author="Hervé Monnerie" w:date="2014-06-25T10:26:00Z">
              <w:r w:rsidRPr="00BD57E6">
                <w:rPr>
                  <w:rFonts w:ascii="Helvetica Neue Light" w:eastAsia="Times New Roman" w:hAnsi="Helvetica Neue Light" w:cs="Times New Roman"/>
                  <w:szCs w:val="20"/>
                  <w:rPrChange w:id="7102"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103"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07142A0C" w14:textId="77777777" w:rsidR="00BD57E6" w:rsidRPr="00BD57E6" w:rsidRDefault="00BD57E6" w:rsidP="00BD57E6">
            <w:pPr>
              <w:jc w:val="center"/>
              <w:outlineLvl w:val="0"/>
              <w:rPr>
                <w:ins w:id="7104" w:author="Hervé Monnerie" w:date="2014-06-25T10:26:00Z"/>
                <w:rFonts w:ascii="Helvetica Neue Light" w:eastAsia="Times New Roman" w:hAnsi="Helvetica Neue Light" w:cs="Times New Roman"/>
                <w:szCs w:val="20"/>
                <w:rPrChange w:id="7105" w:author="Hervé Monnerie" w:date="2014-06-25T10:26:00Z">
                  <w:rPr>
                    <w:ins w:id="7106" w:author="Hervé Monnerie" w:date="2014-06-25T10:26:00Z"/>
                  </w:rPr>
                </w:rPrChange>
              </w:rPr>
            </w:pPr>
            <w:ins w:id="7107" w:author="Hervé Monnerie" w:date="2014-06-25T10:26:00Z">
              <w:r w:rsidRPr="00BD57E6">
                <w:rPr>
                  <w:rFonts w:ascii="Helvetica Neue Light" w:eastAsia="Times New Roman" w:hAnsi="Helvetica Neue Light" w:cs="Times New Roman"/>
                  <w:szCs w:val="20"/>
                  <w:rPrChange w:id="7108"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109"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2B9DB673" w14:textId="77777777" w:rsidR="00BD57E6" w:rsidRPr="00BD57E6" w:rsidRDefault="00BD57E6" w:rsidP="0002201A">
            <w:pPr>
              <w:jc w:val="center"/>
              <w:outlineLvl w:val="0"/>
              <w:rPr>
                <w:ins w:id="7110" w:author="Hervé Monnerie" w:date="2014-06-25T10:26:00Z"/>
                <w:rFonts w:ascii="Helvetica Neue Light" w:eastAsia="Times New Roman" w:hAnsi="Helvetica Neue Light" w:cs="Times New Roman"/>
                <w:szCs w:val="20"/>
                <w:rPrChange w:id="7111" w:author="Hervé Monnerie" w:date="2014-06-25T10:26:00Z">
                  <w:rPr>
                    <w:ins w:id="7112" w:author="Hervé Monnerie" w:date="2014-06-25T10:26:00Z"/>
                  </w:rPr>
                </w:rPrChange>
              </w:rPr>
            </w:pPr>
            <w:ins w:id="7113" w:author="Hervé Monnerie" w:date="2014-06-25T10:26:00Z">
              <w:r w:rsidRPr="00BD57E6">
                <w:rPr>
                  <w:rFonts w:ascii="Helvetica Neue Light" w:eastAsia="Times New Roman" w:hAnsi="Helvetica Neue Light" w:cs="Times New Roman"/>
                  <w:szCs w:val="20"/>
                  <w:rPrChange w:id="7114"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115"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5C6D1412" w14:textId="77777777" w:rsidR="00BD57E6" w:rsidRPr="00BD57E6" w:rsidRDefault="00BD57E6" w:rsidP="00CB4CF4">
            <w:pPr>
              <w:jc w:val="center"/>
              <w:outlineLvl w:val="0"/>
              <w:rPr>
                <w:ins w:id="7116" w:author="Hervé Monnerie" w:date="2014-06-25T10:26:00Z"/>
                <w:rFonts w:ascii="Helvetica Neue Light" w:eastAsia="Times New Roman" w:hAnsi="Helvetica Neue Light" w:cs="Times New Roman"/>
                <w:szCs w:val="20"/>
                <w:rPrChange w:id="7117" w:author="Hervé Monnerie" w:date="2014-06-25T10:26:00Z">
                  <w:rPr>
                    <w:ins w:id="7118" w:author="Hervé Monnerie" w:date="2014-06-25T10:26:00Z"/>
                  </w:rPr>
                </w:rPrChange>
              </w:rPr>
            </w:pPr>
            <w:ins w:id="7119" w:author="Hervé Monnerie" w:date="2014-06-25T10:26:00Z">
              <w:r w:rsidRPr="00BD57E6">
                <w:rPr>
                  <w:rFonts w:ascii="Helvetica Neue Light" w:eastAsia="Times New Roman" w:hAnsi="Helvetica Neue Light" w:cs="Times New Roman"/>
                  <w:szCs w:val="20"/>
                  <w:rPrChange w:id="7120" w:author="Hervé Monnerie" w:date="2014-06-25T10:26:00Z">
                    <w:rPr/>
                  </w:rPrChange>
                </w:rPr>
                <w:t> </w:t>
              </w:r>
            </w:ins>
          </w:p>
        </w:tc>
      </w:tr>
      <w:tr w:rsidR="00BD57E6" w:rsidRPr="00BD57E6" w14:paraId="572AC36A" w14:textId="77777777" w:rsidTr="00BD57E6">
        <w:trPr>
          <w:divId w:val="1776631586"/>
          <w:trHeight w:val="271"/>
          <w:ins w:id="7121" w:author="Hervé Monnerie" w:date="2014-06-25T10:26:00Z"/>
          <w:trPrChange w:id="7122"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123"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5C395F6" w14:textId="77777777" w:rsidR="00BD57E6" w:rsidRPr="00BD57E6" w:rsidRDefault="00BD57E6" w:rsidP="00BD57E6">
            <w:pPr>
              <w:jc w:val="left"/>
              <w:outlineLvl w:val="0"/>
              <w:rPr>
                <w:ins w:id="7124" w:author="Hervé Monnerie" w:date="2014-06-25T10:26:00Z"/>
                <w:rFonts w:ascii="Helvetica Neue Light" w:eastAsia="Times New Roman" w:hAnsi="Helvetica Neue Light" w:cs="Times New Roman"/>
                <w:szCs w:val="20"/>
                <w:rPrChange w:id="7125" w:author="Hervé Monnerie" w:date="2014-06-25T10:26:00Z">
                  <w:rPr>
                    <w:ins w:id="7126" w:author="Hervé Monnerie" w:date="2014-06-25T10:26:00Z"/>
                  </w:rPr>
                </w:rPrChange>
              </w:rPr>
            </w:pPr>
            <w:ins w:id="7127" w:author="Hervé Monnerie" w:date="2014-06-25T10:26:00Z">
              <w:r w:rsidRPr="00BD57E6">
                <w:rPr>
                  <w:rFonts w:ascii="Helvetica Neue Light" w:eastAsia="Times New Roman" w:hAnsi="Helvetica Neue Light" w:cs="Times New Roman"/>
                  <w:szCs w:val="20"/>
                  <w:rPrChange w:id="7128" w:author="Hervé Monnerie" w:date="2014-06-25T10:26:00Z">
                    <w:rPr/>
                  </w:rPrChange>
                </w:rPr>
                <w:t>Confirmation de l'inscription par le Représentant Légal</w:t>
              </w:r>
            </w:ins>
          </w:p>
        </w:tc>
        <w:tc>
          <w:tcPr>
            <w:tcW w:w="330" w:type="dxa"/>
            <w:tcBorders>
              <w:top w:val="nil"/>
              <w:left w:val="nil"/>
              <w:bottom w:val="single" w:sz="4" w:space="0" w:color="auto"/>
              <w:right w:val="single" w:sz="4" w:space="0" w:color="auto"/>
            </w:tcBorders>
            <w:shd w:val="clear" w:color="auto" w:fill="auto"/>
            <w:noWrap/>
            <w:vAlign w:val="bottom"/>
            <w:hideMark/>
            <w:tcPrChange w:id="7129"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7B5CC851" w14:textId="77777777" w:rsidR="00BD57E6" w:rsidRPr="00BD57E6" w:rsidRDefault="00BD57E6">
            <w:pPr>
              <w:jc w:val="center"/>
              <w:outlineLvl w:val="0"/>
              <w:rPr>
                <w:ins w:id="7130" w:author="Hervé Monnerie" w:date="2014-06-25T10:26:00Z"/>
                <w:rFonts w:ascii="Helvetica Neue Light" w:eastAsia="Times New Roman" w:hAnsi="Helvetica Neue Light" w:cs="Times New Roman"/>
                <w:szCs w:val="20"/>
                <w:rPrChange w:id="7131" w:author="Hervé Monnerie" w:date="2014-06-25T10:26:00Z">
                  <w:rPr>
                    <w:ins w:id="7132" w:author="Hervé Monnerie" w:date="2014-06-25T10:26:00Z"/>
                  </w:rPr>
                </w:rPrChange>
              </w:rPr>
              <w:pPrChange w:id="7133" w:author="Hervé Monnerie" w:date="2014-06-25T10:26:00Z">
                <w:pPr>
                  <w:outlineLvl w:val="0"/>
                </w:pPr>
              </w:pPrChange>
            </w:pPr>
            <w:ins w:id="7134" w:author="Hervé Monnerie" w:date="2014-06-25T10:26:00Z">
              <w:r w:rsidRPr="00BD57E6">
                <w:rPr>
                  <w:rFonts w:ascii="Helvetica Neue Light" w:eastAsia="Times New Roman" w:hAnsi="Helvetica Neue Light" w:cs="Times New Roman"/>
                  <w:szCs w:val="20"/>
                  <w:rPrChange w:id="7135" w:author="Hervé Monnerie" w:date="2014-06-25T10:26:00Z">
                    <w:rPr/>
                  </w:rPrChange>
                </w:rPr>
                <w:t> </w:t>
              </w:r>
            </w:ins>
          </w:p>
        </w:tc>
        <w:tc>
          <w:tcPr>
            <w:tcW w:w="1094" w:type="dxa"/>
            <w:tcBorders>
              <w:top w:val="nil"/>
              <w:left w:val="nil"/>
              <w:bottom w:val="single" w:sz="4" w:space="0" w:color="auto"/>
              <w:right w:val="single" w:sz="4" w:space="0" w:color="auto"/>
            </w:tcBorders>
            <w:shd w:val="clear" w:color="000000" w:fill="F2DCDB"/>
            <w:noWrap/>
            <w:vAlign w:val="bottom"/>
            <w:hideMark/>
            <w:tcPrChange w:id="7136" w:author="Hervé Monnerie" w:date="2014-06-25T10:28:00Z">
              <w:tcPr>
                <w:tcW w:w="1152" w:type="dxa"/>
                <w:tcBorders>
                  <w:top w:val="nil"/>
                  <w:left w:val="nil"/>
                  <w:bottom w:val="single" w:sz="4" w:space="0" w:color="auto"/>
                  <w:right w:val="single" w:sz="4" w:space="0" w:color="auto"/>
                </w:tcBorders>
                <w:shd w:val="clear" w:color="000000" w:fill="F2DCDB"/>
                <w:noWrap/>
                <w:vAlign w:val="bottom"/>
                <w:hideMark/>
              </w:tcPr>
            </w:tcPrChange>
          </w:tcPr>
          <w:p w14:paraId="317DD658" w14:textId="77777777" w:rsidR="00BD57E6" w:rsidRPr="00BD57E6" w:rsidRDefault="00BD57E6" w:rsidP="00BD57E6">
            <w:pPr>
              <w:jc w:val="center"/>
              <w:outlineLvl w:val="0"/>
              <w:rPr>
                <w:ins w:id="7137" w:author="Hervé Monnerie" w:date="2014-06-25T10:26:00Z"/>
                <w:rFonts w:ascii="Helvetica Neue Light" w:eastAsia="Times New Roman" w:hAnsi="Helvetica Neue Light" w:cs="Times New Roman"/>
                <w:szCs w:val="20"/>
                <w:rPrChange w:id="7138" w:author="Hervé Monnerie" w:date="2014-06-25T10:26:00Z">
                  <w:rPr>
                    <w:ins w:id="7139" w:author="Hervé Monnerie" w:date="2014-06-25T10:26:00Z"/>
                  </w:rPr>
                </w:rPrChange>
              </w:rPr>
            </w:pPr>
            <w:ins w:id="7140" w:author="Hervé Monnerie" w:date="2014-06-25T10:26:00Z">
              <w:r w:rsidRPr="00BD57E6">
                <w:rPr>
                  <w:rFonts w:ascii="Helvetica Neue Light" w:eastAsia="Times New Roman" w:hAnsi="Helvetica Neue Light" w:cs="Times New Roman"/>
                  <w:szCs w:val="20"/>
                  <w:rPrChange w:id="7141" w:author="Hervé Monnerie" w:date="2014-06-25T10:26:00Z">
                    <w:rPr/>
                  </w:rPrChange>
                </w:rPr>
                <w:t>M</w:t>
              </w:r>
            </w:ins>
          </w:p>
        </w:tc>
        <w:tc>
          <w:tcPr>
            <w:tcW w:w="1187" w:type="dxa"/>
            <w:tcBorders>
              <w:top w:val="nil"/>
              <w:left w:val="nil"/>
              <w:bottom w:val="single" w:sz="4" w:space="0" w:color="auto"/>
              <w:right w:val="single" w:sz="4" w:space="0" w:color="auto"/>
            </w:tcBorders>
            <w:shd w:val="clear" w:color="auto" w:fill="auto"/>
            <w:noWrap/>
            <w:vAlign w:val="center"/>
            <w:hideMark/>
            <w:tcPrChange w:id="7142" w:author="Hervé Monnerie" w:date="2014-06-25T10:28:00Z">
              <w:tcPr>
                <w:tcW w:w="1150" w:type="dxa"/>
                <w:tcBorders>
                  <w:top w:val="nil"/>
                  <w:left w:val="nil"/>
                  <w:bottom w:val="single" w:sz="4" w:space="0" w:color="auto"/>
                  <w:right w:val="single" w:sz="4" w:space="0" w:color="auto"/>
                </w:tcBorders>
                <w:shd w:val="clear" w:color="auto" w:fill="auto"/>
                <w:noWrap/>
                <w:vAlign w:val="center"/>
                <w:hideMark/>
              </w:tcPr>
            </w:tcPrChange>
          </w:tcPr>
          <w:p w14:paraId="4394BED1" w14:textId="77777777" w:rsidR="00BD57E6" w:rsidRPr="00BD57E6" w:rsidRDefault="00BD57E6" w:rsidP="00BD57E6">
            <w:pPr>
              <w:jc w:val="center"/>
              <w:outlineLvl w:val="0"/>
              <w:rPr>
                <w:ins w:id="7143" w:author="Hervé Monnerie" w:date="2014-06-25T10:26:00Z"/>
                <w:rFonts w:ascii="Helvetica Neue Light" w:eastAsia="Times New Roman" w:hAnsi="Helvetica Neue Light" w:cs="Times New Roman"/>
                <w:szCs w:val="20"/>
                <w:rPrChange w:id="7144" w:author="Hervé Monnerie" w:date="2014-06-25T10:26:00Z">
                  <w:rPr>
                    <w:ins w:id="7145" w:author="Hervé Monnerie" w:date="2014-06-25T10:26:00Z"/>
                  </w:rPr>
                </w:rPrChange>
              </w:rPr>
            </w:pPr>
            <w:ins w:id="7146" w:author="Hervé Monnerie" w:date="2014-06-25T10:26:00Z">
              <w:r w:rsidRPr="00BD57E6">
                <w:rPr>
                  <w:rFonts w:ascii="Helvetica Neue Light" w:eastAsia="Times New Roman" w:hAnsi="Helvetica Neue Light" w:cs="Times New Roman"/>
                  <w:szCs w:val="20"/>
                  <w:rPrChange w:id="7147"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148"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3C693164" w14:textId="77777777" w:rsidR="00BD57E6" w:rsidRPr="00BD57E6" w:rsidRDefault="00BD57E6" w:rsidP="00BD57E6">
            <w:pPr>
              <w:jc w:val="center"/>
              <w:outlineLvl w:val="0"/>
              <w:rPr>
                <w:ins w:id="7149" w:author="Hervé Monnerie" w:date="2014-06-25T10:26:00Z"/>
                <w:rFonts w:ascii="Helvetica Neue Light" w:eastAsia="Times New Roman" w:hAnsi="Helvetica Neue Light" w:cs="Times New Roman"/>
                <w:szCs w:val="20"/>
                <w:rPrChange w:id="7150" w:author="Hervé Monnerie" w:date="2014-06-25T10:26:00Z">
                  <w:rPr>
                    <w:ins w:id="7151" w:author="Hervé Monnerie" w:date="2014-06-25T10:26:00Z"/>
                  </w:rPr>
                </w:rPrChange>
              </w:rPr>
            </w:pPr>
            <w:ins w:id="7152" w:author="Hervé Monnerie" w:date="2014-06-25T10:26:00Z">
              <w:r w:rsidRPr="00BD57E6">
                <w:rPr>
                  <w:rFonts w:ascii="Helvetica Neue Light" w:eastAsia="Times New Roman" w:hAnsi="Helvetica Neue Light" w:cs="Times New Roman"/>
                  <w:szCs w:val="20"/>
                  <w:rPrChange w:id="7153"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154"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2A989E86" w14:textId="77777777" w:rsidR="00BD57E6" w:rsidRPr="00BD57E6" w:rsidRDefault="00BD57E6" w:rsidP="0002201A">
            <w:pPr>
              <w:jc w:val="center"/>
              <w:outlineLvl w:val="0"/>
              <w:rPr>
                <w:ins w:id="7155" w:author="Hervé Monnerie" w:date="2014-06-25T10:26:00Z"/>
                <w:rFonts w:ascii="Helvetica Neue Light" w:eastAsia="Times New Roman" w:hAnsi="Helvetica Neue Light" w:cs="Times New Roman"/>
                <w:szCs w:val="20"/>
                <w:rPrChange w:id="7156" w:author="Hervé Monnerie" w:date="2014-06-25T10:26:00Z">
                  <w:rPr>
                    <w:ins w:id="7157" w:author="Hervé Monnerie" w:date="2014-06-25T10:26:00Z"/>
                  </w:rPr>
                </w:rPrChange>
              </w:rPr>
            </w:pPr>
            <w:ins w:id="7158" w:author="Hervé Monnerie" w:date="2014-06-25T10:26:00Z">
              <w:r w:rsidRPr="00BD57E6">
                <w:rPr>
                  <w:rFonts w:ascii="Helvetica Neue Light" w:eastAsia="Times New Roman" w:hAnsi="Helvetica Neue Light" w:cs="Times New Roman"/>
                  <w:szCs w:val="20"/>
                  <w:rPrChange w:id="7159"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160"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3C064250" w14:textId="77777777" w:rsidR="00BD57E6" w:rsidRPr="00BD57E6" w:rsidRDefault="00BD57E6" w:rsidP="00CB4CF4">
            <w:pPr>
              <w:jc w:val="center"/>
              <w:outlineLvl w:val="0"/>
              <w:rPr>
                <w:ins w:id="7161" w:author="Hervé Monnerie" w:date="2014-06-25T10:26:00Z"/>
                <w:rFonts w:ascii="Helvetica Neue Light" w:eastAsia="Times New Roman" w:hAnsi="Helvetica Neue Light" w:cs="Times New Roman"/>
                <w:szCs w:val="20"/>
                <w:rPrChange w:id="7162" w:author="Hervé Monnerie" w:date="2014-06-25T10:26:00Z">
                  <w:rPr>
                    <w:ins w:id="7163" w:author="Hervé Monnerie" w:date="2014-06-25T10:26:00Z"/>
                  </w:rPr>
                </w:rPrChange>
              </w:rPr>
            </w:pPr>
            <w:ins w:id="7164" w:author="Hervé Monnerie" w:date="2014-06-25T10:26:00Z">
              <w:r w:rsidRPr="00BD57E6">
                <w:rPr>
                  <w:rFonts w:ascii="Helvetica Neue Light" w:eastAsia="Times New Roman" w:hAnsi="Helvetica Neue Light" w:cs="Times New Roman"/>
                  <w:szCs w:val="20"/>
                  <w:rPrChange w:id="7165" w:author="Hervé Monnerie" w:date="2014-06-25T10:26:00Z">
                    <w:rPr/>
                  </w:rPrChange>
                </w:rPr>
                <w:t> </w:t>
              </w:r>
            </w:ins>
          </w:p>
        </w:tc>
      </w:tr>
      <w:tr w:rsidR="00BD57E6" w:rsidRPr="00BD57E6" w14:paraId="58387A17" w14:textId="77777777" w:rsidTr="00BD57E6">
        <w:trPr>
          <w:divId w:val="1776631586"/>
          <w:trHeight w:val="271"/>
          <w:ins w:id="7166" w:author="Hervé Monnerie" w:date="2014-06-25T10:26:00Z"/>
          <w:trPrChange w:id="7167"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168"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E9796DF" w14:textId="77777777" w:rsidR="00BD57E6" w:rsidRPr="00BD57E6" w:rsidRDefault="00BD57E6" w:rsidP="00BD57E6">
            <w:pPr>
              <w:jc w:val="left"/>
              <w:outlineLvl w:val="0"/>
              <w:rPr>
                <w:ins w:id="7169" w:author="Hervé Monnerie" w:date="2014-06-25T10:26:00Z"/>
                <w:rFonts w:ascii="Helvetica Neue Light" w:eastAsia="Times New Roman" w:hAnsi="Helvetica Neue Light" w:cs="Times New Roman"/>
                <w:szCs w:val="20"/>
                <w:rPrChange w:id="7170" w:author="Hervé Monnerie" w:date="2014-06-25T10:26:00Z">
                  <w:rPr>
                    <w:ins w:id="7171" w:author="Hervé Monnerie" w:date="2014-06-25T10:26:00Z"/>
                  </w:rPr>
                </w:rPrChange>
              </w:rPr>
            </w:pPr>
            <w:ins w:id="7172" w:author="Hervé Monnerie" w:date="2014-06-25T10:26:00Z">
              <w:r w:rsidRPr="00BD57E6">
                <w:rPr>
                  <w:rFonts w:ascii="Helvetica Neue Light" w:eastAsia="Times New Roman" w:hAnsi="Helvetica Neue Light" w:cs="Times New Roman"/>
                  <w:szCs w:val="20"/>
                  <w:rPrChange w:id="7173" w:author="Hervé Monnerie" w:date="2014-06-25T10:26:00Z">
                    <w:rPr/>
                  </w:rPrChange>
                </w:rPr>
                <w:t>Envoi des pièces justificatives</w:t>
              </w:r>
            </w:ins>
          </w:p>
        </w:tc>
        <w:tc>
          <w:tcPr>
            <w:tcW w:w="330" w:type="dxa"/>
            <w:tcBorders>
              <w:top w:val="nil"/>
              <w:left w:val="nil"/>
              <w:bottom w:val="single" w:sz="4" w:space="0" w:color="auto"/>
              <w:right w:val="single" w:sz="4" w:space="0" w:color="auto"/>
            </w:tcBorders>
            <w:shd w:val="clear" w:color="auto" w:fill="auto"/>
            <w:noWrap/>
            <w:vAlign w:val="bottom"/>
            <w:hideMark/>
            <w:tcPrChange w:id="7174"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3883A8ED" w14:textId="77777777" w:rsidR="00BD57E6" w:rsidRPr="00BD57E6" w:rsidRDefault="00BD57E6">
            <w:pPr>
              <w:jc w:val="center"/>
              <w:outlineLvl w:val="0"/>
              <w:rPr>
                <w:ins w:id="7175" w:author="Hervé Monnerie" w:date="2014-06-25T10:26:00Z"/>
                <w:rFonts w:ascii="Helvetica Neue Light" w:eastAsia="Times New Roman" w:hAnsi="Helvetica Neue Light" w:cs="Times New Roman"/>
                <w:szCs w:val="20"/>
                <w:rPrChange w:id="7176" w:author="Hervé Monnerie" w:date="2014-06-25T10:26:00Z">
                  <w:rPr>
                    <w:ins w:id="7177" w:author="Hervé Monnerie" w:date="2014-06-25T10:26:00Z"/>
                  </w:rPr>
                </w:rPrChange>
              </w:rPr>
              <w:pPrChange w:id="7178" w:author="Hervé Monnerie" w:date="2014-06-25T10:26:00Z">
                <w:pPr>
                  <w:outlineLvl w:val="0"/>
                </w:pPr>
              </w:pPrChange>
            </w:pPr>
            <w:ins w:id="7179" w:author="Hervé Monnerie" w:date="2014-06-25T10:26:00Z">
              <w:r w:rsidRPr="00BD57E6">
                <w:rPr>
                  <w:rFonts w:ascii="Helvetica Neue Light" w:eastAsia="Times New Roman" w:hAnsi="Helvetica Neue Light" w:cs="Times New Roman"/>
                  <w:szCs w:val="20"/>
                  <w:rPrChange w:id="7180" w:author="Hervé Monnerie" w:date="2014-06-25T10:26:00Z">
                    <w:rPr/>
                  </w:rPrChange>
                </w:rPr>
                <w:t> </w:t>
              </w:r>
            </w:ins>
          </w:p>
        </w:tc>
        <w:tc>
          <w:tcPr>
            <w:tcW w:w="1094" w:type="dxa"/>
            <w:tcBorders>
              <w:top w:val="nil"/>
              <w:left w:val="nil"/>
              <w:bottom w:val="single" w:sz="4" w:space="0" w:color="auto"/>
              <w:right w:val="single" w:sz="4" w:space="0" w:color="auto"/>
            </w:tcBorders>
            <w:shd w:val="clear" w:color="000000" w:fill="F2DCDB"/>
            <w:noWrap/>
            <w:vAlign w:val="bottom"/>
            <w:hideMark/>
            <w:tcPrChange w:id="7181" w:author="Hervé Monnerie" w:date="2014-06-25T10:28:00Z">
              <w:tcPr>
                <w:tcW w:w="1152" w:type="dxa"/>
                <w:tcBorders>
                  <w:top w:val="nil"/>
                  <w:left w:val="nil"/>
                  <w:bottom w:val="single" w:sz="4" w:space="0" w:color="auto"/>
                  <w:right w:val="single" w:sz="4" w:space="0" w:color="auto"/>
                </w:tcBorders>
                <w:shd w:val="clear" w:color="000000" w:fill="F2DCDB"/>
                <w:noWrap/>
                <w:vAlign w:val="bottom"/>
                <w:hideMark/>
              </w:tcPr>
            </w:tcPrChange>
          </w:tcPr>
          <w:p w14:paraId="2DF4639E" w14:textId="77777777" w:rsidR="00BD57E6" w:rsidRPr="00BD57E6" w:rsidRDefault="00BD57E6" w:rsidP="00BD57E6">
            <w:pPr>
              <w:jc w:val="center"/>
              <w:outlineLvl w:val="0"/>
              <w:rPr>
                <w:ins w:id="7182" w:author="Hervé Monnerie" w:date="2014-06-25T10:26:00Z"/>
                <w:rFonts w:ascii="Helvetica Neue Light" w:eastAsia="Times New Roman" w:hAnsi="Helvetica Neue Light" w:cs="Times New Roman"/>
                <w:szCs w:val="20"/>
                <w:rPrChange w:id="7183" w:author="Hervé Monnerie" w:date="2014-06-25T10:26:00Z">
                  <w:rPr>
                    <w:ins w:id="7184" w:author="Hervé Monnerie" w:date="2014-06-25T10:26:00Z"/>
                  </w:rPr>
                </w:rPrChange>
              </w:rPr>
            </w:pPr>
            <w:ins w:id="7185" w:author="Hervé Monnerie" w:date="2014-06-25T10:26:00Z">
              <w:r w:rsidRPr="00BD57E6">
                <w:rPr>
                  <w:rFonts w:ascii="Helvetica Neue Light" w:eastAsia="Times New Roman" w:hAnsi="Helvetica Neue Light" w:cs="Times New Roman"/>
                  <w:szCs w:val="20"/>
                  <w:rPrChange w:id="7186" w:author="Hervé Monnerie" w:date="2014-06-25T10:26:00Z">
                    <w:rPr/>
                  </w:rPrChange>
                </w:rPr>
                <w:t>M</w:t>
              </w:r>
            </w:ins>
          </w:p>
        </w:tc>
        <w:tc>
          <w:tcPr>
            <w:tcW w:w="1187" w:type="dxa"/>
            <w:tcBorders>
              <w:top w:val="nil"/>
              <w:left w:val="nil"/>
              <w:bottom w:val="single" w:sz="4" w:space="0" w:color="auto"/>
              <w:right w:val="single" w:sz="4" w:space="0" w:color="auto"/>
            </w:tcBorders>
            <w:shd w:val="clear" w:color="auto" w:fill="auto"/>
            <w:noWrap/>
            <w:vAlign w:val="center"/>
            <w:hideMark/>
            <w:tcPrChange w:id="7187" w:author="Hervé Monnerie" w:date="2014-06-25T10:28:00Z">
              <w:tcPr>
                <w:tcW w:w="1150" w:type="dxa"/>
                <w:tcBorders>
                  <w:top w:val="nil"/>
                  <w:left w:val="nil"/>
                  <w:bottom w:val="single" w:sz="4" w:space="0" w:color="auto"/>
                  <w:right w:val="single" w:sz="4" w:space="0" w:color="auto"/>
                </w:tcBorders>
                <w:shd w:val="clear" w:color="auto" w:fill="auto"/>
                <w:noWrap/>
                <w:vAlign w:val="center"/>
                <w:hideMark/>
              </w:tcPr>
            </w:tcPrChange>
          </w:tcPr>
          <w:p w14:paraId="139E5DDF" w14:textId="77777777" w:rsidR="00BD57E6" w:rsidRPr="00BD57E6" w:rsidRDefault="00BD57E6" w:rsidP="00BD57E6">
            <w:pPr>
              <w:jc w:val="center"/>
              <w:outlineLvl w:val="0"/>
              <w:rPr>
                <w:ins w:id="7188" w:author="Hervé Monnerie" w:date="2014-06-25T10:26:00Z"/>
                <w:rFonts w:ascii="Helvetica Neue Light" w:eastAsia="Times New Roman" w:hAnsi="Helvetica Neue Light" w:cs="Times New Roman"/>
                <w:szCs w:val="20"/>
                <w:rPrChange w:id="7189" w:author="Hervé Monnerie" w:date="2014-06-25T10:26:00Z">
                  <w:rPr>
                    <w:ins w:id="7190" w:author="Hervé Monnerie" w:date="2014-06-25T10:26:00Z"/>
                  </w:rPr>
                </w:rPrChange>
              </w:rPr>
            </w:pPr>
            <w:ins w:id="7191" w:author="Hervé Monnerie" w:date="2014-06-25T10:26:00Z">
              <w:r w:rsidRPr="00BD57E6">
                <w:rPr>
                  <w:rFonts w:ascii="Helvetica Neue Light" w:eastAsia="Times New Roman" w:hAnsi="Helvetica Neue Light" w:cs="Times New Roman"/>
                  <w:szCs w:val="20"/>
                  <w:rPrChange w:id="7192"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193"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3D83F3B4" w14:textId="77777777" w:rsidR="00BD57E6" w:rsidRPr="00BD57E6" w:rsidRDefault="00BD57E6" w:rsidP="00BD57E6">
            <w:pPr>
              <w:jc w:val="center"/>
              <w:outlineLvl w:val="0"/>
              <w:rPr>
                <w:ins w:id="7194" w:author="Hervé Monnerie" w:date="2014-06-25T10:26:00Z"/>
                <w:rFonts w:ascii="Helvetica Neue Light" w:eastAsia="Times New Roman" w:hAnsi="Helvetica Neue Light" w:cs="Times New Roman"/>
                <w:szCs w:val="20"/>
                <w:rPrChange w:id="7195" w:author="Hervé Monnerie" w:date="2014-06-25T10:26:00Z">
                  <w:rPr>
                    <w:ins w:id="7196" w:author="Hervé Monnerie" w:date="2014-06-25T10:26:00Z"/>
                  </w:rPr>
                </w:rPrChange>
              </w:rPr>
            </w:pPr>
            <w:ins w:id="7197" w:author="Hervé Monnerie" w:date="2014-06-25T10:26:00Z">
              <w:r w:rsidRPr="00BD57E6">
                <w:rPr>
                  <w:rFonts w:ascii="Helvetica Neue Light" w:eastAsia="Times New Roman" w:hAnsi="Helvetica Neue Light" w:cs="Times New Roman"/>
                  <w:szCs w:val="20"/>
                  <w:rPrChange w:id="7198"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199"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0A290301" w14:textId="77777777" w:rsidR="00BD57E6" w:rsidRPr="00BD57E6" w:rsidRDefault="00BD57E6" w:rsidP="0002201A">
            <w:pPr>
              <w:jc w:val="center"/>
              <w:outlineLvl w:val="0"/>
              <w:rPr>
                <w:ins w:id="7200" w:author="Hervé Monnerie" w:date="2014-06-25T10:26:00Z"/>
                <w:rFonts w:ascii="Helvetica Neue Light" w:eastAsia="Times New Roman" w:hAnsi="Helvetica Neue Light" w:cs="Times New Roman"/>
                <w:szCs w:val="20"/>
                <w:rPrChange w:id="7201" w:author="Hervé Monnerie" w:date="2014-06-25T10:26:00Z">
                  <w:rPr>
                    <w:ins w:id="7202" w:author="Hervé Monnerie" w:date="2014-06-25T10:26:00Z"/>
                  </w:rPr>
                </w:rPrChange>
              </w:rPr>
            </w:pPr>
            <w:ins w:id="7203" w:author="Hervé Monnerie" w:date="2014-06-25T10:26:00Z">
              <w:r w:rsidRPr="00BD57E6">
                <w:rPr>
                  <w:rFonts w:ascii="Helvetica Neue Light" w:eastAsia="Times New Roman" w:hAnsi="Helvetica Neue Light" w:cs="Times New Roman"/>
                  <w:szCs w:val="20"/>
                  <w:rPrChange w:id="7204"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205"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62650332" w14:textId="77777777" w:rsidR="00BD57E6" w:rsidRPr="00BD57E6" w:rsidRDefault="00BD57E6" w:rsidP="00CB4CF4">
            <w:pPr>
              <w:jc w:val="center"/>
              <w:outlineLvl w:val="0"/>
              <w:rPr>
                <w:ins w:id="7206" w:author="Hervé Monnerie" w:date="2014-06-25T10:26:00Z"/>
                <w:rFonts w:ascii="Helvetica Neue Light" w:eastAsia="Times New Roman" w:hAnsi="Helvetica Neue Light" w:cs="Times New Roman"/>
                <w:szCs w:val="20"/>
                <w:rPrChange w:id="7207" w:author="Hervé Monnerie" w:date="2014-06-25T10:26:00Z">
                  <w:rPr>
                    <w:ins w:id="7208" w:author="Hervé Monnerie" w:date="2014-06-25T10:26:00Z"/>
                  </w:rPr>
                </w:rPrChange>
              </w:rPr>
            </w:pPr>
            <w:ins w:id="7209" w:author="Hervé Monnerie" w:date="2014-06-25T10:26:00Z">
              <w:r w:rsidRPr="00BD57E6">
                <w:rPr>
                  <w:rFonts w:ascii="Helvetica Neue Light" w:eastAsia="Times New Roman" w:hAnsi="Helvetica Neue Light" w:cs="Times New Roman"/>
                  <w:szCs w:val="20"/>
                  <w:rPrChange w:id="7210" w:author="Hervé Monnerie" w:date="2014-06-25T10:26:00Z">
                    <w:rPr/>
                  </w:rPrChange>
                </w:rPr>
                <w:t> </w:t>
              </w:r>
            </w:ins>
          </w:p>
        </w:tc>
      </w:tr>
      <w:tr w:rsidR="00BD57E6" w:rsidRPr="00BD57E6" w14:paraId="533F4622" w14:textId="77777777" w:rsidTr="00BD57E6">
        <w:trPr>
          <w:divId w:val="1776631586"/>
          <w:trHeight w:val="271"/>
          <w:ins w:id="7211" w:author="Hervé Monnerie" w:date="2014-06-25T10:26:00Z"/>
          <w:trPrChange w:id="7212"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213"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9B0B7E6" w14:textId="77777777" w:rsidR="00BD57E6" w:rsidRPr="00BD57E6" w:rsidRDefault="00BD57E6" w:rsidP="00BD57E6">
            <w:pPr>
              <w:jc w:val="left"/>
              <w:outlineLvl w:val="0"/>
              <w:rPr>
                <w:ins w:id="7214" w:author="Hervé Monnerie" w:date="2014-06-25T10:26:00Z"/>
                <w:rFonts w:ascii="Helvetica Neue Light" w:eastAsia="Times New Roman" w:hAnsi="Helvetica Neue Light" w:cs="Times New Roman"/>
                <w:szCs w:val="20"/>
                <w:rPrChange w:id="7215" w:author="Hervé Monnerie" w:date="2014-06-25T10:26:00Z">
                  <w:rPr>
                    <w:ins w:id="7216" w:author="Hervé Monnerie" w:date="2014-06-25T10:26:00Z"/>
                  </w:rPr>
                </w:rPrChange>
              </w:rPr>
            </w:pPr>
            <w:ins w:id="7217" w:author="Hervé Monnerie" w:date="2014-06-25T10:26:00Z">
              <w:r w:rsidRPr="00BD57E6">
                <w:rPr>
                  <w:rFonts w:ascii="Helvetica Neue Light" w:eastAsia="Times New Roman" w:hAnsi="Helvetica Neue Light" w:cs="Times New Roman"/>
                  <w:szCs w:val="20"/>
                  <w:rPrChange w:id="7218" w:author="Hervé Monnerie" w:date="2014-06-25T10:26:00Z">
                    <w:rPr/>
                  </w:rPrChange>
                </w:rPr>
                <w:t>Réponses au questionnaire d'analyse crédit</w:t>
              </w:r>
            </w:ins>
          </w:p>
        </w:tc>
        <w:tc>
          <w:tcPr>
            <w:tcW w:w="330" w:type="dxa"/>
            <w:tcBorders>
              <w:top w:val="nil"/>
              <w:left w:val="nil"/>
              <w:bottom w:val="single" w:sz="4" w:space="0" w:color="auto"/>
              <w:right w:val="single" w:sz="4" w:space="0" w:color="auto"/>
            </w:tcBorders>
            <w:shd w:val="clear" w:color="auto" w:fill="auto"/>
            <w:noWrap/>
            <w:vAlign w:val="bottom"/>
            <w:hideMark/>
            <w:tcPrChange w:id="7219"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5B8BA97A" w14:textId="77777777" w:rsidR="00BD57E6" w:rsidRPr="00BD57E6" w:rsidRDefault="00BD57E6">
            <w:pPr>
              <w:jc w:val="center"/>
              <w:outlineLvl w:val="0"/>
              <w:rPr>
                <w:ins w:id="7220" w:author="Hervé Monnerie" w:date="2014-06-25T10:26:00Z"/>
                <w:rFonts w:ascii="Helvetica Neue Light" w:eastAsia="Times New Roman" w:hAnsi="Helvetica Neue Light" w:cs="Times New Roman"/>
                <w:szCs w:val="20"/>
                <w:rPrChange w:id="7221" w:author="Hervé Monnerie" w:date="2014-06-25T10:26:00Z">
                  <w:rPr>
                    <w:ins w:id="7222" w:author="Hervé Monnerie" w:date="2014-06-25T10:26:00Z"/>
                  </w:rPr>
                </w:rPrChange>
              </w:rPr>
              <w:pPrChange w:id="7223" w:author="Hervé Monnerie" w:date="2014-06-25T10:26:00Z">
                <w:pPr>
                  <w:outlineLvl w:val="0"/>
                </w:pPr>
              </w:pPrChange>
            </w:pPr>
            <w:ins w:id="7224" w:author="Hervé Monnerie" w:date="2014-06-25T10:26:00Z">
              <w:r w:rsidRPr="00BD57E6">
                <w:rPr>
                  <w:rFonts w:ascii="Helvetica Neue Light" w:eastAsia="Times New Roman" w:hAnsi="Helvetica Neue Light" w:cs="Times New Roman"/>
                  <w:szCs w:val="20"/>
                  <w:rPrChange w:id="7225" w:author="Hervé Monnerie" w:date="2014-06-25T10:26:00Z">
                    <w:rPr/>
                  </w:rPrChange>
                </w:rPr>
                <w:t> </w:t>
              </w:r>
            </w:ins>
          </w:p>
        </w:tc>
        <w:tc>
          <w:tcPr>
            <w:tcW w:w="1094" w:type="dxa"/>
            <w:tcBorders>
              <w:top w:val="nil"/>
              <w:left w:val="nil"/>
              <w:bottom w:val="single" w:sz="4" w:space="0" w:color="auto"/>
              <w:right w:val="single" w:sz="4" w:space="0" w:color="auto"/>
            </w:tcBorders>
            <w:shd w:val="clear" w:color="000000" w:fill="F2DCDB"/>
            <w:noWrap/>
            <w:vAlign w:val="bottom"/>
            <w:hideMark/>
            <w:tcPrChange w:id="7226" w:author="Hervé Monnerie" w:date="2014-06-25T10:28:00Z">
              <w:tcPr>
                <w:tcW w:w="1152" w:type="dxa"/>
                <w:tcBorders>
                  <w:top w:val="nil"/>
                  <w:left w:val="nil"/>
                  <w:bottom w:val="single" w:sz="4" w:space="0" w:color="auto"/>
                  <w:right w:val="single" w:sz="4" w:space="0" w:color="auto"/>
                </w:tcBorders>
                <w:shd w:val="clear" w:color="000000" w:fill="F2DCDB"/>
                <w:noWrap/>
                <w:vAlign w:val="bottom"/>
                <w:hideMark/>
              </w:tcPr>
            </w:tcPrChange>
          </w:tcPr>
          <w:p w14:paraId="17F18CA2" w14:textId="77777777" w:rsidR="00BD57E6" w:rsidRPr="00BD57E6" w:rsidRDefault="00BD57E6" w:rsidP="00BD57E6">
            <w:pPr>
              <w:jc w:val="center"/>
              <w:outlineLvl w:val="0"/>
              <w:rPr>
                <w:ins w:id="7227" w:author="Hervé Monnerie" w:date="2014-06-25T10:26:00Z"/>
                <w:rFonts w:ascii="Helvetica Neue Light" w:eastAsia="Times New Roman" w:hAnsi="Helvetica Neue Light" w:cs="Times New Roman"/>
                <w:szCs w:val="20"/>
                <w:rPrChange w:id="7228" w:author="Hervé Monnerie" w:date="2014-06-25T10:26:00Z">
                  <w:rPr>
                    <w:ins w:id="7229" w:author="Hervé Monnerie" w:date="2014-06-25T10:26:00Z"/>
                  </w:rPr>
                </w:rPrChange>
              </w:rPr>
            </w:pPr>
            <w:ins w:id="7230" w:author="Hervé Monnerie" w:date="2014-06-25T10:26:00Z">
              <w:r w:rsidRPr="00BD57E6">
                <w:rPr>
                  <w:rFonts w:ascii="Helvetica Neue Light" w:eastAsia="Times New Roman" w:hAnsi="Helvetica Neue Light" w:cs="Times New Roman"/>
                  <w:szCs w:val="20"/>
                  <w:rPrChange w:id="7231" w:author="Hervé Monnerie" w:date="2014-06-25T10:26:00Z">
                    <w:rPr/>
                  </w:rPrChange>
                </w:rPr>
                <w:t>M</w:t>
              </w:r>
            </w:ins>
          </w:p>
        </w:tc>
        <w:tc>
          <w:tcPr>
            <w:tcW w:w="1187" w:type="dxa"/>
            <w:tcBorders>
              <w:top w:val="nil"/>
              <w:left w:val="nil"/>
              <w:bottom w:val="single" w:sz="4" w:space="0" w:color="auto"/>
              <w:right w:val="single" w:sz="4" w:space="0" w:color="auto"/>
            </w:tcBorders>
            <w:shd w:val="clear" w:color="auto" w:fill="auto"/>
            <w:noWrap/>
            <w:vAlign w:val="center"/>
            <w:hideMark/>
            <w:tcPrChange w:id="7232" w:author="Hervé Monnerie" w:date="2014-06-25T10:28:00Z">
              <w:tcPr>
                <w:tcW w:w="1150" w:type="dxa"/>
                <w:tcBorders>
                  <w:top w:val="nil"/>
                  <w:left w:val="nil"/>
                  <w:bottom w:val="single" w:sz="4" w:space="0" w:color="auto"/>
                  <w:right w:val="single" w:sz="4" w:space="0" w:color="auto"/>
                </w:tcBorders>
                <w:shd w:val="clear" w:color="auto" w:fill="auto"/>
                <w:noWrap/>
                <w:vAlign w:val="center"/>
                <w:hideMark/>
              </w:tcPr>
            </w:tcPrChange>
          </w:tcPr>
          <w:p w14:paraId="28ACD821" w14:textId="77777777" w:rsidR="00BD57E6" w:rsidRPr="00BD57E6" w:rsidRDefault="00BD57E6" w:rsidP="00BD57E6">
            <w:pPr>
              <w:jc w:val="center"/>
              <w:outlineLvl w:val="0"/>
              <w:rPr>
                <w:ins w:id="7233" w:author="Hervé Monnerie" w:date="2014-06-25T10:26:00Z"/>
                <w:rFonts w:ascii="Helvetica Neue Light" w:eastAsia="Times New Roman" w:hAnsi="Helvetica Neue Light" w:cs="Times New Roman"/>
                <w:szCs w:val="20"/>
                <w:rPrChange w:id="7234" w:author="Hervé Monnerie" w:date="2014-06-25T10:26:00Z">
                  <w:rPr>
                    <w:ins w:id="7235" w:author="Hervé Monnerie" w:date="2014-06-25T10:26:00Z"/>
                  </w:rPr>
                </w:rPrChange>
              </w:rPr>
            </w:pPr>
            <w:ins w:id="7236" w:author="Hervé Monnerie" w:date="2014-06-25T10:26:00Z">
              <w:r w:rsidRPr="00BD57E6">
                <w:rPr>
                  <w:rFonts w:ascii="Helvetica Neue Light" w:eastAsia="Times New Roman" w:hAnsi="Helvetica Neue Light" w:cs="Times New Roman"/>
                  <w:szCs w:val="20"/>
                  <w:rPrChange w:id="7237"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238"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09EC2316" w14:textId="77777777" w:rsidR="00BD57E6" w:rsidRPr="00BD57E6" w:rsidRDefault="00BD57E6" w:rsidP="00BD57E6">
            <w:pPr>
              <w:jc w:val="center"/>
              <w:outlineLvl w:val="0"/>
              <w:rPr>
                <w:ins w:id="7239" w:author="Hervé Monnerie" w:date="2014-06-25T10:26:00Z"/>
                <w:rFonts w:ascii="Helvetica Neue Light" w:eastAsia="Times New Roman" w:hAnsi="Helvetica Neue Light" w:cs="Times New Roman"/>
                <w:szCs w:val="20"/>
                <w:rPrChange w:id="7240" w:author="Hervé Monnerie" w:date="2014-06-25T10:26:00Z">
                  <w:rPr>
                    <w:ins w:id="7241" w:author="Hervé Monnerie" w:date="2014-06-25T10:26:00Z"/>
                  </w:rPr>
                </w:rPrChange>
              </w:rPr>
            </w:pPr>
            <w:ins w:id="7242" w:author="Hervé Monnerie" w:date="2014-06-25T10:26:00Z">
              <w:r w:rsidRPr="00BD57E6">
                <w:rPr>
                  <w:rFonts w:ascii="Helvetica Neue Light" w:eastAsia="Times New Roman" w:hAnsi="Helvetica Neue Light" w:cs="Times New Roman"/>
                  <w:szCs w:val="20"/>
                  <w:rPrChange w:id="7243"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244"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430AC634" w14:textId="77777777" w:rsidR="00BD57E6" w:rsidRPr="00BD57E6" w:rsidRDefault="00BD57E6" w:rsidP="0002201A">
            <w:pPr>
              <w:jc w:val="center"/>
              <w:outlineLvl w:val="0"/>
              <w:rPr>
                <w:ins w:id="7245" w:author="Hervé Monnerie" w:date="2014-06-25T10:26:00Z"/>
                <w:rFonts w:ascii="Helvetica Neue Light" w:eastAsia="Times New Roman" w:hAnsi="Helvetica Neue Light" w:cs="Times New Roman"/>
                <w:szCs w:val="20"/>
                <w:rPrChange w:id="7246" w:author="Hervé Monnerie" w:date="2014-06-25T10:26:00Z">
                  <w:rPr>
                    <w:ins w:id="7247" w:author="Hervé Monnerie" w:date="2014-06-25T10:26:00Z"/>
                  </w:rPr>
                </w:rPrChange>
              </w:rPr>
            </w:pPr>
            <w:ins w:id="7248" w:author="Hervé Monnerie" w:date="2014-06-25T10:26:00Z">
              <w:r w:rsidRPr="00BD57E6">
                <w:rPr>
                  <w:rFonts w:ascii="Helvetica Neue Light" w:eastAsia="Times New Roman" w:hAnsi="Helvetica Neue Light" w:cs="Times New Roman"/>
                  <w:szCs w:val="20"/>
                  <w:rPrChange w:id="7249"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250"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0F62901C" w14:textId="77777777" w:rsidR="00BD57E6" w:rsidRPr="00BD57E6" w:rsidRDefault="00BD57E6" w:rsidP="00CB4CF4">
            <w:pPr>
              <w:jc w:val="center"/>
              <w:outlineLvl w:val="0"/>
              <w:rPr>
                <w:ins w:id="7251" w:author="Hervé Monnerie" w:date="2014-06-25T10:26:00Z"/>
                <w:rFonts w:ascii="Helvetica Neue Light" w:eastAsia="Times New Roman" w:hAnsi="Helvetica Neue Light" w:cs="Times New Roman"/>
                <w:szCs w:val="20"/>
                <w:rPrChange w:id="7252" w:author="Hervé Monnerie" w:date="2014-06-25T10:26:00Z">
                  <w:rPr>
                    <w:ins w:id="7253" w:author="Hervé Monnerie" w:date="2014-06-25T10:26:00Z"/>
                  </w:rPr>
                </w:rPrChange>
              </w:rPr>
            </w:pPr>
            <w:ins w:id="7254" w:author="Hervé Monnerie" w:date="2014-06-25T10:26:00Z">
              <w:r w:rsidRPr="00BD57E6">
                <w:rPr>
                  <w:rFonts w:ascii="Helvetica Neue Light" w:eastAsia="Times New Roman" w:hAnsi="Helvetica Neue Light" w:cs="Times New Roman"/>
                  <w:szCs w:val="20"/>
                  <w:rPrChange w:id="7255" w:author="Hervé Monnerie" w:date="2014-06-25T10:26:00Z">
                    <w:rPr/>
                  </w:rPrChange>
                </w:rPr>
                <w:t> </w:t>
              </w:r>
            </w:ins>
          </w:p>
        </w:tc>
      </w:tr>
      <w:tr w:rsidR="00BD57E6" w:rsidRPr="00BD57E6" w14:paraId="4E9B0D58" w14:textId="77777777" w:rsidTr="00BD57E6">
        <w:trPr>
          <w:divId w:val="1776631586"/>
          <w:trHeight w:val="271"/>
          <w:ins w:id="7256" w:author="Hervé Monnerie" w:date="2014-06-25T10:26:00Z"/>
          <w:trPrChange w:id="7257"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258"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D725686" w14:textId="77777777" w:rsidR="00BD57E6" w:rsidRPr="00BD57E6" w:rsidRDefault="00BD57E6" w:rsidP="00BD57E6">
            <w:pPr>
              <w:jc w:val="left"/>
              <w:outlineLvl w:val="0"/>
              <w:rPr>
                <w:ins w:id="7259" w:author="Hervé Monnerie" w:date="2014-06-25T10:26:00Z"/>
                <w:rFonts w:ascii="Helvetica Neue Light" w:eastAsia="Times New Roman" w:hAnsi="Helvetica Neue Light" w:cs="Times New Roman"/>
                <w:szCs w:val="20"/>
                <w:rPrChange w:id="7260" w:author="Hervé Monnerie" w:date="2014-06-25T10:26:00Z">
                  <w:rPr>
                    <w:ins w:id="7261" w:author="Hervé Monnerie" w:date="2014-06-25T10:26:00Z"/>
                  </w:rPr>
                </w:rPrChange>
              </w:rPr>
            </w:pPr>
            <w:ins w:id="7262" w:author="Hervé Monnerie" w:date="2014-06-25T10:26:00Z">
              <w:r w:rsidRPr="00BD57E6">
                <w:rPr>
                  <w:rFonts w:ascii="Helvetica Neue Light" w:eastAsia="Times New Roman" w:hAnsi="Helvetica Neue Light" w:cs="Times New Roman"/>
                  <w:szCs w:val="20"/>
                  <w:rPrChange w:id="7263" w:author="Hervé Monnerie" w:date="2014-06-25T10:26:00Z">
                    <w:rPr/>
                  </w:rPrChange>
                </w:rPr>
                <w:t>Délégation de pouvoir Correspondant Cédant</w:t>
              </w:r>
            </w:ins>
          </w:p>
        </w:tc>
        <w:tc>
          <w:tcPr>
            <w:tcW w:w="330" w:type="dxa"/>
            <w:tcBorders>
              <w:top w:val="nil"/>
              <w:left w:val="nil"/>
              <w:bottom w:val="single" w:sz="4" w:space="0" w:color="auto"/>
              <w:right w:val="single" w:sz="4" w:space="0" w:color="auto"/>
            </w:tcBorders>
            <w:shd w:val="clear" w:color="auto" w:fill="auto"/>
            <w:noWrap/>
            <w:vAlign w:val="bottom"/>
            <w:hideMark/>
            <w:tcPrChange w:id="7264"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666E3A27" w14:textId="77777777" w:rsidR="00BD57E6" w:rsidRPr="00BD57E6" w:rsidRDefault="00BD57E6">
            <w:pPr>
              <w:jc w:val="center"/>
              <w:outlineLvl w:val="0"/>
              <w:rPr>
                <w:ins w:id="7265" w:author="Hervé Monnerie" w:date="2014-06-25T10:26:00Z"/>
                <w:rFonts w:ascii="Helvetica Neue Light" w:eastAsia="Times New Roman" w:hAnsi="Helvetica Neue Light" w:cs="Times New Roman"/>
                <w:szCs w:val="20"/>
                <w:rPrChange w:id="7266" w:author="Hervé Monnerie" w:date="2014-06-25T10:26:00Z">
                  <w:rPr>
                    <w:ins w:id="7267" w:author="Hervé Monnerie" w:date="2014-06-25T10:26:00Z"/>
                  </w:rPr>
                </w:rPrChange>
              </w:rPr>
              <w:pPrChange w:id="7268" w:author="Hervé Monnerie" w:date="2014-06-25T10:26:00Z">
                <w:pPr>
                  <w:outlineLvl w:val="0"/>
                </w:pPr>
              </w:pPrChange>
            </w:pPr>
            <w:ins w:id="7269" w:author="Hervé Monnerie" w:date="2014-06-25T10:26:00Z">
              <w:r w:rsidRPr="00BD57E6">
                <w:rPr>
                  <w:rFonts w:ascii="Helvetica Neue Light" w:eastAsia="Times New Roman" w:hAnsi="Helvetica Neue Light" w:cs="Times New Roman"/>
                  <w:szCs w:val="20"/>
                  <w:rPrChange w:id="7270" w:author="Hervé Monnerie" w:date="2014-06-25T10:26:00Z">
                    <w:rPr/>
                  </w:rPrChange>
                </w:rPr>
                <w:t> </w:t>
              </w:r>
            </w:ins>
          </w:p>
        </w:tc>
        <w:tc>
          <w:tcPr>
            <w:tcW w:w="1094" w:type="dxa"/>
            <w:tcBorders>
              <w:top w:val="nil"/>
              <w:left w:val="nil"/>
              <w:bottom w:val="single" w:sz="4" w:space="0" w:color="auto"/>
              <w:right w:val="single" w:sz="4" w:space="0" w:color="auto"/>
            </w:tcBorders>
            <w:shd w:val="clear" w:color="000000" w:fill="F2DCDB"/>
            <w:noWrap/>
            <w:vAlign w:val="bottom"/>
            <w:hideMark/>
            <w:tcPrChange w:id="7271" w:author="Hervé Monnerie" w:date="2014-06-25T10:28:00Z">
              <w:tcPr>
                <w:tcW w:w="1152" w:type="dxa"/>
                <w:tcBorders>
                  <w:top w:val="nil"/>
                  <w:left w:val="nil"/>
                  <w:bottom w:val="single" w:sz="4" w:space="0" w:color="auto"/>
                  <w:right w:val="single" w:sz="4" w:space="0" w:color="auto"/>
                </w:tcBorders>
                <w:shd w:val="clear" w:color="000000" w:fill="F2DCDB"/>
                <w:noWrap/>
                <w:vAlign w:val="bottom"/>
                <w:hideMark/>
              </w:tcPr>
            </w:tcPrChange>
          </w:tcPr>
          <w:p w14:paraId="2DB9E474" w14:textId="77777777" w:rsidR="00BD57E6" w:rsidRPr="00BD57E6" w:rsidRDefault="00BD57E6" w:rsidP="00BD57E6">
            <w:pPr>
              <w:jc w:val="center"/>
              <w:outlineLvl w:val="0"/>
              <w:rPr>
                <w:ins w:id="7272" w:author="Hervé Monnerie" w:date="2014-06-25T10:26:00Z"/>
                <w:rFonts w:ascii="Helvetica Neue Light" w:eastAsia="Times New Roman" w:hAnsi="Helvetica Neue Light" w:cs="Times New Roman"/>
                <w:szCs w:val="20"/>
                <w:rPrChange w:id="7273" w:author="Hervé Monnerie" w:date="2014-06-25T10:26:00Z">
                  <w:rPr>
                    <w:ins w:id="7274" w:author="Hervé Monnerie" w:date="2014-06-25T10:26:00Z"/>
                  </w:rPr>
                </w:rPrChange>
              </w:rPr>
            </w:pPr>
            <w:ins w:id="7275" w:author="Hervé Monnerie" w:date="2014-06-25T10:26:00Z">
              <w:r w:rsidRPr="00BD57E6">
                <w:rPr>
                  <w:rFonts w:ascii="Helvetica Neue Light" w:eastAsia="Times New Roman" w:hAnsi="Helvetica Neue Light" w:cs="Times New Roman"/>
                  <w:szCs w:val="20"/>
                  <w:rPrChange w:id="7276" w:author="Hervé Monnerie" w:date="2014-06-25T10:26:00Z">
                    <w:rPr/>
                  </w:rPrChange>
                </w:rPr>
                <w:t> </w:t>
              </w:r>
            </w:ins>
          </w:p>
        </w:tc>
        <w:tc>
          <w:tcPr>
            <w:tcW w:w="1187" w:type="dxa"/>
            <w:tcBorders>
              <w:top w:val="nil"/>
              <w:left w:val="nil"/>
              <w:bottom w:val="single" w:sz="4" w:space="0" w:color="auto"/>
              <w:right w:val="single" w:sz="4" w:space="0" w:color="auto"/>
            </w:tcBorders>
            <w:shd w:val="clear" w:color="auto" w:fill="auto"/>
            <w:noWrap/>
            <w:vAlign w:val="center"/>
            <w:hideMark/>
            <w:tcPrChange w:id="7277" w:author="Hervé Monnerie" w:date="2014-06-25T10:28:00Z">
              <w:tcPr>
                <w:tcW w:w="1150" w:type="dxa"/>
                <w:tcBorders>
                  <w:top w:val="nil"/>
                  <w:left w:val="nil"/>
                  <w:bottom w:val="single" w:sz="4" w:space="0" w:color="auto"/>
                  <w:right w:val="single" w:sz="4" w:space="0" w:color="auto"/>
                </w:tcBorders>
                <w:shd w:val="clear" w:color="auto" w:fill="auto"/>
                <w:noWrap/>
                <w:vAlign w:val="center"/>
                <w:hideMark/>
              </w:tcPr>
            </w:tcPrChange>
          </w:tcPr>
          <w:p w14:paraId="4F7DFA66" w14:textId="77777777" w:rsidR="00BD57E6" w:rsidRPr="00BD57E6" w:rsidRDefault="00BD57E6" w:rsidP="00BD57E6">
            <w:pPr>
              <w:jc w:val="center"/>
              <w:outlineLvl w:val="0"/>
              <w:rPr>
                <w:ins w:id="7278" w:author="Hervé Monnerie" w:date="2014-06-25T10:26:00Z"/>
                <w:rFonts w:ascii="Helvetica Neue Light" w:eastAsia="Times New Roman" w:hAnsi="Helvetica Neue Light" w:cs="Times New Roman"/>
                <w:szCs w:val="20"/>
                <w:rPrChange w:id="7279" w:author="Hervé Monnerie" w:date="2014-06-25T10:26:00Z">
                  <w:rPr>
                    <w:ins w:id="7280" w:author="Hervé Monnerie" w:date="2014-06-25T10:26:00Z"/>
                  </w:rPr>
                </w:rPrChange>
              </w:rPr>
            </w:pPr>
            <w:ins w:id="7281" w:author="Hervé Monnerie" w:date="2014-06-25T10:26:00Z">
              <w:r w:rsidRPr="00BD57E6">
                <w:rPr>
                  <w:rFonts w:ascii="Helvetica Neue Light" w:eastAsia="Times New Roman" w:hAnsi="Helvetica Neue Light" w:cs="Times New Roman"/>
                  <w:szCs w:val="20"/>
                  <w:rPrChange w:id="7282"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283"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2EFC071A" w14:textId="77777777" w:rsidR="00BD57E6" w:rsidRPr="00BD57E6" w:rsidRDefault="00BD57E6" w:rsidP="00BD57E6">
            <w:pPr>
              <w:jc w:val="center"/>
              <w:outlineLvl w:val="0"/>
              <w:rPr>
                <w:ins w:id="7284" w:author="Hervé Monnerie" w:date="2014-06-25T10:26:00Z"/>
                <w:rFonts w:ascii="Helvetica Neue Light" w:eastAsia="Times New Roman" w:hAnsi="Helvetica Neue Light" w:cs="Times New Roman"/>
                <w:szCs w:val="20"/>
                <w:rPrChange w:id="7285" w:author="Hervé Monnerie" w:date="2014-06-25T10:26:00Z">
                  <w:rPr>
                    <w:ins w:id="7286" w:author="Hervé Monnerie" w:date="2014-06-25T10:26:00Z"/>
                  </w:rPr>
                </w:rPrChange>
              </w:rPr>
            </w:pPr>
            <w:ins w:id="7287" w:author="Hervé Monnerie" w:date="2014-06-25T10:26:00Z">
              <w:r w:rsidRPr="00BD57E6">
                <w:rPr>
                  <w:rFonts w:ascii="Helvetica Neue Light" w:eastAsia="Times New Roman" w:hAnsi="Helvetica Neue Light" w:cs="Times New Roman"/>
                  <w:szCs w:val="20"/>
                  <w:rPrChange w:id="7288"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289"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15A94771" w14:textId="77777777" w:rsidR="00BD57E6" w:rsidRPr="00BD57E6" w:rsidRDefault="00BD57E6" w:rsidP="0002201A">
            <w:pPr>
              <w:jc w:val="center"/>
              <w:outlineLvl w:val="0"/>
              <w:rPr>
                <w:ins w:id="7290" w:author="Hervé Monnerie" w:date="2014-06-25T10:26:00Z"/>
                <w:rFonts w:ascii="Helvetica Neue Light" w:eastAsia="Times New Roman" w:hAnsi="Helvetica Neue Light" w:cs="Times New Roman"/>
                <w:szCs w:val="20"/>
                <w:rPrChange w:id="7291" w:author="Hervé Monnerie" w:date="2014-06-25T10:26:00Z">
                  <w:rPr>
                    <w:ins w:id="7292" w:author="Hervé Monnerie" w:date="2014-06-25T10:26:00Z"/>
                  </w:rPr>
                </w:rPrChange>
              </w:rPr>
            </w:pPr>
            <w:ins w:id="7293" w:author="Hervé Monnerie" w:date="2014-06-25T10:26:00Z">
              <w:r w:rsidRPr="00BD57E6">
                <w:rPr>
                  <w:rFonts w:ascii="Helvetica Neue Light" w:eastAsia="Times New Roman" w:hAnsi="Helvetica Neue Light" w:cs="Times New Roman"/>
                  <w:szCs w:val="20"/>
                  <w:rPrChange w:id="7294"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295"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1A26691C" w14:textId="77777777" w:rsidR="00BD57E6" w:rsidRPr="00BD57E6" w:rsidRDefault="00BD57E6" w:rsidP="00CB4CF4">
            <w:pPr>
              <w:jc w:val="center"/>
              <w:outlineLvl w:val="0"/>
              <w:rPr>
                <w:ins w:id="7296" w:author="Hervé Monnerie" w:date="2014-06-25T10:26:00Z"/>
                <w:rFonts w:ascii="Helvetica Neue Light" w:eastAsia="Times New Roman" w:hAnsi="Helvetica Neue Light" w:cs="Times New Roman"/>
                <w:szCs w:val="20"/>
                <w:rPrChange w:id="7297" w:author="Hervé Monnerie" w:date="2014-06-25T10:26:00Z">
                  <w:rPr>
                    <w:ins w:id="7298" w:author="Hervé Monnerie" w:date="2014-06-25T10:26:00Z"/>
                  </w:rPr>
                </w:rPrChange>
              </w:rPr>
            </w:pPr>
            <w:ins w:id="7299" w:author="Hervé Monnerie" w:date="2014-06-25T10:26:00Z">
              <w:r w:rsidRPr="00BD57E6">
                <w:rPr>
                  <w:rFonts w:ascii="Helvetica Neue Light" w:eastAsia="Times New Roman" w:hAnsi="Helvetica Neue Light" w:cs="Times New Roman"/>
                  <w:szCs w:val="20"/>
                  <w:rPrChange w:id="7300" w:author="Hervé Monnerie" w:date="2014-06-25T10:26:00Z">
                    <w:rPr/>
                  </w:rPrChange>
                </w:rPr>
                <w:t> </w:t>
              </w:r>
            </w:ins>
          </w:p>
        </w:tc>
      </w:tr>
      <w:tr w:rsidR="00BD57E6" w:rsidRPr="00BD57E6" w14:paraId="694ED78B" w14:textId="77777777" w:rsidTr="00BD57E6">
        <w:trPr>
          <w:divId w:val="1776631586"/>
          <w:trHeight w:val="271"/>
          <w:ins w:id="7301" w:author="Hervé Monnerie" w:date="2014-06-25T10:26:00Z"/>
          <w:trPrChange w:id="7302"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000000" w:fill="C0504D"/>
            <w:noWrap/>
            <w:vAlign w:val="bottom"/>
            <w:hideMark/>
            <w:tcPrChange w:id="7303" w:author="Hervé Monnerie" w:date="2014-06-25T10:28:00Z">
              <w:tcPr>
                <w:tcW w:w="4263" w:type="dxa"/>
                <w:tcBorders>
                  <w:top w:val="nil"/>
                  <w:left w:val="single" w:sz="4" w:space="0" w:color="auto"/>
                  <w:bottom w:val="single" w:sz="4" w:space="0" w:color="auto"/>
                  <w:right w:val="single" w:sz="4" w:space="0" w:color="auto"/>
                </w:tcBorders>
                <w:shd w:val="clear" w:color="000000" w:fill="C0504D"/>
                <w:noWrap/>
                <w:vAlign w:val="bottom"/>
                <w:hideMark/>
              </w:tcPr>
            </w:tcPrChange>
          </w:tcPr>
          <w:p w14:paraId="2D5BCF52" w14:textId="77777777" w:rsidR="00BD57E6" w:rsidRPr="00BD57E6" w:rsidRDefault="00BD57E6" w:rsidP="00BD57E6">
            <w:pPr>
              <w:jc w:val="left"/>
              <w:rPr>
                <w:ins w:id="7304" w:author="Hervé Monnerie" w:date="2014-06-25T10:26:00Z"/>
                <w:rFonts w:ascii="Helvetica Neue Light" w:eastAsia="Times New Roman" w:hAnsi="Helvetica Neue Light" w:cs="Times New Roman"/>
                <w:color w:val="FFFFFF"/>
                <w:szCs w:val="20"/>
                <w:rPrChange w:id="7305" w:author="Hervé Monnerie" w:date="2014-06-25T10:26:00Z">
                  <w:rPr>
                    <w:ins w:id="7306" w:author="Hervé Monnerie" w:date="2014-06-25T10:26:00Z"/>
                  </w:rPr>
                </w:rPrChange>
              </w:rPr>
            </w:pPr>
            <w:ins w:id="7307" w:author="Hervé Monnerie" w:date="2014-06-25T10:26:00Z">
              <w:r w:rsidRPr="00BD57E6">
                <w:rPr>
                  <w:rFonts w:ascii="Helvetica Neue Light" w:eastAsia="Times New Roman" w:hAnsi="Helvetica Neue Light" w:cs="Times New Roman"/>
                  <w:color w:val="FFFFFF"/>
                  <w:szCs w:val="20"/>
                  <w:rPrChange w:id="7308" w:author="Hervé Monnerie" w:date="2014-06-25T10:26:00Z">
                    <w:rPr/>
                  </w:rPrChange>
                </w:rPr>
                <w:t>Dossier Cédant ouvert</w:t>
              </w:r>
            </w:ins>
          </w:p>
        </w:tc>
        <w:tc>
          <w:tcPr>
            <w:tcW w:w="330" w:type="dxa"/>
            <w:tcBorders>
              <w:top w:val="nil"/>
              <w:left w:val="nil"/>
              <w:bottom w:val="single" w:sz="4" w:space="0" w:color="auto"/>
              <w:right w:val="single" w:sz="4" w:space="0" w:color="auto"/>
            </w:tcBorders>
            <w:shd w:val="clear" w:color="auto" w:fill="auto"/>
            <w:noWrap/>
            <w:vAlign w:val="bottom"/>
            <w:hideMark/>
            <w:tcPrChange w:id="7309"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362D5B46" w14:textId="77777777" w:rsidR="00BD57E6" w:rsidRPr="00BD57E6" w:rsidRDefault="00BD57E6">
            <w:pPr>
              <w:jc w:val="center"/>
              <w:rPr>
                <w:ins w:id="7310" w:author="Hervé Monnerie" w:date="2014-06-25T10:26:00Z"/>
                <w:rFonts w:ascii="Helvetica Neue Light" w:eastAsia="Times New Roman" w:hAnsi="Helvetica Neue Light" w:cs="Times New Roman"/>
                <w:color w:val="000000"/>
                <w:szCs w:val="20"/>
                <w:rPrChange w:id="7311" w:author="Hervé Monnerie" w:date="2014-06-25T10:26:00Z">
                  <w:rPr>
                    <w:ins w:id="7312" w:author="Hervé Monnerie" w:date="2014-06-25T10:26:00Z"/>
                  </w:rPr>
                </w:rPrChange>
              </w:rPr>
              <w:pPrChange w:id="7313" w:author="Hervé Monnerie" w:date="2014-06-25T10:26:00Z">
                <w:pPr/>
              </w:pPrChange>
            </w:pPr>
            <w:ins w:id="7314" w:author="Hervé Monnerie" w:date="2014-06-25T10:26:00Z">
              <w:r w:rsidRPr="00BD57E6">
                <w:rPr>
                  <w:rFonts w:ascii="Helvetica Neue Light" w:eastAsia="Times New Roman" w:hAnsi="Helvetica Neue Light" w:cs="Times New Roman"/>
                  <w:color w:val="000000"/>
                  <w:szCs w:val="20"/>
                  <w:rPrChange w:id="7315" w:author="Hervé Monnerie" w:date="2014-06-25T10:26:00Z">
                    <w:rPr/>
                  </w:rPrChange>
                </w:rPr>
                <w:t> </w:t>
              </w:r>
            </w:ins>
          </w:p>
        </w:tc>
        <w:tc>
          <w:tcPr>
            <w:tcW w:w="1094" w:type="dxa"/>
            <w:tcBorders>
              <w:top w:val="nil"/>
              <w:left w:val="nil"/>
              <w:bottom w:val="single" w:sz="4" w:space="0" w:color="auto"/>
              <w:right w:val="single" w:sz="4" w:space="0" w:color="auto"/>
            </w:tcBorders>
            <w:shd w:val="clear" w:color="000000" w:fill="C0504D"/>
            <w:noWrap/>
            <w:vAlign w:val="bottom"/>
            <w:hideMark/>
            <w:tcPrChange w:id="7316" w:author="Hervé Monnerie" w:date="2014-06-25T10:28:00Z">
              <w:tcPr>
                <w:tcW w:w="1152" w:type="dxa"/>
                <w:tcBorders>
                  <w:top w:val="nil"/>
                  <w:left w:val="nil"/>
                  <w:bottom w:val="single" w:sz="4" w:space="0" w:color="auto"/>
                  <w:right w:val="single" w:sz="4" w:space="0" w:color="auto"/>
                </w:tcBorders>
                <w:shd w:val="clear" w:color="000000" w:fill="C0504D"/>
                <w:noWrap/>
                <w:vAlign w:val="bottom"/>
                <w:hideMark/>
              </w:tcPr>
            </w:tcPrChange>
          </w:tcPr>
          <w:p w14:paraId="05136825" w14:textId="77777777" w:rsidR="00BD57E6" w:rsidRPr="00BD57E6" w:rsidRDefault="00BD57E6" w:rsidP="00BD57E6">
            <w:pPr>
              <w:jc w:val="center"/>
              <w:rPr>
                <w:ins w:id="7317" w:author="Hervé Monnerie" w:date="2014-06-25T10:26:00Z"/>
                <w:rFonts w:ascii="Helvetica Neue Light" w:eastAsia="Times New Roman" w:hAnsi="Helvetica Neue Light" w:cs="Times New Roman"/>
                <w:color w:val="FFFFFF"/>
                <w:szCs w:val="20"/>
                <w:rPrChange w:id="7318" w:author="Hervé Monnerie" w:date="2014-06-25T10:26:00Z">
                  <w:rPr>
                    <w:ins w:id="7319" w:author="Hervé Monnerie" w:date="2014-06-25T10:26:00Z"/>
                  </w:rPr>
                </w:rPrChange>
              </w:rPr>
            </w:pPr>
            <w:ins w:id="7320" w:author="Hervé Monnerie" w:date="2014-06-25T10:26:00Z">
              <w:r w:rsidRPr="00BD57E6">
                <w:rPr>
                  <w:rFonts w:ascii="Helvetica Neue Light" w:eastAsia="Times New Roman" w:hAnsi="Helvetica Neue Light" w:cs="Times New Roman"/>
                  <w:color w:val="FFFFFF"/>
                  <w:szCs w:val="20"/>
                  <w:rPrChange w:id="7321" w:author="Hervé Monnerie" w:date="2014-06-25T10:26:00Z">
                    <w:rPr/>
                  </w:rPrChange>
                </w:rPr>
                <w:t> </w:t>
              </w:r>
            </w:ins>
          </w:p>
        </w:tc>
        <w:tc>
          <w:tcPr>
            <w:tcW w:w="1187" w:type="dxa"/>
            <w:tcBorders>
              <w:top w:val="nil"/>
              <w:left w:val="nil"/>
              <w:bottom w:val="single" w:sz="4" w:space="0" w:color="auto"/>
              <w:right w:val="single" w:sz="4" w:space="0" w:color="auto"/>
            </w:tcBorders>
            <w:shd w:val="clear" w:color="auto" w:fill="auto"/>
            <w:noWrap/>
            <w:vAlign w:val="bottom"/>
            <w:hideMark/>
            <w:tcPrChange w:id="7322"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548F1381" w14:textId="77777777" w:rsidR="00BD57E6" w:rsidRPr="00BD57E6" w:rsidRDefault="00BD57E6">
            <w:pPr>
              <w:jc w:val="left"/>
              <w:rPr>
                <w:ins w:id="7323" w:author="Hervé Monnerie" w:date="2014-06-25T10:26:00Z"/>
                <w:rFonts w:ascii="Helvetica Neue Light" w:eastAsia="Times New Roman" w:hAnsi="Helvetica Neue Light" w:cs="Times New Roman"/>
                <w:color w:val="000000"/>
                <w:szCs w:val="20"/>
                <w:rPrChange w:id="7324" w:author="Hervé Monnerie" w:date="2014-06-25T10:26:00Z">
                  <w:rPr>
                    <w:ins w:id="7325" w:author="Hervé Monnerie" w:date="2014-06-25T10:26:00Z"/>
                  </w:rPr>
                </w:rPrChange>
              </w:rPr>
              <w:pPrChange w:id="7326" w:author="Hervé Monnerie" w:date="2014-06-25T10:26:00Z">
                <w:pPr>
                  <w:jc w:val="center"/>
                </w:pPr>
              </w:pPrChange>
            </w:pPr>
            <w:ins w:id="7327" w:author="Hervé Monnerie" w:date="2014-06-25T10:26:00Z">
              <w:r w:rsidRPr="00BD57E6">
                <w:rPr>
                  <w:rFonts w:ascii="Helvetica Neue Light" w:eastAsia="Times New Roman" w:hAnsi="Helvetica Neue Light" w:cs="Times New Roman"/>
                  <w:color w:val="000000"/>
                  <w:szCs w:val="20"/>
                  <w:rPrChange w:id="7328"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329"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0FEC2152" w14:textId="77777777" w:rsidR="00BD57E6" w:rsidRPr="00BD57E6" w:rsidRDefault="00BD57E6" w:rsidP="00BD57E6">
            <w:pPr>
              <w:jc w:val="left"/>
              <w:rPr>
                <w:ins w:id="7330" w:author="Hervé Monnerie" w:date="2014-06-25T10:26:00Z"/>
                <w:rFonts w:ascii="Helvetica Neue Light" w:eastAsia="Times New Roman" w:hAnsi="Helvetica Neue Light" w:cs="Times New Roman"/>
                <w:color w:val="000000"/>
                <w:szCs w:val="20"/>
                <w:rPrChange w:id="7331" w:author="Hervé Monnerie" w:date="2014-06-25T10:26:00Z">
                  <w:rPr>
                    <w:ins w:id="7332" w:author="Hervé Monnerie" w:date="2014-06-25T10:26:00Z"/>
                  </w:rPr>
                </w:rPrChange>
              </w:rPr>
            </w:pPr>
            <w:ins w:id="7333" w:author="Hervé Monnerie" w:date="2014-06-25T10:26:00Z">
              <w:r w:rsidRPr="00BD57E6">
                <w:rPr>
                  <w:rFonts w:ascii="Helvetica Neue Light" w:eastAsia="Times New Roman" w:hAnsi="Helvetica Neue Light" w:cs="Times New Roman"/>
                  <w:color w:val="000000"/>
                  <w:szCs w:val="20"/>
                  <w:rPrChange w:id="7334"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335"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70C6F804" w14:textId="77777777" w:rsidR="00BD57E6" w:rsidRPr="00BD57E6" w:rsidRDefault="00BD57E6">
            <w:pPr>
              <w:jc w:val="left"/>
              <w:rPr>
                <w:ins w:id="7336" w:author="Hervé Monnerie" w:date="2014-06-25T10:26:00Z"/>
                <w:rFonts w:ascii="Helvetica Neue Light" w:eastAsia="Times New Roman" w:hAnsi="Helvetica Neue Light" w:cs="Times New Roman"/>
                <w:color w:val="000000"/>
                <w:szCs w:val="20"/>
                <w:rPrChange w:id="7337" w:author="Hervé Monnerie" w:date="2014-06-25T10:26:00Z">
                  <w:rPr>
                    <w:ins w:id="7338" w:author="Hervé Monnerie" w:date="2014-06-25T10:26:00Z"/>
                  </w:rPr>
                </w:rPrChange>
              </w:rPr>
              <w:pPrChange w:id="7339" w:author="Hervé Monnerie" w:date="2014-06-25T10:26:00Z">
                <w:pPr/>
              </w:pPrChange>
            </w:pPr>
            <w:ins w:id="7340" w:author="Hervé Monnerie" w:date="2014-06-25T10:26:00Z">
              <w:r w:rsidRPr="00BD57E6">
                <w:rPr>
                  <w:rFonts w:ascii="Helvetica Neue Light" w:eastAsia="Times New Roman" w:hAnsi="Helvetica Neue Light" w:cs="Times New Roman"/>
                  <w:color w:val="000000"/>
                  <w:szCs w:val="20"/>
                  <w:rPrChange w:id="7341"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342"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1C259842" w14:textId="77777777" w:rsidR="00BD57E6" w:rsidRPr="00BD57E6" w:rsidRDefault="00BD57E6">
            <w:pPr>
              <w:jc w:val="left"/>
              <w:rPr>
                <w:ins w:id="7343" w:author="Hervé Monnerie" w:date="2014-06-25T10:26:00Z"/>
                <w:rFonts w:ascii="Helvetica Neue Light" w:eastAsia="Times New Roman" w:hAnsi="Helvetica Neue Light" w:cs="Times New Roman"/>
                <w:color w:val="000000"/>
                <w:szCs w:val="20"/>
                <w:rPrChange w:id="7344" w:author="Hervé Monnerie" w:date="2014-06-25T10:26:00Z">
                  <w:rPr>
                    <w:ins w:id="7345" w:author="Hervé Monnerie" w:date="2014-06-25T10:26:00Z"/>
                  </w:rPr>
                </w:rPrChange>
              </w:rPr>
              <w:pPrChange w:id="7346" w:author="Hervé Monnerie" w:date="2014-06-25T10:26:00Z">
                <w:pPr/>
              </w:pPrChange>
            </w:pPr>
            <w:ins w:id="7347" w:author="Hervé Monnerie" w:date="2014-06-25T10:26:00Z">
              <w:r w:rsidRPr="00BD57E6">
                <w:rPr>
                  <w:rFonts w:ascii="Helvetica Neue Light" w:eastAsia="Times New Roman" w:hAnsi="Helvetica Neue Light" w:cs="Times New Roman"/>
                  <w:color w:val="000000"/>
                  <w:szCs w:val="20"/>
                  <w:rPrChange w:id="7348" w:author="Hervé Monnerie" w:date="2014-06-25T10:26:00Z">
                    <w:rPr/>
                  </w:rPrChange>
                </w:rPr>
                <w:t> </w:t>
              </w:r>
            </w:ins>
          </w:p>
        </w:tc>
      </w:tr>
      <w:tr w:rsidR="00BD57E6" w:rsidRPr="00BD57E6" w14:paraId="1A2A0E8C" w14:textId="77777777" w:rsidTr="00BD57E6">
        <w:trPr>
          <w:divId w:val="1776631586"/>
          <w:trHeight w:val="271"/>
          <w:ins w:id="7349" w:author="Hervé Monnerie" w:date="2014-06-25T10:26:00Z"/>
          <w:trPrChange w:id="7350"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351"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0AFD8D9" w14:textId="77777777" w:rsidR="00BD57E6" w:rsidRPr="00BD57E6" w:rsidRDefault="00BD57E6">
            <w:pPr>
              <w:jc w:val="left"/>
              <w:outlineLvl w:val="0"/>
              <w:rPr>
                <w:ins w:id="7352" w:author="Hervé Monnerie" w:date="2014-06-25T10:26:00Z"/>
                <w:rFonts w:ascii="Helvetica Neue Light" w:eastAsia="Times New Roman" w:hAnsi="Helvetica Neue Light" w:cs="Times New Roman"/>
                <w:color w:val="000000"/>
                <w:szCs w:val="20"/>
                <w:rPrChange w:id="7353" w:author="Hervé Monnerie" w:date="2014-06-25T10:26:00Z">
                  <w:rPr>
                    <w:ins w:id="7354" w:author="Hervé Monnerie" w:date="2014-06-25T10:26:00Z"/>
                  </w:rPr>
                </w:rPrChange>
              </w:rPr>
              <w:pPrChange w:id="7355" w:author="Hervé Monnerie" w:date="2014-06-25T10:26:00Z">
                <w:pPr>
                  <w:outlineLvl w:val="0"/>
                </w:pPr>
              </w:pPrChange>
            </w:pPr>
            <w:ins w:id="7356" w:author="Hervé Monnerie" w:date="2014-06-25T10:26:00Z">
              <w:r w:rsidRPr="00BD57E6">
                <w:rPr>
                  <w:rFonts w:ascii="Helvetica Neue Light" w:eastAsia="Times New Roman" w:hAnsi="Helvetica Neue Light" w:cs="Times New Roman"/>
                  <w:color w:val="000000"/>
                  <w:szCs w:val="20"/>
                  <w:rPrChange w:id="7357" w:author="Hervé Monnerie" w:date="2014-06-25T10:26:00Z">
                    <w:rPr/>
                  </w:rPrChange>
                </w:rPr>
                <w:t>Contrôle validité pièce d'</w:t>
              </w:r>
              <w:proofErr w:type="spellStart"/>
              <w:r w:rsidRPr="00BD57E6">
                <w:rPr>
                  <w:rFonts w:ascii="Helvetica Neue Light" w:eastAsia="Times New Roman" w:hAnsi="Helvetica Neue Light" w:cs="Times New Roman"/>
                  <w:color w:val="000000"/>
                  <w:szCs w:val="20"/>
                  <w:rPrChange w:id="7358" w:author="Hervé Monnerie" w:date="2014-06-25T10:26:00Z">
                    <w:rPr/>
                  </w:rPrChange>
                </w:rPr>
                <w:t>identite</w:t>
              </w:r>
              <w:proofErr w:type="spellEnd"/>
              <w:r w:rsidRPr="00BD57E6">
                <w:rPr>
                  <w:rFonts w:ascii="Helvetica Neue Light" w:eastAsia="Times New Roman" w:hAnsi="Helvetica Neue Light" w:cs="Times New Roman"/>
                  <w:color w:val="000000"/>
                  <w:szCs w:val="20"/>
                  <w:rPrChange w:id="7359" w:author="Hervé Monnerie" w:date="2014-06-25T10:26:00Z">
                    <w:rPr/>
                  </w:rPrChange>
                </w:rPr>
                <w:t xml:space="preserve"> Représentant Légal, Correspondant Cédant </w:t>
              </w:r>
            </w:ins>
          </w:p>
        </w:tc>
        <w:tc>
          <w:tcPr>
            <w:tcW w:w="330" w:type="dxa"/>
            <w:tcBorders>
              <w:top w:val="nil"/>
              <w:left w:val="nil"/>
              <w:bottom w:val="single" w:sz="4" w:space="0" w:color="auto"/>
              <w:right w:val="single" w:sz="4" w:space="0" w:color="auto"/>
            </w:tcBorders>
            <w:shd w:val="clear" w:color="auto" w:fill="auto"/>
            <w:noWrap/>
            <w:vAlign w:val="bottom"/>
            <w:hideMark/>
            <w:tcPrChange w:id="7360"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451EBF25" w14:textId="77777777" w:rsidR="00BD57E6" w:rsidRPr="00BD57E6" w:rsidRDefault="00BD57E6">
            <w:pPr>
              <w:jc w:val="center"/>
              <w:outlineLvl w:val="0"/>
              <w:rPr>
                <w:ins w:id="7361" w:author="Hervé Monnerie" w:date="2014-06-25T10:26:00Z"/>
                <w:rFonts w:ascii="Helvetica Neue Light" w:eastAsia="Times New Roman" w:hAnsi="Helvetica Neue Light" w:cs="Times New Roman"/>
                <w:color w:val="000000"/>
                <w:szCs w:val="20"/>
                <w:rPrChange w:id="7362" w:author="Hervé Monnerie" w:date="2014-06-25T10:26:00Z">
                  <w:rPr>
                    <w:ins w:id="7363" w:author="Hervé Monnerie" w:date="2014-06-25T10:26:00Z"/>
                  </w:rPr>
                </w:rPrChange>
              </w:rPr>
              <w:pPrChange w:id="7364" w:author="Hervé Monnerie" w:date="2014-06-25T10:26:00Z">
                <w:pPr>
                  <w:outlineLvl w:val="0"/>
                </w:pPr>
              </w:pPrChange>
            </w:pPr>
            <w:ins w:id="7365" w:author="Hervé Monnerie" w:date="2014-06-25T10:26:00Z">
              <w:r w:rsidRPr="00BD57E6">
                <w:rPr>
                  <w:rFonts w:ascii="Helvetica Neue Light" w:eastAsia="Times New Roman" w:hAnsi="Helvetica Neue Light" w:cs="Times New Roman"/>
                  <w:color w:val="000000"/>
                  <w:szCs w:val="20"/>
                  <w:rPrChange w:id="736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36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4797BEC4" w14:textId="77777777" w:rsidR="00BD57E6" w:rsidRPr="00BD57E6" w:rsidRDefault="00BD57E6">
            <w:pPr>
              <w:jc w:val="left"/>
              <w:outlineLvl w:val="0"/>
              <w:rPr>
                <w:ins w:id="7368" w:author="Hervé Monnerie" w:date="2014-06-25T10:26:00Z"/>
                <w:rFonts w:ascii="Helvetica Neue Light" w:eastAsia="Times New Roman" w:hAnsi="Helvetica Neue Light" w:cs="Times New Roman"/>
                <w:color w:val="000000"/>
                <w:szCs w:val="20"/>
                <w:rPrChange w:id="7369" w:author="Hervé Monnerie" w:date="2014-06-25T10:26:00Z">
                  <w:rPr>
                    <w:ins w:id="7370" w:author="Hervé Monnerie" w:date="2014-06-25T10:26:00Z"/>
                  </w:rPr>
                </w:rPrChange>
              </w:rPr>
              <w:pPrChange w:id="7371" w:author="Hervé Monnerie" w:date="2014-06-25T10:26:00Z">
                <w:pPr>
                  <w:jc w:val="center"/>
                  <w:outlineLvl w:val="0"/>
                </w:pPr>
              </w:pPrChange>
            </w:pPr>
            <w:ins w:id="7372" w:author="Hervé Monnerie" w:date="2014-06-25T10:26:00Z">
              <w:r w:rsidRPr="00BD57E6">
                <w:rPr>
                  <w:rFonts w:ascii="Helvetica Neue Light" w:eastAsia="Times New Roman" w:hAnsi="Helvetica Neue Light" w:cs="Times New Roman"/>
                  <w:color w:val="000000"/>
                  <w:szCs w:val="20"/>
                  <w:rPrChange w:id="7373" w:author="Hervé Monnerie" w:date="2014-06-25T10:26:00Z">
                    <w:rPr/>
                  </w:rPrChange>
                </w:rPr>
                <w:t>A</w:t>
              </w:r>
            </w:ins>
          </w:p>
        </w:tc>
        <w:tc>
          <w:tcPr>
            <w:tcW w:w="1187" w:type="dxa"/>
            <w:tcBorders>
              <w:top w:val="nil"/>
              <w:left w:val="nil"/>
              <w:bottom w:val="single" w:sz="4" w:space="0" w:color="auto"/>
              <w:right w:val="single" w:sz="4" w:space="0" w:color="auto"/>
            </w:tcBorders>
            <w:shd w:val="clear" w:color="000000" w:fill="DCE6F1"/>
            <w:noWrap/>
            <w:vAlign w:val="bottom"/>
            <w:hideMark/>
            <w:tcPrChange w:id="7374" w:author="Hervé Monnerie" w:date="2014-06-25T10:28:00Z">
              <w:tcPr>
                <w:tcW w:w="1150" w:type="dxa"/>
                <w:tcBorders>
                  <w:top w:val="nil"/>
                  <w:left w:val="nil"/>
                  <w:bottom w:val="single" w:sz="4" w:space="0" w:color="auto"/>
                  <w:right w:val="single" w:sz="4" w:space="0" w:color="auto"/>
                </w:tcBorders>
                <w:shd w:val="clear" w:color="000000" w:fill="DCE6F1"/>
                <w:noWrap/>
                <w:vAlign w:val="bottom"/>
                <w:hideMark/>
              </w:tcPr>
            </w:tcPrChange>
          </w:tcPr>
          <w:p w14:paraId="237E3441" w14:textId="77777777" w:rsidR="00BD57E6" w:rsidRPr="00BD57E6" w:rsidRDefault="00BD57E6" w:rsidP="00BD57E6">
            <w:pPr>
              <w:jc w:val="left"/>
              <w:outlineLvl w:val="0"/>
              <w:rPr>
                <w:ins w:id="7375" w:author="Hervé Monnerie" w:date="2014-06-25T10:26:00Z"/>
                <w:rFonts w:ascii="Helvetica Neue Light" w:eastAsia="Times New Roman" w:hAnsi="Helvetica Neue Light" w:cs="Times New Roman"/>
                <w:color w:val="000000"/>
                <w:szCs w:val="20"/>
                <w:rPrChange w:id="7376" w:author="Hervé Monnerie" w:date="2014-06-25T10:26:00Z">
                  <w:rPr>
                    <w:ins w:id="7377" w:author="Hervé Monnerie" w:date="2014-06-25T10:26:00Z"/>
                  </w:rPr>
                </w:rPrChange>
              </w:rPr>
            </w:pPr>
            <w:ins w:id="7378" w:author="Hervé Monnerie" w:date="2014-06-25T10:26:00Z">
              <w:r w:rsidRPr="00BD57E6">
                <w:rPr>
                  <w:rFonts w:ascii="Helvetica Neue Light" w:eastAsia="Times New Roman" w:hAnsi="Helvetica Neue Light" w:cs="Times New Roman"/>
                  <w:color w:val="000000"/>
                  <w:szCs w:val="20"/>
                  <w:rPrChange w:id="7379"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380"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3BA76D4B" w14:textId="77777777" w:rsidR="00BD57E6" w:rsidRPr="00BD57E6" w:rsidRDefault="00BD57E6">
            <w:pPr>
              <w:jc w:val="left"/>
              <w:outlineLvl w:val="0"/>
              <w:rPr>
                <w:ins w:id="7381" w:author="Hervé Monnerie" w:date="2014-06-25T10:26:00Z"/>
                <w:rFonts w:ascii="Helvetica Neue Light" w:eastAsia="Times New Roman" w:hAnsi="Helvetica Neue Light" w:cs="Times New Roman"/>
                <w:color w:val="000000"/>
                <w:szCs w:val="20"/>
                <w:rPrChange w:id="7382" w:author="Hervé Monnerie" w:date="2014-06-25T10:26:00Z">
                  <w:rPr>
                    <w:ins w:id="7383" w:author="Hervé Monnerie" w:date="2014-06-25T10:26:00Z"/>
                  </w:rPr>
                </w:rPrChange>
              </w:rPr>
              <w:pPrChange w:id="7384" w:author="Hervé Monnerie" w:date="2014-06-25T10:26:00Z">
                <w:pPr>
                  <w:outlineLvl w:val="0"/>
                </w:pPr>
              </w:pPrChange>
            </w:pPr>
            <w:ins w:id="7385" w:author="Hervé Monnerie" w:date="2014-06-25T10:26:00Z">
              <w:r w:rsidRPr="00BD57E6">
                <w:rPr>
                  <w:rFonts w:ascii="Helvetica Neue Light" w:eastAsia="Times New Roman" w:hAnsi="Helvetica Neue Light" w:cs="Times New Roman"/>
                  <w:color w:val="000000"/>
                  <w:szCs w:val="20"/>
                  <w:rPrChange w:id="738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38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21189B42" w14:textId="77777777" w:rsidR="00BD57E6" w:rsidRPr="00BD57E6" w:rsidRDefault="00BD57E6">
            <w:pPr>
              <w:jc w:val="left"/>
              <w:outlineLvl w:val="0"/>
              <w:rPr>
                <w:ins w:id="7388" w:author="Hervé Monnerie" w:date="2014-06-25T10:26:00Z"/>
                <w:rFonts w:ascii="Helvetica Neue Light" w:eastAsia="Times New Roman" w:hAnsi="Helvetica Neue Light" w:cs="Times New Roman"/>
                <w:color w:val="000000"/>
                <w:szCs w:val="20"/>
                <w:rPrChange w:id="7389" w:author="Hervé Monnerie" w:date="2014-06-25T10:26:00Z">
                  <w:rPr>
                    <w:ins w:id="7390" w:author="Hervé Monnerie" w:date="2014-06-25T10:26:00Z"/>
                  </w:rPr>
                </w:rPrChange>
              </w:rPr>
              <w:pPrChange w:id="7391" w:author="Hervé Monnerie" w:date="2014-06-25T10:26:00Z">
                <w:pPr>
                  <w:outlineLvl w:val="0"/>
                </w:pPr>
              </w:pPrChange>
            </w:pPr>
            <w:ins w:id="7392" w:author="Hervé Monnerie" w:date="2014-06-25T10:26:00Z">
              <w:r w:rsidRPr="00BD57E6">
                <w:rPr>
                  <w:rFonts w:ascii="Helvetica Neue Light" w:eastAsia="Times New Roman" w:hAnsi="Helvetica Neue Light" w:cs="Times New Roman"/>
                  <w:color w:val="000000"/>
                  <w:szCs w:val="20"/>
                  <w:rPrChange w:id="7393"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394"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4808F19E" w14:textId="77777777" w:rsidR="00BD57E6" w:rsidRPr="00BD57E6" w:rsidRDefault="00BD57E6">
            <w:pPr>
              <w:jc w:val="left"/>
              <w:outlineLvl w:val="0"/>
              <w:rPr>
                <w:ins w:id="7395" w:author="Hervé Monnerie" w:date="2014-06-25T10:26:00Z"/>
                <w:rFonts w:ascii="Helvetica Neue Light" w:eastAsia="Times New Roman" w:hAnsi="Helvetica Neue Light" w:cs="Times New Roman"/>
                <w:color w:val="000000"/>
                <w:szCs w:val="20"/>
                <w:rPrChange w:id="7396" w:author="Hervé Monnerie" w:date="2014-06-25T10:26:00Z">
                  <w:rPr>
                    <w:ins w:id="7397" w:author="Hervé Monnerie" w:date="2014-06-25T10:26:00Z"/>
                  </w:rPr>
                </w:rPrChange>
              </w:rPr>
              <w:pPrChange w:id="7398" w:author="Hervé Monnerie" w:date="2014-06-25T10:26:00Z">
                <w:pPr>
                  <w:outlineLvl w:val="0"/>
                </w:pPr>
              </w:pPrChange>
            </w:pPr>
            <w:ins w:id="7399" w:author="Hervé Monnerie" w:date="2014-06-25T10:26:00Z">
              <w:r w:rsidRPr="00BD57E6">
                <w:rPr>
                  <w:rFonts w:ascii="Helvetica Neue Light" w:eastAsia="Times New Roman" w:hAnsi="Helvetica Neue Light" w:cs="Times New Roman"/>
                  <w:color w:val="000000"/>
                  <w:szCs w:val="20"/>
                  <w:rPrChange w:id="7400" w:author="Hervé Monnerie" w:date="2014-06-25T10:26:00Z">
                    <w:rPr/>
                  </w:rPrChange>
                </w:rPr>
                <w:t> </w:t>
              </w:r>
            </w:ins>
          </w:p>
        </w:tc>
      </w:tr>
      <w:tr w:rsidR="00BD57E6" w:rsidRPr="00BD57E6" w14:paraId="1435BE28" w14:textId="77777777" w:rsidTr="00BD57E6">
        <w:trPr>
          <w:divId w:val="1776631586"/>
          <w:trHeight w:val="271"/>
          <w:ins w:id="7401" w:author="Hervé Monnerie" w:date="2014-06-25T10:26:00Z"/>
          <w:trPrChange w:id="7402"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403"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A7CC3A9" w14:textId="77777777" w:rsidR="00BD57E6" w:rsidRPr="00BD57E6" w:rsidRDefault="00BD57E6">
            <w:pPr>
              <w:jc w:val="left"/>
              <w:outlineLvl w:val="0"/>
              <w:rPr>
                <w:ins w:id="7404" w:author="Hervé Monnerie" w:date="2014-06-25T10:26:00Z"/>
                <w:rFonts w:ascii="Helvetica Neue Light" w:eastAsia="Times New Roman" w:hAnsi="Helvetica Neue Light" w:cs="Times New Roman"/>
                <w:color w:val="000000"/>
                <w:szCs w:val="20"/>
                <w:rPrChange w:id="7405" w:author="Hervé Monnerie" w:date="2014-06-25T10:26:00Z">
                  <w:rPr>
                    <w:ins w:id="7406" w:author="Hervé Monnerie" w:date="2014-06-25T10:26:00Z"/>
                  </w:rPr>
                </w:rPrChange>
              </w:rPr>
              <w:pPrChange w:id="7407" w:author="Hervé Monnerie" w:date="2014-06-25T10:26:00Z">
                <w:pPr>
                  <w:outlineLvl w:val="0"/>
                </w:pPr>
              </w:pPrChange>
            </w:pPr>
            <w:ins w:id="7408" w:author="Hervé Monnerie" w:date="2014-06-25T10:26:00Z">
              <w:r w:rsidRPr="00BD57E6">
                <w:rPr>
                  <w:rFonts w:ascii="Helvetica Neue Light" w:eastAsia="Times New Roman" w:hAnsi="Helvetica Neue Light" w:cs="Times New Roman"/>
                  <w:color w:val="000000"/>
                  <w:szCs w:val="20"/>
                  <w:rPrChange w:id="7409" w:author="Hervé Monnerie" w:date="2014-06-25T10:26:00Z">
                    <w:rPr/>
                  </w:rPrChange>
                </w:rPr>
                <w:t>Contrôle utilisation pièce d'identité sur un autre dossier</w:t>
              </w:r>
            </w:ins>
          </w:p>
        </w:tc>
        <w:tc>
          <w:tcPr>
            <w:tcW w:w="330" w:type="dxa"/>
            <w:tcBorders>
              <w:top w:val="nil"/>
              <w:left w:val="nil"/>
              <w:bottom w:val="single" w:sz="4" w:space="0" w:color="auto"/>
              <w:right w:val="single" w:sz="4" w:space="0" w:color="auto"/>
            </w:tcBorders>
            <w:shd w:val="clear" w:color="auto" w:fill="auto"/>
            <w:noWrap/>
            <w:vAlign w:val="bottom"/>
            <w:hideMark/>
            <w:tcPrChange w:id="7410"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7F6B0A13" w14:textId="77777777" w:rsidR="00BD57E6" w:rsidRPr="00BD57E6" w:rsidRDefault="00BD57E6">
            <w:pPr>
              <w:jc w:val="center"/>
              <w:outlineLvl w:val="0"/>
              <w:rPr>
                <w:ins w:id="7411" w:author="Hervé Monnerie" w:date="2014-06-25T10:26:00Z"/>
                <w:rFonts w:ascii="Helvetica Neue Light" w:eastAsia="Times New Roman" w:hAnsi="Helvetica Neue Light" w:cs="Times New Roman"/>
                <w:color w:val="000000"/>
                <w:szCs w:val="20"/>
                <w:rPrChange w:id="7412" w:author="Hervé Monnerie" w:date="2014-06-25T10:26:00Z">
                  <w:rPr>
                    <w:ins w:id="7413" w:author="Hervé Monnerie" w:date="2014-06-25T10:26:00Z"/>
                  </w:rPr>
                </w:rPrChange>
              </w:rPr>
              <w:pPrChange w:id="7414" w:author="Hervé Monnerie" w:date="2014-06-25T10:26:00Z">
                <w:pPr>
                  <w:outlineLvl w:val="0"/>
                </w:pPr>
              </w:pPrChange>
            </w:pPr>
            <w:ins w:id="7415" w:author="Hervé Monnerie" w:date="2014-06-25T10:26:00Z">
              <w:r w:rsidRPr="00BD57E6">
                <w:rPr>
                  <w:rFonts w:ascii="Helvetica Neue Light" w:eastAsia="Times New Roman" w:hAnsi="Helvetica Neue Light" w:cs="Times New Roman"/>
                  <w:color w:val="000000"/>
                  <w:szCs w:val="20"/>
                  <w:rPrChange w:id="741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41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486E7962" w14:textId="77777777" w:rsidR="00BD57E6" w:rsidRPr="00BD57E6" w:rsidRDefault="00BD57E6">
            <w:pPr>
              <w:jc w:val="left"/>
              <w:outlineLvl w:val="0"/>
              <w:rPr>
                <w:ins w:id="7418" w:author="Hervé Monnerie" w:date="2014-06-25T10:26:00Z"/>
                <w:rFonts w:ascii="Helvetica Neue Light" w:eastAsia="Times New Roman" w:hAnsi="Helvetica Neue Light" w:cs="Times New Roman"/>
                <w:color w:val="000000"/>
                <w:szCs w:val="20"/>
                <w:rPrChange w:id="7419" w:author="Hervé Monnerie" w:date="2014-06-25T10:26:00Z">
                  <w:rPr>
                    <w:ins w:id="7420" w:author="Hervé Monnerie" w:date="2014-06-25T10:26:00Z"/>
                  </w:rPr>
                </w:rPrChange>
              </w:rPr>
              <w:pPrChange w:id="7421" w:author="Hervé Monnerie" w:date="2014-06-25T10:26:00Z">
                <w:pPr>
                  <w:jc w:val="center"/>
                  <w:outlineLvl w:val="0"/>
                </w:pPr>
              </w:pPrChange>
            </w:pPr>
            <w:ins w:id="7422" w:author="Hervé Monnerie" w:date="2014-06-25T10:26:00Z">
              <w:r w:rsidRPr="00BD57E6">
                <w:rPr>
                  <w:rFonts w:ascii="Helvetica Neue Light" w:eastAsia="Times New Roman" w:hAnsi="Helvetica Neue Light" w:cs="Times New Roman"/>
                  <w:color w:val="000000"/>
                  <w:szCs w:val="20"/>
                  <w:rPrChange w:id="7423" w:author="Hervé Monnerie" w:date="2014-06-25T10:26:00Z">
                    <w:rPr/>
                  </w:rPrChange>
                </w:rPr>
                <w:t>A</w:t>
              </w:r>
            </w:ins>
          </w:p>
        </w:tc>
        <w:tc>
          <w:tcPr>
            <w:tcW w:w="1187" w:type="dxa"/>
            <w:tcBorders>
              <w:top w:val="nil"/>
              <w:left w:val="nil"/>
              <w:bottom w:val="single" w:sz="4" w:space="0" w:color="auto"/>
              <w:right w:val="single" w:sz="4" w:space="0" w:color="auto"/>
            </w:tcBorders>
            <w:shd w:val="clear" w:color="000000" w:fill="DCE6F1"/>
            <w:noWrap/>
            <w:vAlign w:val="bottom"/>
            <w:hideMark/>
            <w:tcPrChange w:id="7424" w:author="Hervé Monnerie" w:date="2014-06-25T10:28:00Z">
              <w:tcPr>
                <w:tcW w:w="1150" w:type="dxa"/>
                <w:tcBorders>
                  <w:top w:val="nil"/>
                  <w:left w:val="nil"/>
                  <w:bottom w:val="single" w:sz="4" w:space="0" w:color="auto"/>
                  <w:right w:val="single" w:sz="4" w:space="0" w:color="auto"/>
                </w:tcBorders>
                <w:shd w:val="clear" w:color="000000" w:fill="DCE6F1"/>
                <w:noWrap/>
                <w:vAlign w:val="bottom"/>
                <w:hideMark/>
              </w:tcPr>
            </w:tcPrChange>
          </w:tcPr>
          <w:p w14:paraId="51336F74" w14:textId="77777777" w:rsidR="00BD57E6" w:rsidRPr="00BD57E6" w:rsidRDefault="00BD57E6" w:rsidP="00BD57E6">
            <w:pPr>
              <w:jc w:val="left"/>
              <w:outlineLvl w:val="0"/>
              <w:rPr>
                <w:ins w:id="7425" w:author="Hervé Monnerie" w:date="2014-06-25T10:26:00Z"/>
                <w:rFonts w:ascii="Helvetica Neue Light" w:eastAsia="Times New Roman" w:hAnsi="Helvetica Neue Light" w:cs="Times New Roman"/>
                <w:color w:val="000000"/>
                <w:szCs w:val="20"/>
                <w:rPrChange w:id="7426" w:author="Hervé Monnerie" w:date="2014-06-25T10:26:00Z">
                  <w:rPr>
                    <w:ins w:id="7427" w:author="Hervé Monnerie" w:date="2014-06-25T10:26:00Z"/>
                  </w:rPr>
                </w:rPrChange>
              </w:rPr>
            </w:pPr>
            <w:ins w:id="7428" w:author="Hervé Monnerie" w:date="2014-06-25T10:26:00Z">
              <w:r w:rsidRPr="00BD57E6">
                <w:rPr>
                  <w:rFonts w:ascii="Helvetica Neue Light" w:eastAsia="Times New Roman" w:hAnsi="Helvetica Neue Light" w:cs="Times New Roman"/>
                  <w:color w:val="000000"/>
                  <w:szCs w:val="20"/>
                  <w:rPrChange w:id="7429"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430"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3D47A097" w14:textId="77777777" w:rsidR="00BD57E6" w:rsidRPr="00BD57E6" w:rsidRDefault="00BD57E6">
            <w:pPr>
              <w:jc w:val="left"/>
              <w:outlineLvl w:val="0"/>
              <w:rPr>
                <w:ins w:id="7431" w:author="Hervé Monnerie" w:date="2014-06-25T10:26:00Z"/>
                <w:rFonts w:ascii="Helvetica Neue Light" w:eastAsia="Times New Roman" w:hAnsi="Helvetica Neue Light" w:cs="Times New Roman"/>
                <w:color w:val="000000"/>
                <w:szCs w:val="20"/>
                <w:rPrChange w:id="7432" w:author="Hervé Monnerie" w:date="2014-06-25T10:26:00Z">
                  <w:rPr>
                    <w:ins w:id="7433" w:author="Hervé Monnerie" w:date="2014-06-25T10:26:00Z"/>
                  </w:rPr>
                </w:rPrChange>
              </w:rPr>
              <w:pPrChange w:id="7434" w:author="Hervé Monnerie" w:date="2014-06-25T10:26:00Z">
                <w:pPr>
                  <w:outlineLvl w:val="0"/>
                </w:pPr>
              </w:pPrChange>
            </w:pPr>
            <w:ins w:id="7435" w:author="Hervé Monnerie" w:date="2014-06-25T10:26:00Z">
              <w:r w:rsidRPr="00BD57E6">
                <w:rPr>
                  <w:rFonts w:ascii="Helvetica Neue Light" w:eastAsia="Times New Roman" w:hAnsi="Helvetica Neue Light" w:cs="Times New Roman"/>
                  <w:color w:val="000000"/>
                  <w:szCs w:val="20"/>
                  <w:rPrChange w:id="743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43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7FE88676" w14:textId="77777777" w:rsidR="00BD57E6" w:rsidRPr="00BD57E6" w:rsidRDefault="00BD57E6">
            <w:pPr>
              <w:jc w:val="left"/>
              <w:outlineLvl w:val="0"/>
              <w:rPr>
                <w:ins w:id="7438" w:author="Hervé Monnerie" w:date="2014-06-25T10:26:00Z"/>
                <w:rFonts w:ascii="Helvetica Neue Light" w:eastAsia="Times New Roman" w:hAnsi="Helvetica Neue Light" w:cs="Times New Roman"/>
                <w:color w:val="000000"/>
                <w:szCs w:val="20"/>
                <w:rPrChange w:id="7439" w:author="Hervé Monnerie" w:date="2014-06-25T10:26:00Z">
                  <w:rPr>
                    <w:ins w:id="7440" w:author="Hervé Monnerie" w:date="2014-06-25T10:26:00Z"/>
                  </w:rPr>
                </w:rPrChange>
              </w:rPr>
              <w:pPrChange w:id="7441" w:author="Hervé Monnerie" w:date="2014-06-25T10:26:00Z">
                <w:pPr>
                  <w:outlineLvl w:val="0"/>
                </w:pPr>
              </w:pPrChange>
            </w:pPr>
            <w:ins w:id="7442" w:author="Hervé Monnerie" w:date="2014-06-25T10:26:00Z">
              <w:r w:rsidRPr="00BD57E6">
                <w:rPr>
                  <w:rFonts w:ascii="Helvetica Neue Light" w:eastAsia="Times New Roman" w:hAnsi="Helvetica Neue Light" w:cs="Times New Roman"/>
                  <w:color w:val="000000"/>
                  <w:szCs w:val="20"/>
                  <w:rPrChange w:id="7443"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444"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167B5342" w14:textId="77777777" w:rsidR="00BD57E6" w:rsidRPr="00BD57E6" w:rsidRDefault="00BD57E6">
            <w:pPr>
              <w:jc w:val="left"/>
              <w:outlineLvl w:val="0"/>
              <w:rPr>
                <w:ins w:id="7445" w:author="Hervé Monnerie" w:date="2014-06-25T10:26:00Z"/>
                <w:rFonts w:ascii="Helvetica Neue Light" w:eastAsia="Times New Roman" w:hAnsi="Helvetica Neue Light" w:cs="Times New Roman"/>
                <w:color w:val="000000"/>
                <w:szCs w:val="20"/>
                <w:rPrChange w:id="7446" w:author="Hervé Monnerie" w:date="2014-06-25T10:26:00Z">
                  <w:rPr>
                    <w:ins w:id="7447" w:author="Hervé Monnerie" w:date="2014-06-25T10:26:00Z"/>
                  </w:rPr>
                </w:rPrChange>
              </w:rPr>
              <w:pPrChange w:id="7448" w:author="Hervé Monnerie" w:date="2014-06-25T10:26:00Z">
                <w:pPr>
                  <w:outlineLvl w:val="0"/>
                </w:pPr>
              </w:pPrChange>
            </w:pPr>
            <w:ins w:id="7449" w:author="Hervé Monnerie" w:date="2014-06-25T10:26:00Z">
              <w:r w:rsidRPr="00BD57E6">
                <w:rPr>
                  <w:rFonts w:ascii="Helvetica Neue Light" w:eastAsia="Times New Roman" w:hAnsi="Helvetica Neue Light" w:cs="Times New Roman"/>
                  <w:color w:val="000000"/>
                  <w:szCs w:val="20"/>
                  <w:rPrChange w:id="7450" w:author="Hervé Monnerie" w:date="2014-06-25T10:26:00Z">
                    <w:rPr/>
                  </w:rPrChange>
                </w:rPr>
                <w:t> </w:t>
              </w:r>
            </w:ins>
          </w:p>
        </w:tc>
      </w:tr>
      <w:tr w:rsidR="00BD57E6" w:rsidRPr="00BD57E6" w14:paraId="25D01718" w14:textId="77777777" w:rsidTr="00BD57E6">
        <w:trPr>
          <w:divId w:val="1776631586"/>
          <w:trHeight w:val="271"/>
          <w:ins w:id="7451" w:author="Hervé Monnerie" w:date="2014-06-25T10:26:00Z"/>
          <w:trPrChange w:id="7452"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453"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CCCBA54" w14:textId="77777777" w:rsidR="00BD57E6" w:rsidRPr="00BD57E6" w:rsidRDefault="00BD57E6">
            <w:pPr>
              <w:jc w:val="left"/>
              <w:outlineLvl w:val="0"/>
              <w:rPr>
                <w:ins w:id="7454" w:author="Hervé Monnerie" w:date="2014-06-25T10:26:00Z"/>
                <w:rFonts w:ascii="Helvetica Neue Light" w:eastAsia="Times New Roman" w:hAnsi="Helvetica Neue Light" w:cs="Times New Roman"/>
                <w:color w:val="000000"/>
                <w:szCs w:val="20"/>
                <w:rPrChange w:id="7455" w:author="Hervé Monnerie" w:date="2014-06-25T10:26:00Z">
                  <w:rPr>
                    <w:ins w:id="7456" w:author="Hervé Monnerie" w:date="2014-06-25T10:26:00Z"/>
                  </w:rPr>
                </w:rPrChange>
              </w:rPr>
              <w:pPrChange w:id="7457" w:author="Hervé Monnerie" w:date="2014-06-25T10:26:00Z">
                <w:pPr>
                  <w:outlineLvl w:val="0"/>
                </w:pPr>
              </w:pPrChange>
            </w:pPr>
            <w:ins w:id="7458" w:author="Hervé Monnerie" w:date="2014-06-25T10:26:00Z">
              <w:r w:rsidRPr="00BD57E6">
                <w:rPr>
                  <w:rFonts w:ascii="Helvetica Neue Light" w:eastAsia="Times New Roman" w:hAnsi="Helvetica Neue Light" w:cs="Times New Roman"/>
                  <w:color w:val="000000"/>
                  <w:szCs w:val="20"/>
                  <w:rPrChange w:id="7459" w:author="Hervé Monnerie" w:date="2014-06-25T10:26:00Z">
                    <w:rPr/>
                  </w:rPrChange>
                </w:rPr>
                <w:t>Contrôle dénomination sociale inscrite sur le RIB</w:t>
              </w:r>
            </w:ins>
          </w:p>
        </w:tc>
        <w:tc>
          <w:tcPr>
            <w:tcW w:w="330" w:type="dxa"/>
            <w:tcBorders>
              <w:top w:val="nil"/>
              <w:left w:val="nil"/>
              <w:bottom w:val="single" w:sz="4" w:space="0" w:color="auto"/>
              <w:right w:val="single" w:sz="4" w:space="0" w:color="auto"/>
            </w:tcBorders>
            <w:shd w:val="clear" w:color="auto" w:fill="auto"/>
            <w:noWrap/>
            <w:vAlign w:val="bottom"/>
            <w:hideMark/>
            <w:tcPrChange w:id="7460"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05151265" w14:textId="77777777" w:rsidR="00BD57E6" w:rsidRPr="00BD57E6" w:rsidRDefault="00BD57E6">
            <w:pPr>
              <w:jc w:val="center"/>
              <w:outlineLvl w:val="0"/>
              <w:rPr>
                <w:ins w:id="7461" w:author="Hervé Monnerie" w:date="2014-06-25T10:26:00Z"/>
                <w:rFonts w:ascii="Helvetica Neue Light" w:eastAsia="Times New Roman" w:hAnsi="Helvetica Neue Light" w:cs="Times New Roman"/>
                <w:color w:val="000000"/>
                <w:szCs w:val="20"/>
                <w:rPrChange w:id="7462" w:author="Hervé Monnerie" w:date="2014-06-25T10:26:00Z">
                  <w:rPr>
                    <w:ins w:id="7463" w:author="Hervé Monnerie" w:date="2014-06-25T10:26:00Z"/>
                  </w:rPr>
                </w:rPrChange>
              </w:rPr>
              <w:pPrChange w:id="7464" w:author="Hervé Monnerie" w:date="2014-06-25T10:26:00Z">
                <w:pPr>
                  <w:outlineLvl w:val="0"/>
                </w:pPr>
              </w:pPrChange>
            </w:pPr>
            <w:ins w:id="7465" w:author="Hervé Monnerie" w:date="2014-06-25T10:26:00Z">
              <w:r w:rsidRPr="00BD57E6">
                <w:rPr>
                  <w:rFonts w:ascii="Helvetica Neue Light" w:eastAsia="Times New Roman" w:hAnsi="Helvetica Neue Light" w:cs="Times New Roman"/>
                  <w:color w:val="000000"/>
                  <w:szCs w:val="20"/>
                  <w:rPrChange w:id="746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46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146F5322" w14:textId="77777777" w:rsidR="00BD57E6" w:rsidRPr="00BD57E6" w:rsidRDefault="00BD57E6">
            <w:pPr>
              <w:jc w:val="left"/>
              <w:outlineLvl w:val="0"/>
              <w:rPr>
                <w:ins w:id="7468" w:author="Hervé Monnerie" w:date="2014-06-25T10:26:00Z"/>
                <w:rFonts w:ascii="Helvetica Neue Light" w:eastAsia="Times New Roman" w:hAnsi="Helvetica Neue Light" w:cs="Times New Roman"/>
                <w:color w:val="000000"/>
                <w:szCs w:val="20"/>
                <w:rPrChange w:id="7469" w:author="Hervé Monnerie" w:date="2014-06-25T10:26:00Z">
                  <w:rPr>
                    <w:ins w:id="7470" w:author="Hervé Monnerie" w:date="2014-06-25T10:26:00Z"/>
                  </w:rPr>
                </w:rPrChange>
              </w:rPr>
              <w:pPrChange w:id="7471" w:author="Hervé Monnerie" w:date="2014-06-25T10:26:00Z">
                <w:pPr>
                  <w:jc w:val="center"/>
                  <w:outlineLvl w:val="0"/>
                </w:pPr>
              </w:pPrChange>
            </w:pPr>
            <w:ins w:id="7472" w:author="Hervé Monnerie" w:date="2014-06-25T10:26:00Z">
              <w:r w:rsidRPr="00BD57E6">
                <w:rPr>
                  <w:rFonts w:ascii="Helvetica Neue Light" w:eastAsia="Times New Roman" w:hAnsi="Helvetica Neue Light" w:cs="Times New Roman"/>
                  <w:color w:val="000000"/>
                  <w:szCs w:val="20"/>
                  <w:rPrChange w:id="7473" w:author="Hervé Monnerie" w:date="2014-06-25T10:26:00Z">
                    <w:rPr/>
                  </w:rPrChange>
                </w:rPr>
                <w:t>A</w:t>
              </w:r>
            </w:ins>
          </w:p>
        </w:tc>
        <w:tc>
          <w:tcPr>
            <w:tcW w:w="1187" w:type="dxa"/>
            <w:tcBorders>
              <w:top w:val="nil"/>
              <w:left w:val="nil"/>
              <w:bottom w:val="single" w:sz="4" w:space="0" w:color="auto"/>
              <w:right w:val="single" w:sz="4" w:space="0" w:color="auto"/>
            </w:tcBorders>
            <w:shd w:val="clear" w:color="000000" w:fill="DCE6F1"/>
            <w:noWrap/>
            <w:vAlign w:val="bottom"/>
            <w:hideMark/>
            <w:tcPrChange w:id="7474" w:author="Hervé Monnerie" w:date="2014-06-25T10:28:00Z">
              <w:tcPr>
                <w:tcW w:w="1150" w:type="dxa"/>
                <w:tcBorders>
                  <w:top w:val="nil"/>
                  <w:left w:val="nil"/>
                  <w:bottom w:val="single" w:sz="4" w:space="0" w:color="auto"/>
                  <w:right w:val="single" w:sz="4" w:space="0" w:color="auto"/>
                </w:tcBorders>
                <w:shd w:val="clear" w:color="000000" w:fill="DCE6F1"/>
                <w:noWrap/>
                <w:vAlign w:val="bottom"/>
                <w:hideMark/>
              </w:tcPr>
            </w:tcPrChange>
          </w:tcPr>
          <w:p w14:paraId="0DD4F9CD" w14:textId="77777777" w:rsidR="00BD57E6" w:rsidRPr="00BD57E6" w:rsidRDefault="00BD57E6" w:rsidP="00BD57E6">
            <w:pPr>
              <w:jc w:val="left"/>
              <w:outlineLvl w:val="0"/>
              <w:rPr>
                <w:ins w:id="7475" w:author="Hervé Monnerie" w:date="2014-06-25T10:26:00Z"/>
                <w:rFonts w:ascii="Helvetica Neue Light" w:eastAsia="Times New Roman" w:hAnsi="Helvetica Neue Light" w:cs="Times New Roman"/>
                <w:color w:val="000000"/>
                <w:szCs w:val="20"/>
                <w:rPrChange w:id="7476" w:author="Hervé Monnerie" w:date="2014-06-25T10:26:00Z">
                  <w:rPr>
                    <w:ins w:id="7477" w:author="Hervé Monnerie" w:date="2014-06-25T10:26:00Z"/>
                  </w:rPr>
                </w:rPrChange>
              </w:rPr>
            </w:pPr>
            <w:ins w:id="7478" w:author="Hervé Monnerie" w:date="2014-06-25T10:26:00Z">
              <w:r w:rsidRPr="00BD57E6">
                <w:rPr>
                  <w:rFonts w:ascii="Helvetica Neue Light" w:eastAsia="Times New Roman" w:hAnsi="Helvetica Neue Light" w:cs="Times New Roman"/>
                  <w:color w:val="000000"/>
                  <w:szCs w:val="20"/>
                  <w:rPrChange w:id="7479"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480"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3E7FD4A9" w14:textId="77777777" w:rsidR="00BD57E6" w:rsidRPr="00BD57E6" w:rsidRDefault="00BD57E6">
            <w:pPr>
              <w:jc w:val="left"/>
              <w:outlineLvl w:val="0"/>
              <w:rPr>
                <w:ins w:id="7481" w:author="Hervé Monnerie" w:date="2014-06-25T10:26:00Z"/>
                <w:rFonts w:ascii="Helvetica Neue Light" w:eastAsia="Times New Roman" w:hAnsi="Helvetica Neue Light" w:cs="Times New Roman"/>
                <w:color w:val="000000"/>
                <w:szCs w:val="20"/>
                <w:rPrChange w:id="7482" w:author="Hervé Monnerie" w:date="2014-06-25T10:26:00Z">
                  <w:rPr>
                    <w:ins w:id="7483" w:author="Hervé Monnerie" w:date="2014-06-25T10:26:00Z"/>
                  </w:rPr>
                </w:rPrChange>
              </w:rPr>
              <w:pPrChange w:id="7484" w:author="Hervé Monnerie" w:date="2014-06-25T10:26:00Z">
                <w:pPr>
                  <w:outlineLvl w:val="0"/>
                </w:pPr>
              </w:pPrChange>
            </w:pPr>
            <w:ins w:id="7485" w:author="Hervé Monnerie" w:date="2014-06-25T10:26:00Z">
              <w:r w:rsidRPr="00BD57E6">
                <w:rPr>
                  <w:rFonts w:ascii="Helvetica Neue Light" w:eastAsia="Times New Roman" w:hAnsi="Helvetica Neue Light" w:cs="Times New Roman"/>
                  <w:color w:val="000000"/>
                  <w:szCs w:val="20"/>
                  <w:rPrChange w:id="748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48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490E3129" w14:textId="77777777" w:rsidR="00BD57E6" w:rsidRPr="00BD57E6" w:rsidRDefault="00BD57E6">
            <w:pPr>
              <w:jc w:val="left"/>
              <w:outlineLvl w:val="0"/>
              <w:rPr>
                <w:ins w:id="7488" w:author="Hervé Monnerie" w:date="2014-06-25T10:26:00Z"/>
                <w:rFonts w:ascii="Helvetica Neue Light" w:eastAsia="Times New Roman" w:hAnsi="Helvetica Neue Light" w:cs="Times New Roman"/>
                <w:color w:val="000000"/>
                <w:szCs w:val="20"/>
                <w:rPrChange w:id="7489" w:author="Hervé Monnerie" w:date="2014-06-25T10:26:00Z">
                  <w:rPr>
                    <w:ins w:id="7490" w:author="Hervé Monnerie" w:date="2014-06-25T10:26:00Z"/>
                  </w:rPr>
                </w:rPrChange>
              </w:rPr>
              <w:pPrChange w:id="7491" w:author="Hervé Monnerie" w:date="2014-06-25T10:26:00Z">
                <w:pPr>
                  <w:outlineLvl w:val="0"/>
                </w:pPr>
              </w:pPrChange>
            </w:pPr>
            <w:ins w:id="7492" w:author="Hervé Monnerie" w:date="2014-06-25T10:26:00Z">
              <w:r w:rsidRPr="00BD57E6">
                <w:rPr>
                  <w:rFonts w:ascii="Helvetica Neue Light" w:eastAsia="Times New Roman" w:hAnsi="Helvetica Neue Light" w:cs="Times New Roman"/>
                  <w:color w:val="000000"/>
                  <w:szCs w:val="20"/>
                  <w:rPrChange w:id="7493"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494"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4080BC99" w14:textId="77777777" w:rsidR="00BD57E6" w:rsidRPr="00BD57E6" w:rsidRDefault="00BD57E6">
            <w:pPr>
              <w:jc w:val="left"/>
              <w:outlineLvl w:val="0"/>
              <w:rPr>
                <w:ins w:id="7495" w:author="Hervé Monnerie" w:date="2014-06-25T10:26:00Z"/>
                <w:rFonts w:ascii="Helvetica Neue Light" w:eastAsia="Times New Roman" w:hAnsi="Helvetica Neue Light" w:cs="Times New Roman"/>
                <w:color w:val="000000"/>
                <w:szCs w:val="20"/>
                <w:rPrChange w:id="7496" w:author="Hervé Monnerie" w:date="2014-06-25T10:26:00Z">
                  <w:rPr>
                    <w:ins w:id="7497" w:author="Hervé Monnerie" w:date="2014-06-25T10:26:00Z"/>
                  </w:rPr>
                </w:rPrChange>
              </w:rPr>
              <w:pPrChange w:id="7498" w:author="Hervé Monnerie" w:date="2014-06-25T10:26:00Z">
                <w:pPr>
                  <w:outlineLvl w:val="0"/>
                </w:pPr>
              </w:pPrChange>
            </w:pPr>
            <w:ins w:id="7499" w:author="Hervé Monnerie" w:date="2014-06-25T10:26:00Z">
              <w:r w:rsidRPr="00BD57E6">
                <w:rPr>
                  <w:rFonts w:ascii="Helvetica Neue Light" w:eastAsia="Times New Roman" w:hAnsi="Helvetica Neue Light" w:cs="Times New Roman"/>
                  <w:color w:val="000000"/>
                  <w:szCs w:val="20"/>
                  <w:rPrChange w:id="7500" w:author="Hervé Monnerie" w:date="2014-06-25T10:26:00Z">
                    <w:rPr/>
                  </w:rPrChange>
                </w:rPr>
                <w:t> </w:t>
              </w:r>
            </w:ins>
          </w:p>
        </w:tc>
      </w:tr>
      <w:tr w:rsidR="00BD57E6" w:rsidRPr="00BD57E6" w14:paraId="449E1771" w14:textId="77777777" w:rsidTr="00BD57E6">
        <w:trPr>
          <w:divId w:val="1776631586"/>
          <w:trHeight w:val="271"/>
          <w:ins w:id="7501" w:author="Hervé Monnerie" w:date="2014-06-25T10:26:00Z"/>
          <w:trPrChange w:id="7502"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503"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B12C192" w14:textId="77777777" w:rsidR="00BD57E6" w:rsidRPr="00BD57E6" w:rsidRDefault="00BD57E6">
            <w:pPr>
              <w:jc w:val="left"/>
              <w:outlineLvl w:val="0"/>
              <w:rPr>
                <w:ins w:id="7504" w:author="Hervé Monnerie" w:date="2014-06-25T10:26:00Z"/>
                <w:rFonts w:ascii="Helvetica Neue Light" w:eastAsia="Times New Roman" w:hAnsi="Helvetica Neue Light" w:cs="Times New Roman"/>
                <w:color w:val="000000"/>
                <w:szCs w:val="20"/>
                <w:rPrChange w:id="7505" w:author="Hervé Monnerie" w:date="2014-06-25T10:26:00Z">
                  <w:rPr>
                    <w:ins w:id="7506" w:author="Hervé Monnerie" w:date="2014-06-25T10:26:00Z"/>
                  </w:rPr>
                </w:rPrChange>
              </w:rPr>
              <w:pPrChange w:id="7507" w:author="Hervé Monnerie" w:date="2014-06-25T10:26:00Z">
                <w:pPr>
                  <w:outlineLvl w:val="0"/>
                </w:pPr>
              </w:pPrChange>
            </w:pPr>
            <w:ins w:id="7508" w:author="Hervé Monnerie" w:date="2014-06-25T10:26:00Z">
              <w:r w:rsidRPr="00BD57E6">
                <w:rPr>
                  <w:rFonts w:ascii="Helvetica Neue Light" w:eastAsia="Times New Roman" w:hAnsi="Helvetica Neue Light" w:cs="Times New Roman"/>
                  <w:color w:val="000000"/>
                  <w:szCs w:val="20"/>
                  <w:rPrChange w:id="7509" w:author="Hervé Monnerie" w:date="2014-06-25T10:26:00Z">
                    <w:rPr/>
                  </w:rPrChange>
                </w:rPr>
                <w:t>Contrôle utilisation RIB sur un autre dossier</w:t>
              </w:r>
            </w:ins>
          </w:p>
        </w:tc>
        <w:tc>
          <w:tcPr>
            <w:tcW w:w="330" w:type="dxa"/>
            <w:tcBorders>
              <w:top w:val="nil"/>
              <w:left w:val="nil"/>
              <w:bottom w:val="single" w:sz="4" w:space="0" w:color="auto"/>
              <w:right w:val="single" w:sz="4" w:space="0" w:color="auto"/>
            </w:tcBorders>
            <w:shd w:val="clear" w:color="auto" w:fill="auto"/>
            <w:noWrap/>
            <w:vAlign w:val="bottom"/>
            <w:hideMark/>
            <w:tcPrChange w:id="7510"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5998CD50" w14:textId="77777777" w:rsidR="00BD57E6" w:rsidRPr="00BD57E6" w:rsidRDefault="00BD57E6">
            <w:pPr>
              <w:jc w:val="center"/>
              <w:outlineLvl w:val="0"/>
              <w:rPr>
                <w:ins w:id="7511" w:author="Hervé Monnerie" w:date="2014-06-25T10:26:00Z"/>
                <w:rFonts w:ascii="Helvetica Neue Light" w:eastAsia="Times New Roman" w:hAnsi="Helvetica Neue Light" w:cs="Times New Roman"/>
                <w:color w:val="000000"/>
                <w:szCs w:val="20"/>
                <w:rPrChange w:id="7512" w:author="Hervé Monnerie" w:date="2014-06-25T10:26:00Z">
                  <w:rPr>
                    <w:ins w:id="7513" w:author="Hervé Monnerie" w:date="2014-06-25T10:26:00Z"/>
                  </w:rPr>
                </w:rPrChange>
              </w:rPr>
              <w:pPrChange w:id="7514" w:author="Hervé Monnerie" w:date="2014-06-25T10:26:00Z">
                <w:pPr>
                  <w:outlineLvl w:val="0"/>
                </w:pPr>
              </w:pPrChange>
            </w:pPr>
            <w:ins w:id="7515" w:author="Hervé Monnerie" w:date="2014-06-25T10:26:00Z">
              <w:r w:rsidRPr="00BD57E6">
                <w:rPr>
                  <w:rFonts w:ascii="Helvetica Neue Light" w:eastAsia="Times New Roman" w:hAnsi="Helvetica Neue Light" w:cs="Times New Roman"/>
                  <w:color w:val="000000"/>
                  <w:szCs w:val="20"/>
                  <w:rPrChange w:id="751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51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560956A5" w14:textId="77777777" w:rsidR="00BD57E6" w:rsidRPr="00BD57E6" w:rsidRDefault="00BD57E6">
            <w:pPr>
              <w:jc w:val="left"/>
              <w:outlineLvl w:val="0"/>
              <w:rPr>
                <w:ins w:id="7518" w:author="Hervé Monnerie" w:date="2014-06-25T10:26:00Z"/>
                <w:rFonts w:ascii="Helvetica Neue Light" w:eastAsia="Times New Roman" w:hAnsi="Helvetica Neue Light" w:cs="Times New Roman"/>
                <w:color w:val="000000"/>
                <w:szCs w:val="20"/>
                <w:rPrChange w:id="7519" w:author="Hervé Monnerie" w:date="2014-06-25T10:26:00Z">
                  <w:rPr>
                    <w:ins w:id="7520" w:author="Hervé Monnerie" w:date="2014-06-25T10:26:00Z"/>
                  </w:rPr>
                </w:rPrChange>
              </w:rPr>
              <w:pPrChange w:id="7521" w:author="Hervé Monnerie" w:date="2014-06-25T10:26:00Z">
                <w:pPr>
                  <w:jc w:val="center"/>
                  <w:outlineLvl w:val="0"/>
                </w:pPr>
              </w:pPrChange>
            </w:pPr>
            <w:ins w:id="7522" w:author="Hervé Monnerie" w:date="2014-06-25T10:26:00Z">
              <w:r w:rsidRPr="00BD57E6">
                <w:rPr>
                  <w:rFonts w:ascii="Helvetica Neue Light" w:eastAsia="Times New Roman" w:hAnsi="Helvetica Neue Light" w:cs="Times New Roman"/>
                  <w:color w:val="000000"/>
                  <w:szCs w:val="20"/>
                  <w:rPrChange w:id="7523" w:author="Hervé Monnerie" w:date="2014-06-25T10:26:00Z">
                    <w:rPr/>
                  </w:rPrChange>
                </w:rPr>
                <w:t>A</w:t>
              </w:r>
            </w:ins>
          </w:p>
        </w:tc>
        <w:tc>
          <w:tcPr>
            <w:tcW w:w="1187" w:type="dxa"/>
            <w:tcBorders>
              <w:top w:val="nil"/>
              <w:left w:val="nil"/>
              <w:bottom w:val="single" w:sz="4" w:space="0" w:color="auto"/>
              <w:right w:val="single" w:sz="4" w:space="0" w:color="auto"/>
            </w:tcBorders>
            <w:shd w:val="clear" w:color="000000" w:fill="DCE6F1"/>
            <w:noWrap/>
            <w:vAlign w:val="bottom"/>
            <w:hideMark/>
            <w:tcPrChange w:id="7524" w:author="Hervé Monnerie" w:date="2014-06-25T10:28:00Z">
              <w:tcPr>
                <w:tcW w:w="1150" w:type="dxa"/>
                <w:tcBorders>
                  <w:top w:val="nil"/>
                  <w:left w:val="nil"/>
                  <w:bottom w:val="single" w:sz="4" w:space="0" w:color="auto"/>
                  <w:right w:val="single" w:sz="4" w:space="0" w:color="auto"/>
                </w:tcBorders>
                <w:shd w:val="clear" w:color="000000" w:fill="DCE6F1"/>
                <w:noWrap/>
                <w:vAlign w:val="bottom"/>
                <w:hideMark/>
              </w:tcPr>
            </w:tcPrChange>
          </w:tcPr>
          <w:p w14:paraId="3F4DD6F3" w14:textId="77777777" w:rsidR="00BD57E6" w:rsidRPr="00BD57E6" w:rsidRDefault="00BD57E6" w:rsidP="00BD57E6">
            <w:pPr>
              <w:jc w:val="left"/>
              <w:outlineLvl w:val="0"/>
              <w:rPr>
                <w:ins w:id="7525" w:author="Hervé Monnerie" w:date="2014-06-25T10:26:00Z"/>
                <w:rFonts w:ascii="Helvetica Neue Light" w:eastAsia="Times New Roman" w:hAnsi="Helvetica Neue Light" w:cs="Times New Roman"/>
                <w:color w:val="000000"/>
                <w:szCs w:val="20"/>
                <w:rPrChange w:id="7526" w:author="Hervé Monnerie" w:date="2014-06-25T10:26:00Z">
                  <w:rPr>
                    <w:ins w:id="7527" w:author="Hervé Monnerie" w:date="2014-06-25T10:26:00Z"/>
                  </w:rPr>
                </w:rPrChange>
              </w:rPr>
            </w:pPr>
            <w:ins w:id="7528" w:author="Hervé Monnerie" w:date="2014-06-25T10:26:00Z">
              <w:r w:rsidRPr="00BD57E6">
                <w:rPr>
                  <w:rFonts w:ascii="Helvetica Neue Light" w:eastAsia="Times New Roman" w:hAnsi="Helvetica Neue Light" w:cs="Times New Roman"/>
                  <w:color w:val="000000"/>
                  <w:szCs w:val="20"/>
                  <w:rPrChange w:id="7529"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530"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283C0E68" w14:textId="77777777" w:rsidR="00BD57E6" w:rsidRPr="00BD57E6" w:rsidRDefault="00BD57E6">
            <w:pPr>
              <w:jc w:val="left"/>
              <w:outlineLvl w:val="0"/>
              <w:rPr>
                <w:ins w:id="7531" w:author="Hervé Monnerie" w:date="2014-06-25T10:26:00Z"/>
                <w:rFonts w:ascii="Helvetica Neue Light" w:eastAsia="Times New Roman" w:hAnsi="Helvetica Neue Light" w:cs="Times New Roman"/>
                <w:color w:val="000000"/>
                <w:szCs w:val="20"/>
                <w:rPrChange w:id="7532" w:author="Hervé Monnerie" w:date="2014-06-25T10:26:00Z">
                  <w:rPr>
                    <w:ins w:id="7533" w:author="Hervé Monnerie" w:date="2014-06-25T10:26:00Z"/>
                  </w:rPr>
                </w:rPrChange>
              </w:rPr>
              <w:pPrChange w:id="7534" w:author="Hervé Monnerie" w:date="2014-06-25T10:26:00Z">
                <w:pPr>
                  <w:outlineLvl w:val="0"/>
                </w:pPr>
              </w:pPrChange>
            </w:pPr>
            <w:ins w:id="7535" w:author="Hervé Monnerie" w:date="2014-06-25T10:26:00Z">
              <w:r w:rsidRPr="00BD57E6">
                <w:rPr>
                  <w:rFonts w:ascii="Helvetica Neue Light" w:eastAsia="Times New Roman" w:hAnsi="Helvetica Neue Light" w:cs="Times New Roman"/>
                  <w:color w:val="000000"/>
                  <w:szCs w:val="20"/>
                  <w:rPrChange w:id="753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53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2301755D" w14:textId="77777777" w:rsidR="00BD57E6" w:rsidRPr="00BD57E6" w:rsidRDefault="00BD57E6">
            <w:pPr>
              <w:jc w:val="left"/>
              <w:outlineLvl w:val="0"/>
              <w:rPr>
                <w:ins w:id="7538" w:author="Hervé Monnerie" w:date="2014-06-25T10:26:00Z"/>
                <w:rFonts w:ascii="Helvetica Neue Light" w:eastAsia="Times New Roman" w:hAnsi="Helvetica Neue Light" w:cs="Times New Roman"/>
                <w:color w:val="000000"/>
                <w:szCs w:val="20"/>
                <w:rPrChange w:id="7539" w:author="Hervé Monnerie" w:date="2014-06-25T10:26:00Z">
                  <w:rPr>
                    <w:ins w:id="7540" w:author="Hervé Monnerie" w:date="2014-06-25T10:26:00Z"/>
                  </w:rPr>
                </w:rPrChange>
              </w:rPr>
              <w:pPrChange w:id="7541" w:author="Hervé Monnerie" w:date="2014-06-25T10:26:00Z">
                <w:pPr>
                  <w:outlineLvl w:val="0"/>
                </w:pPr>
              </w:pPrChange>
            </w:pPr>
            <w:ins w:id="7542" w:author="Hervé Monnerie" w:date="2014-06-25T10:26:00Z">
              <w:r w:rsidRPr="00BD57E6">
                <w:rPr>
                  <w:rFonts w:ascii="Helvetica Neue Light" w:eastAsia="Times New Roman" w:hAnsi="Helvetica Neue Light" w:cs="Times New Roman"/>
                  <w:color w:val="000000"/>
                  <w:szCs w:val="20"/>
                  <w:rPrChange w:id="7543"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544"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0A003280" w14:textId="77777777" w:rsidR="00BD57E6" w:rsidRPr="00BD57E6" w:rsidRDefault="00BD57E6">
            <w:pPr>
              <w:jc w:val="left"/>
              <w:outlineLvl w:val="0"/>
              <w:rPr>
                <w:ins w:id="7545" w:author="Hervé Monnerie" w:date="2014-06-25T10:26:00Z"/>
                <w:rFonts w:ascii="Helvetica Neue Light" w:eastAsia="Times New Roman" w:hAnsi="Helvetica Neue Light" w:cs="Times New Roman"/>
                <w:color w:val="000000"/>
                <w:szCs w:val="20"/>
                <w:rPrChange w:id="7546" w:author="Hervé Monnerie" w:date="2014-06-25T10:26:00Z">
                  <w:rPr>
                    <w:ins w:id="7547" w:author="Hervé Monnerie" w:date="2014-06-25T10:26:00Z"/>
                  </w:rPr>
                </w:rPrChange>
              </w:rPr>
              <w:pPrChange w:id="7548" w:author="Hervé Monnerie" w:date="2014-06-25T10:26:00Z">
                <w:pPr>
                  <w:outlineLvl w:val="0"/>
                </w:pPr>
              </w:pPrChange>
            </w:pPr>
            <w:ins w:id="7549" w:author="Hervé Monnerie" w:date="2014-06-25T10:26:00Z">
              <w:r w:rsidRPr="00BD57E6">
                <w:rPr>
                  <w:rFonts w:ascii="Helvetica Neue Light" w:eastAsia="Times New Roman" w:hAnsi="Helvetica Neue Light" w:cs="Times New Roman"/>
                  <w:color w:val="000000"/>
                  <w:szCs w:val="20"/>
                  <w:rPrChange w:id="7550" w:author="Hervé Monnerie" w:date="2014-06-25T10:26:00Z">
                    <w:rPr/>
                  </w:rPrChange>
                </w:rPr>
                <w:t> </w:t>
              </w:r>
            </w:ins>
          </w:p>
        </w:tc>
      </w:tr>
      <w:tr w:rsidR="00BD57E6" w:rsidRPr="00BD57E6" w14:paraId="7FC71987" w14:textId="77777777" w:rsidTr="00BD57E6">
        <w:trPr>
          <w:divId w:val="1776631586"/>
          <w:trHeight w:val="271"/>
          <w:ins w:id="7551" w:author="Hervé Monnerie" w:date="2014-06-25T10:26:00Z"/>
          <w:trPrChange w:id="7552"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553"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FF613B4" w14:textId="77777777" w:rsidR="00BD57E6" w:rsidRPr="00BD57E6" w:rsidRDefault="00BD57E6">
            <w:pPr>
              <w:jc w:val="left"/>
              <w:outlineLvl w:val="0"/>
              <w:rPr>
                <w:ins w:id="7554" w:author="Hervé Monnerie" w:date="2014-06-25T10:26:00Z"/>
                <w:rFonts w:ascii="Helvetica Neue Light" w:eastAsia="Times New Roman" w:hAnsi="Helvetica Neue Light" w:cs="Times New Roman"/>
                <w:color w:val="000000"/>
                <w:szCs w:val="20"/>
                <w:rPrChange w:id="7555" w:author="Hervé Monnerie" w:date="2014-06-25T10:26:00Z">
                  <w:rPr>
                    <w:ins w:id="7556" w:author="Hervé Monnerie" w:date="2014-06-25T10:26:00Z"/>
                  </w:rPr>
                </w:rPrChange>
              </w:rPr>
              <w:pPrChange w:id="7557" w:author="Hervé Monnerie" w:date="2014-06-25T10:26:00Z">
                <w:pPr>
                  <w:outlineLvl w:val="0"/>
                </w:pPr>
              </w:pPrChange>
            </w:pPr>
            <w:ins w:id="7558" w:author="Hervé Monnerie" w:date="2014-06-25T10:26:00Z">
              <w:r w:rsidRPr="00BD57E6">
                <w:rPr>
                  <w:rFonts w:ascii="Helvetica Neue Light" w:eastAsia="Times New Roman" w:hAnsi="Helvetica Neue Light" w:cs="Times New Roman"/>
                  <w:color w:val="000000"/>
                  <w:szCs w:val="20"/>
                  <w:rPrChange w:id="7559" w:author="Hervé Monnerie" w:date="2014-06-25T10:26:00Z">
                    <w:rPr/>
                  </w:rPrChange>
                </w:rPr>
                <w:t>Contrôle cohérence des relevés bancaires</w:t>
              </w:r>
            </w:ins>
          </w:p>
        </w:tc>
        <w:tc>
          <w:tcPr>
            <w:tcW w:w="330" w:type="dxa"/>
            <w:tcBorders>
              <w:top w:val="nil"/>
              <w:left w:val="nil"/>
              <w:bottom w:val="single" w:sz="4" w:space="0" w:color="auto"/>
              <w:right w:val="single" w:sz="4" w:space="0" w:color="auto"/>
            </w:tcBorders>
            <w:shd w:val="clear" w:color="auto" w:fill="auto"/>
            <w:noWrap/>
            <w:vAlign w:val="bottom"/>
            <w:hideMark/>
            <w:tcPrChange w:id="7560"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1E5ECF70" w14:textId="77777777" w:rsidR="00BD57E6" w:rsidRPr="00BD57E6" w:rsidRDefault="00BD57E6">
            <w:pPr>
              <w:jc w:val="center"/>
              <w:outlineLvl w:val="0"/>
              <w:rPr>
                <w:ins w:id="7561" w:author="Hervé Monnerie" w:date="2014-06-25T10:26:00Z"/>
                <w:rFonts w:ascii="Helvetica Neue Light" w:eastAsia="Times New Roman" w:hAnsi="Helvetica Neue Light" w:cs="Times New Roman"/>
                <w:color w:val="000000"/>
                <w:szCs w:val="20"/>
                <w:rPrChange w:id="7562" w:author="Hervé Monnerie" w:date="2014-06-25T10:26:00Z">
                  <w:rPr>
                    <w:ins w:id="7563" w:author="Hervé Monnerie" w:date="2014-06-25T10:26:00Z"/>
                  </w:rPr>
                </w:rPrChange>
              </w:rPr>
              <w:pPrChange w:id="7564" w:author="Hervé Monnerie" w:date="2014-06-25T10:26:00Z">
                <w:pPr>
                  <w:outlineLvl w:val="0"/>
                </w:pPr>
              </w:pPrChange>
            </w:pPr>
            <w:ins w:id="7565" w:author="Hervé Monnerie" w:date="2014-06-25T10:26:00Z">
              <w:r w:rsidRPr="00BD57E6">
                <w:rPr>
                  <w:rFonts w:ascii="Helvetica Neue Light" w:eastAsia="Times New Roman" w:hAnsi="Helvetica Neue Light" w:cs="Times New Roman"/>
                  <w:color w:val="000000"/>
                  <w:szCs w:val="20"/>
                  <w:rPrChange w:id="756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56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3648B6A8" w14:textId="77777777" w:rsidR="00BD57E6" w:rsidRPr="00BD57E6" w:rsidRDefault="00BD57E6">
            <w:pPr>
              <w:jc w:val="left"/>
              <w:outlineLvl w:val="0"/>
              <w:rPr>
                <w:ins w:id="7568" w:author="Hervé Monnerie" w:date="2014-06-25T10:26:00Z"/>
                <w:rFonts w:ascii="Helvetica Neue Light" w:eastAsia="Times New Roman" w:hAnsi="Helvetica Neue Light" w:cs="Times New Roman"/>
                <w:color w:val="000000"/>
                <w:szCs w:val="20"/>
                <w:rPrChange w:id="7569" w:author="Hervé Monnerie" w:date="2014-06-25T10:26:00Z">
                  <w:rPr>
                    <w:ins w:id="7570" w:author="Hervé Monnerie" w:date="2014-06-25T10:26:00Z"/>
                  </w:rPr>
                </w:rPrChange>
              </w:rPr>
              <w:pPrChange w:id="7571" w:author="Hervé Monnerie" w:date="2014-06-25T10:26:00Z">
                <w:pPr>
                  <w:jc w:val="center"/>
                  <w:outlineLvl w:val="0"/>
                </w:pPr>
              </w:pPrChange>
            </w:pPr>
            <w:ins w:id="7572" w:author="Hervé Monnerie" w:date="2014-06-25T10:26:00Z">
              <w:r w:rsidRPr="00BD57E6">
                <w:rPr>
                  <w:rFonts w:ascii="Helvetica Neue Light" w:eastAsia="Times New Roman" w:hAnsi="Helvetica Neue Light" w:cs="Times New Roman"/>
                  <w:color w:val="000000"/>
                  <w:szCs w:val="20"/>
                  <w:rPrChange w:id="7573" w:author="Hervé Monnerie" w:date="2014-06-25T10:26:00Z">
                    <w:rPr/>
                  </w:rPrChange>
                </w:rPr>
                <w:t>A</w:t>
              </w:r>
            </w:ins>
          </w:p>
        </w:tc>
        <w:tc>
          <w:tcPr>
            <w:tcW w:w="1187" w:type="dxa"/>
            <w:tcBorders>
              <w:top w:val="nil"/>
              <w:left w:val="nil"/>
              <w:bottom w:val="single" w:sz="4" w:space="0" w:color="auto"/>
              <w:right w:val="single" w:sz="4" w:space="0" w:color="auto"/>
            </w:tcBorders>
            <w:shd w:val="clear" w:color="000000" w:fill="DCE6F1"/>
            <w:noWrap/>
            <w:vAlign w:val="bottom"/>
            <w:hideMark/>
            <w:tcPrChange w:id="7574" w:author="Hervé Monnerie" w:date="2014-06-25T10:28:00Z">
              <w:tcPr>
                <w:tcW w:w="1150" w:type="dxa"/>
                <w:tcBorders>
                  <w:top w:val="nil"/>
                  <w:left w:val="nil"/>
                  <w:bottom w:val="single" w:sz="4" w:space="0" w:color="auto"/>
                  <w:right w:val="single" w:sz="4" w:space="0" w:color="auto"/>
                </w:tcBorders>
                <w:shd w:val="clear" w:color="000000" w:fill="DCE6F1"/>
                <w:noWrap/>
                <w:vAlign w:val="bottom"/>
                <w:hideMark/>
              </w:tcPr>
            </w:tcPrChange>
          </w:tcPr>
          <w:p w14:paraId="1E942300" w14:textId="77777777" w:rsidR="00BD57E6" w:rsidRPr="00BD57E6" w:rsidRDefault="00BD57E6" w:rsidP="00BD57E6">
            <w:pPr>
              <w:jc w:val="left"/>
              <w:outlineLvl w:val="0"/>
              <w:rPr>
                <w:ins w:id="7575" w:author="Hervé Monnerie" w:date="2014-06-25T10:26:00Z"/>
                <w:rFonts w:ascii="Helvetica Neue Light" w:eastAsia="Times New Roman" w:hAnsi="Helvetica Neue Light" w:cs="Times New Roman"/>
                <w:color w:val="000000"/>
                <w:szCs w:val="20"/>
                <w:rPrChange w:id="7576" w:author="Hervé Monnerie" w:date="2014-06-25T10:26:00Z">
                  <w:rPr>
                    <w:ins w:id="7577" w:author="Hervé Monnerie" w:date="2014-06-25T10:26:00Z"/>
                  </w:rPr>
                </w:rPrChange>
              </w:rPr>
            </w:pPr>
            <w:ins w:id="7578" w:author="Hervé Monnerie" w:date="2014-06-25T10:26:00Z">
              <w:r w:rsidRPr="00BD57E6">
                <w:rPr>
                  <w:rFonts w:ascii="Helvetica Neue Light" w:eastAsia="Times New Roman" w:hAnsi="Helvetica Neue Light" w:cs="Times New Roman"/>
                  <w:color w:val="000000"/>
                  <w:szCs w:val="20"/>
                  <w:rPrChange w:id="7579"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580"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340F73EB" w14:textId="77777777" w:rsidR="00BD57E6" w:rsidRPr="00BD57E6" w:rsidRDefault="00BD57E6">
            <w:pPr>
              <w:jc w:val="left"/>
              <w:outlineLvl w:val="0"/>
              <w:rPr>
                <w:ins w:id="7581" w:author="Hervé Monnerie" w:date="2014-06-25T10:26:00Z"/>
                <w:rFonts w:ascii="Helvetica Neue Light" w:eastAsia="Times New Roman" w:hAnsi="Helvetica Neue Light" w:cs="Times New Roman"/>
                <w:color w:val="000000"/>
                <w:szCs w:val="20"/>
                <w:rPrChange w:id="7582" w:author="Hervé Monnerie" w:date="2014-06-25T10:26:00Z">
                  <w:rPr>
                    <w:ins w:id="7583" w:author="Hervé Monnerie" w:date="2014-06-25T10:26:00Z"/>
                  </w:rPr>
                </w:rPrChange>
              </w:rPr>
              <w:pPrChange w:id="7584" w:author="Hervé Monnerie" w:date="2014-06-25T10:26:00Z">
                <w:pPr>
                  <w:outlineLvl w:val="0"/>
                </w:pPr>
              </w:pPrChange>
            </w:pPr>
            <w:ins w:id="7585" w:author="Hervé Monnerie" w:date="2014-06-25T10:26:00Z">
              <w:r w:rsidRPr="00BD57E6">
                <w:rPr>
                  <w:rFonts w:ascii="Helvetica Neue Light" w:eastAsia="Times New Roman" w:hAnsi="Helvetica Neue Light" w:cs="Times New Roman"/>
                  <w:color w:val="000000"/>
                  <w:szCs w:val="20"/>
                  <w:rPrChange w:id="758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58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4FDECBB2" w14:textId="77777777" w:rsidR="00BD57E6" w:rsidRPr="00BD57E6" w:rsidRDefault="00BD57E6">
            <w:pPr>
              <w:jc w:val="left"/>
              <w:outlineLvl w:val="0"/>
              <w:rPr>
                <w:ins w:id="7588" w:author="Hervé Monnerie" w:date="2014-06-25T10:26:00Z"/>
                <w:rFonts w:ascii="Helvetica Neue Light" w:eastAsia="Times New Roman" w:hAnsi="Helvetica Neue Light" w:cs="Times New Roman"/>
                <w:color w:val="000000"/>
                <w:szCs w:val="20"/>
                <w:rPrChange w:id="7589" w:author="Hervé Monnerie" w:date="2014-06-25T10:26:00Z">
                  <w:rPr>
                    <w:ins w:id="7590" w:author="Hervé Monnerie" w:date="2014-06-25T10:26:00Z"/>
                  </w:rPr>
                </w:rPrChange>
              </w:rPr>
              <w:pPrChange w:id="7591" w:author="Hervé Monnerie" w:date="2014-06-25T10:26:00Z">
                <w:pPr>
                  <w:outlineLvl w:val="0"/>
                </w:pPr>
              </w:pPrChange>
            </w:pPr>
            <w:ins w:id="7592" w:author="Hervé Monnerie" w:date="2014-06-25T10:26:00Z">
              <w:r w:rsidRPr="00BD57E6">
                <w:rPr>
                  <w:rFonts w:ascii="Helvetica Neue Light" w:eastAsia="Times New Roman" w:hAnsi="Helvetica Neue Light" w:cs="Times New Roman"/>
                  <w:color w:val="000000"/>
                  <w:szCs w:val="20"/>
                  <w:rPrChange w:id="7593"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594"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313956E3" w14:textId="77777777" w:rsidR="00BD57E6" w:rsidRPr="00BD57E6" w:rsidRDefault="00BD57E6">
            <w:pPr>
              <w:jc w:val="left"/>
              <w:outlineLvl w:val="0"/>
              <w:rPr>
                <w:ins w:id="7595" w:author="Hervé Monnerie" w:date="2014-06-25T10:26:00Z"/>
                <w:rFonts w:ascii="Helvetica Neue Light" w:eastAsia="Times New Roman" w:hAnsi="Helvetica Neue Light" w:cs="Times New Roman"/>
                <w:color w:val="000000"/>
                <w:szCs w:val="20"/>
                <w:rPrChange w:id="7596" w:author="Hervé Monnerie" w:date="2014-06-25T10:26:00Z">
                  <w:rPr>
                    <w:ins w:id="7597" w:author="Hervé Monnerie" w:date="2014-06-25T10:26:00Z"/>
                  </w:rPr>
                </w:rPrChange>
              </w:rPr>
              <w:pPrChange w:id="7598" w:author="Hervé Monnerie" w:date="2014-06-25T10:26:00Z">
                <w:pPr>
                  <w:outlineLvl w:val="0"/>
                </w:pPr>
              </w:pPrChange>
            </w:pPr>
            <w:ins w:id="7599" w:author="Hervé Monnerie" w:date="2014-06-25T10:26:00Z">
              <w:r w:rsidRPr="00BD57E6">
                <w:rPr>
                  <w:rFonts w:ascii="Helvetica Neue Light" w:eastAsia="Times New Roman" w:hAnsi="Helvetica Neue Light" w:cs="Times New Roman"/>
                  <w:color w:val="000000"/>
                  <w:szCs w:val="20"/>
                  <w:rPrChange w:id="7600" w:author="Hervé Monnerie" w:date="2014-06-25T10:26:00Z">
                    <w:rPr/>
                  </w:rPrChange>
                </w:rPr>
                <w:t> </w:t>
              </w:r>
            </w:ins>
          </w:p>
        </w:tc>
      </w:tr>
      <w:tr w:rsidR="00BD57E6" w:rsidRPr="00BD57E6" w14:paraId="08EDCAFD" w14:textId="77777777" w:rsidTr="00BD57E6">
        <w:trPr>
          <w:divId w:val="1776631586"/>
          <w:trHeight w:val="271"/>
          <w:ins w:id="7601" w:author="Hervé Monnerie" w:date="2014-06-25T10:26:00Z"/>
          <w:trPrChange w:id="7602"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603"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42B52CC" w14:textId="77777777" w:rsidR="00BD57E6" w:rsidRPr="00BD57E6" w:rsidRDefault="00BD57E6">
            <w:pPr>
              <w:jc w:val="left"/>
              <w:outlineLvl w:val="0"/>
              <w:rPr>
                <w:ins w:id="7604" w:author="Hervé Monnerie" w:date="2014-06-25T10:26:00Z"/>
                <w:rFonts w:ascii="Helvetica Neue Light" w:eastAsia="Times New Roman" w:hAnsi="Helvetica Neue Light" w:cs="Times New Roman"/>
                <w:color w:val="000000"/>
                <w:szCs w:val="20"/>
                <w:rPrChange w:id="7605" w:author="Hervé Monnerie" w:date="2014-06-25T10:26:00Z">
                  <w:rPr>
                    <w:ins w:id="7606" w:author="Hervé Monnerie" w:date="2014-06-25T10:26:00Z"/>
                  </w:rPr>
                </w:rPrChange>
              </w:rPr>
              <w:pPrChange w:id="7607" w:author="Hervé Monnerie" w:date="2014-06-25T10:26:00Z">
                <w:pPr>
                  <w:outlineLvl w:val="0"/>
                </w:pPr>
              </w:pPrChange>
            </w:pPr>
            <w:ins w:id="7608" w:author="Hervé Monnerie" w:date="2014-06-25T10:26:00Z">
              <w:r w:rsidRPr="00BD57E6">
                <w:rPr>
                  <w:rFonts w:ascii="Helvetica Neue Light" w:eastAsia="Times New Roman" w:hAnsi="Helvetica Neue Light" w:cs="Times New Roman"/>
                  <w:color w:val="000000"/>
                  <w:szCs w:val="20"/>
                  <w:rPrChange w:id="7609" w:author="Hervé Monnerie" w:date="2014-06-25T10:26:00Z">
                    <w:rPr/>
                  </w:rPrChange>
                </w:rPr>
                <w:t>Concordance titulaire RIB et relevés bancaire</w:t>
              </w:r>
            </w:ins>
          </w:p>
        </w:tc>
        <w:tc>
          <w:tcPr>
            <w:tcW w:w="330" w:type="dxa"/>
            <w:tcBorders>
              <w:top w:val="nil"/>
              <w:left w:val="nil"/>
              <w:bottom w:val="single" w:sz="4" w:space="0" w:color="auto"/>
              <w:right w:val="single" w:sz="4" w:space="0" w:color="auto"/>
            </w:tcBorders>
            <w:shd w:val="clear" w:color="auto" w:fill="auto"/>
            <w:noWrap/>
            <w:vAlign w:val="bottom"/>
            <w:hideMark/>
            <w:tcPrChange w:id="7610"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5D140E3C" w14:textId="77777777" w:rsidR="00BD57E6" w:rsidRPr="00BD57E6" w:rsidRDefault="00BD57E6">
            <w:pPr>
              <w:jc w:val="center"/>
              <w:outlineLvl w:val="0"/>
              <w:rPr>
                <w:ins w:id="7611" w:author="Hervé Monnerie" w:date="2014-06-25T10:26:00Z"/>
                <w:rFonts w:ascii="Helvetica Neue Light" w:eastAsia="Times New Roman" w:hAnsi="Helvetica Neue Light" w:cs="Times New Roman"/>
                <w:color w:val="000000"/>
                <w:szCs w:val="20"/>
                <w:rPrChange w:id="7612" w:author="Hervé Monnerie" w:date="2014-06-25T10:26:00Z">
                  <w:rPr>
                    <w:ins w:id="7613" w:author="Hervé Monnerie" w:date="2014-06-25T10:26:00Z"/>
                  </w:rPr>
                </w:rPrChange>
              </w:rPr>
              <w:pPrChange w:id="7614" w:author="Hervé Monnerie" w:date="2014-06-25T10:26:00Z">
                <w:pPr>
                  <w:outlineLvl w:val="0"/>
                </w:pPr>
              </w:pPrChange>
            </w:pPr>
            <w:ins w:id="7615" w:author="Hervé Monnerie" w:date="2014-06-25T10:26:00Z">
              <w:r w:rsidRPr="00BD57E6">
                <w:rPr>
                  <w:rFonts w:ascii="Helvetica Neue Light" w:eastAsia="Times New Roman" w:hAnsi="Helvetica Neue Light" w:cs="Times New Roman"/>
                  <w:color w:val="000000"/>
                  <w:szCs w:val="20"/>
                  <w:rPrChange w:id="761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61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6573017D" w14:textId="77777777" w:rsidR="00BD57E6" w:rsidRPr="00BD57E6" w:rsidRDefault="00BD57E6">
            <w:pPr>
              <w:jc w:val="left"/>
              <w:outlineLvl w:val="0"/>
              <w:rPr>
                <w:ins w:id="7618" w:author="Hervé Monnerie" w:date="2014-06-25T10:26:00Z"/>
                <w:rFonts w:ascii="Helvetica Neue Light" w:eastAsia="Times New Roman" w:hAnsi="Helvetica Neue Light" w:cs="Times New Roman"/>
                <w:color w:val="000000"/>
                <w:szCs w:val="20"/>
                <w:rPrChange w:id="7619" w:author="Hervé Monnerie" w:date="2014-06-25T10:26:00Z">
                  <w:rPr>
                    <w:ins w:id="7620" w:author="Hervé Monnerie" w:date="2014-06-25T10:26:00Z"/>
                  </w:rPr>
                </w:rPrChange>
              </w:rPr>
              <w:pPrChange w:id="7621" w:author="Hervé Monnerie" w:date="2014-06-25T10:26:00Z">
                <w:pPr>
                  <w:jc w:val="center"/>
                  <w:outlineLvl w:val="0"/>
                </w:pPr>
              </w:pPrChange>
            </w:pPr>
            <w:ins w:id="7622" w:author="Hervé Monnerie" w:date="2014-06-25T10:26:00Z">
              <w:r w:rsidRPr="00BD57E6">
                <w:rPr>
                  <w:rFonts w:ascii="Helvetica Neue Light" w:eastAsia="Times New Roman" w:hAnsi="Helvetica Neue Light" w:cs="Times New Roman"/>
                  <w:color w:val="000000"/>
                  <w:szCs w:val="20"/>
                  <w:rPrChange w:id="7623" w:author="Hervé Monnerie" w:date="2014-06-25T10:26:00Z">
                    <w:rPr/>
                  </w:rPrChange>
                </w:rPr>
                <w:t>A</w:t>
              </w:r>
            </w:ins>
          </w:p>
        </w:tc>
        <w:tc>
          <w:tcPr>
            <w:tcW w:w="1187" w:type="dxa"/>
            <w:tcBorders>
              <w:top w:val="nil"/>
              <w:left w:val="nil"/>
              <w:bottom w:val="single" w:sz="4" w:space="0" w:color="auto"/>
              <w:right w:val="single" w:sz="4" w:space="0" w:color="auto"/>
            </w:tcBorders>
            <w:shd w:val="clear" w:color="000000" w:fill="DCE6F1"/>
            <w:noWrap/>
            <w:vAlign w:val="bottom"/>
            <w:hideMark/>
            <w:tcPrChange w:id="7624" w:author="Hervé Monnerie" w:date="2014-06-25T10:28:00Z">
              <w:tcPr>
                <w:tcW w:w="1150" w:type="dxa"/>
                <w:tcBorders>
                  <w:top w:val="nil"/>
                  <w:left w:val="nil"/>
                  <w:bottom w:val="single" w:sz="4" w:space="0" w:color="auto"/>
                  <w:right w:val="single" w:sz="4" w:space="0" w:color="auto"/>
                </w:tcBorders>
                <w:shd w:val="clear" w:color="000000" w:fill="DCE6F1"/>
                <w:noWrap/>
                <w:vAlign w:val="bottom"/>
                <w:hideMark/>
              </w:tcPr>
            </w:tcPrChange>
          </w:tcPr>
          <w:p w14:paraId="080D159E" w14:textId="77777777" w:rsidR="00BD57E6" w:rsidRPr="00BD57E6" w:rsidRDefault="00BD57E6" w:rsidP="00BD57E6">
            <w:pPr>
              <w:jc w:val="left"/>
              <w:outlineLvl w:val="0"/>
              <w:rPr>
                <w:ins w:id="7625" w:author="Hervé Monnerie" w:date="2014-06-25T10:26:00Z"/>
                <w:rFonts w:ascii="Helvetica Neue Light" w:eastAsia="Times New Roman" w:hAnsi="Helvetica Neue Light" w:cs="Times New Roman"/>
                <w:color w:val="000000"/>
                <w:szCs w:val="20"/>
                <w:rPrChange w:id="7626" w:author="Hervé Monnerie" w:date="2014-06-25T10:26:00Z">
                  <w:rPr>
                    <w:ins w:id="7627" w:author="Hervé Monnerie" w:date="2014-06-25T10:26:00Z"/>
                  </w:rPr>
                </w:rPrChange>
              </w:rPr>
            </w:pPr>
            <w:ins w:id="7628" w:author="Hervé Monnerie" w:date="2014-06-25T10:26:00Z">
              <w:r w:rsidRPr="00BD57E6">
                <w:rPr>
                  <w:rFonts w:ascii="Helvetica Neue Light" w:eastAsia="Times New Roman" w:hAnsi="Helvetica Neue Light" w:cs="Times New Roman"/>
                  <w:color w:val="000000"/>
                  <w:szCs w:val="20"/>
                  <w:rPrChange w:id="7629"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630"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790315E0" w14:textId="77777777" w:rsidR="00BD57E6" w:rsidRPr="00BD57E6" w:rsidRDefault="00BD57E6">
            <w:pPr>
              <w:jc w:val="left"/>
              <w:outlineLvl w:val="0"/>
              <w:rPr>
                <w:ins w:id="7631" w:author="Hervé Monnerie" w:date="2014-06-25T10:26:00Z"/>
                <w:rFonts w:ascii="Helvetica Neue Light" w:eastAsia="Times New Roman" w:hAnsi="Helvetica Neue Light" w:cs="Times New Roman"/>
                <w:color w:val="000000"/>
                <w:szCs w:val="20"/>
                <w:rPrChange w:id="7632" w:author="Hervé Monnerie" w:date="2014-06-25T10:26:00Z">
                  <w:rPr>
                    <w:ins w:id="7633" w:author="Hervé Monnerie" w:date="2014-06-25T10:26:00Z"/>
                  </w:rPr>
                </w:rPrChange>
              </w:rPr>
              <w:pPrChange w:id="7634" w:author="Hervé Monnerie" w:date="2014-06-25T10:26:00Z">
                <w:pPr>
                  <w:outlineLvl w:val="0"/>
                </w:pPr>
              </w:pPrChange>
            </w:pPr>
            <w:ins w:id="7635" w:author="Hervé Monnerie" w:date="2014-06-25T10:26:00Z">
              <w:r w:rsidRPr="00BD57E6">
                <w:rPr>
                  <w:rFonts w:ascii="Helvetica Neue Light" w:eastAsia="Times New Roman" w:hAnsi="Helvetica Neue Light" w:cs="Times New Roman"/>
                  <w:color w:val="000000"/>
                  <w:szCs w:val="20"/>
                  <w:rPrChange w:id="763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63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066B3D85" w14:textId="77777777" w:rsidR="00BD57E6" w:rsidRPr="00BD57E6" w:rsidRDefault="00BD57E6">
            <w:pPr>
              <w:jc w:val="left"/>
              <w:outlineLvl w:val="0"/>
              <w:rPr>
                <w:ins w:id="7638" w:author="Hervé Monnerie" w:date="2014-06-25T10:26:00Z"/>
                <w:rFonts w:ascii="Helvetica Neue Light" w:eastAsia="Times New Roman" w:hAnsi="Helvetica Neue Light" w:cs="Times New Roman"/>
                <w:color w:val="000000"/>
                <w:szCs w:val="20"/>
                <w:rPrChange w:id="7639" w:author="Hervé Monnerie" w:date="2014-06-25T10:26:00Z">
                  <w:rPr>
                    <w:ins w:id="7640" w:author="Hervé Monnerie" w:date="2014-06-25T10:26:00Z"/>
                  </w:rPr>
                </w:rPrChange>
              </w:rPr>
              <w:pPrChange w:id="7641" w:author="Hervé Monnerie" w:date="2014-06-25T10:26:00Z">
                <w:pPr>
                  <w:outlineLvl w:val="0"/>
                </w:pPr>
              </w:pPrChange>
            </w:pPr>
            <w:ins w:id="7642" w:author="Hervé Monnerie" w:date="2014-06-25T10:26:00Z">
              <w:r w:rsidRPr="00BD57E6">
                <w:rPr>
                  <w:rFonts w:ascii="Helvetica Neue Light" w:eastAsia="Times New Roman" w:hAnsi="Helvetica Neue Light" w:cs="Times New Roman"/>
                  <w:color w:val="000000"/>
                  <w:szCs w:val="20"/>
                  <w:rPrChange w:id="7643"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644"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5B23D6A1" w14:textId="77777777" w:rsidR="00BD57E6" w:rsidRPr="00BD57E6" w:rsidRDefault="00BD57E6">
            <w:pPr>
              <w:jc w:val="left"/>
              <w:outlineLvl w:val="0"/>
              <w:rPr>
                <w:ins w:id="7645" w:author="Hervé Monnerie" w:date="2014-06-25T10:26:00Z"/>
                <w:rFonts w:ascii="Helvetica Neue Light" w:eastAsia="Times New Roman" w:hAnsi="Helvetica Neue Light" w:cs="Times New Roman"/>
                <w:color w:val="000000"/>
                <w:szCs w:val="20"/>
                <w:rPrChange w:id="7646" w:author="Hervé Monnerie" w:date="2014-06-25T10:26:00Z">
                  <w:rPr>
                    <w:ins w:id="7647" w:author="Hervé Monnerie" w:date="2014-06-25T10:26:00Z"/>
                  </w:rPr>
                </w:rPrChange>
              </w:rPr>
              <w:pPrChange w:id="7648" w:author="Hervé Monnerie" w:date="2014-06-25T10:26:00Z">
                <w:pPr>
                  <w:outlineLvl w:val="0"/>
                </w:pPr>
              </w:pPrChange>
            </w:pPr>
            <w:ins w:id="7649" w:author="Hervé Monnerie" w:date="2014-06-25T10:26:00Z">
              <w:r w:rsidRPr="00BD57E6">
                <w:rPr>
                  <w:rFonts w:ascii="Helvetica Neue Light" w:eastAsia="Times New Roman" w:hAnsi="Helvetica Neue Light" w:cs="Times New Roman"/>
                  <w:color w:val="000000"/>
                  <w:szCs w:val="20"/>
                  <w:rPrChange w:id="7650" w:author="Hervé Monnerie" w:date="2014-06-25T10:26:00Z">
                    <w:rPr/>
                  </w:rPrChange>
                </w:rPr>
                <w:t> </w:t>
              </w:r>
            </w:ins>
          </w:p>
        </w:tc>
      </w:tr>
      <w:tr w:rsidR="00BD57E6" w:rsidRPr="00BD57E6" w14:paraId="12A214EA" w14:textId="77777777" w:rsidTr="00BD57E6">
        <w:trPr>
          <w:divId w:val="1776631586"/>
          <w:trHeight w:val="271"/>
          <w:ins w:id="7651" w:author="Hervé Monnerie" w:date="2014-06-25T10:26:00Z"/>
          <w:trPrChange w:id="7652"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653"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590FFFD" w14:textId="77777777" w:rsidR="00BD57E6" w:rsidRPr="00BD57E6" w:rsidRDefault="00BD57E6">
            <w:pPr>
              <w:jc w:val="left"/>
              <w:outlineLvl w:val="0"/>
              <w:rPr>
                <w:ins w:id="7654" w:author="Hervé Monnerie" w:date="2014-06-25T10:26:00Z"/>
                <w:rFonts w:ascii="Helvetica Neue Light" w:eastAsia="Times New Roman" w:hAnsi="Helvetica Neue Light" w:cs="Times New Roman"/>
                <w:color w:val="000000"/>
                <w:szCs w:val="20"/>
                <w:rPrChange w:id="7655" w:author="Hervé Monnerie" w:date="2014-06-25T10:26:00Z">
                  <w:rPr>
                    <w:ins w:id="7656" w:author="Hervé Monnerie" w:date="2014-06-25T10:26:00Z"/>
                  </w:rPr>
                </w:rPrChange>
              </w:rPr>
              <w:pPrChange w:id="7657" w:author="Hervé Monnerie" w:date="2014-06-25T10:26:00Z">
                <w:pPr>
                  <w:outlineLvl w:val="0"/>
                </w:pPr>
              </w:pPrChange>
            </w:pPr>
            <w:ins w:id="7658" w:author="Hervé Monnerie" w:date="2014-06-25T10:26:00Z">
              <w:r w:rsidRPr="00BD57E6">
                <w:rPr>
                  <w:rFonts w:ascii="Helvetica Neue Light" w:eastAsia="Times New Roman" w:hAnsi="Helvetica Neue Light" w:cs="Times New Roman"/>
                  <w:color w:val="000000"/>
                  <w:szCs w:val="20"/>
                  <w:rPrChange w:id="7659" w:author="Hervé Monnerie" w:date="2014-06-25T10:26:00Z">
                    <w:rPr/>
                  </w:rPrChange>
                </w:rPr>
                <w:t>Concordance numéro de compte et relevés bancaire</w:t>
              </w:r>
            </w:ins>
          </w:p>
        </w:tc>
        <w:tc>
          <w:tcPr>
            <w:tcW w:w="330" w:type="dxa"/>
            <w:tcBorders>
              <w:top w:val="nil"/>
              <w:left w:val="nil"/>
              <w:bottom w:val="single" w:sz="4" w:space="0" w:color="auto"/>
              <w:right w:val="single" w:sz="4" w:space="0" w:color="auto"/>
            </w:tcBorders>
            <w:shd w:val="clear" w:color="auto" w:fill="auto"/>
            <w:noWrap/>
            <w:vAlign w:val="bottom"/>
            <w:hideMark/>
            <w:tcPrChange w:id="7660"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46B9499A" w14:textId="77777777" w:rsidR="00BD57E6" w:rsidRPr="00BD57E6" w:rsidRDefault="00BD57E6">
            <w:pPr>
              <w:jc w:val="center"/>
              <w:outlineLvl w:val="0"/>
              <w:rPr>
                <w:ins w:id="7661" w:author="Hervé Monnerie" w:date="2014-06-25T10:26:00Z"/>
                <w:rFonts w:ascii="Helvetica Neue Light" w:eastAsia="Times New Roman" w:hAnsi="Helvetica Neue Light" w:cs="Times New Roman"/>
                <w:color w:val="000000"/>
                <w:szCs w:val="20"/>
                <w:rPrChange w:id="7662" w:author="Hervé Monnerie" w:date="2014-06-25T10:26:00Z">
                  <w:rPr>
                    <w:ins w:id="7663" w:author="Hervé Monnerie" w:date="2014-06-25T10:26:00Z"/>
                  </w:rPr>
                </w:rPrChange>
              </w:rPr>
              <w:pPrChange w:id="7664" w:author="Hervé Monnerie" w:date="2014-06-25T10:26:00Z">
                <w:pPr>
                  <w:outlineLvl w:val="0"/>
                </w:pPr>
              </w:pPrChange>
            </w:pPr>
            <w:ins w:id="7665" w:author="Hervé Monnerie" w:date="2014-06-25T10:26:00Z">
              <w:r w:rsidRPr="00BD57E6">
                <w:rPr>
                  <w:rFonts w:ascii="Helvetica Neue Light" w:eastAsia="Times New Roman" w:hAnsi="Helvetica Neue Light" w:cs="Times New Roman"/>
                  <w:color w:val="000000"/>
                  <w:szCs w:val="20"/>
                  <w:rPrChange w:id="766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66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4D4977BB" w14:textId="77777777" w:rsidR="00BD57E6" w:rsidRPr="00BD57E6" w:rsidRDefault="00BD57E6">
            <w:pPr>
              <w:jc w:val="left"/>
              <w:outlineLvl w:val="0"/>
              <w:rPr>
                <w:ins w:id="7668" w:author="Hervé Monnerie" w:date="2014-06-25T10:26:00Z"/>
                <w:rFonts w:ascii="Helvetica Neue Light" w:eastAsia="Times New Roman" w:hAnsi="Helvetica Neue Light" w:cs="Times New Roman"/>
                <w:color w:val="000000"/>
                <w:szCs w:val="20"/>
                <w:rPrChange w:id="7669" w:author="Hervé Monnerie" w:date="2014-06-25T10:26:00Z">
                  <w:rPr>
                    <w:ins w:id="7670" w:author="Hervé Monnerie" w:date="2014-06-25T10:26:00Z"/>
                  </w:rPr>
                </w:rPrChange>
              </w:rPr>
              <w:pPrChange w:id="7671" w:author="Hervé Monnerie" w:date="2014-06-25T10:26:00Z">
                <w:pPr>
                  <w:jc w:val="center"/>
                  <w:outlineLvl w:val="0"/>
                </w:pPr>
              </w:pPrChange>
            </w:pPr>
            <w:ins w:id="7672" w:author="Hervé Monnerie" w:date="2014-06-25T10:26:00Z">
              <w:r w:rsidRPr="00BD57E6">
                <w:rPr>
                  <w:rFonts w:ascii="Helvetica Neue Light" w:eastAsia="Times New Roman" w:hAnsi="Helvetica Neue Light" w:cs="Times New Roman"/>
                  <w:color w:val="000000"/>
                  <w:szCs w:val="20"/>
                  <w:rPrChange w:id="7673" w:author="Hervé Monnerie" w:date="2014-06-25T10:26:00Z">
                    <w:rPr/>
                  </w:rPrChange>
                </w:rPr>
                <w:t>A</w:t>
              </w:r>
            </w:ins>
          </w:p>
        </w:tc>
        <w:tc>
          <w:tcPr>
            <w:tcW w:w="1187" w:type="dxa"/>
            <w:tcBorders>
              <w:top w:val="nil"/>
              <w:left w:val="nil"/>
              <w:bottom w:val="single" w:sz="4" w:space="0" w:color="auto"/>
              <w:right w:val="single" w:sz="4" w:space="0" w:color="auto"/>
            </w:tcBorders>
            <w:shd w:val="clear" w:color="000000" w:fill="DCE6F1"/>
            <w:noWrap/>
            <w:vAlign w:val="bottom"/>
            <w:hideMark/>
            <w:tcPrChange w:id="7674" w:author="Hervé Monnerie" w:date="2014-06-25T10:28:00Z">
              <w:tcPr>
                <w:tcW w:w="1150" w:type="dxa"/>
                <w:tcBorders>
                  <w:top w:val="nil"/>
                  <w:left w:val="nil"/>
                  <w:bottom w:val="single" w:sz="4" w:space="0" w:color="auto"/>
                  <w:right w:val="single" w:sz="4" w:space="0" w:color="auto"/>
                </w:tcBorders>
                <w:shd w:val="clear" w:color="000000" w:fill="DCE6F1"/>
                <w:noWrap/>
                <w:vAlign w:val="bottom"/>
                <w:hideMark/>
              </w:tcPr>
            </w:tcPrChange>
          </w:tcPr>
          <w:p w14:paraId="16831229" w14:textId="77777777" w:rsidR="00BD57E6" w:rsidRPr="00BD57E6" w:rsidRDefault="00BD57E6" w:rsidP="00BD57E6">
            <w:pPr>
              <w:jc w:val="left"/>
              <w:outlineLvl w:val="0"/>
              <w:rPr>
                <w:ins w:id="7675" w:author="Hervé Monnerie" w:date="2014-06-25T10:26:00Z"/>
                <w:rFonts w:ascii="Helvetica Neue Light" w:eastAsia="Times New Roman" w:hAnsi="Helvetica Neue Light" w:cs="Times New Roman"/>
                <w:color w:val="000000"/>
                <w:szCs w:val="20"/>
                <w:rPrChange w:id="7676" w:author="Hervé Monnerie" w:date="2014-06-25T10:26:00Z">
                  <w:rPr>
                    <w:ins w:id="7677" w:author="Hervé Monnerie" w:date="2014-06-25T10:26:00Z"/>
                  </w:rPr>
                </w:rPrChange>
              </w:rPr>
            </w:pPr>
            <w:ins w:id="7678" w:author="Hervé Monnerie" w:date="2014-06-25T10:26:00Z">
              <w:r w:rsidRPr="00BD57E6">
                <w:rPr>
                  <w:rFonts w:ascii="Helvetica Neue Light" w:eastAsia="Times New Roman" w:hAnsi="Helvetica Neue Light" w:cs="Times New Roman"/>
                  <w:color w:val="000000"/>
                  <w:szCs w:val="20"/>
                  <w:rPrChange w:id="7679"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680"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3D5C5E79" w14:textId="77777777" w:rsidR="00BD57E6" w:rsidRPr="00BD57E6" w:rsidRDefault="00BD57E6">
            <w:pPr>
              <w:jc w:val="left"/>
              <w:outlineLvl w:val="0"/>
              <w:rPr>
                <w:ins w:id="7681" w:author="Hervé Monnerie" w:date="2014-06-25T10:26:00Z"/>
                <w:rFonts w:ascii="Helvetica Neue Light" w:eastAsia="Times New Roman" w:hAnsi="Helvetica Neue Light" w:cs="Times New Roman"/>
                <w:color w:val="000000"/>
                <w:szCs w:val="20"/>
                <w:rPrChange w:id="7682" w:author="Hervé Monnerie" w:date="2014-06-25T10:26:00Z">
                  <w:rPr>
                    <w:ins w:id="7683" w:author="Hervé Monnerie" w:date="2014-06-25T10:26:00Z"/>
                  </w:rPr>
                </w:rPrChange>
              </w:rPr>
              <w:pPrChange w:id="7684" w:author="Hervé Monnerie" w:date="2014-06-25T10:26:00Z">
                <w:pPr>
                  <w:outlineLvl w:val="0"/>
                </w:pPr>
              </w:pPrChange>
            </w:pPr>
            <w:ins w:id="7685" w:author="Hervé Monnerie" w:date="2014-06-25T10:26:00Z">
              <w:r w:rsidRPr="00BD57E6">
                <w:rPr>
                  <w:rFonts w:ascii="Helvetica Neue Light" w:eastAsia="Times New Roman" w:hAnsi="Helvetica Neue Light" w:cs="Times New Roman"/>
                  <w:color w:val="000000"/>
                  <w:szCs w:val="20"/>
                  <w:rPrChange w:id="768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68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1BA12EE9" w14:textId="77777777" w:rsidR="00BD57E6" w:rsidRPr="00BD57E6" w:rsidRDefault="00BD57E6">
            <w:pPr>
              <w:jc w:val="left"/>
              <w:outlineLvl w:val="0"/>
              <w:rPr>
                <w:ins w:id="7688" w:author="Hervé Monnerie" w:date="2014-06-25T10:26:00Z"/>
                <w:rFonts w:ascii="Helvetica Neue Light" w:eastAsia="Times New Roman" w:hAnsi="Helvetica Neue Light" w:cs="Times New Roman"/>
                <w:color w:val="000000"/>
                <w:szCs w:val="20"/>
                <w:rPrChange w:id="7689" w:author="Hervé Monnerie" w:date="2014-06-25T10:26:00Z">
                  <w:rPr>
                    <w:ins w:id="7690" w:author="Hervé Monnerie" w:date="2014-06-25T10:26:00Z"/>
                  </w:rPr>
                </w:rPrChange>
              </w:rPr>
              <w:pPrChange w:id="7691" w:author="Hervé Monnerie" w:date="2014-06-25T10:26:00Z">
                <w:pPr>
                  <w:outlineLvl w:val="0"/>
                </w:pPr>
              </w:pPrChange>
            </w:pPr>
            <w:ins w:id="7692" w:author="Hervé Monnerie" w:date="2014-06-25T10:26:00Z">
              <w:r w:rsidRPr="00BD57E6">
                <w:rPr>
                  <w:rFonts w:ascii="Helvetica Neue Light" w:eastAsia="Times New Roman" w:hAnsi="Helvetica Neue Light" w:cs="Times New Roman"/>
                  <w:color w:val="000000"/>
                  <w:szCs w:val="20"/>
                  <w:rPrChange w:id="7693"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694"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11916A27" w14:textId="77777777" w:rsidR="00BD57E6" w:rsidRPr="00BD57E6" w:rsidRDefault="00BD57E6">
            <w:pPr>
              <w:jc w:val="left"/>
              <w:outlineLvl w:val="0"/>
              <w:rPr>
                <w:ins w:id="7695" w:author="Hervé Monnerie" w:date="2014-06-25T10:26:00Z"/>
                <w:rFonts w:ascii="Helvetica Neue Light" w:eastAsia="Times New Roman" w:hAnsi="Helvetica Neue Light" w:cs="Times New Roman"/>
                <w:color w:val="000000"/>
                <w:szCs w:val="20"/>
                <w:rPrChange w:id="7696" w:author="Hervé Monnerie" w:date="2014-06-25T10:26:00Z">
                  <w:rPr>
                    <w:ins w:id="7697" w:author="Hervé Monnerie" w:date="2014-06-25T10:26:00Z"/>
                  </w:rPr>
                </w:rPrChange>
              </w:rPr>
              <w:pPrChange w:id="7698" w:author="Hervé Monnerie" w:date="2014-06-25T10:26:00Z">
                <w:pPr>
                  <w:outlineLvl w:val="0"/>
                </w:pPr>
              </w:pPrChange>
            </w:pPr>
            <w:ins w:id="7699" w:author="Hervé Monnerie" w:date="2014-06-25T10:26:00Z">
              <w:r w:rsidRPr="00BD57E6">
                <w:rPr>
                  <w:rFonts w:ascii="Helvetica Neue Light" w:eastAsia="Times New Roman" w:hAnsi="Helvetica Neue Light" w:cs="Times New Roman"/>
                  <w:color w:val="000000"/>
                  <w:szCs w:val="20"/>
                  <w:rPrChange w:id="7700" w:author="Hervé Monnerie" w:date="2014-06-25T10:26:00Z">
                    <w:rPr/>
                  </w:rPrChange>
                </w:rPr>
                <w:t> </w:t>
              </w:r>
            </w:ins>
          </w:p>
        </w:tc>
      </w:tr>
      <w:tr w:rsidR="00BD57E6" w:rsidRPr="00BD57E6" w14:paraId="66D52965" w14:textId="77777777" w:rsidTr="00BD57E6">
        <w:trPr>
          <w:divId w:val="1776631586"/>
          <w:trHeight w:val="271"/>
          <w:ins w:id="7701" w:author="Hervé Monnerie" w:date="2014-06-25T10:26:00Z"/>
          <w:trPrChange w:id="7702"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703"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F091811" w14:textId="77777777" w:rsidR="00BD57E6" w:rsidRPr="00BD57E6" w:rsidRDefault="00BD57E6">
            <w:pPr>
              <w:jc w:val="left"/>
              <w:outlineLvl w:val="0"/>
              <w:rPr>
                <w:ins w:id="7704" w:author="Hervé Monnerie" w:date="2014-06-25T10:26:00Z"/>
                <w:rFonts w:ascii="Helvetica Neue Light" w:eastAsia="Times New Roman" w:hAnsi="Helvetica Neue Light" w:cs="Times New Roman"/>
                <w:color w:val="000000"/>
                <w:szCs w:val="20"/>
                <w:rPrChange w:id="7705" w:author="Hervé Monnerie" w:date="2014-06-25T10:26:00Z">
                  <w:rPr>
                    <w:ins w:id="7706" w:author="Hervé Monnerie" w:date="2014-06-25T10:26:00Z"/>
                  </w:rPr>
                </w:rPrChange>
              </w:rPr>
              <w:pPrChange w:id="7707" w:author="Hervé Monnerie" w:date="2014-06-25T10:26:00Z">
                <w:pPr>
                  <w:outlineLvl w:val="0"/>
                </w:pPr>
              </w:pPrChange>
            </w:pPr>
            <w:ins w:id="7708" w:author="Hervé Monnerie" w:date="2014-06-25T10:26:00Z">
              <w:r w:rsidRPr="00BD57E6">
                <w:rPr>
                  <w:rFonts w:ascii="Helvetica Neue Light" w:eastAsia="Times New Roman" w:hAnsi="Helvetica Neue Light" w:cs="Times New Roman"/>
                  <w:color w:val="000000"/>
                  <w:szCs w:val="20"/>
                  <w:rPrChange w:id="7709" w:author="Hervé Monnerie" w:date="2014-06-25T10:26:00Z">
                    <w:rPr/>
                  </w:rPrChange>
                </w:rPr>
                <w:t>Contrôle facture tél mobile Représentant Légal, Correspondant Cédant</w:t>
              </w:r>
            </w:ins>
          </w:p>
        </w:tc>
        <w:tc>
          <w:tcPr>
            <w:tcW w:w="330" w:type="dxa"/>
            <w:tcBorders>
              <w:top w:val="nil"/>
              <w:left w:val="nil"/>
              <w:bottom w:val="single" w:sz="4" w:space="0" w:color="auto"/>
              <w:right w:val="single" w:sz="4" w:space="0" w:color="auto"/>
            </w:tcBorders>
            <w:shd w:val="clear" w:color="auto" w:fill="auto"/>
            <w:noWrap/>
            <w:vAlign w:val="bottom"/>
            <w:hideMark/>
            <w:tcPrChange w:id="7710"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4AED33D2" w14:textId="77777777" w:rsidR="00BD57E6" w:rsidRPr="00BD57E6" w:rsidRDefault="00BD57E6">
            <w:pPr>
              <w:jc w:val="center"/>
              <w:outlineLvl w:val="0"/>
              <w:rPr>
                <w:ins w:id="7711" w:author="Hervé Monnerie" w:date="2014-06-25T10:26:00Z"/>
                <w:rFonts w:ascii="Helvetica Neue Light" w:eastAsia="Times New Roman" w:hAnsi="Helvetica Neue Light" w:cs="Times New Roman"/>
                <w:color w:val="000000"/>
                <w:szCs w:val="20"/>
                <w:rPrChange w:id="7712" w:author="Hervé Monnerie" w:date="2014-06-25T10:26:00Z">
                  <w:rPr>
                    <w:ins w:id="7713" w:author="Hervé Monnerie" w:date="2014-06-25T10:26:00Z"/>
                  </w:rPr>
                </w:rPrChange>
              </w:rPr>
              <w:pPrChange w:id="7714" w:author="Hervé Monnerie" w:date="2014-06-25T10:26:00Z">
                <w:pPr>
                  <w:outlineLvl w:val="0"/>
                </w:pPr>
              </w:pPrChange>
            </w:pPr>
            <w:ins w:id="7715" w:author="Hervé Monnerie" w:date="2014-06-25T10:26:00Z">
              <w:r w:rsidRPr="00BD57E6">
                <w:rPr>
                  <w:rFonts w:ascii="Helvetica Neue Light" w:eastAsia="Times New Roman" w:hAnsi="Helvetica Neue Light" w:cs="Times New Roman"/>
                  <w:color w:val="000000"/>
                  <w:szCs w:val="20"/>
                  <w:rPrChange w:id="771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71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08E9CBA5" w14:textId="77777777" w:rsidR="00BD57E6" w:rsidRPr="00BD57E6" w:rsidRDefault="00BD57E6">
            <w:pPr>
              <w:jc w:val="left"/>
              <w:outlineLvl w:val="0"/>
              <w:rPr>
                <w:ins w:id="7718" w:author="Hervé Monnerie" w:date="2014-06-25T10:26:00Z"/>
                <w:rFonts w:ascii="Helvetica Neue Light" w:eastAsia="Times New Roman" w:hAnsi="Helvetica Neue Light" w:cs="Times New Roman"/>
                <w:color w:val="000000"/>
                <w:szCs w:val="20"/>
                <w:rPrChange w:id="7719" w:author="Hervé Monnerie" w:date="2014-06-25T10:26:00Z">
                  <w:rPr>
                    <w:ins w:id="7720" w:author="Hervé Monnerie" w:date="2014-06-25T10:26:00Z"/>
                  </w:rPr>
                </w:rPrChange>
              </w:rPr>
              <w:pPrChange w:id="7721" w:author="Hervé Monnerie" w:date="2014-06-25T10:26:00Z">
                <w:pPr>
                  <w:jc w:val="center"/>
                  <w:outlineLvl w:val="0"/>
                </w:pPr>
              </w:pPrChange>
            </w:pPr>
            <w:ins w:id="7722" w:author="Hervé Monnerie" w:date="2014-06-25T10:26:00Z">
              <w:r w:rsidRPr="00BD57E6">
                <w:rPr>
                  <w:rFonts w:ascii="Helvetica Neue Light" w:eastAsia="Times New Roman" w:hAnsi="Helvetica Neue Light" w:cs="Times New Roman"/>
                  <w:color w:val="000000"/>
                  <w:szCs w:val="20"/>
                  <w:rPrChange w:id="7723" w:author="Hervé Monnerie" w:date="2014-06-25T10:26:00Z">
                    <w:rPr/>
                  </w:rPrChange>
                </w:rPr>
                <w:t> </w:t>
              </w:r>
            </w:ins>
          </w:p>
        </w:tc>
        <w:tc>
          <w:tcPr>
            <w:tcW w:w="1187" w:type="dxa"/>
            <w:tcBorders>
              <w:top w:val="nil"/>
              <w:left w:val="nil"/>
              <w:bottom w:val="single" w:sz="4" w:space="0" w:color="auto"/>
              <w:right w:val="single" w:sz="4" w:space="0" w:color="auto"/>
            </w:tcBorders>
            <w:shd w:val="clear" w:color="000000" w:fill="DCE6F1"/>
            <w:noWrap/>
            <w:vAlign w:val="bottom"/>
            <w:hideMark/>
            <w:tcPrChange w:id="7724" w:author="Hervé Monnerie" w:date="2014-06-25T10:28:00Z">
              <w:tcPr>
                <w:tcW w:w="1150" w:type="dxa"/>
                <w:tcBorders>
                  <w:top w:val="nil"/>
                  <w:left w:val="nil"/>
                  <w:bottom w:val="single" w:sz="4" w:space="0" w:color="auto"/>
                  <w:right w:val="single" w:sz="4" w:space="0" w:color="auto"/>
                </w:tcBorders>
                <w:shd w:val="clear" w:color="000000" w:fill="DCE6F1"/>
                <w:noWrap/>
                <w:vAlign w:val="bottom"/>
                <w:hideMark/>
              </w:tcPr>
            </w:tcPrChange>
          </w:tcPr>
          <w:p w14:paraId="0C362FF1" w14:textId="77777777" w:rsidR="00BD57E6" w:rsidRPr="00BD57E6" w:rsidRDefault="00BD57E6" w:rsidP="00BD57E6">
            <w:pPr>
              <w:jc w:val="left"/>
              <w:outlineLvl w:val="0"/>
              <w:rPr>
                <w:ins w:id="7725" w:author="Hervé Monnerie" w:date="2014-06-25T10:26:00Z"/>
                <w:rFonts w:ascii="Helvetica Neue Light" w:eastAsia="Times New Roman" w:hAnsi="Helvetica Neue Light" w:cs="Times New Roman"/>
                <w:color w:val="000000"/>
                <w:szCs w:val="20"/>
                <w:rPrChange w:id="7726" w:author="Hervé Monnerie" w:date="2014-06-25T10:26:00Z">
                  <w:rPr>
                    <w:ins w:id="7727" w:author="Hervé Monnerie" w:date="2014-06-25T10:26:00Z"/>
                  </w:rPr>
                </w:rPrChange>
              </w:rPr>
            </w:pPr>
            <w:ins w:id="7728" w:author="Hervé Monnerie" w:date="2014-06-25T10:26:00Z">
              <w:r w:rsidRPr="00BD57E6">
                <w:rPr>
                  <w:rFonts w:ascii="Helvetica Neue Light" w:eastAsia="Times New Roman" w:hAnsi="Helvetica Neue Light" w:cs="Times New Roman"/>
                  <w:color w:val="000000"/>
                  <w:szCs w:val="20"/>
                  <w:rPrChange w:id="7729"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730"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15D9F078" w14:textId="77777777" w:rsidR="00BD57E6" w:rsidRPr="00BD57E6" w:rsidRDefault="00BD57E6">
            <w:pPr>
              <w:jc w:val="left"/>
              <w:outlineLvl w:val="0"/>
              <w:rPr>
                <w:ins w:id="7731" w:author="Hervé Monnerie" w:date="2014-06-25T10:26:00Z"/>
                <w:rFonts w:ascii="Helvetica Neue Light" w:eastAsia="Times New Roman" w:hAnsi="Helvetica Neue Light" w:cs="Times New Roman"/>
                <w:color w:val="000000"/>
                <w:szCs w:val="20"/>
                <w:rPrChange w:id="7732" w:author="Hervé Monnerie" w:date="2014-06-25T10:26:00Z">
                  <w:rPr>
                    <w:ins w:id="7733" w:author="Hervé Monnerie" w:date="2014-06-25T10:26:00Z"/>
                  </w:rPr>
                </w:rPrChange>
              </w:rPr>
              <w:pPrChange w:id="7734" w:author="Hervé Monnerie" w:date="2014-06-25T10:26:00Z">
                <w:pPr>
                  <w:outlineLvl w:val="0"/>
                </w:pPr>
              </w:pPrChange>
            </w:pPr>
            <w:ins w:id="7735" w:author="Hervé Monnerie" w:date="2014-06-25T10:26:00Z">
              <w:r w:rsidRPr="00BD57E6">
                <w:rPr>
                  <w:rFonts w:ascii="Helvetica Neue Light" w:eastAsia="Times New Roman" w:hAnsi="Helvetica Neue Light" w:cs="Times New Roman"/>
                  <w:color w:val="000000"/>
                  <w:szCs w:val="20"/>
                  <w:rPrChange w:id="773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73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64EADCBF" w14:textId="77777777" w:rsidR="00BD57E6" w:rsidRPr="00BD57E6" w:rsidRDefault="00BD57E6">
            <w:pPr>
              <w:jc w:val="left"/>
              <w:outlineLvl w:val="0"/>
              <w:rPr>
                <w:ins w:id="7738" w:author="Hervé Monnerie" w:date="2014-06-25T10:26:00Z"/>
                <w:rFonts w:ascii="Helvetica Neue Light" w:eastAsia="Times New Roman" w:hAnsi="Helvetica Neue Light" w:cs="Times New Roman"/>
                <w:color w:val="000000"/>
                <w:szCs w:val="20"/>
                <w:rPrChange w:id="7739" w:author="Hervé Monnerie" w:date="2014-06-25T10:26:00Z">
                  <w:rPr>
                    <w:ins w:id="7740" w:author="Hervé Monnerie" w:date="2014-06-25T10:26:00Z"/>
                  </w:rPr>
                </w:rPrChange>
              </w:rPr>
              <w:pPrChange w:id="7741" w:author="Hervé Monnerie" w:date="2014-06-25T10:26:00Z">
                <w:pPr>
                  <w:outlineLvl w:val="0"/>
                </w:pPr>
              </w:pPrChange>
            </w:pPr>
            <w:ins w:id="7742" w:author="Hervé Monnerie" w:date="2014-06-25T10:26:00Z">
              <w:r w:rsidRPr="00BD57E6">
                <w:rPr>
                  <w:rFonts w:ascii="Helvetica Neue Light" w:eastAsia="Times New Roman" w:hAnsi="Helvetica Neue Light" w:cs="Times New Roman"/>
                  <w:color w:val="000000"/>
                  <w:szCs w:val="20"/>
                  <w:rPrChange w:id="7743"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744"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21236B39" w14:textId="77777777" w:rsidR="00BD57E6" w:rsidRPr="00BD57E6" w:rsidRDefault="00BD57E6">
            <w:pPr>
              <w:jc w:val="left"/>
              <w:outlineLvl w:val="0"/>
              <w:rPr>
                <w:ins w:id="7745" w:author="Hervé Monnerie" w:date="2014-06-25T10:26:00Z"/>
                <w:rFonts w:ascii="Helvetica Neue Light" w:eastAsia="Times New Roman" w:hAnsi="Helvetica Neue Light" w:cs="Times New Roman"/>
                <w:color w:val="000000"/>
                <w:szCs w:val="20"/>
                <w:rPrChange w:id="7746" w:author="Hervé Monnerie" w:date="2014-06-25T10:26:00Z">
                  <w:rPr>
                    <w:ins w:id="7747" w:author="Hervé Monnerie" w:date="2014-06-25T10:26:00Z"/>
                  </w:rPr>
                </w:rPrChange>
              </w:rPr>
              <w:pPrChange w:id="7748" w:author="Hervé Monnerie" w:date="2014-06-25T10:26:00Z">
                <w:pPr>
                  <w:outlineLvl w:val="0"/>
                </w:pPr>
              </w:pPrChange>
            </w:pPr>
            <w:ins w:id="7749" w:author="Hervé Monnerie" w:date="2014-06-25T10:26:00Z">
              <w:r w:rsidRPr="00BD57E6">
                <w:rPr>
                  <w:rFonts w:ascii="Helvetica Neue Light" w:eastAsia="Times New Roman" w:hAnsi="Helvetica Neue Light" w:cs="Times New Roman"/>
                  <w:color w:val="000000"/>
                  <w:szCs w:val="20"/>
                  <w:rPrChange w:id="7750" w:author="Hervé Monnerie" w:date="2014-06-25T10:26:00Z">
                    <w:rPr/>
                  </w:rPrChange>
                </w:rPr>
                <w:t> </w:t>
              </w:r>
            </w:ins>
          </w:p>
        </w:tc>
      </w:tr>
      <w:tr w:rsidR="00BD57E6" w:rsidRPr="00BD57E6" w14:paraId="442F1807" w14:textId="77777777" w:rsidTr="00BD57E6">
        <w:trPr>
          <w:divId w:val="1776631586"/>
          <w:trHeight w:val="271"/>
          <w:ins w:id="7751" w:author="Hervé Monnerie" w:date="2014-06-25T10:26:00Z"/>
          <w:trPrChange w:id="7752"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753"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AA1F0AB" w14:textId="77777777" w:rsidR="00BD57E6" w:rsidRPr="00BD57E6" w:rsidRDefault="00BD57E6">
            <w:pPr>
              <w:jc w:val="left"/>
              <w:outlineLvl w:val="0"/>
              <w:rPr>
                <w:ins w:id="7754" w:author="Hervé Monnerie" w:date="2014-06-25T10:26:00Z"/>
                <w:rFonts w:ascii="Helvetica Neue Light" w:eastAsia="Times New Roman" w:hAnsi="Helvetica Neue Light" w:cs="Times New Roman"/>
                <w:color w:val="000000"/>
                <w:szCs w:val="20"/>
                <w:rPrChange w:id="7755" w:author="Hervé Monnerie" w:date="2014-06-25T10:26:00Z">
                  <w:rPr>
                    <w:ins w:id="7756" w:author="Hervé Monnerie" w:date="2014-06-25T10:26:00Z"/>
                  </w:rPr>
                </w:rPrChange>
              </w:rPr>
              <w:pPrChange w:id="7757" w:author="Hervé Monnerie" w:date="2014-06-25T10:26:00Z">
                <w:pPr>
                  <w:outlineLvl w:val="0"/>
                </w:pPr>
              </w:pPrChange>
            </w:pPr>
            <w:ins w:id="7758" w:author="Hervé Monnerie" w:date="2014-06-25T10:26:00Z">
              <w:r w:rsidRPr="00BD57E6">
                <w:rPr>
                  <w:rFonts w:ascii="Helvetica Neue Light" w:eastAsia="Times New Roman" w:hAnsi="Helvetica Neue Light" w:cs="Times New Roman"/>
                  <w:color w:val="000000"/>
                  <w:szCs w:val="20"/>
                  <w:rPrChange w:id="7759" w:author="Hervé Monnerie" w:date="2014-06-25T10:26:00Z">
                    <w:rPr/>
                  </w:rPrChange>
                </w:rPr>
                <w:t>Contrôles additionnels sur Cédants à risque</w:t>
              </w:r>
            </w:ins>
          </w:p>
        </w:tc>
        <w:tc>
          <w:tcPr>
            <w:tcW w:w="330" w:type="dxa"/>
            <w:tcBorders>
              <w:top w:val="nil"/>
              <w:left w:val="nil"/>
              <w:bottom w:val="single" w:sz="4" w:space="0" w:color="auto"/>
              <w:right w:val="single" w:sz="4" w:space="0" w:color="auto"/>
            </w:tcBorders>
            <w:shd w:val="clear" w:color="auto" w:fill="auto"/>
            <w:noWrap/>
            <w:vAlign w:val="bottom"/>
            <w:hideMark/>
            <w:tcPrChange w:id="7760"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519A95F4" w14:textId="77777777" w:rsidR="00BD57E6" w:rsidRPr="00BD57E6" w:rsidRDefault="00BD57E6">
            <w:pPr>
              <w:jc w:val="center"/>
              <w:outlineLvl w:val="0"/>
              <w:rPr>
                <w:ins w:id="7761" w:author="Hervé Monnerie" w:date="2014-06-25T10:26:00Z"/>
                <w:rFonts w:ascii="Helvetica Neue Light" w:eastAsia="Times New Roman" w:hAnsi="Helvetica Neue Light" w:cs="Times New Roman"/>
                <w:color w:val="000000"/>
                <w:szCs w:val="20"/>
                <w:rPrChange w:id="7762" w:author="Hervé Monnerie" w:date="2014-06-25T10:26:00Z">
                  <w:rPr>
                    <w:ins w:id="7763" w:author="Hervé Monnerie" w:date="2014-06-25T10:26:00Z"/>
                  </w:rPr>
                </w:rPrChange>
              </w:rPr>
              <w:pPrChange w:id="7764" w:author="Hervé Monnerie" w:date="2014-06-25T10:26:00Z">
                <w:pPr>
                  <w:outlineLvl w:val="0"/>
                </w:pPr>
              </w:pPrChange>
            </w:pPr>
            <w:ins w:id="7765" w:author="Hervé Monnerie" w:date="2014-06-25T10:26:00Z">
              <w:r w:rsidRPr="00BD57E6">
                <w:rPr>
                  <w:rFonts w:ascii="Helvetica Neue Light" w:eastAsia="Times New Roman" w:hAnsi="Helvetica Neue Light" w:cs="Times New Roman"/>
                  <w:color w:val="000000"/>
                  <w:szCs w:val="20"/>
                  <w:rPrChange w:id="776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76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32779692" w14:textId="77777777" w:rsidR="00BD57E6" w:rsidRPr="00BD57E6" w:rsidRDefault="00BD57E6">
            <w:pPr>
              <w:jc w:val="left"/>
              <w:outlineLvl w:val="0"/>
              <w:rPr>
                <w:ins w:id="7768" w:author="Hervé Monnerie" w:date="2014-06-25T10:26:00Z"/>
                <w:rFonts w:ascii="Helvetica Neue Light" w:eastAsia="Times New Roman" w:hAnsi="Helvetica Neue Light" w:cs="Times New Roman"/>
                <w:color w:val="000000"/>
                <w:szCs w:val="20"/>
                <w:rPrChange w:id="7769" w:author="Hervé Monnerie" w:date="2014-06-25T10:26:00Z">
                  <w:rPr>
                    <w:ins w:id="7770" w:author="Hervé Monnerie" w:date="2014-06-25T10:26:00Z"/>
                  </w:rPr>
                </w:rPrChange>
              </w:rPr>
              <w:pPrChange w:id="7771" w:author="Hervé Monnerie" w:date="2014-06-25T10:26:00Z">
                <w:pPr>
                  <w:jc w:val="center"/>
                  <w:outlineLvl w:val="0"/>
                </w:pPr>
              </w:pPrChange>
            </w:pPr>
            <w:ins w:id="7772" w:author="Hervé Monnerie" w:date="2014-06-25T10:26:00Z">
              <w:r w:rsidRPr="00BD57E6">
                <w:rPr>
                  <w:rFonts w:ascii="Helvetica Neue Light" w:eastAsia="Times New Roman" w:hAnsi="Helvetica Neue Light" w:cs="Times New Roman"/>
                  <w:color w:val="000000"/>
                  <w:szCs w:val="20"/>
                  <w:rPrChange w:id="7773" w:author="Hervé Monnerie" w:date="2014-06-25T10:26:00Z">
                    <w:rPr/>
                  </w:rPrChange>
                </w:rPr>
                <w:t>M</w:t>
              </w:r>
            </w:ins>
          </w:p>
        </w:tc>
        <w:tc>
          <w:tcPr>
            <w:tcW w:w="1187" w:type="dxa"/>
            <w:tcBorders>
              <w:top w:val="nil"/>
              <w:left w:val="nil"/>
              <w:bottom w:val="single" w:sz="4" w:space="0" w:color="auto"/>
              <w:right w:val="single" w:sz="4" w:space="0" w:color="auto"/>
            </w:tcBorders>
            <w:shd w:val="clear" w:color="000000" w:fill="DCE6F1"/>
            <w:noWrap/>
            <w:vAlign w:val="bottom"/>
            <w:hideMark/>
            <w:tcPrChange w:id="7774" w:author="Hervé Monnerie" w:date="2014-06-25T10:28:00Z">
              <w:tcPr>
                <w:tcW w:w="1150" w:type="dxa"/>
                <w:tcBorders>
                  <w:top w:val="nil"/>
                  <w:left w:val="nil"/>
                  <w:bottom w:val="single" w:sz="4" w:space="0" w:color="auto"/>
                  <w:right w:val="single" w:sz="4" w:space="0" w:color="auto"/>
                </w:tcBorders>
                <w:shd w:val="clear" w:color="000000" w:fill="DCE6F1"/>
                <w:noWrap/>
                <w:vAlign w:val="bottom"/>
                <w:hideMark/>
              </w:tcPr>
            </w:tcPrChange>
          </w:tcPr>
          <w:p w14:paraId="30D82C37" w14:textId="77777777" w:rsidR="00BD57E6" w:rsidRPr="00BD57E6" w:rsidRDefault="00BD57E6" w:rsidP="00BD57E6">
            <w:pPr>
              <w:jc w:val="left"/>
              <w:outlineLvl w:val="0"/>
              <w:rPr>
                <w:ins w:id="7775" w:author="Hervé Monnerie" w:date="2014-06-25T10:26:00Z"/>
                <w:rFonts w:ascii="Helvetica Neue Light" w:eastAsia="Times New Roman" w:hAnsi="Helvetica Neue Light" w:cs="Times New Roman"/>
                <w:color w:val="000000"/>
                <w:szCs w:val="20"/>
                <w:rPrChange w:id="7776" w:author="Hervé Monnerie" w:date="2014-06-25T10:26:00Z">
                  <w:rPr>
                    <w:ins w:id="7777" w:author="Hervé Monnerie" w:date="2014-06-25T10:26:00Z"/>
                  </w:rPr>
                </w:rPrChange>
              </w:rPr>
            </w:pPr>
            <w:ins w:id="7778" w:author="Hervé Monnerie" w:date="2014-06-25T10:26:00Z">
              <w:r w:rsidRPr="00BD57E6">
                <w:rPr>
                  <w:rFonts w:ascii="Helvetica Neue Light" w:eastAsia="Times New Roman" w:hAnsi="Helvetica Neue Light" w:cs="Times New Roman"/>
                  <w:color w:val="000000"/>
                  <w:szCs w:val="20"/>
                  <w:rPrChange w:id="7779"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780"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70251743" w14:textId="77777777" w:rsidR="00BD57E6" w:rsidRPr="00BD57E6" w:rsidRDefault="00BD57E6">
            <w:pPr>
              <w:jc w:val="left"/>
              <w:outlineLvl w:val="0"/>
              <w:rPr>
                <w:ins w:id="7781" w:author="Hervé Monnerie" w:date="2014-06-25T10:26:00Z"/>
                <w:rFonts w:ascii="Helvetica Neue Light" w:eastAsia="Times New Roman" w:hAnsi="Helvetica Neue Light" w:cs="Times New Roman"/>
                <w:color w:val="000000"/>
                <w:szCs w:val="20"/>
                <w:rPrChange w:id="7782" w:author="Hervé Monnerie" w:date="2014-06-25T10:26:00Z">
                  <w:rPr>
                    <w:ins w:id="7783" w:author="Hervé Monnerie" w:date="2014-06-25T10:26:00Z"/>
                  </w:rPr>
                </w:rPrChange>
              </w:rPr>
              <w:pPrChange w:id="7784" w:author="Hervé Monnerie" w:date="2014-06-25T10:26:00Z">
                <w:pPr>
                  <w:outlineLvl w:val="0"/>
                </w:pPr>
              </w:pPrChange>
            </w:pPr>
            <w:ins w:id="7785" w:author="Hervé Monnerie" w:date="2014-06-25T10:26:00Z">
              <w:r w:rsidRPr="00BD57E6">
                <w:rPr>
                  <w:rFonts w:ascii="Helvetica Neue Light" w:eastAsia="Times New Roman" w:hAnsi="Helvetica Neue Light" w:cs="Times New Roman"/>
                  <w:color w:val="000000"/>
                  <w:szCs w:val="20"/>
                  <w:rPrChange w:id="778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78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59FA6B03" w14:textId="77777777" w:rsidR="00BD57E6" w:rsidRPr="00BD57E6" w:rsidRDefault="00BD57E6">
            <w:pPr>
              <w:jc w:val="left"/>
              <w:outlineLvl w:val="0"/>
              <w:rPr>
                <w:ins w:id="7788" w:author="Hervé Monnerie" w:date="2014-06-25T10:26:00Z"/>
                <w:rFonts w:ascii="Helvetica Neue Light" w:eastAsia="Times New Roman" w:hAnsi="Helvetica Neue Light" w:cs="Times New Roman"/>
                <w:color w:val="000000"/>
                <w:szCs w:val="20"/>
                <w:rPrChange w:id="7789" w:author="Hervé Monnerie" w:date="2014-06-25T10:26:00Z">
                  <w:rPr>
                    <w:ins w:id="7790" w:author="Hervé Monnerie" w:date="2014-06-25T10:26:00Z"/>
                  </w:rPr>
                </w:rPrChange>
              </w:rPr>
              <w:pPrChange w:id="7791" w:author="Hervé Monnerie" w:date="2014-06-25T10:26:00Z">
                <w:pPr>
                  <w:outlineLvl w:val="0"/>
                </w:pPr>
              </w:pPrChange>
            </w:pPr>
            <w:ins w:id="7792" w:author="Hervé Monnerie" w:date="2014-06-25T10:26:00Z">
              <w:r w:rsidRPr="00BD57E6">
                <w:rPr>
                  <w:rFonts w:ascii="Helvetica Neue Light" w:eastAsia="Times New Roman" w:hAnsi="Helvetica Neue Light" w:cs="Times New Roman"/>
                  <w:color w:val="000000"/>
                  <w:szCs w:val="20"/>
                  <w:rPrChange w:id="7793"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794"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76E82DB9" w14:textId="77777777" w:rsidR="00BD57E6" w:rsidRPr="00BD57E6" w:rsidRDefault="00BD57E6">
            <w:pPr>
              <w:jc w:val="left"/>
              <w:outlineLvl w:val="0"/>
              <w:rPr>
                <w:ins w:id="7795" w:author="Hervé Monnerie" w:date="2014-06-25T10:26:00Z"/>
                <w:rFonts w:ascii="Helvetica Neue Light" w:eastAsia="Times New Roman" w:hAnsi="Helvetica Neue Light" w:cs="Times New Roman"/>
                <w:color w:val="000000"/>
                <w:szCs w:val="20"/>
                <w:rPrChange w:id="7796" w:author="Hervé Monnerie" w:date="2014-06-25T10:26:00Z">
                  <w:rPr>
                    <w:ins w:id="7797" w:author="Hervé Monnerie" w:date="2014-06-25T10:26:00Z"/>
                  </w:rPr>
                </w:rPrChange>
              </w:rPr>
              <w:pPrChange w:id="7798" w:author="Hervé Monnerie" w:date="2014-06-25T10:26:00Z">
                <w:pPr>
                  <w:outlineLvl w:val="0"/>
                </w:pPr>
              </w:pPrChange>
            </w:pPr>
            <w:ins w:id="7799" w:author="Hervé Monnerie" w:date="2014-06-25T10:26:00Z">
              <w:r w:rsidRPr="00BD57E6">
                <w:rPr>
                  <w:rFonts w:ascii="Helvetica Neue Light" w:eastAsia="Times New Roman" w:hAnsi="Helvetica Neue Light" w:cs="Times New Roman"/>
                  <w:color w:val="000000"/>
                  <w:szCs w:val="20"/>
                  <w:rPrChange w:id="7800" w:author="Hervé Monnerie" w:date="2014-06-25T10:26:00Z">
                    <w:rPr/>
                  </w:rPrChange>
                </w:rPr>
                <w:t> </w:t>
              </w:r>
            </w:ins>
          </w:p>
        </w:tc>
      </w:tr>
      <w:tr w:rsidR="00BD57E6" w:rsidRPr="00BD57E6" w14:paraId="5E0B5CF5" w14:textId="77777777" w:rsidTr="00BD57E6">
        <w:trPr>
          <w:divId w:val="1776631586"/>
          <w:trHeight w:val="271"/>
          <w:ins w:id="7801" w:author="Hervé Monnerie" w:date="2014-06-25T10:26:00Z"/>
          <w:trPrChange w:id="7802"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803"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DB9AE44" w14:textId="77777777" w:rsidR="00BD57E6" w:rsidRPr="00BD57E6" w:rsidRDefault="00BD57E6">
            <w:pPr>
              <w:jc w:val="left"/>
              <w:outlineLvl w:val="0"/>
              <w:rPr>
                <w:ins w:id="7804" w:author="Hervé Monnerie" w:date="2014-06-25T10:26:00Z"/>
                <w:rFonts w:ascii="Helvetica Neue Light" w:eastAsia="Times New Roman" w:hAnsi="Helvetica Neue Light" w:cs="Times New Roman"/>
                <w:color w:val="000000"/>
                <w:szCs w:val="20"/>
                <w:rPrChange w:id="7805" w:author="Hervé Monnerie" w:date="2014-06-25T10:26:00Z">
                  <w:rPr>
                    <w:ins w:id="7806" w:author="Hervé Monnerie" w:date="2014-06-25T10:26:00Z"/>
                  </w:rPr>
                </w:rPrChange>
              </w:rPr>
              <w:pPrChange w:id="7807" w:author="Hervé Monnerie" w:date="2014-06-25T10:26:00Z">
                <w:pPr>
                  <w:outlineLvl w:val="0"/>
                </w:pPr>
              </w:pPrChange>
            </w:pPr>
            <w:ins w:id="7808" w:author="Hervé Monnerie" w:date="2014-06-25T10:26:00Z">
              <w:r w:rsidRPr="00BD57E6">
                <w:rPr>
                  <w:rFonts w:ascii="Helvetica Neue Light" w:eastAsia="Times New Roman" w:hAnsi="Helvetica Neue Light" w:cs="Times New Roman"/>
                  <w:color w:val="000000"/>
                  <w:szCs w:val="20"/>
                  <w:rPrChange w:id="7809" w:author="Hervé Monnerie" w:date="2014-06-25T10:26:00Z">
                    <w:rPr/>
                  </w:rPrChange>
                </w:rPr>
                <w:t>Ratios financiers</w:t>
              </w:r>
            </w:ins>
          </w:p>
        </w:tc>
        <w:tc>
          <w:tcPr>
            <w:tcW w:w="330" w:type="dxa"/>
            <w:tcBorders>
              <w:top w:val="nil"/>
              <w:left w:val="nil"/>
              <w:bottom w:val="single" w:sz="4" w:space="0" w:color="auto"/>
              <w:right w:val="single" w:sz="4" w:space="0" w:color="auto"/>
            </w:tcBorders>
            <w:shd w:val="clear" w:color="auto" w:fill="auto"/>
            <w:noWrap/>
            <w:vAlign w:val="bottom"/>
            <w:hideMark/>
            <w:tcPrChange w:id="7810"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375F4BDB" w14:textId="77777777" w:rsidR="00BD57E6" w:rsidRPr="00BD57E6" w:rsidRDefault="00BD57E6">
            <w:pPr>
              <w:jc w:val="center"/>
              <w:outlineLvl w:val="0"/>
              <w:rPr>
                <w:ins w:id="7811" w:author="Hervé Monnerie" w:date="2014-06-25T10:26:00Z"/>
                <w:rFonts w:ascii="Helvetica Neue Light" w:eastAsia="Times New Roman" w:hAnsi="Helvetica Neue Light" w:cs="Times New Roman"/>
                <w:color w:val="000000"/>
                <w:szCs w:val="20"/>
                <w:rPrChange w:id="7812" w:author="Hervé Monnerie" w:date="2014-06-25T10:26:00Z">
                  <w:rPr>
                    <w:ins w:id="7813" w:author="Hervé Monnerie" w:date="2014-06-25T10:26:00Z"/>
                  </w:rPr>
                </w:rPrChange>
              </w:rPr>
              <w:pPrChange w:id="7814" w:author="Hervé Monnerie" w:date="2014-06-25T10:26:00Z">
                <w:pPr>
                  <w:outlineLvl w:val="0"/>
                </w:pPr>
              </w:pPrChange>
            </w:pPr>
            <w:ins w:id="7815" w:author="Hervé Monnerie" w:date="2014-06-25T10:26:00Z">
              <w:r w:rsidRPr="00BD57E6">
                <w:rPr>
                  <w:rFonts w:ascii="Helvetica Neue Light" w:eastAsia="Times New Roman" w:hAnsi="Helvetica Neue Light" w:cs="Times New Roman"/>
                  <w:color w:val="000000"/>
                  <w:szCs w:val="20"/>
                  <w:rPrChange w:id="781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81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5DEDF2A3" w14:textId="77777777" w:rsidR="00BD57E6" w:rsidRPr="00BD57E6" w:rsidRDefault="00BD57E6">
            <w:pPr>
              <w:jc w:val="left"/>
              <w:outlineLvl w:val="0"/>
              <w:rPr>
                <w:ins w:id="7818" w:author="Hervé Monnerie" w:date="2014-06-25T10:26:00Z"/>
                <w:rFonts w:ascii="Helvetica Neue Light" w:eastAsia="Times New Roman" w:hAnsi="Helvetica Neue Light" w:cs="Times New Roman"/>
                <w:color w:val="000000"/>
                <w:szCs w:val="20"/>
                <w:rPrChange w:id="7819" w:author="Hervé Monnerie" w:date="2014-06-25T10:26:00Z">
                  <w:rPr>
                    <w:ins w:id="7820" w:author="Hervé Monnerie" w:date="2014-06-25T10:26:00Z"/>
                  </w:rPr>
                </w:rPrChange>
              </w:rPr>
              <w:pPrChange w:id="7821" w:author="Hervé Monnerie" w:date="2014-06-25T10:26:00Z">
                <w:pPr>
                  <w:jc w:val="center"/>
                  <w:outlineLvl w:val="0"/>
                </w:pPr>
              </w:pPrChange>
            </w:pPr>
            <w:ins w:id="7822" w:author="Hervé Monnerie" w:date="2014-06-25T10:26:00Z">
              <w:r w:rsidRPr="00BD57E6">
                <w:rPr>
                  <w:rFonts w:ascii="Helvetica Neue Light" w:eastAsia="Times New Roman" w:hAnsi="Helvetica Neue Light" w:cs="Times New Roman"/>
                  <w:color w:val="000000"/>
                  <w:szCs w:val="20"/>
                  <w:rPrChange w:id="7823" w:author="Hervé Monnerie" w:date="2014-06-25T10:26:00Z">
                    <w:rPr/>
                  </w:rPrChange>
                </w:rPr>
                <w:t>M</w:t>
              </w:r>
            </w:ins>
          </w:p>
        </w:tc>
        <w:tc>
          <w:tcPr>
            <w:tcW w:w="1187" w:type="dxa"/>
            <w:tcBorders>
              <w:top w:val="nil"/>
              <w:left w:val="nil"/>
              <w:bottom w:val="single" w:sz="4" w:space="0" w:color="auto"/>
              <w:right w:val="single" w:sz="4" w:space="0" w:color="auto"/>
            </w:tcBorders>
            <w:shd w:val="clear" w:color="000000" w:fill="DCE6F1"/>
            <w:noWrap/>
            <w:vAlign w:val="bottom"/>
            <w:hideMark/>
            <w:tcPrChange w:id="7824" w:author="Hervé Monnerie" w:date="2014-06-25T10:28:00Z">
              <w:tcPr>
                <w:tcW w:w="1150" w:type="dxa"/>
                <w:tcBorders>
                  <w:top w:val="nil"/>
                  <w:left w:val="nil"/>
                  <w:bottom w:val="single" w:sz="4" w:space="0" w:color="auto"/>
                  <w:right w:val="single" w:sz="4" w:space="0" w:color="auto"/>
                </w:tcBorders>
                <w:shd w:val="clear" w:color="000000" w:fill="DCE6F1"/>
                <w:noWrap/>
                <w:vAlign w:val="bottom"/>
                <w:hideMark/>
              </w:tcPr>
            </w:tcPrChange>
          </w:tcPr>
          <w:p w14:paraId="0C824E81" w14:textId="77777777" w:rsidR="00BD57E6" w:rsidRPr="00BD57E6" w:rsidRDefault="00BD57E6" w:rsidP="00BD57E6">
            <w:pPr>
              <w:jc w:val="left"/>
              <w:outlineLvl w:val="0"/>
              <w:rPr>
                <w:ins w:id="7825" w:author="Hervé Monnerie" w:date="2014-06-25T10:26:00Z"/>
                <w:rFonts w:ascii="Helvetica Neue Light" w:eastAsia="Times New Roman" w:hAnsi="Helvetica Neue Light" w:cs="Times New Roman"/>
                <w:color w:val="000000"/>
                <w:szCs w:val="20"/>
                <w:rPrChange w:id="7826" w:author="Hervé Monnerie" w:date="2014-06-25T10:26:00Z">
                  <w:rPr>
                    <w:ins w:id="7827" w:author="Hervé Monnerie" w:date="2014-06-25T10:26:00Z"/>
                  </w:rPr>
                </w:rPrChange>
              </w:rPr>
            </w:pPr>
            <w:ins w:id="7828" w:author="Hervé Monnerie" w:date="2014-06-25T10:26:00Z">
              <w:r w:rsidRPr="00BD57E6">
                <w:rPr>
                  <w:rFonts w:ascii="Helvetica Neue Light" w:eastAsia="Times New Roman" w:hAnsi="Helvetica Neue Light" w:cs="Times New Roman"/>
                  <w:color w:val="000000"/>
                  <w:szCs w:val="20"/>
                  <w:rPrChange w:id="7829"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830"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7E0A64EE" w14:textId="77777777" w:rsidR="00BD57E6" w:rsidRPr="00BD57E6" w:rsidRDefault="00BD57E6">
            <w:pPr>
              <w:jc w:val="left"/>
              <w:outlineLvl w:val="0"/>
              <w:rPr>
                <w:ins w:id="7831" w:author="Hervé Monnerie" w:date="2014-06-25T10:26:00Z"/>
                <w:rFonts w:ascii="Helvetica Neue Light" w:eastAsia="Times New Roman" w:hAnsi="Helvetica Neue Light" w:cs="Times New Roman"/>
                <w:color w:val="000000"/>
                <w:szCs w:val="20"/>
                <w:rPrChange w:id="7832" w:author="Hervé Monnerie" w:date="2014-06-25T10:26:00Z">
                  <w:rPr>
                    <w:ins w:id="7833" w:author="Hervé Monnerie" w:date="2014-06-25T10:26:00Z"/>
                  </w:rPr>
                </w:rPrChange>
              </w:rPr>
              <w:pPrChange w:id="7834" w:author="Hervé Monnerie" w:date="2014-06-25T10:26:00Z">
                <w:pPr>
                  <w:outlineLvl w:val="0"/>
                </w:pPr>
              </w:pPrChange>
            </w:pPr>
            <w:ins w:id="7835" w:author="Hervé Monnerie" w:date="2014-06-25T10:26:00Z">
              <w:r w:rsidRPr="00BD57E6">
                <w:rPr>
                  <w:rFonts w:ascii="Helvetica Neue Light" w:eastAsia="Times New Roman" w:hAnsi="Helvetica Neue Light" w:cs="Times New Roman"/>
                  <w:color w:val="000000"/>
                  <w:szCs w:val="20"/>
                  <w:rPrChange w:id="7836"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837"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6FCEF5E5" w14:textId="77777777" w:rsidR="00BD57E6" w:rsidRPr="00BD57E6" w:rsidRDefault="00BD57E6">
            <w:pPr>
              <w:jc w:val="left"/>
              <w:outlineLvl w:val="0"/>
              <w:rPr>
                <w:ins w:id="7838" w:author="Hervé Monnerie" w:date="2014-06-25T10:26:00Z"/>
                <w:rFonts w:ascii="Helvetica Neue Light" w:eastAsia="Times New Roman" w:hAnsi="Helvetica Neue Light" w:cs="Times New Roman"/>
                <w:color w:val="000000"/>
                <w:szCs w:val="20"/>
                <w:rPrChange w:id="7839" w:author="Hervé Monnerie" w:date="2014-06-25T10:26:00Z">
                  <w:rPr>
                    <w:ins w:id="7840" w:author="Hervé Monnerie" w:date="2014-06-25T10:26:00Z"/>
                  </w:rPr>
                </w:rPrChange>
              </w:rPr>
              <w:pPrChange w:id="7841" w:author="Hervé Monnerie" w:date="2014-06-25T10:26:00Z">
                <w:pPr>
                  <w:outlineLvl w:val="0"/>
                </w:pPr>
              </w:pPrChange>
            </w:pPr>
            <w:ins w:id="7842" w:author="Hervé Monnerie" w:date="2014-06-25T10:26:00Z">
              <w:r w:rsidRPr="00BD57E6">
                <w:rPr>
                  <w:rFonts w:ascii="Helvetica Neue Light" w:eastAsia="Times New Roman" w:hAnsi="Helvetica Neue Light" w:cs="Times New Roman"/>
                  <w:color w:val="000000"/>
                  <w:szCs w:val="20"/>
                  <w:rPrChange w:id="7843"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844"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71BC40B5" w14:textId="77777777" w:rsidR="00BD57E6" w:rsidRPr="00BD57E6" w:rsidRDefault="00BD57E6">
            <w:pPr>
              <w:jc w:val="left"/>
              <w:outlineLvl w:val="0"/>
              <w:rPr>
                <w:ins w:id="7845" w:author="Hervé Monnerie" w:date="2014-06-25T10:26:00Z"/>
                <w:rFonts w:ascii="Helvetica Neue Light" w:eastAsia="Times New Roman" w:hAnsi="Helvetica Neue Light" w:cs="Times New Roman"/>
                <w:color w:val="000000"/>
                <w:szCs w:val="20"/>
                <w:rPrChange w:id="7846" w:author="Hervé Monnerie" w:date="2014-06-25T10:26:00Z">
                  <w:rPr>
                    <w:ins w:id="7847" w:author="Hervé Monnerie" w:date="2014-06-25T10:26:00Z"/>
                  </w:rPr>
                </w:rPrChange>
              </w:rPr>
              <w:pPrChange w:id="7848" w:author="Hervé Monnerie" w:date="2014-06-25T10:26:00Z">
                <w:pPr>
                  <w:outlineLvl w:val="0"/>
                </w:pPr>
              </w:pPrChange>
            </w:pPr>
            <w:ins w:id="7849" w:author="Hervé Monnerie" w:date="2014-06-25T10:26:00Z">
              <w:r w:rsidRPr="00BD57E6">
                <w:rPr>
                  <w:rFonts w:ascii="Helvetica Neue Light" w:eastAsia="Times New Roman" w:hAnsi="Helvetica Neue Light" w:cs="Times New Roman"/>
                  <w:color w:val="000000"/>
                  <w:szCs w:val="20"/>
                  <w:rPrChange w:id="7850" w:author="Hervé Monnerie" w:date="2014-06-25T10:26:00Z">
                    <w:rPr/>
                  </w:rPrChange>
                </w:rPr>
                <w:t> </w:t>
              </w:r>
            </w:ins>
          </w:p>
        </w:tc>
      </w:tr>
      <w:tr w:rsidR="00BD57E6" w:rsidRPr="00BD57E6" w14:paraId="40AE2054" w14:textId="77777777" w:rsidTr="00BD57E6">
        <w:trPr>
          <w:divId w:val="1776631586"/>
          <w:trHeight w:val="271"/>
          <w:ins w:id="7851" w:author="Hervé Monnerie" w:date="2014-06-25T10:26:00Z"/>
          <w:trPrChange w:id="7852"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853"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4FA10EC" w14:textId="77777777" w:rsidR="00BD57E6" w:rsidRPr="00BD57E6" w:rsidRDefault="00BD57E6">
            <w:pPr>
              <w:jc w:val="left"/>
              <w:outlineLvl w:val="0"/>
              <w:rPr>
                <w:ins w:id="7854" w:author="Hervé Monnerie" w:date="2014-06-25T10:26:00Z"/>
                <w:rFonts w:ascii="Helvetica Neue Light" w:eastAsia="Times New Roman" w:hAnsi="Helvetica Neue Light" w:cs="Times New Roman"/>
                <w:color w:val="000000"/>
                <w:szCs w:val="20"/>
                <w:rPrChange w:id="7855" w:author="Hervé Monnerie" w:date="2014-06-25T10:26:00Z">
                  <w:rPr>
                    <w:ins w:id="7856" w:author="Hervé Monnerie" w:date="2014-06-25T10:26:00Z"/>
                  </w:rPr>
                </w:rPrChange>
              </w:rPr>
              <w:pPrChange w:id="7857" w:author="Hervé Monnerie" w:date="2014-06-25T10:26:00Z">
                <w:pPr>
                  <w:outlineLvl w:val="0"/>
                </w:pPr>
              </w:pPrChange>
            </w:pPr>
            <w:ins w:id="7858" w:author="Hervé Monnerie" w:date="2014-06-25T10:26:00Z">
              <w:r w:rsidRPr="00BD57E6">
                <w:rPr>
                  <w:rFonts w:ascii="Helvetica Neue Light" w:eastAsia="Times New Roman" w:hAnsi="Helvetica Neue Light" w:cs="Times New Roman"/>
                  <w:color w:val="000000"/>
                  <w:szCs w:val="20"/>
                  <w:rPrChange w:id="7859" w:author="Hervé Monnerie" w:date="2014-06-25T10:26:00Z">
                    <w:rPr/>
                  </w:rPrChange>
                </w:rPr>
                <w:t xml:space="preserve">Contrôle des informations du Cédant (consultation </w:t>
              </w:r>
              <w:proofErr w:type="spellStart"/>
              <w:r w:rsidRPr="00BD57E6">
                <w:rPr>
                  <w:rFonts w:ascii="Helvetica Neue Light" w:eastAsia="Times New Roman" w:hAnsi="Helvetica Neue Light" w:cs="Times New Roman"/>
                  <w:color w:val="000000"/>
                  <w:szCs w:val="20"/>
                  <w:rPrChange w:id="7860" w:author="Hervé Monnerie" w:date="2014-06-25T10:26:00Z">
                    <w:rPr/>
                  </w:rPrChange>
                </w:rPr>
                <w:t>google</w:t>
              </w:r>
              <w:proofErr w:type="spellEnd"/>
              <w:r w:rsidRPr="00BD57E6">
                <w:rPr>
                  <w:rFonts w:ascii="Helvetica Neue Light" w:eastAsia="Times New Roman" w:hAnsi="Helvetica Neue Light" w:cs="Times New Roman"/>
                  <w:color w:val="000000"/>
                  <w:szCs w:val="20"/>
                  <w:rPrChange w:id="7861" w:author="Hervé Monnerie" w:date="2014-06-25T10:26:00Z">
                    <w:rPr/>
                  </w:rPrChange>
                </w:rPr>
                <w:t>, réseaux sociaux)</w:t>
              </w:r>
            </w:ins>
          </w:p>
        </w:tc>
        <w:tc>
          <w:tcPr>
            <w:tcW w:w="330" w:type="dxa"/>
            <w:tcBorders>
              <w:top w:val="nil"/>
              <w:left w:val="nil"/>
              <w:bottom w:val="single" w:sz="4" w:space="0" w:color="auto"/>
              <w:right w:val="single" w:sz="4" w:space="0" w:color="auto"/>
            </w:tcBorders>
            <w:shd w:val="clear" w:color="auto" w:fill="auto"/>
            <w:noWrap/>
            <w:vAlign w:val="bottom"/>
            <w:hideMark/>
            <w:tcPrChange w:id="7862"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3868197B" w14:textId="77777777" w:rsidR="00BD57E6" w:rsidRPr="00BD57E6" w:rsidRDefault="00BD57E6">
            <w:pPr>
              <w:jc w:val="center"/>
              <w:outlineLvl w:val="0"/>
              <w:rPr>
                <w:ins w:id="7863" w:author="Hervé Monnerie" w:date="2014-06-25T10:26:00Z"/>
                <w:rFonts w:ascii="Helvetica Neue Light" w:eastAsia="Times New Roman" w:hAnsi="Helvetica Neue Light" w:cs="Times New Roman"/>
                <w:color w:val="000000"/>
                <w:szCs w:val="20"/>
                <w:rPrChange w:id="7864" w:author="Hervé Monnerie" w:date="2014-06-25T10:26:00Z">
                  <w:rPr>
                    <w:ins w:id="7865" w:author="Hervé Monnerie" w:date="2014-06-25T10:26:00Z"/>
                  </w:rPr>
                </w:rPrChange>
              </w:rPr>
              <w:pPrChange w:id="7866" w:author="Hervé Monnerie" w:date="2014-06-25T10:26:00Z">
                <w:pPr>
                  <w:outlineLvl w:val="0"/>
                </w:pPr>
              </w:pPrChange>
            </w:pPr>
            <w:ins w:id="7867" w:author="Hervé Monnerie" w:date="2014-06-25T10:26:00Z">
              <w:r w:rsidRPr="00BD57E6">
                <w:rPr>
                  <w:rFonts w:ascii="Helvetica Neue Light" w:eastAsia="Times New Roman" w:hAnsi="Helvetica Neue Light" w:cs="Times New Roman"/>
                  <w:color w:val="000000"/>
                  <w:szCs w:val="20"/>
                  <w:rPrChange w:id="7868"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869"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0CA66552" w14:textId="77777777" w:rsidR="00BD57E6" w:rsidRPr="00BD57E6" w:rsidRDefault="00BD57E6">
            <w:pPr>
              <w:jc w:val="left"/>
              <w:outlineLvl w:val="0"/>
              <w:rPr>
                <w:ins w:id="7870" w:author="Hervé Monnerie" w:date="2014-06-25T10:26:00Z"/>
                <w:rFonts w:ascii="Helvetica Neue Light" w:eastAsia="Times New Roman" w:hAnsi="Helvetica Neue Light" w:cs="Times New Roman"/>
                <w:color w:val="000000"/>
                <w:szCs w:val="20"/>
                <w:rPrChange w:id="7871" w:author="Hervé Monnerie" w:date="2014-06-25T10:26:00Z">
                  <w:rPr>
                    <w:ins w:id="7872" w:author="Hervé Monnerie" w:date="2014-06-25T10:26:00Z"/>
                  </w:rPr>
                </w:rPrChange>
              </w:rPr>
              <w:pPrChange w:id="7873" w:author="Hervé Monnerie" w:date="2014-06-25T10:26:00Z">
                <w:pPr>
                  <w:jc w:val="center"/>
                  <w:outlineLvl w:val="0"/>
                </w:pPr>
              </w:pPrChange>
            </w:pPr>
            <w:ins w:id="7874" w:author="Hervé Monnerie" w:date="2014-06-25T10:26:00Z">
              <w:r w:rsidRPr="00BD57E6">
                <w:rPr>
                  <w:rFonts w:ascii="Helvetica Neue Light" w:eastAsia="Times New Roman" w:hAnsi="Helvetica Neue Light" w:cs="Times New Roman"/>
                  <w:color w:val="000000"/>
                  <w:szCs w:val="20"/>
                  <w:rPrChange w:id="7875" w:author="Hervé Monnerie" w:date="2014-06-25T10:26:00Z">
                    <w:rPr/>
                  </w:rPrChange>
                </w:rPr>
                <w:t>M</w:t>
              </w:r>
            </w:ins>
          </w:p>
        </w:tc>
        <w:tc>
          <w:tcPr>
            <w:tcW w:w="1187" w:type="dxa"/>
            <w:tcBorders>
              <w:top w:val="nil"/>
              <w:left w:val="nil"/>
              <w:bottom w:val="single" w:sz="4" w:space="0" w:color="auto"/>
              <w:right w:val="single" w:sz="4" w:space="0" w:color="auto"/>
            </w:tcBorders>
            <w:shd w:val="clear" w:color="000000" w:fill="DCE6F1"/>
            <w:noWrap/>
            <w:vAlign w:val="bottom"/>
            <w:hideMark/>
            <w:tcPrChange w:id="7876" w:author="Hervé Monnerie" w:date="2014-06-25T10:28:00Z">
              <w:tcPr>
                <w:tcW w:w="1150" w:type="dxa"/>
                <w:tcBorders>
                  <w:top w:val="nil"/>
                  <w:left w:val="nil"/>
                  <w:bottom w:val="single" w:sz="4" w:space="0" w:color="auto"/>
                  <w:right w:val="single" w:sz="4" w:space="0" w:color="auto"/>
                </w:tcBorders>
                <w:shd w:val="clear" w:color="000000" w:fill="DCE6F1"/>
                <w:noWrap/>
                <w:vAlign w:val="bottom"/>
                <w:hideMark/>
              </w:tcPr>
            </w:tcPrChange>
          </w:tcPr>
          <w:p w14:paraId="6689A1E6" w14:textId="77777777" w:rsidR="00BD57E6" w:rsidRPr="00BD57E6" w:rsidRDefault="00BD57E6" w:rsidP="00BD57E6">
            <w:pPr>
              <w:jc w:val="left"/>
              <w:outlineLvl w:val="0"/>
              <w:rPr>
                <w:ins w:id="7877" w:author="Hervé Monnerie" w:date="2014-06-25T10:26:00Z"/>
                <w:rFonts w:ascii="Helvetica Neue Light" w:eastAsia="Times New Roman" w:hAnsi="Helvetica Neue Light" w:cs="Times New Roman"/>
                <w:color w:val="000000"/>
                <w:szCs w:val="20"/>
                <w:rPrChange w:id="7878" w:author="Hervé Monnerie" w:date="2014-06-25T10:26:00Z">
                  <w:rPr>
                    <w:ins w:id="7879" w:author="Hervé Monnerie" w:date="2014-06-25T10:26:00Z"/>
                  </w:rPr>
                </w:rPrChange>
              </w:rPr>
            </w:pPr>
            <w:ins w:id="7880" w:author="Hervé Monnerie" w:date="2014-06-25T10:26:00Z">
              <w:r w:rsidRPr="00BD57E6">
                <w:rPr>
                  <w:rFonts w:ascii="Helvetica Neue Light" w:eastAsia="Times New Roman" w:hAnsi="Helvetica Neue Light" w:cs="Times New Roman"/>
                  <w:color w:val="000000"/>
                  <w:szCs w:val="20"/>
                  <w:rPrChange w:id="7881"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882"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4914EDB7" w14:textId="77777777" w:rsidR="00BD57E6" w:rsidRPr="00BD57E6" w:rsidRDefault="00BD57E6">
            <w:pPr>
              <w:jc w:val="left"/>
              <w:outlineLvl w:val="0"/>
              <w:rPr>
                <w:ins w:id="7883" w:author="Hervé Monnerie" w:date="2014-06-25T10:26:00Z"/>
                <w:rFonts w:ascii="Helvetica Neue Light" w:eastAsia="Times New Roman" w:hAnsi="Helvetica Neue Light" w:cs="Times New Roman"/>
                <w:color w:val="000000"/>
                <w:szCs w:val="20"/>
                <w:rPrChange w:id="7884" w:author="Hervé Monnerie" w:date="2014-06-25T10:26:00Z">
                  <w:rPr>
                    <w:ins w:id="7885" w:author="Hervé Monnerie" w:date="2014-06-25T10:26:00Z"/>
                  </w:rPr>
                </w:rPrChange>
              </w:rPr>
              <w:pPrChange w:id="7886" w:author="Hervé Monnerie" w:date="2014-06-25T10:26:00Z">
                <w:pPr>
                  <w:outlineLvl w:val="0"/>
                </w:pPr>
              </w:pPrChange>
            </w:pPr>
            <w:ins w:id="7887" w:author="Hervé Monnerie" w:date="2014-06-25T10:26:00Z">
              <w:r w:rsidRPr="00BD57E6">
                <w:rPr>
                  <w:rFonts w:ascii="Helvetica Neue Light" w:eastAsia="Times New Roman" w:hAnsi="Helvetica Neue Light" w:cs="Times New Roman"/>
                  <w:color w:val="000000"/>
                  <w:szCs w:val="20"/>
                  <w:rPrChange w:id="7888"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889"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42F0544E" w14:textId="77777777" w:rsidR="00BD57E6" w:rsidRPr="00BD57E6" w:rsidRDefault="00BD57E6">
            <w:pPr>
              <w:jc w:val="left"/>
              <w:outlineLvl w:val="0"/>
              <w:rPr>
                <w:ins w:id="7890" w:author="Hervé Monnerie" w:date="2014-06-25T10:26:00Z"/>
                <w:rFonts w:ascii="Helvetica Neue Light" w:eastAsia="Times New Roman" w:hAnsi="Helvetica Neue Light" w:cs="Times New Roman"/>
                <w:color w:val="000000"/>
                <w:szCs w:val="20"/>
                <w:rPrChange w:id="7891" w:author="Hervé Monnerie" w:date="2014-06-25T10:26:00Z">
                  <w:rPr>
                    <w:ins w:id="7892" w:author="Hervé Monnerie" w:date="2014-06-25T10:26:00Z"/>
                  </w:rPr>
                </w:rPrChange>
              </w:rPr>
              <w:pPrChange w:id="7893" w:author="Hervé Monnerie" w:date="2014-06-25T10:26:00Z">
                <w:pPr>
                  <w:outlineLvl w:val="0"/>
                </w:pPr>
              </w:pPrChange>
            </w:pPr>
            <w:ins w:id="7894" w:author="Hervé Monnerie" w:date="2014-06-25T10:26:00Z">
              <w:r w:rsidRPr="00BD57E6">
                <w:rPr>
                  <w:rFonts w:ascii="Helvetica Neue Light" w:eastAsia="Times New Roman" w:hAnsi="Helvetica Neue Light" w:cs="Times New Roman"/>
                  <w:color w:val="000000"/>
                  <w:szCs w:val="20"/>
                  <w:rPrChange w:id="7895"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896"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18DF1179" w14:textId="77777777" w:rsidR="00BD57E6" w:rsidRPr="00BD57E6" w:rsidRDefault="00BD57E6">
            <w:pPr>
              <w:jc w:val="left"/>
              <w:outlineLvl w:val="0"/>
              <w:rPr>
                <w:ins w:id="7897" w:author="Hervé Monnerie" w:date="2014-06-25T10:26:00Z"/>
                <w:rFonts w:ascii="Helvetica Neue Light" w:eastAsia="Times New Roman" w:hAnsi="Helvetica Neue Light" w:cs="Times New Roman"/>
                <w:color w:val="000000"/>
                <w:szCs w:val="20"/>
                <w:rPrChange w:id="7898" w:author="Hervé Monnerie" w:date="2014-06-25T10:26:00Z">
                  <w:rPr>
                    <w:ins w:id="7899" w:author="Hervé Monnerie" w:date="2014-06-25T10:26:00Z"/>
                  </w:rPr>
                </w:rPrChange>
              </w:rPr>
              <w:pPrChange w:id="7900" w:author="Hervé Monnerie" w:date="2014-06-25T10:26:00Z">
                <w:pPr>
                  <w:outlineLvl w:val="0"/>
                </w:pPr>
              </w:pPrChange>
            </w:pPr>
            <w:ins w:id="7901" w:author="Hervé Monnerie" w:date="2014-06-25T10:26:00Z">
              <w:r w:rsidRPr="00BD57E6">
                <w:rPr>
                  <w:rFonts w:ascii="Helvetica Neue Light" w:eastAsia="Times New Roman" w:hAnsi="Helvetica Neue Light" w:cs="Times New Roman"/>
                  <w:color w:val="000000"/>
                  <w:szCs w:val="20"/>
                  <w:rPrChange w:id="7902" w:author="Hervé Monnerie" w:date="2014-06-25T10:26:00Z">
                    <w:rPr/>
                  </w:rPrChange>
                </w:rPr>
                <w:t> </w:t>
              </w:r>
            </w:ins>
          </w:p>
        </w:tc>
      </w:tr>
      <w:tr w:rsidR="00BD57E6" w:rsidRPr="00BD57E6" w14:paraId="3689F4F0" w14:textId="77777777" w:rsidTr="00BD57E6">
        <w:trPr>
          <w:divId w:val="1776631586"/>
          <w:trHeight w:val="271"/>
          <w:ins w:id="7903" w:author="Hervé Monnerie" w:date="2014-06-25T10:26:00Z"/>
          <w:trPrChange w:id="7904"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905"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31B1A64" w14:textId="77777777" w:rsidR="00BD57E6" w:rsidRPr="00BD57E6" w:rsidRDefault="00BD57E6">
            <w:pPr>
              <w:jc w:val="left"/>
              <w:outlineLvl w:val="0"/>
              <w:rPr>
                <w:ins w:id="7906" w:author="Hervé Monnerie" w:date="2014-06-25T10:26:00Z"/>
                <w:rFonts w:ascii="Helvetica Neue Light" w:eastAsia="Times New Roman" w:hAnsi="Helvetica Neue Light" w:cs="Times New Roman"/>
                <w:color w:val="000000"/>
                <w:szCs w:val="20"/>
                <w:rPrChange w:id="7907" w:author="Hervé Monnerie" w:date="2014-06-25T10:26:00Z">
                  <w:rPr>
                    <w:ins w:id="7908" w:author="Hervé Monnerie" w:date="2014-06-25T10:26:00Z"/>
                  </w:rPr>
                </w:rPrChange>
              </w:rPr>
              <w:pPrChange w:id="7909" w:author="Hervé Monnerie" w:date="2014-06-25T10:26:00Z">
                <w:pPr>
                  <w:outlineLvl w:val="0"/>
                </w:pPr>
              </w:pPrChange>
            </w:pPr>
            <w:ins w:id="7910" w:author="Hervé Monnerie" w:date="2014-06-25T10:26:00Z">
              <w:r w:rsidRPr="00BD57E6">
                <w:rPr>
                  <w:rFonts w:ascii="Helvetica Neue Light" w:eastAsia="Times New Roman" w:hAnsi="Helvetica Neue Light" w:cs="Times New Roman"/>
                  <w:color w:val="000000"/>
                  <w:szCs w:val="20"/>
                  <w:rPrChange w:id="7911" w:author="Hervé Monnerie" w:date="2014-06-25T10:26:00Z">
                    <w:rPr/>
                  </w:rPrChange>
                </w:rPr>
                <w:lastRenderedPageBreak/>
                <w:t>Analyse sectorielle</w:t>
              </w:r>
            </w:ins>
          </w:p>
        </w:tc>
        <w:tc>
          <w:tcPr>
            <w:tcW w:w="330" w:type="dxa"/>
            <w:tcBorders>
              <w:top w:val="nil"/>
              <w:left w:val="nil"/>
              <w:bottom w:val="single" w:sz="4" w:space="0" w:color="auto"/>
              <w:right w:val="single" w:sz="4" w:space="0" w:color="auto"/>
            </w:tcBorders>
            <w:shd w:val="clear" w:color="auto" w:fill="auto"/>
            <w:noWrap/>
            <w:vAlign w:val="bottom"/>
            <w:hideMark/>
            <w:tcPrChange w:id="7912"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71D07366" w14:textId="77777777" w:rsidR="00BD57E6" w:rsidRPr="00BD57E6" w:rsidRDefault="00BD57E6">
            <w:pPr>
              <w:jc w:val="center"/>
              <w:outlineLvl w:val="0"/>
              <w:rPr>
                <w:ins w:id="7913" w:author="Hervé Monnerie" w:date="2014-06-25T10:26:00Z"/>
                <w:rFonts w:ascii="Helvetica Neue Light" w:eastAsia="Times New Roman" w:hAnsi="Helvetica Neue Light" w:cs="Times New Roman"/>
                <w:color w:val="000000"/>
                <w:szCs w:val="20"/>
                <w:rPrChange w:id="7914" w:author="Hervé Monnerie" w:date="2014-06-25T10:26:00Z">
                  <w:rPr>
                    <w:ins w:id="7915" w:author="Hervé Monnerie" w:date="2014-06-25T10:26:00Z"/>
                  </w:rPr>
                </w:rPrChange>
              </w:rPr>
              <w:pPrChange w:id="7916" w:author="Hervé Monnerie" w:date="2014-06-25T10:26:00Z">
                <w:pPr>
                  <w:outlineLvl w:val="0"/>
                </w:pPr>
              </w:pPrChange>
            </w:pPr>
            <w:ins w:id="7917" w:author="Hervé Monnerie" w:date="2014-06-25T10:26:00Z">
              <w:r w:rsidRPr="00BD57E6">
                <w:rPr>
                  <w:rFonts w:ascii="Helvetica Neue Light" w:eastAsia="Times New Roman" w:hAnsi="Helvetica Neue Light" w:cs="Times New Roman"/>
                  <w:color w:val="000000"/>
                  <w:szCs w:val="20"/>
                  <w:rPrChange w:id="7918"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919"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64E800AC" w14:textId="77777777" w:rsidR="00BD57E6" w:rsidRPr="00BD57E6" w:rsidRDefault="00BD57E6">
            <w:pPr>
              <w:jc w:val="left"/>
              <w:outlineLvl w:val="0"/>
              <w:rPr>
                <w:ins w:id="7920" w:author="Hervé Monnerie" w:date="2014-06-25T10:26:00Z"/>
                <w:rFonts w:ascii="Helvetica Neue Light" w:eastAsia="Times New Roman" w:hAnsi="Helvetica Neue Light" w:cs="Times New Roman"/>
                <w:color w:val="000000"/>
                <w:szCs w:val="20"/>
                <w:rPrChange w:id="7921" w:author="Hervé Monnerie" w:date="2014-06-25T10:26:00Z">
                  <w:rPr>
                    <w:ins w:id="7922" w:author="Hervé Monnerie" w:date="2014-06-25T10:26:00Z"/>
                  </w:rPr>
                </w:rPrChange>
              </w:rPr>
              <w:pPrChange w:id="7923" w:author="Hervé Monnerie" w:date="2014-06-25T10:26:00Z">
                <w:pPr>
                  <w:jc w:val="center"/>
                  <w:outlineLvl w:val="0"/>
                </w:pPr>
              </w:pPrChange>
            </w:pPr>
            <w:ins w:id="7924" w:author="Hervé Monnerie" w:date="2014-06-25T10:26:00Z">
              <w:r w:rsidRPr="00BD57E6">
                <w:rPr>
                  <w:rFonts w:ascii="Helvetica Neue Light" w:eastAsia="Times New Roman" w:hAnsi="Helvetica Neue Light" w:cs="Times New Roman"/>
                  <w:color w:val="000000"/>
                  <w:szCs w:val="20"/>
                  <w:rPrChange w:id="7925" w:author="Hervé Monnerie" w:date="2014-06-25T10:26:00Z">
                    <w:rPr/>
                  </w:rPrChange>
                </w:rPr>
                <w:t>M</w:t>
              </w:r>
            </w:ins>
          </w:p>
        </w:tc>
        <w:tc>
          <w:tcPr>
            <w:tcW w:w="1187" w:type="dxa"/>
            <w:tcBorders>
              <w:top w:val="nil"/>
              <w:left w:val="nil"/>
              <w:bottom w:val="single" w:sz="4" w:space="0" w:color="auto"/>
              <w:right w:val="single" w:sz="4" w:space="0" w:color="auto"/>
            </w:tcBorders>
            <w:shd w:val="clear" w:color="000000" w:fill="DCE6F1"/>
            <w:noWrap/>
            <w:vAlign w:val="bottom"/>
            <w:hideMark/>
            <w:tcPrChange w:id="7926" w:author="Hervé Monnerie" w:date="2014-06-25T10:28:00Z">
              <w:tcPr>
                <w:tcW w:w="1150" w:type="dxa"/>
                <w:tcBorders>
                  <w:top w:val="nil"/>
                  <w:left w:val="nil"/>
                  <w:bottom w:val="single" w:sz="4" w:space="0" w:color="auto"/>
                  <w:right w:val="single" w:sz="4" w:space="0" w:color="auto"/>
                </w:tcBorders>
                <w:shd w:val="clear" w:color="000000" w:fill="DCE6F1"/>
                <w:noWrap/>
                <w:vAlign w:val="bottom"/>
                <w:hideMark/>
              </w:tcPr>
            </w:tcPrChange>
          </w:tcPr>
          <w:p w14:paraId="336EA0A0" w14:textId="77777777" w:rsidR="00BD57E6" w:rsidRPr="00BD57E6" w:rsidRDefault="00BD57E6" w:rsidP="00BD57E6">
            <w:pPr>
              <w:jc w:val="left"/>
              <w:outlineLvl w:val="0"/>
              <w:rPr>
                <w:ins w:id="7927" w:author="Hervé Monnerie" w:date="2014-06-25T10:26:00Z"/>
                <w:rFonts w:ascii="Helvetica Neue Light" w:eastAsia="Times New Roman" w:hAnsi="Helvetica Neue Light" w:cs="Times New Roman"/>
                <w:color w:val="000000"/>
                <w:szCs w:val="20"/>
                <w:rPrChange w:id="7928" w:author="Hervé Monnerie" w:date="2014-06-25T10:26:00Z">
                  <w:rPr>
                    <w:ins w:id="7929" w:author="Hervé Monnerie" w:date="2014-06-25T10:26:00Z"/>
                  </w:rPr>
                </w:rPrChange>
              </w:rPr>
            </w:pPr>
            <w:ins w:id="7930" w:author="Hervé Monnerie" w:date="2014-06-25T10:26:00Z">
              <w:r w:rsidRPr="00BD57E6">
                <w:rPr>
                  <w:rFonts w:ascii="Helvetica Neue Light" w:eastAsia="Times New Roman" w:hAnsi="Helvetica Neue Light" w:cs="Times New Roman"/>
                  <w:color w:val="000000"/>
                  <w:szCs w:val="20"/>
                  <w:rPrChange w:id="7931"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932"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3614E14F" w14:textId="77777777" w:rsidR="00BD57E6" w:rsidRPr="00BD57E6" w:rsidRDefault="00BD57E6">
            <w:pPr>
              <w:jc w:val="left"/>
              <w:outlineLvl w:val="0"/>
              <w:rPr>
                <w:ins w:id="7933" w:author="Hervé Monnerie" w:date="2014-06-25T10:26:00Z"/>
                <w:rFonts w:ascii="Helvetica Neue Light" w:eastAsia="Times New Roman" w:hAnsi="Helvetica Neue Light" w:cs="Times New Roman"/>
                <w:color w:val="000000"/>
                <w:szCs w:val="20"/>
                <w:rPrChange w:id="7934" w:author="Hervé Monnerie" w:date="2014-06-25T10:26:00Z">
                  <w:rPr>
                    <w:ins w:id="7935" w:author="Hervé Monnerie" w:date="2014-06-25T10:26:00Z"/>
                  </w:rPr>
                </w:rPrChange>
              </w:rPr>
              <w:pPrChange w:id="7936" w:author="Hervé Monnerie" w:date="2014-06-25T10:26:00Z">
                <w:pPr>
                  <w:outlineLvl w:val="0"/>
                </w:pPr>
              </w:pPrChange>
            </w:pPr>
            <w:ins w:id="7937" w:author="Hervé Monnerie" w:date="2014-06-25T10:26:00Z">
              <w:r w:rsidRPr="00BD57E6">
                <w:rPr>
                  <w:rFonts w:ascii="Helvetica Neue Light" w:eastAsia="Times New Roman" w:hAnsi="Helvetica Neue Light" w:cs="Times New Roman"/>
                  <w:color w:val="000000"/>
                  <w:szCs w:val="20"/>
                  <w:rPrChange w:id="7938"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939"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5A145C9A" w14:textId="77777777" w:rsidR="00BD57E6" w:rsidRPr="00BD57E6" w:rsidRDefault="00BD57E6">
            <w:pPr>
              <w:jc w:val="left"/>
              <w:outlineLvl w:val="0"/>
              <w:rPr>
                <w:ins w:id="7940" w:author="Hervé Monnerie" w:date="2014-06-25T10:26:00Z"/>
                <w:rFonts w:ascii="Helvetica Neue Light" w:eastAsia="Times New Roman" w:hAnsi="Helvetica Neue Light" w:cs="Times New Roman"/>
                <w:color w:val="000000"/>
                <w:szCs w:val="20"/>
                <w:rPrChange w:id="7941" w:author="Hervé Monnerie" w:date="2014-06-25T10:26:00Z">
                  <w:rPr>
                    <w:ins w:id="7942" w:author="Hervé Monnerie" w:date="2014-06-25T10:26:00Z"/>
                  </w:rPr>
                </w:rPrChange>
              </w:rPr>
              <w:pPrChange w:id="7943" w:author="Hervé Monnerie" w:date="2014-06-25T10:26:00Z">
                <w:pPr>
                  <w:outlineLvl w:val="0"/>
                </w:pPr>
              </w:pPrChange>
            </w:pPr>
            <w:ins w:id="7944" w:author="Hervé Monnerie" w:date="2014-06-25T10:26:00Z">
              <w:r w:rsidRPr="00BD57E6">
                <w:rPr>
                  <w:rFonts w:ascii="Helvetica Neue Light" w:eastAsia="Times New Roman" w:hAnsi="Helvetica Neue Light" w:cs="Times New Roman"/>
                  <w:color w:val="000000"/>
                  <w:szCs w:val="20"/>
                  <w:rPrChange w:id="7945"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946"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5A317608" w14:textId="77777777" w:rsidR="00BD57E6" w:rsidRPr="00BD57E6" w:rsidRDefault="00BD57E6">
            <w:pPr>
              <w:jc w:val="left"/>
              <w:outlineLvl w:val="0"/>
              <w:rPr>
                <w:ins w:id="7947" w:author="Hervé Monnerie" w:date="2014-06-25T10:26:00Z"/>
                <w:rFonts w:ascii="Helvetica Neue Light" w:eastAsia="Times New Roman" w:hAnsi="Helvetica Neue Light" w:cs="Times New Roman"/>
                <w:color w:val="000000"/>
                <w:szCs w:val="20"/>
                <w:rPrChange w:id="7948" w:author="Hervé Monnerie" w:date="2014-06-25T10:26:00Z">
                  <w:rPr>
                    <w:ins w:id="7949" w:author="Hervé Monnerie" w:date="2014-06-25T10:26:00Z"/>
                  </w:rPr>
                </w:rPrChange>
              </w:rPr>
              <w:pPrChange w:id="7950" w:author="Hervé Monnerie" w:date="2014-06-25T10:26:00Z">
                <w:pPr>
                  <w:outlineLvl w:val="0"/>
                </w:pPr>
              </w:pPrChange>
            </w:pPr>
            <w:ins w:id="7951" w:author="Hervé Monnerie" w:date="2014-06-25T10:26:00Z">
              <w:r w:rsidRPr="00BD57E6">
                <w:rPr>
                  <w:rFonts w:ascii="Helvetica Neue Light" w:eastAsia="Times New Roman" w:hAnsi="Helvetica Neue Light" w:cs="Times New Roman"/>
                  <w:color w:val="000000"/>
                  <w:szCs w:val="20"/>
                  <w:rPrChange w:id="7952" w:author="Hervé Monnerie" w:date="2014-06-25T10:26:00Z">
                    <w:rPr/>
                  </w:rPrChange>
                </w:rPr>
                <w:t> </w:t>
              </w:r>
            </w:ins>
          </w:p>
        </w:tc>
      </w:tr>
      <w:tr w:rsidR="00BD57E6" w:rsidRPr="00BD57E6" w14:paraId="4799A30D" w14:textId="77777777" w:rsidTr="00BD57E6">
        <w:trPr>
          <w:divId w:val="1776631586"/>
          <w:trHeight w:val="271"/>
          <w:ins w:id="7953" w:author="Hervé Monnerie" w:date="2014-06-25T10:26:00Z"/>
          <w:trPrChange w:id="7954"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7955"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5866178" w14:textId="77777777" w:rsidR="00BD57E6" w:rsidRPr="00BD57E6" w:rsidRDefault="00BD57E6">
            <w:pPr>
              <w:jc w:val="left"/>
              <w:outlineLvl w:val="0"/>
              <w:rPr>
                <w:ins w:id="7956" w:author="Hervé Monnerie" w:date="2014-06-25T10:26:00Z"/>
                <w:rFonts w:ascii="Helvetica Neue Light" w:eastAsia="Times New Roman" w:hAnsi="Helvetica Neue Light" w:cs="Times New Roman"/>
                <w:color w:val="000000"/>
                <w:szCs w:val="20"/>
                <w:rPrChange w:id="7957" w:author="Hervé Monnerie" w:date="2014-06-25T10:26:00Z">
                  <w:rPr>
                    <w:ins w:id="7958" w:author="Hervé Monnerie" w:date="2014-06-25T10:26:00Z"/>
                  </w:rPr>
                </w:rPrChange>
              </w:rPr>
              <w:pPrChange w:id="7959" w:author="Hervé Monnerie" w:date="2014-06-25T10:26:00Z">
                <w:pPr>
                  <w:outlineLvl w:val="0"/>
                </w:pPr>
              </w:pPrChange>
            </w:pPr>
            <w:ins w:id="7960" w:author="Hervé Monnerie" w:date="2014-06-25T10:26:00Z">
              <w:r w:rsidRPr="00BD57E6">
                <w:rPr>
                  <w:rFonts w:ascii="Helvetica Neue Light" w:eastAsia="Times New Roman" w:hAnsi="Helvetica Neue Light" w:cs="Times New Roman"/>
                  <w:color w:val="000000"/>
                  <w:szCs w:val="20"/>
                  <w:rPrChange w:id="7961" w:author="Hervé Monnerie" w:date="2014-06-25T10:26:00Z">
                    <w:rPr/>
                  </w:rPrChange>
                </w:rPr>
                <w:t>Entretien téléphonique avec le Cédant</w:t>
              </w:r>
            </w:ins>
          </w:p>
        </w:tc>
        <w:tc>
          <w:tcPr>
            <w:tcW w:w="330" w:type="dxa"/>
            <w:tcBorders>
              <w:top w:val="nil"/>
              <w:left w:val="nil"/>
              <w:bottom w:val="single" w:sz="4" w:space="0" w:color="auto"/>
              <w:right w:val="single" w:sz="4" w:space="0" w:color="auto"/>
            </w:tcBorders>
            <w:shd w:val="clear" w:color="auto" w:fill="auto"/>
            <w:noWrap/>
            <w:vAlign w:val="bottom"/>
            <w:hideMark/>
            <w:tcPrChange w:id="7962"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6F5620F7" w14:textId="77777777" w:rsidR="00BD57E6" w:rsidRPr="00BD57E6" w:rsidRDefault="00BD57E6">
            <w:pPr>
              <w:jc w:val="center"/>
              <w:outlineLvl w:val="0"/>
              <w:rPr>
                <w:ins w:id="7963" w:author="Hervé Monnerie" w:date="2014-06-25T10:26:00Z"/>
                <w:rFonts w:ascii="Helvetica Neue Light" w:eastAsia="Times New Roman" w:hAnsi="Helvetica Neue Light" w:cs="Times New Roman"/>
                <w:color w:val="000000"/>
                <w:szCs w:val="20"/>
                <w:rPrChange w:id="7964" w:author="Hervé Monnerie" w:date="2014-06-25T10:26:00Z">
                  <w:rPr>
                    <w:ins w:id="7965" w:author="Hervé Monnerie" w:date="2014-06-25T10:26:00Z"/>
                  </w:rPr>
                </w:rPrChange>
              </w:rPr>
              <w:pPrChange w:id="7966" w:author="Hervé Monnerie" w:date="2014-06-25T10:26:00Z">
                <w:pPr>
                  <w:outlineLvl w:val="0"/>
                </w:pPr>
              </w:pPrChange>
            </w:pPr>
            <w:ins w:id="7967" w:author="Hervé Monnerie" w:date="2014-06-25T10:26:00Z">
              <w:r w:rsidRPr="00BD57E6">
                <w:rPr>
                  <w:rFonts w:ascii="Helvetica Neue Light" w:eastAsia="Times New Roman" w:hAnsi="Helvetica Neue Light" w:cs="Times New Roman"/>
                  <w:color w:val="000000"/>
                  <w:szCs w:val="20"/>
                  <w:rPrChange w:id="7968"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969"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563BA4E8" w14:textId="77777777" w:rsidR="00BD57E6" w:rsidRPr="00BD57E6" w:rsidRDefault="00BD57E6">
            <w:pPr>
              <w:jc w:val="left"/>
              <w:outlineLvl w:val="0"/>
              <w:rPr>
                <w:ins w:id="7970" w:author="Hervé Monnerie" w:date="2014-06-25T10:26:00Z"/>
                <w:rFonts w:ascii="Helvetica Neue Light" w:eastAsia="Times New Roman" w:hAnsi="Helvetica Neue Light" w:cs="Times New Roman"/>
                <w:color w:val="000000"/>
                <w:szCs w:val="20"/>
                <w:rPrChange w:id="7971" w:author="Hervé Monnerie" w:date="2014-06-25T10:26:00Z">
                  <w:rPr>
                    <w:ins w:id="7972" w:author="Hervé Monnerie" w:date="2014-06-25T10:26:00Z"/>
                  </w:rPr>
                </w:rPrChange>
              </w:rPr>
              <w:pPrChange w:id="7973" w:author="Hervé Monnerie" w:date="2014-06-25T10:26:00Z">
                <w:pPr>
                  <w:jc w:val="center"/>
                  <w:outlineLvl w:val="0"/>
                </w:pPr>
              </w:pPrChange>
            </w:pPr>
            <w:ins w:id="7974" w:author="Hervé Monnerie" w:date="2014-06-25T10:26:00Z">
              <w:r w:rsidRPr="00BD57E6">
                <w:rPr>
                  <w:rFonts w:ascii="Helvetica Neue Light" w:eastAsia="Times New Roman" w:hAnsi="Helvetica Neue Light" w:cs="Times New Roman"/>
                  <w:color w:val="000000"/>
                  <w:szCs w:val="20"/>
                  <w:rPrChange w:id="7975" w:author="Hervé Monnerie" w:date="2014-06-25T10:26:00Z">
                    <w:rPr/>
                  </w:rPrChange>
                </w:rPr>
                <w:t>M</w:t>
              </w:r>
            </w:ins>
          </w:p>
        </w:tc>
        <w:tc>
          <w:tcPr>
            <w:tcW w:w="1187" w:type="dxa"/>
            <w:tcBorders>
              <w:top w:val="nil"/>
              <w:left w:val="nil"/>
              <w:bottom w:val="single" w:sz="4" w:space="0" w:color="auto"/>
              <w:right w:val="single" w:sz="4" w:space="0" w:color="auto"/>
            </w:tcBorders>
            <w:shd w:val="clear" w:color="000000" w:fill="DCE6F1"/>
            <w:noWrap/>
            <w:vAlign w:val="bottom"/>
            <w:hideMark/>
            <w:tcPrChange w:id="7976" w:author="Hervé Monnerie" w:date="2014-06-25T10:28:00Z">
              <w:tcPr>
                <w:tcW w:w="1150" w:type="dxa"/>
                <w:tcBorders>
                  <w:top w:val="nil"/>
                  <w:left w:val="nil"/>
                  <w:bottom w:val="single" w:sz="4" w:space="0" w:color="auto"/>
                  <w:right w:val="single" w:sz="4" w:space="0" w:color="auto"/>
                </w:tcBorders>
                <w:shd w:val="clear" w:color="000000" w:fill="DCE6F1"/>
                <w:noWrap/>
                <w:vAlign w:val="bottom"/>
                <w:hideMark/>
              </w:tcPr>
            </w:tcPrChange>
          </w:tcPr>
          <w:p w14:paraId="493237D1" w14:textId="77777777" w:rsidR="00BD57E6" w:rsidRPr="00BD57E6" w:rsidRDefault="00BD57E6" w:rsidP="00BD57E6">
            <w:pPr>
              <w:jc w:val="left"/>
              <w:outlineLvl w:val="0"/>
              <w:rPr>
                <w:ins w:id="7977" w:author="Hervé Monnerie" w:date="2014-06-25T10:26:00Z"/>
                <w:rFonts w:ascii="Helvetica Neue Light" w:eastAsia="Times New Roman" w:hAnsi="Helvetica Neue Light" w:cs="Times New Roman"/>
                <w:color w:val="000000"/>
                <w:szCs w:val="20"/>
                <w:rPrChange w:id="7978" w:author="Hervé Monnerie" w:date="2014-06-25T10:26:00Z">
                  <w:rPr>
                    <w:ins w:id="7979" w:author="Hervé Monnerie" w:date="2014-06-25T10:26:00Z"/>
                  </w:rPr>
                </w:rPrChange>
              </w:rPr>
            </w:pPr>
            <w:ins w:id="7980" w:author="Hervé Monnerie" w:date="2014-06-25T10:26:00Z">
              <w:r w:rsidRPr="00BD57E6">
                <w:rPr>
                  <w:rFonts w:ascii="Helvetica Neue Light" w:eastAsia="Times New Roman" w:hAnsi="Helvetica Neue Light" w:cs="Times New Roman"/>
                  <w:color w:val="000000"/>
                  <w:szCs w:val="20"/>
                  <w:rPrChange w:id="7981"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7982"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2694171B" w14:textId="77777777" w:rsidR="00BD57E6" w:rsidRPr="00BD57E6" w:rsidRDefault="00BD57E6">
            <w:pPr>
              <w:jc w:val="left"/>
              <w:outlineLvl w:val="0"/>
              <w:rPr>
                <w:ins w:id="7983" w:author="Hervé Monnerie" w:date="2014-06-25T10:26:00Z"/>
                <w:rFonts w:ascii="Helvetica Neue Light" w:eastAsia="Times New Roman" w:hAnsi="Helvetica Neue Light" w:cs="Times New Roman"/>
                <w:color w:val="000000"/>
                <w:szCs w:val="20"/>
                <w:rPrChange w:id="7984" w:author="Hervé Monnerie" w:date="2014-06-25T10:26:00Z">
                  <w:rPr>
                    <w:ins w:id="7985" w:author="Hervé Monnerie" w:date="2014-06-25T10:26:00Z"/>
                  </w:rPr>
                </w:rPrChange>
              </w:rPr>
              <w:pPrChange w:id="7986" w:author="Hervé Monnerie" w:date="2014-06-25T10:26:00Z">
                <w:pPr>
                  <w:outlineLvl w:val="0"/>
                </w:pPr>
              </w:pPrChange>
            </w:pPr>
            <w:ins w:id="7987" w:author="Hervé Monnerie" w:date="2014-06-25T10:26:00Z">
              <w:r w:rsidRPr="00BD57E6">
                <w:rPr>
                  <w:rFonts w:ascii="Helvetica Neue Light" w:eastAsia="Times New Roman" w:hAnsi="Helvetica Neue Light" w:cs="Times New Roman"/>
                  <w:color w:val="000000"/>
                  <w:szCs w:val="20"/>
                  <w:rPrChange w:id="7988"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7989"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1A4739E8" w14:textId="77777777" w:rsidR="00BD57E6" w:rsidRPr="00BD57E6" w:rsidRDefault="00BD57E6">
            <w:pPr>
              <w:jc w:val="left"/>
              <w:outlineLvl w:val="0"/>
              <w:rPr>
                <w:ins w:id="7990" w:author="Hervé Monnerie" w:date="2014-06-25T10:26:00Z"/>
                <w:rFonts w:ascii="Helvetica Neue Light" w:eastAsia="Times New Roman" w:hAnsi="Helvetica Neue Light" w:cs="Times New Roman"/>
                <w:color w:val="000000"/>
                <w:szCs w:val="20"/>
                <w:rPrChange w:id="7991" w:author="Hervé Monnerie" w:date="2014-06-25T10:26:00Z">
                  <w:rPr>
                    <w:ins w:id="7992" w:author="Hervé Monnerie" w:date="2014-06-25T10:26:00Z"/>
                  </w:rPr>
                </w:rPrChange>
              </w:rPr>
              <w:pPrChange w:id="7993" w:author="Hervé Monnerie" w:date="2014-06-25T10:26:00Z">
                <w:pPr>
                  <w:outlineLvl w:val="0"/>
                </w:pPr>
              </w:pPrChange>
            </w:pPr>
            <w:ins w:id="7994" w:author="Hervé Monnerie" w:date="2014-06-25T10:26:00Z">
              <w:r w:rsidRPr="00BD57E6">
                <w:rPr>
                  <w:rFonts w:ascii="Helvetica Neue Light" w:eastAsia="Times New Roman" w:hAnsi="Helvetica Neue Light" w:cs="Times New Roman"/>
                  <w:color w:val="000000"/>
                  <w:szCs w:val="20"/>
                  <w:rPrChange w:id="7995"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7996"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39853D9E" w14:textId="77777777" w:rsidR="00BD57E6" w:rsidRPr="00BD57E6" w:rsidRDefault="00BD57E6">
            <w:pPr>
              <w:jc w:val="left"/>
              <w:outlineLvl w:val="0"/>
              <w:rPr>
                <w:ins w:id="7997" w:author="Hervé Monnerie" w:date="2014-06-25T10:26:00Z"/>
                <w:rFonts w:ascii="Helvetica Neue Light" w:eastAsia="Times New Roman" w:hAnsi="Helvetica Neue Light" w:cs="Times New Roman"/>
                <w:color w:val="000000"/>
                <w:szCs w:val="20"/>
                <w:rPrChange w:id="7998" w:author="Hervé Monnerie" w:date="2014-06-25T10:26:00Z">
                  <w:rPr>
                    <w:ins w:id="7999" w:author="Hervé Monnerie" w:date="2014-06-25T10:26:00Z"/>
                  </w:rPr>
                </w:rPrChange>
              </w:rPr>
              <w:pPrChange w:id="8000" w:author="Hervé Monnerie" w:date="2014-06-25T10:26:00Z">
                <w:pPr>
                  <w:outlineLvl w:val="0"/>
                </w:pPr>
              </w:pPrChange>
            </w:pPr>
            <w:ins w:id="8001" w:author="Hervé Monnerie" w:date="2014-06-25T10:26:00Z">
              <w:r w:rsidRPr="00BD57E6">
                <w:rPr>
                  <w:rFonts w:ascii="Helvetica Neue Light" w:eastAsia="Times New Roman" w:hAnsi="Helvetica Neue Light" w:cs="Times New Roman"/>
                  <w:color w:val="000000"/>
                  <w:szCs w:val="20"/>
                  <w:rPrChange w:id="8002" w:author="Hervé Monnerie" w:date="2014-06-25T10:26:00Z">
                    <w:rPr/>
                  </w:rPrChange>
                </w:rPr>
                <w:t> </w:t>
              </w:r>
            </w:ins>
          </w:p>
        </w:tc>
      </w:tr>
      <w:tr w:rsidR="00BD57E6" w:rsidRPr="00BD57E6" w14:paraId="53291904" w14:textId="77777777" w:rsidTr="00BD57E6">
        <w:trPr>
          <w:divId w:val="1776631586"/>
          <w:trHeight w:val="271"/>
          <w:ins w:id="8003" w:author="Hervé Monnerie" w:date="2014-06-25T10:26:00Z"/>
          <w:trPrChange w:id="8004"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auto" w:fill="auto"/>
            <w:noWrap/>
            <w:vAlign w:val="bottom"/>
            <w:hideMark/>
            <w:tcPrChange w:id="8005" w:author="Hervé Monnerie" w:date="2014-06-25T10:28:00Z">
              <w:tcPr>
                <w:tcW w:w="4263"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C10FC97" w14:textId="77777777" w:rsidR="00BD57E6" w:rsidRPr="00BD57E6" w:rsidRDefault="00BD57E6">
            <w:pPr>
              <w:jc w:val="left"/>
              <w:outlineLvl w:val="0"/>
              <w:rPr>
                <w:ins w:id="8006" w:author="Hervé Monnerie" w:date="2014-06-25T10:26:00Z"/>
                <w:rFonts w:ascii="Helvetica Neue Light" w:eastAsia="Times New Roman" w:hAnsi="Helvetica Neue Light" w:cs="Times New Roman"/>
                <w:color w:val="000000"/>
                <w:szCs w:val="20"/>
                <w:rPrChange w:id="8007" w:author="Hervé Monnerie" w:date="2014-06-25T10:26:00Z">
                  <w:rPr>
                    <w:ins w:id="8008" w:author="Hervé Monnerie" w:date="2014-06-25T10:26:00Z"/>
                  </w:rPr>
                </w:rPrChange>
              </w:rPr>
              <w:pPrChange w:id="8009" w:author="Hervé Monnerie" w:date="2014-06-25T10:26:00Z">
                <w:pPr>
                  <w:outlineLvl w:val="0"/>
                </w:pPr>
              </w:pPrChange>
            </w:pPr>
            <w:ins w:id="8010" w:author="Hervé Monnerie" w:date="2014-06-25T10:26:00Z">
              <w:r w:rsidRPr="00BD57E6">
                <w:rPr>
                  <w:rFonts w:ascii="Helvetica Neue Light" w:eastAsia="Times New Roman" w:hAnsi="Helvetica Neue Light" w:cs="Times New Roman"/>
                  <w:color w:val="000000"/>
                  <w:szCs w:val="20"/>
                  <w:rPrChange w:id="8011" w:author="Hervé Monnerie" w:date="2014-06-25T10:26:00Z">
                    <w:rPr/>
                  </w:rPrChange>
                </w:rPr>
                <w:t>Détermination ligne d'engagement</w:t>
              </w:r>
            </w:ins>
          </w:p>
        </w:tc>
        <w:tc>
          <w:tcPr>
            <w:tcW w:w="330" w:type="dxa"/>
            <w:tcBorders>
              <w:top w:val="nil"/>
              <w:left w:val="nil"/>
              <w:bottom w:val="single" w:sz="4" w:space="0" w:color="auto"/>
              <w:right w:val="single" w:sz="4" w:space="0" w:color="auto"/>
            </w:tcBorders>
            <w:shd w:val="clear" w:color="auto" w:fill="auto"/>
            <w:noWrap/>
            <w:vAlign w:val="bottom"/>
            <w:hideMark/>
            <w:tcPrChange w:id="8012"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62B72903" w14:textId="77777777" w:rsidR="00BD57E6" w:rsidRPr="00BD57E6" w:rsidRDefault="00BD57E6">
            <w:pPr>
              <w:jc w:val="center"/>
              <w:outlineLvl w:val="0"/>
              <w:rPr>
                <w:ins w:id="8013" w:author="Hervé Monnerie" w:date="2014-06-25T10:26:00Z"/>
                <w:rFonts w:ascii="Helvetica Neue Light" w:eastAsia="Times New Roman" w:hAnsi="Helvetica Neue Light" w:cs="Times New Roman"/>
                <w:color w:val="000000"/>
                <w:szCs w:val="20"/>
                <w:rPrChange w:id="8014" w:author="Hervé Monnerie" w:date="2014-06-25T10:26:00Z">
                  <w:rPr>
                    <w:ins w:id="8015" w:author="Hervé Monnerie" w:date="2014-06-25T10:26:00Z"/>
                  </w:rPr>
                </w:rPrChange>
              </w:rPr>
              <w:pPrChange w:id="8016" w:author="Hervé Monnerie" w:date="2014-06-25T10:26:00Z">
                <w:pPr>
                  <w:outlineLvl w:val="0"/>
                </w:pPr>
              </w:pPrChange>
            </w:pPr>
            <w:ins w:id="8017" w:author="Hervé Monnerie" w:date="2014-06-25T10:26:00Z">
              <w:r w:rsidRPr="00BD57E6">
                <w:rPr>
                  <w:rFonts w:ascii="Helvetica Neue Light" w:eastAsia="Times New Roman" w:hAnsi="Helvetica Neue Light" w:cs="Times New Roman"/>
                  <w:color w:val="000000"/>
                  <w:szCs w:val="20"/>
                  <w:rPrChange w:id="8018"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8019"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27AD312E" w14:textId="77777777" w:rsidR="00BD57E6" w:rsidRPr="00BD57E6" w:rsidRDefault="00BD57E6">
            <w:pPr>
              <w:jc w:val="left"/>
              <w:outlineLvl w:val="0"/>
              <w:rPr>
                <w:ins w:id="8020" w:author="Hervé Monnerie" w:date="2014-06-25T10:26:00Z"/>
                <w:rFonts w:ascii="Helvetica Neue Light" w:eastAsia="Times New Roman" w:hAnsi="Helvetica Neue Light" w:cs="Times New Roman"/>
                <w:color w:val="000000"/>
                <w:szCs w:val="20"/>
                <w:rPrChange w:id="8021" w:author="Hervé Monnerie" w:date="2014-06-25T10:26:00Z">
                  <w:rPr>
                    <w:ins w:id="8022" w:author="Hervé Monnerie" w:date="2014-06-25T10:26:00Z"/>
                  </w:rPr>
                </w:rPrChange>
              </w:rPr>
              <w:pPrChange w:id="8023" w:author="Hervé Monnerie" w:date="2014-06-25T10:26:00Z">
                <w:pPr>
                  <w:jc w:val="center"/>
                  <w:outlineLvl w:val="0"/>
                </w:pPr>
              </w:pPrChange>
            </w:pPr>
            <w:ins w:id="8024" w:author="Hervé Monnerie" w:date="2014-06-25T10:26:00Z">
              <w:r w:rsidRPr="00BD57E6">
                <w:rPr>
                  <w:rFonts w:ascii="Helvetica Neue Light" w:eastAsia="Times New Roman" w:hAnsi="Helvetica Neue Light" w:cs="Times New Roman"/>
                  <w:color w:val="000000"/>
                  <w:szCs w:val="20"/>
                  <w:rPrChange w:id="8025" w:author="Hervé Monnerie" w:date="2014-06-25T10:26:00Z">
                    <w:rPr/>
                  </w:rPrChange>
                </w:rPr>
                <w:t>A</w:t>
              </w:r>
            </w:ins>
          </w:p>
        </w:tc>
        <w:tc>
          <w:tcPr>
            <w:tcW w:w="1187" w:type="dxa"/>
            <w:tcBorders>
              <w:top w:val="nil"/>
              <w:left w:val="nil"/>
              <w:bottom w:val="single" w:sz="4" w:space="0" w:color="auto"/>
              <w:right w:val="single" w:sz="4" w:space="0" w:color="auto"/>
            </w:tcBorders>
            <w:shd w:val="clear" w:color="000000" w:fill="DCE6F1"/>
            <w:noWrap/>
            <w:vAlign w:val="bottom"/>
            <w:hideMark/>
            <w:tcPrChange w:id="8026" w:author="Hervé Monnerie" w:date="2014-06-25T10:28:00Z">
              <w:tcPr>
                <w:tcW w:w="1150" w:type="dxa"/>
                <w:tcBorders>
                  <w:top w:val="nil"/>
                  <w:left w:val="nil"/>
                  <w:bottom w:val="single" w:sz="4" w:space="0" w:color="auto"/>
                  <w:right w:val="single" w:sz="4" w:space="0" w:color="auto"/>
                </w:tcBorders>
                <w:shd w:val="clear" w:color="000000" w:fill="DCE6F1"/>
                <w:noWrap/>
                <w:vAlign w:val="bottom"/>
                <w:hideMark/>
              </w:tcPr>
            </w:tcPrChange>
          </w:tcPr>
          <w:p w14:paraId="3A448A6D" w14:textId="77777777" w:rsidR="00BD57E6" w:rsidRPr="00BD57E6" w:rsidRDefault="00BD57E6" w:rsidP="00BD57E6">
            <w:pPr>
              <w:jc w:val="left"/>
              <w:outlineLvl w:val="0"/>
              <w:rPr>
                <w:ins w:id="8027" w:author="Hervé Monnerie" w:date="2014-06-25T10:26:00Z"/>
                <w:rFonts w:ascii="Helvetica Neue Light" w:eastAsia="Times New Roman" w:hAnsi="Helvetica Neue Light" w:cs="Times New Roman"/>
                <w:color w:val="000000"/>
                <w:szCs w:val="20"/>
                <w:rPrChange w:id="8028" w:author="Hervé Monnerie" w:date="2014-06-25T10:26:00Z">
                  <w:rPr>
                    <w:ins w:id="8029" w:author="Hervé Monnerie" w:date="2014-06-25T10:26:00Z"/>
                  </w:rPr>
                </w:rPrChange>
              </w:rPr>
            </w:pPr>
            <w:ins w:id="8030" w:author="Hervé Monnerie" w:date="2014-06-25T10:26:00Z">
              <w:r w:rsidRPr="00BD57E6">
                <w:rPr>
                  <w:rFonts w:ascii="Helvetica Neue Light" w:eastAsia="Times New Roman" w:hAnsi="Helvetica Neue Light" w:cs="Times New Roman"/>
                  <w:color w:val="000000"/>
                  <w:szCs w:val="20"/>
                  <w:rPrChange w:id="8031" w:author="Hervé Monnerie" w:date="2014-06-25T10:26:00Z">
                    <w:rPr/>
                  </w:rPrChange>
                </w:rPr>
                <w:t> </w:t>
              </w:r>
            </w:ins>
          </w:p>
        </w:tc>
        <w:tc>
          <w:tcPr>
            <w:tcW w:w="1092" w:type="dxa"/>
            <w:tcBorders>
              <w:top w:val="nil"/>
              <w:left w:val="nil"/>
              <w:bottom w:val="single" w:sz="4" w:space="0" w:color="auto"/>
              <w:right w:val="single" w:sz="4" w:space="0" w:color="auto"/>
            </w:tcBorders>
            <w:shd w:val="clear" w:color="auto" w:fill="auto"/>
            <w:noWrap/>
            <w:vAlign w:val="bottom"/>
            <w:hideMark/>
            <w:tcPrChange w:id="8032"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727F53D5" w14:textId="77777777" w:rsidR="00BD57E6" w:rsidRPr="00BD57E6" w:rsidRDefault="00BD57E6">
            <w:pPr>
              <w:jc w:val="left"/>
              <w:outlineLvl w:val="0"/>
              <w:rPr>
                <w:ins w:id="8033" w:author="Hervé Monnerie" w:date="2014-06-25T10:26:00Z"/>
                <w:rFonts w:ascii="Helvetica Neue Light" w:eastAsia="Times New Roman" w:hAnsi="Helvetica Neue Light" w:cs="Times New Roman"/>
                <w:color w:val="000000"/>
                <w:szCs w:val="20"/>
                <w:rPrChange w:id="8034" w:author="Hervé Monnerie" w:date="2014-06-25T10:26:00Z">
                  <w:rPr>
                    <w:ins w:id="8035" w:author="Hervé Monnerie" w:date="2014-06-25T10:26:00Z"/>
                  </w:rPr>
                </w:rPrChange>
              </w:rPr>
              <w:pPrChange w:id="8036" w:author="Hervé Monnerie" w:date="2014-06-25T10:26:00Z">
                <w:pPr>
                  <w:outlineLvl w:val="0"/>
                </w:pPr>
              </w:pPrChange>
            </w:pPr>
            <w:ins w:id="8037" w:author="Hervé Monnerie" w:date="2014-06-25T10:26:00Z">
              <w:r w:rsidRPr="00BD57E6">
                <w:rPr>
                  <w:rFonts w:ascii="Helvetica Neue Light" w:eastAsia="Times New Roman" w:hAnsi="Helvetica Neue Light" w:cs="Times New Roman"/>
                  <w:color w:val="000000"/>
                  <w:szCs w:val="20"/>
                  <w:rPrChange w:id="8038"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8039"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19C00339" w14:textId="77777777" w:rsidR="00BD57E6" w:rsidRPr="00BD57E6" w:rsidRDefault="00BD57E6">
            <w:pPr>
              <w:jc w:val="left"/>
              <w:outlineLvl w:val="0"/>
              <w:rPr>
                <w:ins w:id="8040" w:author="Hervé Monnerie" w:date="2014-06-25T10:26:00Z"/>
                <w:rFonts w:ascii="Helvetica Neue Light" w:eastAsia="Times New Roman" w:hAnsi="Helvetica Neue Light" w:cs="Times New Roman"/>
                <w:color w:val="000000"/>
                <w:szCs w:val="20"/>
                <w:rPrChange w:id="8041" w:author="Hervé Monnerie" w:date="2014-06-25T10:26:00Z">
                  <w:rPr>
                    <w:ins w:id="8042" w:author="Hervé Monnerie" w:date="2014-06-25T10:26:00Z"/>
                  </w:rPr>
                </w:rPrChange>
              </w:rPr>
              <w:pPrChange w:id="8043" w:author="Hervé Monnerie" w:date="2014-06-25T10:26:00Z">
                <w:pPr>
                  <w:outlineLvl w:val="0"/>
                </w:pPr>
              </w:pPrChange>
            </w:pPr>
            <w:ins w:id="8044" w:author="Hervé Monnerie" w:date="2014-06-25T10:26:00Z">
              <w:r w:rsidRPr="00BD57E6">
                <w:rPr>
                  <w:rFonts w:ascii="Helvetica Neue Light" w:eastAsia="Times New Roman" w:hAnsi="Helvetica Neue Light" w:cs="Times New Roman"/>
                  <w:color w:val="000000"/>
                  <w:szCs w:val="20"/>
                  <w:rPrChange w:id="8045" w:author="Hervé Monnerie" w:date="2014-06-25T10:26:00Z">
                    <w:rPr/>
                  </w:rPrChange>
                </w:rPr>
                <w:t> </w:t>
              </w:r>
            </w:ins>
          </w:p>
        </w:tc>
        <w:tc>
          <w:tcPr>
            <w:tcW w:w="1438" w:type="dxa"/>
            <w:tcBorders>
              <w:top w:val="nil"/>
              <w:left w:val="nil"/>
              <w:bottom w:val="single" w:sz="4" w:space="0" w:color="auto"/>
              <w:right w:val="single" w:sz="4" w:space="0" w:color="auto"/>
            </w:tcBorders>
            <w:shd w:val="clear" w:color="auto" w:fill="auto"/>
            <w:noWrap/>
            <w:vAlign w:val="bottom"/>
            <w:hideMark/>
            <w:tcPrChange w:id="8046"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76486A76" w14:textId="77777777" w:rsidR="00BD57E6" w:rsidRPr="00BD57E6" w:rsidRDefault="00BD57E6">
            <w:pPr>
              <w:jc w:val="left"/>
              <w:outlineLvl w:val="0"/>
              <w:rPr>
                <w:ins w:id="8047" w:author="Hervé Monnerie" w:date="2014-06-25T10:26:00Z"/>
                <w:rFonts w:ascii="Helvetica Neue Light" w:eastAsia="Times New Roman" w:hAnsi="Helvetica Neue Light" w:cs="Times New Roman"/>
                <w:color w:val="000000"/>
                <w:szCs w:val="20"/>
                <w:rPrChange w:id="8048" w:author="Hervé Monnerie" w:date="2014-06-25T10:26:00Z">
                  <w:rPr>
                    <w:ins w:id="8049" w:author="Hervé Monnerie" w:date="2014-06-25T10:26:00Z"/>
                  </w:rPr>
                </w:rPrChange>
              </w:rPr>
              <w:pPrChange w:id="8050" w:author="Hervé Monnerie" w:date="2014-06-25T10:26:00Z">
                <w:pPr>
                  <w:outlineLvl w:val="0"/>
                </w:pPr>
              </w:pPrChange>
            </w:pPr>
            <w:ins w:id="8051" w:author="Hervé Monnerie" w:date="2014-06-25T10:26:00Z">
              <w:r w:rsidRPr="00BD57E6">
                <w:rPr>
                  <w:rFonts w:ascii="Helvetica Neue Light" w:eastAsia="Times New Roman" w:hAnsi="Helvetica Neue Light" w:cs="Times New Roman"/>
                  <w:color w:val="000000"/>
                  <w:szCs w:val="20"/>
                  <w:rPrChange w:id="8052" w:author="Hervé Monnerie" w:date="2014-06-25T10:26:00Z">
                    <w:rPr/>
                  </w:rPrChange>
                </w:rPr>
                <w:t> </w:t>
              </w:r>
            </w:ins>
          </w:p>
        </w:tc>
      </w:tr>
      <w:tr w:rsidR="00BD57E6" w:rsidRPr="00BD57E6" w14:paraId="433F057D" w14:textId="77777777" w:rsidTr="00BD57E6">
        <w:trPr>
          <w:divId w:val="1776631586"/>
          <w:trHeight w:val="271"/>
          <w:ins w:id="8053" w:author="Hervé Monnerie" w:date="2014-06-25T10:26:00Z"/>
          <w:trPrChange w:id="8054" w:author="Hervé Monnerie" w:date="2014-06-25T10:28:00Z">
            <w:trPr>
              <w:divId w:val="1776631586"/>
              <w:trHeight w:val="279"/>
            </w:trPr>
          </w:trPrChange>
        </w:trPr>
        <w:tc>
          <w:tcPr>
            <w:tcW w:w="4054" w:type="dxa"/>
            <w:tcBorders>
              <w:top w:val="nil"/>
              <w:left w:val="single" w:sz="4" w:space="0" w:color="auto"/>
              <w:bottom w:val="single" w:sz="4" w:space="0" w:color="auto"/>
              <w:right w:val="single" w:sz="4" w:space="0" w:color="auto"/>
            </w:tcBorders>
            <w:shd w:val="clear" w:color="000000" w:fill="1F497D"/>
            <w:noWrap/>
            <w:vAlign w:val="bottom"/>
            <w:hideMark/>
            <w:tcPrChange w:id="8055" w:author="Hervé Monnerie" w:date="2014-06-25T10:28:00Z">
              <w:tcPr>
                <w:tcW w:w="4263" w:type="dxa"/>
                <w:tcBorders>
                  <w:top w:val="nil"/>
                  <w:left w:val="single" w:sz="4" w:space="0" w:color="auto"/>
                  <w:bottom w:val="single" w:sz="4" w:space="0" w:color="auto"/>
                  <w:right w:val="single" w:sz="4" w:space="0" w:color="auto"/>
                </w:tcBorders>
                <w:shd w:val="clear" w:color="000000" w:fill="1F497D"/>
                <w:noWrap/>
                <w:vAlign w:val="bottom"/>
                <w:hideMark/>
              </w:tcPr>
            </w:tcPrChange>
          </w:tcPr>
          <w:p w14:paraId="6AB19ADF" w14:textId="77777777" w:rsidR="00BD57E6" w:rsidRPr="00BD57E6" w:rsidRDefault="00BD57E6">
            <w:pPr>
              <w:jc w:val="left"/>
              <w:rPr>
                <w:ins w:id="8056" w:author="Hervé Monnerie" w:date="2014-06-25T10:26:00Z"/>
                <w:rFonts w:ascii="Helvetica Neue Light" w:eastAsia="Times New Roman" w:hAnsi="Helvetica Neue Light" w:cs="Times New Roman"/>
                <w:color w:val="FFFFFF"/>
                <w:szCs w:val="20"/>
                <w:rPrChange w:id="8057" w:author="Hervé Monnerie" w:date="2014-06-25T10:26:00Z">
                  <w:rPr>
                    <w:ins w:id="8058" w:author="Hervé Monnerie" w:date="2014-06-25T10:26:00Z"/>
                  </w:rPr>
                </w:rPrChange>
              </w:rPr>
              <w:pPrChange w:id="8059" w:author="Hervé Monnerie" w:date="2014-06-25T10:26:00Z">
                <w:pPr/>
              </w:pPrChange>
            </w:pPr>
            <w:ins w:id="8060" w:author="Hervé Monnerie" w:date="2014-06-25T10:26:00Z">
              <w:r w:rsidRPr="00BD57E6">
                <w:rPr>
                  <w:rFonts w:ascii="Helvetica Neue Light" w:eastAsia="Times New Roman" w:hAnsi="Helvetica Neue Light" w:cs="Times New Roman"/>
                  <w:color w:val="FFFFFF"/>
                  <w:szCs w:val="20"/>
                  <w:rPrChange w:id="8061" w:author="Hervé Monnerie" w:date="2014-06-25T10:26:00Z">
                    <w:rPr/>
                  </w:rPrChange>
                </w:rPr>
                <w:t>Dossier Cédant validé par Comité de Crédit</w:t>
              </w:r>
            </w:ins>
          </w:p>
        </w:tc>
        <w:tc>
          <w:tcPr>
            <w:tcW w:w="330" w:type="dxa"/>
            <w:tcBorders>
              <w:top w:val="nil"/>
              <w:left w:val="nil"/>
              <w:bottom w:val="single" w:sz="4" w:space="0" w:color="auto"/>
              <w:right w:val="single" w:sz="4" w:space="0" w:color="auto"/>
            </w:tcBorders>
            <w:shd w:val="clear" w:color="auto" w:fill="auto"/>
            <w:noWrap/>
            <w:vAlign w:val="bottom"/>
            <w:hideMark/>
            <w:tcPrChange w:id="8062" w:author="Hervé Monnerie" w:date="2014-06-25T10:28:00Z">
              <w:tcPr>
                <w:tcW w:w="348" w:type="dxa"/>
                <w:tcBorders>
                  <w:top w:val="nil"/>
                  <w:left w:val="nil"/>
                  <w:bottom w:val="single" w:sz="4" w:space="0" w:color="auto"/>
                  <w:right w:val="single" w:sz="4" w:space="0" w:color="auto"/>
                </w:tcBorders>
                <w:shd w:val="clear" w:color="auto" w:fill="auto"/>
                <w:noWrap/>
                <w:vAlign w:val="bottom"/>
                <w:hideMark/>
              </w:tcPr>
            </w:tcPrChange>
          </w:tcPr>
          <w:p w14:paraId="3A8F56D9" w14:textId="77777777" w:rsidR="00BD57E6" w:rsidRPr="00BD57E6" w:rsidRDefault="00BD57E6">
            <w:pPr>
              <w:jc w:val="center"/>
              <w:rPr>
                <w:ins w:id="8063" w:author="Hervé Monnerie" w:date="2014-06-25T10:26:00Z"/>
                <w:rFonts w:ascii="Helvetica Neue Light" w:eastAsia="Times New Roman" w:hAnsi="Helvetica Neue Light" w:cs="Times New Roman"/>
                <w:color w:val="000000"/>
                <w:szCs w:val="20"/>
                <w:rPrChange w:id="8064" w:author="Hervé Monnerie" w:date="2014-06-25T10:26:00Z">
                  <w:rPr>
                    <w:ins w:id="8065" w:author="Hervé Monnerie" w:date="2014-06-25T10:26:00Z"/>
                  </w:rPr>
                </w:rPrChange>
              </w:rPr>
              <w:pPrChange w:id="8066" w:author="Hervé Monnerie" w:date="2014-06-25T10:26:00Z">
                <w:pPr/>
              </w:pPrChange>
            </w:pPr>
            <w:ins w:id="8067" w:author="Hervé Monnerie" w:date="2014-06-25T10:26:00Z">
              <w:r w:rsidRPr="00BD57E6">
                <w:rPr>
                  <w:rFonts w:ascii="Helvetica Neue Light" w:eastAsia="Times New Roman" w:hAnsi="Helvetica Neue Light" w:cs="Times New Roman"/>
                  <w:color w:val="000000"/>
                  <w:szCs w:val="20"/>
                  <w:rPrChange w:id="8068"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8069"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280383A6" w14:textId="77777777" w:rsidR="00BD57E6" w:rsidRPr="00BD57E6" w:rsidRDefault="00BD57E6">
            <w:pPr>
              <w:jc w:val="left"/>
              <w:rPr>
                <w:ins w:id="8070" w:author="Hervé Monnerie" w:date="2014-06-25T10:26:00Z"/>
                <w:rFonts w:ascii="Helvetica Neue Light" w:eastAsia="Times New Roman" w:hAnsi="Helvetica Neue Light" w:cs="Times New Roman"/>
                <w:color w:val="000000"/>
                <w:szCs w:val="20"/>
                <w:rPrChange w:id="8071" w:author="Hervé Monnerie" w:date="2014-06-25T10:26:00Z">
                  <w:rPr>
                    <w:ins w:id="8072" w:author="Hervé Monnerie" w:date="2014-06-25T10:26:00Z"/>
                  </w:rPr>
                </w:rPrChange>
              </w:rPr>
              <w:pPrChange w:id="8073" w:author="Hervé Monnerie" w:date="2014-06-25T10:26:00Z">
                <w:pPr>
                  <w:jc w:val="center"/>
                </w:pPr>
              </w:pPrChange>
            </w:pPr>
            <w:ins w:id="8074" w:author="Hervé Monnerie" w:date="2014-06-25T10:26:00Z">
              <w:r w:rsidRPr="00BD57E6">
                <w:rPr>
                  <w:rFonts w:ascii="Helvetica Neue Light" w:eastAsia="Times New Roman" w:hAnsi="Helvetica Neue Light" w:cs="Times New Roman"/>
                  <w:color w:val="000000"/>
                  <w:szCs w:val="20"/>
                  <w:rPrChange w:id="8075" w:author="Hervé Monnerie" w:date="2014-06-25T10:26:00Z">
                    <w:rPr/>
                  </w:rPrChange>
                </w:rPr>
                <w:t> </w:t>
              </w:r>
            </w:ins>
          </w:p>
        </w:tc>
        <w:tc>
          <w:tcPr>
            <w:tcW w:w="1187" w:type="dxa"/>
            <w:tcBorders>
              <w:top w:val="nil"/>
              <w:left w:val="nil"/>
              <w:bottom w:val="single" w:sz="4" w:space="0" w:color="auto"/>
              <w:right w:val="single" w:sz="4" w:space="0" w:color="auto"/>
            </w:tcBorders>
            <w:shd w:val="clear" w:color="000000" w:fill="1F497D"/>
            <w:noWrap/>
            <w:vAlign w:val="bottom"/>
            <w:hideMark/>
            <w:tcPrChange w:id="8076" w:author="Hervé Monnerie" w:date="2014-06-25T10:28:00Z">
              <w:tcPr>
                <w:tcW w:w="1150" w:type="dxa"/>
                <w:tcBorders>
                  <w:top w:val="nil"/>
                  <w:left w:val="nil"/>
                  <w:bottom w:val="single" w:sz="4" w:space="0" w:color="auto"/>
                  <w:right w:val="single" w:sz="4" w:space="0" w:color="auto"/>
                </w:tcBorders>
                <w:shd w:val="clear" w:color="000000" w:fill="1F497D"/>
                <w:noWrap/>
                <w:vAlign w:val="bottom"/>
                <w:hideMark/>
              </w:tcPr>
            </w:tcPrChange>
          </w:tcPr>
          <w:p w14:paraId="29DE2F5A" w14:textId="77777777" w:rsidR="00BD57E6" w:rsidRPr="00BD57E6" w:rsidRDefault="00BD57E6">
            <w:pPr>
              <w:jc w:val="center"/>
              <w:rPr>
                <w:ins w:id="8077" w:author="Hervé Monnerie" w:date="2014-06-25T10:26:00Z"/>
                <w:rFonts w:ascii="Helvetica Neue Light" w:eastAsia="Times New Roman" w:hAnsi="Helvetica Neue Light" w:cs="Times New Roman"/>
                <w:color w:val="FFFFFF"/>
                <w:szCs w:val="20"/>
                <w:rPrChange w:id="8078" w:author="Hervé Monnerie" w:date="2014-06-25T10:26:00Z">
                  <w:rPr>
                    <w:ins w:id="8079" w:author="Hervé Monnerie" w:date="2014-06-25T10:26:00Z"/>
                  </w:rPr>
                </w:rPrChange>
              </w:rPr>
              <w:pPrChange w:id="8080" w:author="Hervé Monnerie" w:date="2014-06-25T10:26:00Z">
                <w:pPr>
                  <w:jc w:val="left"/>
                </w:pPr>
              </w:pPrChange>
            </w:pPr>
            <w:ins w:id="8081" w:author="Hervé Monnerie" w:date="2014-06-25T10:26:00Z">
              <w:r w:rsidRPr="00BD57E6">
                <w:rPr>
                  <w:rFonts w:ascii="Helvetica Neue Light" w:eastAsia="Times New Roman" w:hAnsi="Helvetica Neue Light" w:cs="Times New Roman"/>
                  <w:color w:val="FFFFFF"/>
                  <w:szCs w:val="20"/>
                  <w:rPrChange w:id="8082" w:author="Hervé Monnerie" w:date="2014-06-25T10:26:00Z">
                    <w:rPr/>
                  </w:rPrChange>
                </w:rPr>
                <w:t> </w:t>
              </w:r>
            </w:ins>
          </w:p>
        </w:tc>
        <w:tc>
          <w:tcPr>
            <w:tcW w:w="1092" w:type="dxa"/>
            <w:tcBorders>
              <w:top w:val="nil"/>
              <w:left w:val="nil"/>
              <w:bottom w:val="single" w:sz="4" w:space="0" w:color="auto"/>
              <w:right w:val="single" w:sz="4" w:space="0" w:color="auto"/>
            </w:tcBorders>
            <w:shd w:val="clear" w:color="000000" w:fill="1F497D"/>
            <w:noWrap/>
            <w:vAlign w:val="bottom"/>
            <w:hideMark/>
            <w:tcPrChange w:id="8083" w:author="Hervé Monnerie" w:date="2014-06-25T10:28:00Z">
              <w:tcPr>
                <w:tcW w:w="1150" w:type="dxa"/>
                <w:tcBorders>
                  <w:top w:val="nil"/>
                  <w:left w:val="nil"/>
                  <w:bottom w:val="single" w:sz="4" w:space="0" w:color="auto"/>
                  <w:right w:val="single" w:sz="4" w:space="0" w:color="auto"/>
                </w:tcBorders>
                <w:shd w:val="clear" w:color="000000" w:fill="1F497D"/>
                <w:noWrap/>
                <w:vAlign w:val="bottom"/>
                <w:hideMark/>
              </w:tcPr>
            </w:tcPrChange>
          </w:tcPr>
          <w:p w14:paraId="4BCB6470" w14:textId="77777777" w:rsidR="00BD57E6" w:rsidRPr="00BD57E6" w:rsidRDefault="00BD57E6" w:rsidP="00BD57E6">
            <w:pPr>
              <w:jc w:val="center"/>
              <w:rPr>
                <w:ins w:id="8084" w:author="Hervé Monnerie" w:date="2014-06-25T10:26:00Z"/>
                <w:rFonts w:ascii="Helvetica Neue Light" w:eastAsia="Times New Roman" w:hAnsi="Helvetica Neue Light" w:cs="Times New Roman"/>
                <w:color w:val="FFFFFF"/>
                <w:szCs w:val="20"/>
                <w:rPrChange w:id="8085" w:author="Hervé Monnerie" w:date="2014-06-25T10:26:00Z">
                  <w:rPr>
                    <w:ins w:id="8086" w:author="Hervé Monnerie" w:date="2014-06-25T10:26:00Z"/>
                  </w:rPr>
                </w:rPrChange>
              </w:rPr>
            </w:pPr>
            <w:ins w:id="8087" w:author="Hervé Monnerie" w:date="2014-06-25T10:26:00Z">
              <w:r w:rsidRPr="00BD57E6">
                <w:rPr>
                  <w:rFonts w:ascii="Helvetica Neue Light" w:eastAsia="Times New Roman" w:hAnsi="Helvetica Neue Light" w:cs="Times New Roman"/>
                  <w:color w:val="FFFFFF"/>
                  <w:szCs w:val="20"/>
                  <w:rPrChange w:id="8088" w:author="Hervé Monnerie" w:date="2014-06-25T10:26:00Z">
                    <w:rPr/>
                  </w:rPrChange>
                </w:rPr>
                <w:t>Deadline</w:t>
              </w:r>
            </w:ins>
          </w:p>
        </w:tc>
        <w:tc>
          <w:tcPr>
            <w:tcW w:w="1094" w:type="dxa"/>
            <w:tcBorders>
              <w:top w:val="nil"/>
              <w:left w:val="nil"/>
              <w:bottom w:val="single" w:sz="4" w:space="0" w:color="auto"/>
              <w:right w:val="single" w:sz="4" w:space="0" w:color="auto"/>
            </w:tcBorders>
            <w:shd w:val="clear" w:color="auto" w:fill="auto"/>
            <w:noWrap/>
            <w:vAlign w:val="bottom"/>
            <w:hideMark/>
            <w:tcPrChange w:id="8089"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54D9073C" w14:textId="77777777" w:rsidR="00BD57E6" w:rsidRPr="00BD57E6" w:rsidRDefault="00BD57E6">
            <w:pPr>
              <w:jc w:val="left"/>
              <w:rPr>
                <w:ins w:id="8090" w:author="Hervé Monnerie" w:date="2014-06-25T10:26:00Z"/>
                <w:rFonts w:ascii="Helvetica Neue Light" w:eastAsia="Times New Roman" w:hAnsi="Helvetica Neue Light" w:cs="Times New Roman"/>
                <w:color w:val="000000"/>
                <w:szCs w:val="20"/>
                <w:rPrChange w:id="8091" w:author="Hervé Monnerie" w:date="2014-06-25T10:26:00Z">
                  <w:rPr>
                    <w:ins w:id="8092" w:author="Hervé Monnerie" w:date="2014-06-25T10:26:00Z"/>
                  </w:rPr>
                </w:rPrChange>
              </w:rPr>
              <w:pPrChange w:id="8093" w:author="Hervé Monnerie" w:date="2014-06-25T10:26:00Z">
                <w:pPr>
                  <w:jc w:val="center"/>
                </w:pPr>
              </w:pPrChange>
            </w:pPr>
            <w:ins w:id="8094" w:author="Hervé Monnerie" w:date="2014-06-25T10:26:00Z">
              <w:r w:rsidRPr="00BD57E6">
                <w:rPr>
                  <w:rFonts w:ascii="Helvetica Neue Light" w:eastAsia="Times New Roman" w:hAnsi="Helvetica Neue Light" w:cs="Times New Roman"/>
                  <w:color w:val="000000"/>
                  <w:szCs w:val="20"/>
                  <w:rPrChange w:id="8095" w:author="Hervé Monnerie" w:date="2014-06-25T10:26:00Z">
                    <w:rPr/>
                  </w:rPrChange>
                </w:rPr>
                <w:t>Deadline</w:t>
              </w:r>
            </w:ins>
          </w:p>
        </w:tc>
        <w:tc>
          <w:tcPr>
            <w:tcW w:w="1438" w:type="dxa"/>
            <w:tcBorders>
              <w:top w:val="nil"/>
              <w:left w:val="nil"/>
              <w:bottom w:val="single" w:sz="4" w:space="0" w:color="auto"/>
              <w:right w:val="single" w:sz="4" w:space="0" w:color="auto"/>
            </w:tcBorders>
            <w:shd w:val="clear" w:color="auto" w:fill="auto"/>
            <w:noWrap/>
            <w:vAlign w:val="bottom"/>
            <w:hideMark/>
            <w:tcPrChange w:id="8096" w:author="Hervé Monnerie" w:date="2014-06-25T10:28:00Z">
              <w:tcPr>
                <w:tcW w:w="1513" w:type="dxa"/>
                <w:tcBorders>
                  <w:top w:val="nil"/>
                  <w:left w:val="nil"/>
                  <w:bottom w:val="single" w:sz="4" w:space="0" w:color="auto"/>
                  <w:right w:val="single" w:sz="4" w:space="0" w:color="auto"/>
                </w:tcBorders>
                <w:shd w:val="clear" w:color="auto" w:fill="auto"/>
                <w:noWrap/>
                <w:vAlign w:val="bottom"/>
                <w:hideMark/>
              </w:tcPr>
            </w:tcPrChange>
          </w:tcPr>
          <w:p w14:paraId="24F76DE1" w14:textId="77777777" w:rsidR="00BD57E6" w:rsidRPr="00BD57E6" w:rsidRDefault="00BD57E6" w:rsidP="00BD57E6">
            <w:pPr>
              <w:jc w:val="left"/>
              <w:rPr>
                <w:ins w:id="8097" w:author="Hervé Monnerie" w:date="2014-06-25T10:26:00Z"/>
                <w:rFonts w:ascii="Helvetica Neue Light" w:eastAsia="Times New Roman" w:hAnsi="Helvetica Neue Light" w:cs="Times New Roman"/>
                <w:color w:val="000000"/>
                <w:szCs w:val="20"/>
                <w:rPrChange w:id="8098" w:author="Hervé Monnerie" w:date="2014-06-25T10:26:00Z">
                  <w:rPr>
                    <w:ins w:id="8099" w:author="Hervé Monnerie" w:date="2014-06-25T10:26:00Z"/>
                  </w:rPr>
                </w:rPrChange>
              </w:rPr>
            </w:pPr>
            <w:ins w:id="8100" w:author="Hervé Monnerie" w:date="2014-06-25T10:26:00Z">
              <w:r w:rsidRPr="00BD57E6">
                <w:rPr>
                  <w:rFonts w:ascii="Helvetica Neue Light" w:eastAsia="Times New Roman" w:hAnsi="Helvetica Neue Light" w:cs="Times New Roman"/>
                  <w:color w:val="000000"/>
                  <w:szCs w:val="20"/>
                  <w:rPrChange w:id="8101" w:author="Hervé Monnerie" w:date="2014-06-25T10:26:00Z">
                    <w:rPr/>
                  </w:rPrChange>
                </w:rPr>
                <w:t> </w:t>
              </w:r>
            </w:ins>
          </w:p>
        </w:tc>
      </w:tr>
      <w:tr w:rsidR="00BD57E6" w:rsidRPr="00BD57E6" w14:paraId="22851594" w14:textId="77777777" w:rsidTr="00BD57E6">
        <w:trPr>
          <w:divId w:val="1776631586"/>
          <w:trHeight w:val="271"/>
          <w:ins w:id="8102" w:author="Hervé Monnerie" w:date="2014-06-25T10:26:00Z"/>
          <w:trPrChange w:id="8103" w:author="Hervé Monnerie" w:date="2014-06-25T10:28:00Z">
            <w:trPr>
              <w:divId w:val="1776631586"/>
              <w:trHeight w:val="279"/>
            </w:trPr>
          </w:trPrChange>
        </w:trPr>
        <w:tc>
          <w:tcPr>
            <w:tcW w:w="4054" w:type="dxa"/>
            <w:tcBorders>
              <w:top w:val="nil"/>
              <w:left w:val="nil"/>
              <w:bottom w:val="nil"/>
              <w:right w:val="nil"/>
            </w:tcBorders>
            <w:shd w:val="clear" w:color="000000" w:fill="1F497D"/>
            <w:noWrap/>
            <w:vAlign w:val="bottom"/>
            <w:hideMark/>
            <w:tcPrChange w:id="8104" w:author="Hervé Monnerie" w:date="2014-06-25T10:28:00Z">
              <w:tcPr>
                <w:tcW w:w="4263" w:type="dxa"/>
                <w:tcBorders>
                  <w:top w:val="nil"/>
                  <w:left w:val="nil"/>
                  <w:bottom w:val="nil"/>
                  <w:right w:val="nil"/>
                </w:tcBorders>
                <w:shd w:val="clear" w:color="000000" w:fill="1F497D"/>
                <w:noWrap/>
                <w:vAlign w:val="bottom"/>
                <w:hideMark/>
              </w:tcPr>
            </w:tcPrChange>
          </w:tcPr>
          <w:p w14:paraId="63C26174" w14:textId="77777777" w:rsidR="00BD57E6" w:rsidRPr="00BD57E6" w:rsidRDefault="00BD57E6">
            <w:pPr>
              <w:jc w:val="left"/>
              <w:rPr>
                <w:ins w:id="8105" w:author="Hervé Monnerie" w:date="2014-06-25T10:26:00Z"/>
                <w:rFonts w:ascii="Helvetica Neue Light" w:eastAsia="Times New Roman" w:hAnsi="Helvetica Neue Light" w:cs="Times New Roman"/>
                <w:color w:val="FFFFFF"/>
                <w:szCs w:val="20"/>
                <w:rPrChange w:id="8106" w:author="Hervé Monnerie" w:date="2014-06-25T10:26:00Z">
                  <w:rPr>
                    <w:ins w:id="8107" w:author="Hervé Monnerie" w:date="2014-06-25T10:26:00Z"/>
                  </w:rPr>
                </w:rPrChange>
              </w:rPr>
              <w:pPrChange w:id="8108" w:author="Hervé Monnerie" w:date="2014-06-25T10:26:00Z">
                <w:pPr/>
              </w:pPrChange>
            </w:pPr>
            <w:ins w:id="8109" w:author="Hervé Monnerie" w:date="2014-06-25T10:26:00Z">
              <w:r w:rsidRPr="00BD57E6">
                <w:rPr>
                  <w:rFonts w:ascii="Helvetica Neue Light" w:eastAsia="Times New Roman" w:hAnsi="Helvetica Neue Light" w:cs="Times New Roman"/>
                  <w:color w:val="FFFFFF"/>
                  <w:szCs w:val="20"/>
                  <w:rPrChange w:id="8110" w:author="Hervé Monnerie" w:date="2014-06-25T10:26:00Z">
                    <w:rPr/>
                  </w:rPrChange>
                </w:rPr>
                <w:t>Notification de la validation au Cédant</w:t>
              </w:r>
            </w:ins>
          </w:p>
        </w:tc>
        <w:tc>
          <w:tcPr>
            <w:tcW w:w="330" w:type="dxa"/>
            <w:tcBorders>
              <w:top w:val="nil"/>
              <w:left w:val="nil"/>
              <w:bottom w:val="nil"/>
              <w:right w:val="nil"/>
            </w:tcBorders>
            <w:shd w:val="clear" w:color="auto" w:fill="auto"/>
            <w:noWrap/>
            <w:vAlign w:val="bottom"/>
            <w:hideMark/>
            <w:tcPrChange w:id="8111" w:author="Hervé Monnerie" w:date="2014-06-25T10:28:00Z">
              <w:tcPr>
                <w:tcW w:w="348" w:type="dxa"/>
                <w:tcBorders>
                  <w:top w:val="nil"/>
                  <w:left w:val="nil"/>
                  <w:bottom w:val="nil"/>
                  <w:right w:val="nil"/>
                </w:tcBorders>
                <w:shd w:val="clear" w:color="auto" w:fill="auto"/>
                <w:noWrap/>
                <w:vAlign w:val="bottom"/>
                <w:hideMark/>
              </w:tcPr>
            </w:tcPrChange>
          </w:tcPr>
          <w:p w14:paraId="33217F33" w14:textId="77777777" w:rsidR="00BD57E6" w:rsidRPr="00BD57E6" w:rsidRDefault="00BD57E6">
            <w:pPr>
              <w:jc w:val="center"/>
              <w:rPr>
                <w:ins w:id="8112" w:author="Hervé Monnerie" w:date="2014-06-25T10:26:00Z"/>
                <w:rFonts w:ascii="Helvetica Neue Light" w:eastAsia="Times New Roman" w:hAnsi="Helvetica Neue Light" w:cs="Times New Roman"/>
                <w:color w:val="000000"/>
                <w:szCs w:val="20"/>
                <w:rPrChange w:id="8113" w:author="Hervé Monnerie" w:date="2014-06-25T10:26:00Z">
                  <w:rPr>
                    <w:ins w:id="8114" w:author="Hervé Monnerie" w:date="2014-06-25T10:26:00Z"/>
                  </w:rPr>
                </w:rPrChange>
              </w:rPr>
              <w:pPrChange w:id="8115" w:author="Hervé Monnerie" w:date="2014-06-25T10:26:00Z">
                <w:pPr/>
              </w:pPrChange>
            </w:pPr>
            <w:ins w:id="8116" w:author="Hervé Monnerie" w:date="2014-06-25T10:26:00Z">
              <w:r w:rsidRPr="00BD57E6">
                <w:rPr>
                  <w:rFonts w:ascii="Helvetica Neue Light" w:eastAsia="Times New Roman" w:hAnsi="Helvetica Neue Light" w:cs="Times New Roman"/>
                  <w:color w:val="000000"/>
                  <w:szCs w:val="20"/>
                  <w:rPrChange w:id="8117" w:author="Hervé Monnerie" w:date="2014-06-25T10:26:00Z">
                    <w:rPr/>
                  </w:rPrChange>
                </w:rPr>
                <w:t> </w:t>
              </w:r>
            </w:ins>
          </w:p>
        </w:tc>
        <w:tc>
          <w:tcPr>
            <w:tcW w:w="1094" w:type="dxa"/>
            <w:tcBorders>
              <w:top w:val="nil"/>
              <w:left w:val="single" w:sz="4" w:space="0" w:color="auto"/>
              <w:bottom w:val="single" w:sz="4" w:space="0" w:color="auto"/>
              <w:right w:val="single" w:sz="4" w:space="0" w:color="auto"/>
            </w:tcBorders>
            <w:shd w:val="clear" w:color="auto" w:fill="auto"/>
            <w:noWrap/>
            <w:vAlign w:val="bottom"/>
            <w:hideMark/>
            <w:tcPrChange w:id="8118" w:author="Hervé Monnerie" w:date="2014-06-25T10:28:00Z">
              <w:tcPr>
                <w:tcW w:w="1152"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7199C20" w14:textId="77777777" w:rsidR="00BD57E6" w:rsidRPr="00BD57E6" w:rsidRDefault="00BD57E6">
            <w:pPr>
              <w:jc w:val="left"/>
              <w:rPr>
                <w:ins w:id="8119" w:author="Hervé Monnerie" w:date="2014-06-25T10:26:00Z"/>
                <w:rFonts w:ascii="Helvetica Neue Light" w:eastAsia="Times New Roman" w:hAnsi="Helvetica Neue Light" w:cs="Times New Roman"/>
                <w:color w:val="000000"/>
                <w:szCs w:val="20"/>
                <w:rPrChange w:id="8120" w:author="Hervé Monnerie" w:date="2014-06-25T10:26:00Z">
                  <w:rPr>
                    <w:ins w:id="8121" w:author="Hervé Monnerie" w:date="2014-06-25T10:26:00Z"/>
                  </w:rPr>
                </w:rPrChange>
              </w:rPr>
              <w:pPrChange w:id="8122" w:author="Hervé Monnerie" w:date="2014-06-25T10:26:00Z">
                <w:pPr>
                  <w:jc w:val="center"/>
                </w:pPr>
              </w:pPrChange>
            </w:pPr>
            <w:ins w:id="8123" w:author="Hervé Monnerie" w:date="2014-06-25T10:26:00Z">
              <w:r w:rsidRPr="00BD57E6">
                <w:rPr>
                  <w:rFonts w:ascii="Helvetica Neue Light" w:eastAsia="Times New Roman" w:hAnsi="Helvetica Neue Light" w:cs="Times New Roman"/>
                  <w:color w:val="000000"/>
                  <w:szCs w:val="20"/>
                  <w:rPrChange w:id="8124" w:author="Hervé Monnerie" w:date="2014-06-25T10:26:00Z">
                    <w:rPr/>
                  </w:rPrChange>
                </w:rPr>
                <w:t>A</w:t>
              </w:r>
            </w:ins>
          </w:p>
        </w:tc>
        <w:tc>
          <w:tcPr>
            <w:tcW w:w="1187" w:type="dxa"/>
            <w:tcBorders>
              <w:top w:val="nil"/>
              <w:left w:val="nil"/>
              <w:bottom w:val="single" w:sz="4" w:space="0" w:color="auto"/>
              <w:right w:val="single" w:sz="4" w:space="0" w:color="auto"/>
            </w:tcBorders>
            <w:shd w:val="clear" w:color="auto" w:fill="auto"/>
            <w:noWrap/>
            <w:vAlign w:val="bottom"/>
            <w:hideMark/>
            <w:tcPrChange w:id="8125"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1C872DE0" w14:textId="77777777" w:rsidR="00BD57E6" w:rsidRPr="00BD57E6" w:rsidRDefault="00BD57E6" w:rsidP="00BD57E6">
            <w:pPr>
              <w:jc w:val="left"/>
              <w:rPr>
                <w:ins w:id="8126" w:author="Hervé Monnerie" w:date="2014-06-25T10:26:00Z"/>
                <w:rFonts w:ascii="Helvetica Neue Light" w:eastAsia="Times New Roman" w:hAnsi="Helvetica Neue Light" w:cs="Times New Roman"/>
                <w:color w:val="000000"/>
                <w:szCs w:val="20"/>
                <w:rPrChange w:id="8127" w:author="Hervé Monnerie" w:date="2014-06-25T10:26:00Z">
                  <w:rPr>
                    <w:ins w:id="8128" w:author="Hervé Monnerie" w:date="2014-06-25T10:26:00Z"/>
                  </w:rPr>
                </w:rPrChange>
              </w:rPr>
            </w:pPr>
            <w:ins w:id="8129" w:author="Hervé Monnerie" w:date="2014-06-25T10:26:00Z">
              <w:r w:rsidRPr="00BD57E6">
                <w:rPr>
                  <w:rFonts w:ascii="Helvetica Neue Light" w:eastAsia="Times New Roman" w:hAnsi="Helvetica Neue Light" w:cs="Times New Roman"/>
                  <w:color w:val="000000"/>
                  <w:szCs w:val="20"/>
                  <w:rPrChange w:id="8130" w:author="Hervé Monnerie" w:date="2014-06-25T10:26:00Z">
                    <w:rPr/>
                  </w:rPrChange>
                </w:rPr>
                <w:t> </w:t>
              </w:r>
            </w:ins>
          </w:p>
        </w:tc>
        <w:tc>
          <w:tcPr>
            <w:tcW w:w="1092" w:type="dxa"/>
            <w:tcBorders>
              <w:top w:val="nil"/>
              <w:left w:val="nil"/>
              <w:bottom w:val="nil"/>
              <w:right w:val="nil"/>
            </w:tcBorders>
            <w:shd w:val="clear" w:color="auto" w:fill="auto"/>
            <w:noWrap/>
            <w:vAlign w:val="bottom"/>
            <w:hideMark/>
            <w:tcPrChange w:id="8131" w:author="Hervé Monnerie" w:date="2014-06-25T10:28:00Z">
              <w:tcPr>
                <w:tcW w:w="1150" w:type="dxa"/>
                <w:tcBorders>
                  <w:top w:val="nil"/>
                  <w:left w:val="nil"/>
                  <w:bottom w:val="nil"/>
                  <w:right w:val="nil"/>
                </w:tcBorders>
                <w:shd w:val="clear" w:color="auto" w:fill="auto"/>
                <w:noWrap/>
                <w:vAlign w:val="bottom"/>
                <w:hideMark/>
              </w:tcPr>
            </w:tcPrChange>
          </w:tcPr>
          <w:p w14:paraId="08F7B156" w14:textId="77777777" w:rsidR="00BD57E6" w:rsidRPr="00BD57E6" w:rsidRDefault="00BD57E6">
            <w:pPr>
              <w:jc w:val="left"/>
              <w:rPr>
                <w:ins w:id="8132" w:author="Hervé Monnerie" w:date="2014-06-25T10:26:00Z"/>
                <w:rFonts w:ascii="Helvetica Neue Light" w:eastAsia="Times New Roman" w:hAnsi="Helvetica Neue Light" w:cs="Times New Roman"/>
                <w:color w:val="000000"/>
                <w:szCs w:val="20"/>
                <w:rPrChange w:id="8133" w:author="Hervé Monnerie" w:date="2014-06-25T10:26:00Z">
                  <w:rPr>
                    <w:ins w:id="8134" w:author="Hervé Monnerie" w:date="2014-06-25T10:26:00Z"/>
                  </w:rPr>
                </w:rPrChange>
              </w:rPr>
              <w:pPrChange w:id="8135" w:author="Hervé Monnerie" w:date="2014-06-25T10:26:00Z">
                <w:pPr/>
              </w:pPrChange>
            </w:pPr>
            <w:ins w:id="8136" w:author="Hervé Monnerie" w:date="2014-06-25T10:26:00Z">
              <w:r w:rsidRPr="00BD57E6">
                <w:rPr>
                  <w:rFonts w:ascii="Helvetica Neue Light" w:eastAsia="Times New Roman" w:hAnsi="Helvetica Neue Light" w:cs="Times New Roman"/>
                  <w:color w:val="000000"/>
                  <w:szCs w:val="20"/>
                  <w:rPrChange w:id="8137" w:author="Hervé Monnerie" w:date="2014-06-25T10:26:00Z">
                    <w:rPr/>
                  </w:rPrChange>
                </w:rPr>
                <w:t> </w:t>
              </w:r>
            </w:ins>
          </w:p>
        </w:tc>
        <w:tc>
          <w:tcPr>
            <w:tcW w:w="1094" w:type="dxa"/>
            <w:tcBorders>
              <w:top w:val="nil"/>
              <w:left w:val="single" w:sz="4" w:space="0" w:color="auto"/>
              <w:bottom w:val="single" w:sz="4" w:space="0" w:color="auto"/>
              <w:right w:val="single" w:sz="4" w:space="0" w:color="auto"/>
            </w:tcBorders>
            <w:shd w:val="clear" w:color="000000" w:fill="1F497D"/>
            <w:noWrap/>
            <w:vAlign w:val="bottom"/>
            <w:hideMark/>
            <w:tcPrChange w:id="8138" w:author="Hervé Monnerie" w:date="2014-06-25T10:28:00Z">
              <w:tcPr>
                <w:tcW w:w="1152" w:type="dxa"/>
                <w:tcBorders>
                  <w:top w:val="nil"/>
                  <w:left w:val="single" w:sz="4" w:space="0" w:color="auto"/>
                  <w:bottom w:val="single" w:sz="4" w:space="0" w:color="auto"/>
                  <w:right w:val="single" w:sz="4" w:space="0" w:color="auto"/>
                </w:tcBorders>
                <w:shd w:val="clear" w:color="000000" w:fill="1F497D"/>
                <w:noWrap/>
                <w:vAlign w:val="bottom"/>
                <w:hideMark/>
              </w:tcPr>
            </w:tcPrChange>
          </w:tcPr>
          <w:p w14:paraId="215AE43F" w14:textId="77777777" w:rsidR="00BD57E6" w:rsidRPr="00BD57E6" w:rsidRDefault="00BD57E6">
            <w:pPr>
              <w:jc w:val="center"/>
              <w:rPr>
                <w:ins w:id="8139" w:author="Hervé Monnerie" w:date="2014-06-25T10:26:00Z"/>
                <w:rFonts w:ascii="Helvetica Neue Light" w:eastAsia="Times New Roman" w:hAnsi="Helvetica Neue Light" w:cs="Times New Roman"/>
                <w:color w:val="FFFFFF"/>
                <w:szCs w:val="20"/>
                <w:rPrChange w:id="8140" w:author="Hervé Monnerie" w:date="2014-06-25T10:26:00Z">
                  <w:rPr>
                    <w:ins w:id="8141" w:author="Hervé Monnerie" w:date="2014-06-25T10:26:00Z"/>
                  </w:rPr>
                </w:rPrChange>
              </w:rPr>
              <w:pPrChange w:id="8142" w:author="Hervé Monnerie" w:date="2014-06-25T10:26:00Z">
                <w:pPr/>
              </w:pPrChange>
            </w:pPr>
          </w:p>
        </w:tc>
        <w:tc>
          <w:tcPr>
            <w:tcW w:w="1438" w:type="dxa"/>
            <w:tcBorders>
              <w:top w:val="nil"/>
              <w:left w:val="single" w:sz="4" w:space="0" w:color="auto"/>
              <w:bottom w:val="single" w:sz="4" w:space="0" w:color="auto"/>
              <w:right w:val="single" w:sz="4" w:space="0" w:color="auto"/>
            </w:tcBorders>
            <w:shd w:val="clear" w:color="000000" w:fill="1F497D"/>
            <w:noWrap/>
            <w:vAlign w:val="bottom"/>
            <w:hideMark/>
            <w:tcPrChange w:id="8143" w:author="Hervé Monnerie" w:date="2014-06-25T10:28:00Z">
              <w:tcPr>
                <w:tcW w:w="1513" w:type="dxa"/>
                <w:tcBorders>
                  <w:top w:val="nil"/>
                  <w:left w:val="single" w:sz="4" w:space="0" w:color="auto"/>
                  <w:bottom w:val="single" w:sz="4" w:space="0" w:color="auto"/>
                  <w:right w:val="single" w:sz="4" w:space="0" w:color="auto"/>
                </w:tcBorders>
                <w:shd w:val="clear" w:color="000000" w:fill="1F497D"/>
                <w:noWrap/>
                <w:vAlign w:val="bottom"/>
                <w:hideMark/>
              </w:tcPr>
            </w:tcPrChange>
          </w:tcPr>
          <w:p w14:paraId="36F2FA9C" w14:textId="77777777" w:rsidR="00BD57E6" w:rsidRPr="00BD57E6" w:rsidRDefault="00BD57E6" w:rsidP="00BD57E6">
            <w:pPr>
              <w:jc w:val="center"/>
              <w:rPr>
                <w:ins w:id="8144" w:author="Hervé Monnerie" w:date="2014-06-25T10:26:00Z"/>
                <w:rFonts w:ascii="Helvetica Neue Light" w:eastAsia="Times New Roman" w:hAnsi="Helvetica Neue Light" w:cs="Times New Roman"/>
                <w:color w:val="FFFFFF"/>
                <w:szCs w:val="20"/>
                <w:rPrChange w:id="8145" w:author="Hervé Monnerie" w:date="2014-06-25T10:26:00Z">
                  <w:rPr>
                    <w:ins w:id="8146" w:author="Hervé Monnerie" w:date="2014-06-25T10:26:00Z"/>
                  </w:rPr>
                </w:rPrChange>
              </w:rPr>
            </w:pPr>
            <w:ins w:id="8147" w:author="Hervé Monnerie" w:date="2014-06-25T10:26:00Z">
              <w:r w:rsidRPr="00BD57E6">
                <w:rPr>
                  <w:rFonts w:ascii="Helvetica Neue Light" w:eastAsia="Times New Roman" w:hAnsi="Helvetica Neue Light" w:cs="Times New Roman"/>
                  <w:color w:val="FFFFFF"/>
                  <w:szCs w:val="20"/>
                  <w:rPrChange w:id="8148" w:author="Hervé Monnerie" w:date="2014-06-25T10:26:00Z">
                    <w:rPr/>
                  </w:rPrChange>
                </w:rPr>
                <w:t>Deadline</w:t>
              </w:r>
            </w:ins>
          </w:p>
        </w:tc>
      </w:tr>
      <w:tr w:rsidR="00BD57E6" w:rsidRPr="00BD57E6" w14:paraId="20B9C85A" w14:textId="77777777" w:rsidTr="00BD57E6">
        <w:trPr>
          <w:divId w:val="1776631586"/>
          <w:trHeight w:val="271"/>
          <w:ins w:id="8149" w:author="Hervé Monnerie" w:date="2014-06-25T10:26:00Z"/>
          <w:trPrChange w:id="8150" w:author="Hervé Monnerie" w:date="2014-06-25T10:28:00Z">
            <w:trPr>
              <w:divId w:val="1776631586"/>
              <w:trHeight w:val="279"/>
            </w:trPr>
          </w:trPrChange>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151" w:author="Hervé Monnerie" w:date="2014-06-25T10:28:00Z">
              <w:tcPr>
                <w:tcW w:w="42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66999F9C" w14:textId="77777777" w:rsidR="00BD57E6" w:rsidRPr="00BD57E6" w:rsidRDefault="00BD57E6" w:rsidP="00BD57E6">
            <w:pPr>
              <w:jc w:val="left"/>
              <w:outlineLvl w:val="0"/>
              <w:rPr>
                <w:ins w:id="8152" w:author="Hervé Monnerie" w:date="2014-06-25T10:26:00Z"/>
                <w:rFonts w:ascii="Helvetica Neue Light" w:eastAsia="Times New Roman" w:hAnsi="Helvetica Neue Light" w:cs="Times New Roman"/>
                <w:color w:val="000000"/>
                <w:szCs w:val="20"/>
                <w:rPrChange w:id="8153" w:author="Hervé Monnerie" w:date="2014-06-25T10:26:00Z">
                  <w:rPr>
                    <w:ins w:id="8154" w:author="Hervé Monnerie" w:date="2014-06-25T10:26:00Z"/>
                  </w:rPr>
                </w:rPrChange>
              </w:rPr>
            </w:pPr>
            <w:ins w:id="8155" w:author="Hervé Monnerie" w:date="2014-06-25T10:26:00Z">
              <w:r w:rsidRPr="00BD57E6">
                <w:rPr>
                  <w:rFonts w:ascii="Helvetica Neue Light" w:eastAsia="Times New Roman" w:hAnsi="Helvetica Neue Light" w:cs="Times New Roman"/>
                  <w:color w:val="000000"/>
                  <w:szCs w:val="20"/>
                  <w:rPrChange w:id="8156" w:author="Hervé Monnerie" w:date="2014-06-25T10:26:00Z">
                    <w:rPr/>
                  </w:rPrChange>
                </w:rPr>
                <w:t>Création d'un compte courant Cédant</w:t>
              </w:r>
            </w:ins>
          </w:p>
        </w:tc>
        <w:tc>
          <w:tcPr>
            <w:tcW w:w="330" w:type="dxa"/>
            <w:tcBorders>
              <w:top w:val="single" w:sz="4" w:space="0" w:color="auto"/>
              <w:left w:val="nil"/>
              <w:bottom w:val="single" w:sz="4" w:space="0" w:color="auto"/>
              <w:right w:val="single" w:sz="4" w:space="0" w:color="auto"/>
            </w:tcBorders>
            <w:shd w:val="clear" w:color="auto" w:fill="auto"/>
            <w:noWrap/>
            <w:vAlign w:val="bottom"/>
            <w:hideMark/>
            <w:tcPrChange w:id="8157" w:author="Hervé Monnerie" w:date="2014-06-25T10:28:00Z">
              <w:tcPr>
                <w:tcW w:w="34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E8D2380" w14:textId="77777777" w:rsidR="00BD57E6" w:rsidRPr="00BD57E6" w:rsidRDefault="00BD57E6">
            <w:pPr>
              <w:jc w:val="center"/>
              <w:outlineLvl w:val="0"/>
              <w:rPr>
                <w:ins w:id="8158" w:author="Hervé Monnerie" w:date="2014-06-25T10:26:00Z"/>
                <w:rFonts w:ascii="Helvetica Neue Light" w:eastAsia="Times New Roman" w:hAnsi="Helvetica Neue Light" w:cs="Times New Roman"/>
                <w:color w:val="000000"/>
                <w:szCs w:val="20"/>
                <w:rPrChange w:id="8159" w:author="Hervé Monnerie" w:date="2014-06-25T10:26:00Z">
                  <w:rPr>
                    <w:ins w:id="8160" w:author="Hervé Monnerie" w:date="2014-06-25T10:26:00Z"/>
                  </w:rPr>
                </w:rPrChange>
              </w:rPr>
              <w:pPrChange w:id="8161" w:author="Hervé Monnerie" w:date="2014-06-25T10:26:00Z">
                <w:pPr>
                  <w:outlineLvl w:val="0"/>
                </w:pPr>
              </w:pPrChange>
            </w:pPr>
            <w:ins w:id="8162" w:author="Hervé Monnerie" w:date="2014-06-25T10:26:00Z">
              <w:r w:rsidRPr="00BD57E6">
                <w:rPr>
                  <w:rFonts w:ascii="Helvetica Neue Light" w:eastAsia="Times New Roman" w:hAnsi="Helvetica Neue Light" w:cs="Times New Roman"/>
                  <w:color w:val="000000"/>
                  <w:szCs w:val="20"/>
                  <w:rPrChange w:id="8163" w:author="Hervé Monnerie" w:date="2014-06-25T10:26:00Z">
                    <w:rPr/>
                  </w:rPrChange>
                </w:rPr>
                <w:t> </w:t>
              </w:r>
            </w:ins>
          </w:p>
        </w:tc>
        <w:tc>
          <w:tcPr>
            <w:tcW w:w="1094" w:type="dxa"/>
            <w:tcBorders>
              <w:top w:val="nil"/>
              <w:left w:val="nil"/>
              <w:bottom w:val="single" w:sz="4" w:space="0" w:color="auto"/>
              <w:right w:val="single" w:sz="4" w:space="0" w:color="auto"/>
            </w:tcBorders>
            <w:shd w:val="clear" w:color="auto" w:fill="auto"/>
            <w:noWrap/>
            <w:vAlign w:val="bottom"/>
            <w:hideMark/>
            <w:tcPrChange w:id="8164" w:author="Hervé Monnerie" w:date="2014-06-25T10:28:00Z">
              <w:tcPr>
                <w:tcW w:w="1152" w:type="dxa"/>
                <w:tcBorders>
                  <w:top w:val="nil"/>
                  <w:left w:val="nil"/>
                  <w:bottom w:val="single" w:sz="4" w:space="0" w:color="auto"/>
                  <w:right w:val="single" w:sz="4" w:space="0" w:color="auto"/>
                </w:tcBorders>
                <w:shd w:val="clear" w:color="auto" w:fill="auto"/>
                <w:noWrap/>
                <w:vAlign w:val="bottom"/>
                <w:hideMark/>
              </w:tcPr>
            </w:tcPrChange>
          </w:tcPr>
          <w:p w14:paraId="7797BAB1" w14:textId="77777777" w:rsidR="00BD57E6" w:rsidRPr="00BD57E6" w:rsidRDefault="00BD57E6">
            <w:pPr>
              <w:jc w:val="left"/>
              <w:outlineLvl w:val="0"/>
              <w:rPr>
                <w:ins w:id="8165" w:author="Hervé Monnerie" w:date="2014-06-25T10:26:00Z"/>
                <w:rFonts w:ascii="Helvetica Neue Light" w:eastAsia="Times New Roman" w:hAnsi="Helvetica Neue Light" w:cs="Times New Roman"/>
                <w:color w:val="000000"/>
                <w:szCs w:val="20"/>
                <w:rPrChange w:id="8166" w:author="Hervé Monnerie" w:date="2014-06-25T10:26:00Z">
                  <w:rPr>
                    <w:ins w:id="8167" w:author="Hervé Monnerie" w:date="2014-06-25T10:26:00Z"/>
                  </w:rPr>
                </w:rPrChange>
              </w:rPr>
              <w:pPrChange w:id="8168" w:author="Hervé Monnerie" w:date="2014-06-25T10:26:00Z">
                <w:pPr>
                  <w:jc w:val="center"/>
                  <w:outlineLvl w:val="0"/>
                </w:pPr>
              </w:pPrChange>
            </w:pPr>
            <w:ins w:id="8169" w:author="Hervé Monnerie" w:date="2014-06-25T10:26:00Z">
              <w:r w:rsidRPr="00BD57E6">
                <w:rPr>
                  <w:rFonts w:ascii="Helvetica Neue Light" w:eastAsia="Times New Roman" w:hAnsi="Helvetica Neue Light" w:cs="Times New Roman"/>
                  <w:color w:val="000000"/>
                  <w:szCs w:val="20"/>
                  <w:rPrChange w:id="8170" w:author="Hervé Monnerie" w:date="2014-06-25T10:26:00Z">
                    <w:rPr/>
                  </w:rPrChange>
                </w:rPr>
                <w:t>A</w:t>
              </w:r>
            </w:ins>
          </w:p>
        </w:tc>
        <w:tc>
          <w:tcPr>
            <w:tcW w:w="1187" w:type="dxa"/>
            <w:tcBorders>
              <w:top w:val="nil"/>
              <w:left w:val="nil"/>
              <w:bottom w:val="single" w:sz="4" w:space="0" w:color="auto"/>
              <w:right w:val="single" w:sz="4" w:space="0" w:color="auto"/>
            </w:tcBorders>
            <w:shd w:val="clear" w:color="auto" w:fill="auto"/>
            <w:noWrap/>
            <w:vAlign w:val="bottom"/>
            <w:hideMark/>
            <w:tcPrChange w:id="8171" w:author="Hervé Monnerie" w:date="2014-06-25T10:28:00Z">
              <w:tcPr>
                <w:tcW w:w="1150" w:type="dxa"/>
                <w:tcBorders>
                  <w:top w:val="nil"/>
                  <w:left w:val="nil"/>
                  <w:bottom w:val="single" w:sz="4" w:space="0" w:color="auto"/>
                  <w:right w:val="single" w:sz="4" w:space="0" w:color="auto"/>
                </w:tcBorders>
                <w:shd w:val="clear" w:color="auto" w:fill="auto"/>
                <w:noWrap/>
                <w:vAlign w:val="bottom"/>
                <w:hideMark/>
              </w:tcPr>
            </w:tcPrChange>
          </w:tcPr>
          <w:p w14:paraId="12E2064C" w14:textId="77777777" w:rsidR="00BD57E6" w:rsidRPr="00BD57E6" w:rsidRDefault="00BD57E6" w:rsidP="00BD57E6">
            <w:pPr>
              <w:jc w:val="left"/>
              <w:outlineLvl w:val="0"/>
              <w:rPr>
                <w:ins w:id="8172" w:author="Hervé Monnerie" w:date="2014-06-25T10:26:00Z"/>
                <w:rFonts w:ascii="Helvetica Neue Light" w:eastAsia="Times New Roman" w:hAnsi="Helvetica Neue Light" w:cs="Times New Roman"/>
                <w:color w:val="000000"/>
                <w:szCs w:val="20"/>
                <w:rPrChange w:id="8173" w:author="Hervé Monnerie" w:date="2014-06-25T10:26:00Z">
                  <w:rPr>
                    <w:ins w:id="8174" w:author="Hervé Monnerie" w:date="2014-06-25T10:26:00Z"/>
                  </w:rPr>
                </w:rPrChange>
              </w:rPr>
            </w:pPr>
            <w:ins w:id="8175" w:author="Hervé Monnerie" w:date="2014-06-25T10:26:00Z">
              <w:r w:rsidRPr="00BD57E6">
                <w:rPr>
                  <w:rFonts w:ascii="Helvetica Neue Light" w:eastAsia="Times New Roman" w:hAnsi="Helvetica Neue Light" w:cs="Times New Roman"/>
                  <w:color w:val="000000"/>
                  <w:szCs w:val="20"/>
                  <w:rPrChange w:id="8176" w:author="Hervé Monnerie" w:date="2014-06-25T10:26:00Z">
                    <w:rPr/>
                  </w:rPrChange>
                </w:rPr>
                <w:t> </w:t>
              </w:r>
            </w:ins>
          </w:p>
        </w:tc>
        <w:tc>
          <w:tcPr>
            <w:tcW w:w="1092" w:type="dxa"/>
            <w:tcBorders>
              <w:top w:val="single" w:sz="4" w:space="0" w:color="auto"/>
              <w:left w:val="nil"/>
              <w:bottom w:val="single" w:sz="4" w:space="0" w:color="auto"/>
              <w:right w:val="single" w:sz="4" w:space="0" w:color="auto"/>
            </w:tcBorders>
            <w:shd w:val="clear" w:color="auto" w:fill="auto"/>
            <w:noWrap/>
            <w:vAlign w:val="bottom"/>
            <w:hideMark/>
            <w:tcPrChange w:id="8177" w:author="Hervé Monnerie" w:date="2014-06-25T10:28:00Z">
              <w:tcPr>
                <w:tcW w:w="115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4185DF7" w14:textId="77777777" w:rsidR="00BD57E6" w:rsidRPr="00BD57E6" w:rsidRDefault="00BD57E6">
            <w:pPr>
              <w:jc w:val="left"/>
              <w:outlineLvl w:val="0"/>
              <w:rPr>
                <w:ins w:id="8178" w:author="Hervé Monnerie" w:date="2014-06-25T10:26:00Z"/>
                <w:rFonts w:ascii="Helvetica Neue Light" w:eastAsia="Times New Roman" w:hAnsi="Helvetica Neue Light" w:cs="Times New Roman"/>
                <w:color w:val="000000"/>
                <w:szCs w:val="20"/>
                <w:rPrChange w:id="8179" w:author="Hervé Monnerie" w:date="2014-06-25T10:26:00Z">
                  <w:rPr>
                    <w:ins w:id="8180" w:author="Hervé Monnerie" w:date="2014-06-25T10:26:00Z"/>
                  </w:rPr>
                </w:rPrChange>
              </w:rPr>
              <w:pPrChange w:id="8181" w:author="Hervé Monnerie" w:date="2014-06-25T10:26:00Z">
                <w:pPr>
                  <w:outlineLvl w:val="0"/>
                </w:pPr>
              </w:pPrChange>
            </w:pPr>
            <w:ins w:id="8182" w:author="Hervé Monnerie" w:date="2014-06-25T10:26:00Z">
              <w:r w:rsidRPr="00BD57E6">
                <w:rPr>
                  <w:rFonts w:ascii="Helvetica Neue Light" w:eastAsia="Times New Roman" w:hAnsi="Helvetica Neue Light" w:cs="Times New Roman"/>
                  <w:color w:val="000000"/>
                  <w:szCs w:val="20"/>
                  <w:rPrChange w:id="8183" w:author="Hervé Monnerie" w:date="2014-06-25T10:26:00Z">
                    <w:rPr/>
                  </w:rPrChange>
                </w:rPr>
                <w:t> </w:t>
              </w:r>
            </w:ins>
          </w:p>
        </w:tc>
        <w:tc>
          <w:tcPr>
            <w:tcW w:w="1094" w:type="dxa"/>
            <w:tcBorders>
              <w:top w:val="nil"/>
              <w:left w:val="nil"/>
              <w:bottom w:val="single" w:sz="4" w:space="0" w:color="auto"/>
              <w:right w:val="single" w:sz="4" w:space="0" w:color="auto"/>
            </w:tcBorders>
            <w:shd w:val="clear" w:color="000000" w:fill="DCE6F1"/>
            <w:noWrap/>
            <w:vAlign w:val="bottom"/>
            <w:hideMark/>
            <w:tcPrChange w:id="8184" w:author="Hervé Monnerie" w:date="2014-06-25T10:28:00Z">
              <w:tcPr>
                <w:tcW w:w="1152" w:type="dxa"/>
                <w:tcBorders>
                  <w:top w:val="nil"/>
                  <w:left w:val="nil"/>
                  <w:bottom w:val="single" w:sz="4" w:space="0" w:color="auto"/>
                  <w:right w:val="single" w:sz="4" w:space="0" w:color="auto"/>
                </w:tcBorders>
                <w:shd w:val="clear" w:color="000000" w:fill="DCE6F1"/>
                <w:noWrap/>
                <w:vAlign w:val="bottom"/>
                <w:hideMark/>
              </w:tcPr>
            </w:tcPrChange>
          </w:tcPr>
          <w:p w14:paraId="35D983BB" w14:textId="77777777" w:rsidR="00BD57E6" w:rsidRPr="00BD57E6" w:rsidRDefault="00BD57E6">
            <w:pPr>
              <w:jc w:val="left"/>
              <w:outlineLvl w:val="0"/>
              <w:rPr>
                <w:ins w:id="8185" w:author="Hervé Monnerie" w:date="2014-06-25T10:26:00Z"/>
                <w:rFonts w:ascii="Helvetica Neue Light" w:eastAsia="Times New Roman" w:hAnsi="Helvetica Neue Light" w:cs="Times New Roman"/>
                <w:color w:val="000000"/>
                <w:szCs w:val="20"/>
                <w:rPrChange w:id="8186" w:author="Hervé Monnerie" w:date="2014-06-25T10:26:00Z">
                  <w:rPr>
                    <w:ins w:id="8187" w:author="Hervé Monnerie" w:date="2014-06-25T10:26:00Z"/>
                  </w:rPr>
                </w:rPrChange>
              </w:rPr>
              <w:pPrChange w:id="8188" w:author="Hervé Monnerie" w:date="2014-06-25T10:26:00Z">
                <w:pPr>
                  <w:outlineLvl w:val="0"/>
                </w:pPr>
              </w:pPrChange>
            </w:pPr>
            <w:ins w:id="8189" w:author="Hervé Monnerie" w:date="2014-06-25T10:26:00Z">
              <w:r w:rsidRPr="00BD57E6">
                <w:rPr>
                  <w:rFonts w:ascii="Helvetica Neue Light" w:eastAsia="Times New Roman" w:hAnsi="Helvetica Neue Light" w:cs="Times New Roman"/>
                  <w:color w:val="000000"/>
                  <w:szCs w:val="20"/>
                  <w:rPrChange w:id="8190" w:author="Hervé Monnerie" w:date="2014-06-25T10:26:00Z">
                    <w:rPr/>
                  </w:rPrChange>
                </w:rPr>
                <w:t> </w:t>
              </w:r>
            </w:ins>
          </w:p>
        </w:tc>
        <w:tc>
          <w:tcPr>
            <w:tcW w:w="1438" w:type="dxa"/>
            <w:tcBorders>
              <w:top w:val="nil"/>
              <w:left w:val="nil"/>
              <w:bottom w:val="single" w:sz="4" w:space="0" w:color="auto"/>
              <w:right w:val="single" w:sz="4" w:space="0" w:color="auto"/>
            </w:tcBorders>
            <w:shd w:val="clear" w:color="000000" w:fill="DCE6F1"/>
            <w:noWrap/>
            <w:vAlign w:val="bottom"/>
            <w:hideMark/>
            <w:tcPrChange w:id="8191" w:author="Hervé Monnerie" w:date="2014-06-25T10:28:00Z">
              <w:tcPr>
                <w:tcW w:w="1513" w:type="dxa"/>
                <w:tcBorders>
                  <w:top w:val="nil"/>
                  <w:left w:val="nil"/>
                  <w:bottom w:val="single" w:sz="4" w:space="0" w:color="auto"/>
                  <w:right w:val="single" w:sz="4" w:space="0" w:color="auto"/>
                </w:tcBorders>
                <w:shd w:val="clear" w:color="000000" w:fill="DCE6F1"/>
                <w:noWrap/>
                <w:vAlign w:val="bottom"/>
                <w:hideMark/>
              </w:tcPr>
            </w:tcPrChange>
          </w:tcPr>
          <w:p w14:paraId="749F5CD8" w14:textId="77777777" w:rsidR="00BD57E6" w:rsidRPr="00BD57E6" w:rsidRDefault="00BD57E6">
            <w:pPr>
              <w:jc w:val="left"/>
              <w:outlineLvl w:val="0"/>
              <w:rPr>
                <w:ins w:id="8192" w:author="Hervé Monnerie" w:date="2014-06-25T10:26:00Z"/>
                <w:rFonts w:ascii="Helvetica Neue Light" w:eastAsia="Times New Roman" w:hAnsi="Helvetica Neue Light" w:cs="Times New Roman"/>
                <w:color w:val="000000"/>
                <w:szCs w:val="20"/>
                <w:rPrChange w:id="8193" w:author="Hervé Monnerie" w:date="2014-06-25T10:26:00Z">
                  <w:rPr>
                    <w:ins w:id="8194" w:author="Hervé Monnerie" w:date="2014-06-25T10:26:00Z"/>
                  </w:rPr>
                </w:rPrChange>
              </w:rPr>
              <w:pPrChange w:id="8195" w:author="Hervé Monnerie" w:date="2014-06-25T10:26:00Z">
                <w:pPr>
                  <w:outlineLvl w:val="0"/>
                </w:pPr>
              </w:pPrChange>
            </w:pPr>
            <w:ins w:id="8196" w:author="Hervé Monnerie" w:date="2014-06-25T10:26:00Z">
              <w:r w:rsidRPr="00BD57E6">
                <w:rPr>
                  <w:rFonts w:ascii="Helvetica Neue Light" w:eastAsia="Times New Roman" w:hAnsi="Helvetica Neue Light" w:cs="Times New Roman"/>
                  <w:color w:val="000000"/>
                  <w:szCs w:val="20"/>
                  <w:rPrChange w:id="8197" w:author="Hervé Monnerie" w:date="2014-06-25T10:26:00Z">
                    <w:rPr/>
                  </w:rPrChange>
                </w:rPr>
                <w:t> </w:t>
              </w:r>
            </w:ins>
          </w:p>
        </w:tc>
      </w:tr>
    </w:tbl>
    <w:p w14:paraId="169A1293" w14:textId="2813F5F6" w:rsidR="00571114" w:rsidRPr="00935764" w:rsidDel="00BD57E6" w:rsidRDefault="00571114">
      <w:pPr>
        <w:jc w:val="left"/>
        <w:rPr>
          <w:del w:id="8198" w:author="Hervé Monnerie" w:date="2014-06-25T10:26:00Z"/>
          <w:rFonts w:ascii="Helvetica Neue Light" w:hAnsi="Helvetica Neue Light"/>
          <w:sz w:val="24"/>
          <w:lang w:val="en-GB"/>
          <w:rPrChange w:id="8199" w:author="Arthur de Catheu" w:date="2014-06-20T17:08:00Z">
            <w:rPr>
              <w:del w:id="8200" w:author="Hervé Monnerie" w:date="2014-06-25T10:26:00Z"/>
              <w:rFonts w:asciiTheme="minorHAnsi" w:hAnsiTheme="minorHAnsi"/>
              <w:sz w:val="24"/>
              <w:lang w:val="en-GB"/>
            </w:rPr>
          </w:rPrChange>
        </w:rPr>
      </w:pPr>
    </w:p>
    <w:tbl>
      <w:tblPr>
        <w:tblW w:w="10728" w:type="dxa"/>
        <w:tblCellMar>
          <w:left w:w="70" w:type="dxa"/>
          <w:right w:w="70" w:type="dxa"/>
        </w:tblCellMar>
        <w:tblLook w:val="04A0" w:firstRow="1" w:lastRow="0" w:firstColumn="1" w:lastColumn="0" w:noHBand="0" w:noVBand="1"/>
      </w:tblPr>
      <w:tblGrid>
        <w:gridCol w:w="4263"/>
        <w:gridCol w:w="348"/>
        <w:gridCol w:w="1152"/>
        <w:gridCol w:w="1219"/>
        <w:gridCol w:w="1150"/>
        <w:gridCol w:w="1152"/>
        <w:gridCol w:w="1513"/>
      </w:tblGrid>
      <w:tr w:rsidR="00571114" w:rsidRPr="00935764" w:rsidDel="00BD57E6" w14:paraId="376998E8" w14:textId="77777777" w:rsidTr="00571114">
        <w:trPr>
          <w:divId w:val="162168436"/>
          <w:trHeight w:val="498"/>
          <w:del w:id="8201" w:author="Hervé Monnerie" w:date="2014-06-25T10:26:00Z"/>
        </w:trPr>
        <w:tc>
          <w:tcPr>
            <w:tcW w:w="4263" w:type="dxa"/>
            <w:tcBorders>
              <w:top w:val="single" w:sz="4" w:space="0" w:color="auto"/>
              <w:left w:val="single" w:sz="4" w:space="0" w:color="auto"/>
              <w:bottom w:val="nil"/>
              <w:right w:val="single" w:sz="4" w:space="0" w:color="auto"/>
            </w:tcBorders>
            <w:shd w:val="clear" w:color="auto" w:fill="auto"/>
            <w:vAlign w:val="center"/>
            <w:hideMark/>
          </w:tcPr>
          <w:p w14:paraId="56AE8C88" w14:textId="77777777" w:rsidR="00571114" w:rsidRPr="00935764" w:rsidDel="00BD57E6" w:rsidRDefault="00571114" w:rsidP="00571114">
            <w:pPr>
              <w:jc w:val="center"/>
              <w:rPr>
                <w:del w:id="8202" w:author="Hervé Monnerie" w:date="2014-06-25T10:26:00Z"/>
                <w:rFonts w:ascii="Helvetica Neue Light" w:eastAsia="Times New Roman" w:hAnsi="Helvetica Neue Light" w:cs="Times New Roman"/>
                <w:b/>
                <w:bCs/>
                <w:szCs w:val="20"/>
                <w:rPrChange w:id="8203" w:author="Arthur de Catheu" w:date="2014-06-20T17:08:00Z">
                  <w:rPr>
                    <w:del w:id="8204" w:author="Hervé Monnerie" w:date="2014-06-25T10:26:00Z"/>
                    <w:rFonts w:eastAsia="Times New Roman" w:cs="Times New Roman"/>
                    <w:b/>
                    <w:bCs/>
                    <w:szCs w:val="20"/>
                  </w:rPr>
                </w:rPrChange>
              </w:rPr>
            </w:pPr>
            <w:del w:id="8205" w:author="Hervé Monnerie" w:date="2014-06-25T10:26:00Z">
              <w:r w:rsidRPr="00935764" w:rsidDel="00BD57E6">
                <w:rPr>
                  <w:rFonts w:ascii="Helvetica Neue Light" w:eastAsia="Times New Roman" w:hAnsi="Helvetica Neue Light" w:cs="Times New Roman"/>
                  <w:b/>
                  <w:bCs/>
                  <w:szCs w:val="20"/>
                  <w:rPrChange w:id="8206" w:author="Arthur de Catheu" w:date="2014-06-20T17:08:00Z">
                    <w:rPr>
                      <w:rFonts w:eastAsia="Times New Roman" w:cs="Times New Roman"/>
                      <w:b/>
                      <w:bCs/>
                      <w:szCs w:val="20"/>
                    </w:rPr>
                  </w:rPrChange>
                </w:rPr>
                <w:delText>Inscription du Cédant</w:delText>
              </w:r>
            </w:del>
          </w:p>
        </w:tc>
        <w:tc>
          <w:tcPr>
            <w:tcW w:w="348" w:type="dxa"/>
            <w:tcBorders>
              <w:top w:val="nil"/>
              <w:left w:val="nil"/>
              <w:bottom w:val="nil"/>
              <w:right w:val="nil"/>
            </w:tcBorders>
            <w:shd w:val="clear" w:color="auto" w:fill="auto"/>
            <w:noWrap/>
            <w:vAlign w:val="bottom"/>
            <w:hideMark/>
          </w:tcPr>
          <w:p w14:paraId="01522CD4" w14:textId="77777777" w:rsidR="00571114" w:rsidRPr="00935764" w:rsidDel="00BD57E6" w:rsidRDefault="00571114" w:rsidP="00571114">
            <w:pPr>
              <w:jc w:val="left"/>
              <w:rPr>
                <w:del w:id="8207" w:author="Hervé Monnerie" w:date="2014-06-25T10:26:00Z"/>
                <w:rFonts w:ascii="Helvetica Neue Light" w:eastAsia="Times New Roman" w:hAnsi="Helvetica Neue Light" w:cs="Times New Roman"/>
                <w:szCs w:val="20"/>
                <w:rPrChange w:id="8208" w:author="Arthur de Catheu" w:date="2014-06-20T17:08:00Z">
                  <w:rPr>
                    <w:del w:id="8209" w:author="Hervé Monnerie" w:date="2014-06-25T10:26:00Z"/>
                    <w:rFonts w:ascii="Times New Roman" w:eastAsia="Times New Roman" w:hAnsi="Times New Roman" w:cs="Times New Roman"/>
                    <w:szCs w:val="20"/>
                  </w:rPr>
                </w:rPrChange>
              </w:rPr>
            </w:pPr>
          </w:p>
        </w:tc>
        <w:tc>
          <w:tcPr>
            <w:tcW w:w="1152" w:type="dxa"/>
            <w:tcBorders>
              <w:top w:val="single" w:sz="4" w:space="0" w:color="auto"/>
              <w:left w:val="single" w:sz="4" w:space="0" w:color="auto"/>
              <w:bottom w:val="nil"/>
              <w:right w:val="single" w:sz="4" w:space="0" w:color="auto"/>
            </w:tcBorders>
            <w:shd w:val="clear" w:color="auto" w:fill="auto"/>
            <w:noWrap/>
            <w:vAlign w:val="bottom"/>
            <w:hideMark/>
          </w:tcPr>
          <w:p w14:paraId="488E7850" w14:textId="77777777" w:rsidR="00571114" w:rsidRPr="00935764" w:rsidDel="00BD57E6" w:rsidRDefault="00571114" w:rsidP="00571114">
            <w:pPr>
              <w:jc w:val="center"/>
              <w:rPr>
                <w:del w:id="8210" w:author="Hervé Monnerie" w:date="2014-06-25T10:26:00Z"/>
                <w:rFonts w:ascii="Helvetica Neue Light" w:eastAsia="Times New Roman" w:hAnsi="Helvetica Neue Light" w:cs="Times New Roman"/>
                <w:b/>
                <w:bCs/>
                <w:szCs w:val="20"/>
                <w:rPrChange w:id="8211" w:author="Arthur de Catheu" w:date="2014-06-20T17:08:00Z">
                  <w:rPr>
                    <w:del w:id="8212" w:author="Hervé Monnerie" w:date="2014-06-25T10:26:00Z"/>
                    <w:rFonts w:eastAsia="Times New Roman" w:cs="Times New Roman"/>
                    <w:b/>
                    <w:bCs/>
                    <w:szCs w:val="20"/>
                  </w:rPr>
                </w:rPrChange>
              </w:rPr>
            </w:pPr>
          </w:p>
        </w:tc>
        <w:tc>
          <w:tcPr>
            <w:tcW w:w="1150" w:type="dxa"/>
            <w:tcBorders>
              <w:top w:val="single" w:sz="4" w:space="0" w:color="auto"/>
              <w:left w:val="nil"/>
              <w:bottom w:val="nil"/>
              <w:right w:val="single" w:sz="4" w:space="0" w:color="auto"/>
            </w:tcBorders>
            <w:shd w:val="clear" w:color="auto" w:fill="auto"/>
            <w:vAlign w:val="center"/>
            <w:hideMark/>
          </w:tcPr>
          <w:p w14:paraId="1CAA70DA" w14:textId="77777777" w:rsidR="00571114" w:rsidRPr="00935764" w:rsidDel="00BD57E6" w:rsidRDefault="00571114" w:rsidP="00571114">
            <w:pPr>
              <w:jc w:val="center"/>
              <w:rPr>
                <w:del w:id="8213" w:author="Hervé Monnerie" w:date="2014-06-25T10:26:00Z"/>
                <w:rFonts w:ascii="Helvetica Neue Light" w:eastAsia="Times New Roman" w:hAnsi="Helvetica Neue Light" w:cs="Times New Roman"/>
                <w:b/>
                <w:bCs/>
                <w:szCs w:val="20"/>
                <w:rPrChange w:id="8214" w:author="Arthur de Catheu" w:date="2014-06-20T17:08:00Z">
                  <w:rPr>
                    <w:del w:id="8215" w:author="Hervé Monnerie" w:date="2014-06-25T10:26:00Z"/>
                    <w:rFonts w:eastAsia="Times New Roman" w:cs="Times New Roman"/>
                    <w:b/>
                    <w:bCs/>
                    <w:szCs w:val="20"/>
                  </w:rPr>
                </w:rPrChange>
              </w:rPr>
            </w:pPr>
            <w:del w:id="8216" w:author="Hervé Monnerie" w:date="2014-06-25T10:26:00Z">
              <w:r w:rsidRPr="00935764" w:rsidDel="00BD57E6">
                <w:rPr>
                  <w:rFonts w:ascii="Helvetica Neue Light" w:eastAsia="Times New Roman" w:hAnsi="Helvetica Neue Light" w:cs="Times New Roman"/>
                  <w:b/>
                  <w:bCs/>
                  <w:szCs w:val="20"/>
                  <w:rPrChange w:id="8217" w:author="Arthur de Catheu" w:date="2014-06-20T17:08:00Z">
                    <w:rPr>
                      <w:rFonts w:eastAsia="Times New Roman" w:cs="Times New Roman"/>
                      <w:b/>
                      <w:bCs/>
                      <w:szCs w:val="20"/>
                    </w:rPr>
                  </w:rPrChange>
                </w:rPr>
                <w:delText>Inscription</w:delText>
              </w:r>
            </w:del>
          </w:p>
        </w:tc>
        <w:tc>
          <w:tcPr>
            <w:tcW w:w="1150" w:type="dxa"/>
            <w:tcBorders>
              <w:top w:val="single" w:sz="4" w:space="0" w:color="auto"/>
              <w:left w:val="nil"/>
              <w:bottom w:val="nil"/>
              <w:right w:val="single" w:sz="4" w:space="0" w:color="auto"/>
            </w:tcBorders>
            <w:shd w:val="clear" w:color="auto" w:fill="auto"/>
            <w:vAlign w:val="center"/>
            <w:hideMark/>
          </w:tcPr>
          <w:p w14:paraId="51B82DB1" w14:textId="77777777" w:rsidR="00571114" w:rsidRPr="00935764" w:rsidDel="00BD57E6" w:rsidRDefault="00571114" w:rsidP="00571114">
            <w:pPr>
              <w:jc w:val="center"/>
              <w:rPr>
                <w:del w:id="8218" w:author="Hervé Monnerie" w:date="2014-06-25T10:26:00Z"/>
                <w:rFonts w:ascii="Helvetica Neue Light" w:eastAsia="Times New Roman" w:hAnsi="Helvetica Neue Light" w:cs="Times New Roman"/>
                <w:b/>
                <w:bCs/>
                <w:szCs w:val="20"/>
                <w:rPrChange w:id="8219" w:author="Arthur de Catheu" w:date="2014-06-20T17:08:00Z">
                  <w:rPr>
                    <w:del w:id="8220" w:author="Hervé Monnerie" w:date="2014-06-25T10:26:00Z"/>
                    <w:rFonts w:eastAsia="Times New Roman" w:cs="Times New Roman"/>
                    <w:b/>
                    <w:bCs/>
                    <w:szCs w:val="20"/>
                  </w:rPr>
                </w:rPrChange>
              </w:rPr>
            </w:pPr>
            <w:del w:id="8221" w:author="Hervé Monnerie" w:date="2014-06-25T10:26:00Z">
              <w:r w:rsidRPr="00935764" w:rsidDel="00BD57E6">
                <w:rPr>
                  <w:rFonts w:ascii="Helvetica Neue Light" w:eastAsia="Times New Roman" w:hAnsi="Helvetica Neue Light" w:cs="Times New Roman"/>
                  <w:b/>
                  <w:bCs/>
                  <w:szCs w:val="20"/>
                  <w:rPrChange w:id="8222" w:author="Arthur de Catheu" w:date="2014-06-20T17:08:00Z">
                    <w:rPr>
                      <w:rFonts w:eastAsia="Times New Roman" w:cs="Times New Roman"/>
                      <w:b/>
                      <w:bCs/>
                      <w:szCs w:val="20"/>
                    </w:rPr>
                  </w:rPrChange>
                </w:rPr>
                <w:delText>Analyse Cédant</w:delText>
              </w:r>
            </w:del>
          </w:p>
        </w:tc>
        <w:tc>
          <w:tcPr>
            <w:tcW w:w="1152" w:type="dxa"/>
            <w:tcBorders>
              <w:top w:val="single" w:sz="4" w:space="0" w:color="auto"/>
              <w:left w:val="nil"/>
              <w:bottom w:val="nil"/>
              <w:right w:val="single" w:sz="4" w:space="0" w:color="auto"/>
            </w:tcBorders>
            <w:shd w:val="clear" w:color="auto" w:fill="auto"/>
            <w:vAlign w:val="center"/>
            <w:hideMark/>
          </w:tcPr>
          <w:p w14:paraId="21BDB89E" w14:textId="77777777" w:rsidR="00571114" w:rsidRPr="00935764" w:rsidDel="00BD57E6" w:rsidRDefault="00571114" w:rsidP="00571114">
            <w:pPr>
              <w:jc w:val="center"/>
              <w:rPr>
                <w:del w:id="8223" w:author="Hervé Monnerie" w:date="2014-06-25T10:26:00Z"/>
                <w:rFonts w:ascii="Helvetica Neue Light" w:eastAsia="Times New Roman" w:hAnsi="Helvetica Neue Light" w:cs="Times New Roman"/>
                <w:b/>
                <w:bCs/>
                <w:szCs w:val="20"/>
                <w:rPrChange w:id="8224" w:author="Arthur de Catheu" w:date="2014-06-20T17:08:00Z">
                  <w:rPr>
                    <w:del w:id="8225" w:author="Hervé Monnerie" w:date="2014-06-25T10:26:00Z"/>
                    <w:rFonts w:eastAsia="Times New Roman" w:cs="Times New Roman"/>
                    <w:b/>
                    <w:bCs/>
                    <w:szCs w:val="20"/>
                  </w:rPr>
                </w:rPrChange>
              </w:rPr>
            </w:pPr>
            <w:del w:id="8226" w:author="Hervé Monnerie" w:date="2014-06-25T10:26:00Z">
              <w:r w:rsidRPr="00935764" w:rsidDel="00BD57E6">
                <w:rPr>
                  <w:rFonts w:ascii="Helvetica Neue Light" w:eastAsia="Times New Roman" w:hAnsi="Helvetica Neue Light" w:cs="Times New Roman"/>
                  <w:b/>
                  <w:bCs/>
                  <w:szCs w:val="20"/>
                  <w:rPrChange w:id="8227" w:author="Arthur de Catheu" w:date="2014-06-20T17:08:00Z">
                    <w:rPr>
                      <w:rFonts w:eastAsia="Times New Roman" w:cs="Times New Roman"/>
                      <w:b/>
                      <w:bCs/>
                      <w:szCs w:val="20"/>
                    </w:rPr>
                  </w:rPrChange>
                </w:rPr>
                <w:delText>Comité Crédit</w:delText>
              </w:r>
            </w:del>
          </w:p>
        </w:tc>
        <w:tc>
          <w:tcPr>
            <w:tcW w:w="1513" w:type="dxa"/>
            <w:tcBorders>
              <w:top w:val="single" w:sz="4" w:space="0" w:color="auto"/>
              <w:left w:val="nil"/>
              <w:bottom w:val="nil"/>
              <w:right w:val="single" w:sz="4" w:space="0" w:color="auto"/>
            </w:tcBorders>
            <w:shd w:val="clear" w:color="auto" w:fill="auto"/>
            <w:vAlign w:val="center"/>
            <w:hideMark/>
          </w:tcPr>
          <w:p w14:paraId="06604CA9" w14:textId="77777777" w:rsidR="00571114" w:rsidRPr="00935764" w:rsidDel="00BD57E6" w:rsidRDefault="00571114" w:rsidP="00571114">
            <w:pPr>
              <w:jc w:val="center"/>
              <w:rPr>
                <w:del w:id="8228" w:author="Hervé Monnerie" w:date="2014-06-25T10:26:00Z"/>
                <w:rFonts w:ascii="Helvetica Neue Light" w:eastAsia="Times New Roman" w:hAnsi="Helvetica Neue Light" w:cs="Times New Roman"/>
                <w:b/>
                <w:bCs/>
                <w:szCs w:val="20"/>
                <w:rPrChange w:id="8229" w:author="Arthur de Catheu" w:date="2014-06-20T17:08:00Z">
                  <w:rPr>
                    <w:del w:id="8230" w:author="Hervé Monnerie" w:date="2014-06-25T10:26:00Z"/>
                    <w:rFonts w:eastAsia="Times New Roman" w:cs="Times New Roman"/>
                    <w:b/>
                    <w:bCs/>
                    <w:szCs w:val="20"/>
                  </w:rPr>
                </w:rPrChange>
              </w:rPr>
            </w:pPr>
            <w:del w:id="8231" w:author="Hervé Monnerie" w:date="2014-06-25T10:26:00Z">
              <w:r w:rsidRPr="00935764" w:rsidDel="00BD57E6">
                <w:rPr>
                  <w:rFonts w:ascii="Helvetica Neue Light" w:eastAsia="Times New Roman" w:hAnsi="Helvetica Neue Light" w:cs="Times New Roman"/>
                  <w:b/>
                  <w:bCs/>
                  <w:szCs w:val="20"/>
                  <w:rPrChange w:id="8232" w:author="Arthur de Catheu" w:date="2014-06-20T17:08:00Z">
                    <w:rPr>
                      <w:rFonts w:eastAsia="Times New Roman" w:cs="Times New Roman"/>
                      <w:b/>
                      <w:bCs/>
                      <w:szCs w:val="20"/>
                    </w:rPr>
                  </w:rPrChange>
                </w:rPr>
                <w:delText>Validation</w:delText>
              </w:r>
            </w:del>
          </w:p>
        </w:tc>
      </w:tr>
      <w:tr w:rsidR="00571114" w:rsidRPr="00935764" w:rsidDel="00BD57E6" w14:paraId="67C857B4" w14:textId="77777777" w:rsidTr="00571114">
        <w:trPr>
          <w:divId w:val="162168436"/>
          <w:trHeight w:val="293"/>
          <w:del w:id="8233" w:author="Hervé Monnerie" w:date="2014-06-25T10:26:00Z"/>
        </w:trPr>
        <w:tc>
          <w:tcPr>
            <w:tcW w:w="4263" w:type="dxa"/>
            <w:tcBorders>
              <w:top w:val="single" w:sz="4" w:space="0" w:color="auto"/>
              <w:left w:val="single" w:sz="4" w:space="0" w:color="auto"/>
              <w:bottom w:val="double" w:sz="6" w:space="0" w:color="auto"/>
              <w:right w:val="single" w:sz="4" w:space="0" w:color="auto"/>
            </w:tcBorders>
            <w:shd w:val="clear" w:color="000000" w:fill="D9D9D9"/>
            <w:noWrap/>
            <w:vAlign w:val="bottom"/>
            <w:hideMark/>
          </w:tcPr>
          <w:p w14:paraId="691BC7E2" w14:textId="77777777" w:rsidR="00571114" w:rsidRPr="00935764" w:rsidDel="00BD57E6" w:rsidRDefault="00571114" w:rsidP="00571114">
            <w:pPr>
              <w:jc w:val="center"/>
              <w:rPr>
                <w:del w:id="8234" w:author="Hervé Monnerie" w:date="2014-06-25T10:26:00Z"/>
                <w:rFonts w:ascii="Helvetica Neue Light" w:eastAsia="Times New Roman" w:hAnsi="Helvetica Neue Light" w:cs="Times New Roman"/>
                <w:szCs w:val="20"/>
                <w:rPrChange w:id="8235" w:author="Arthur de Catheu" w:date="2014-06-20T17:08:00Z">
                  <w:rPr>
                    <w:del w:id="8236" w:author="Hervé Monnerie" w:date="2014-06-25T10:26:00Z"/>
                    <w:rFonts w:eastAsia="Times New Roman" w:cs="Times New Roman"/>
                    <w:szCs w:val="20"/>
                  </w:rPr>
                </w:rPrChange>
              </w:rPr>
            </w:pPr>
            <w:del w:id="8237" w:author="Hervé Monnerie" w:date="2014-06-25T10:26:00Z">
              <w:r w:rsidRPr="00935764" w:rsidDel="00BD57E6">
                <w:rPr>
                  <w:rFonts w:ascii="Helvetica Neue Light" w:eastAsia="Times New Roman" w:hAnsi="Helvetica Neue Light" w:cs="Times New Roman"/>
                  <w:szCs w:val="20"/>
                  <w:rPrChange w:id="8238" w:author="Arthur de Catheu" w:date="2014-06-20T17:08:00Z">
                    <w:rPr>
                      <w:rFonts w:eastAsia="Times New Roman" w:cs="Times New Roman"/>
                      <w:szCs w:val="20"/>
                    </w:rPr>
                  </w:rPrChange>
                </w:rPr>
                <w:delText>Date de fin de période</w:delText>
              </w:r>
            </w:del>
          </w:p>
        </w:tc>
        <w:tc>
          <w:tcPr>
            <w:tcW w:w="348" w:type="dxa"/>
            <w:tcBorders>
              <w:top w:val="single" w:sz="4" w:space="0" w:color="auto"/>
              <w:left w:val="nil"/>
              <w:bottom w:val="double" w:sz="6" w:space="0" w:color="auto"/>
              <w:right w:val="single" w:sz="4" w:space="0" w:color="auto"/>
            </w:tcBorders>
            <w:shd w:val="clear" w:color="000000" w:fill="D9D9D9"/>
            <w:noWrap/>
            <w:vAlign w:val="bottom"/>
            <w:hideMark/>
          </w:tcPr>
          <w:p w14:paraId="69D00D81" w14:textId="77777777" w:rsidR="00571114" w:rsidRPr="00935764" w:rsidDel="00BD57E6" w:rsidRDefault="00571114" w:rsidP="00571114">
            <w:pPr>
              <w:jc w:val="center"/>
              <w:rPr>
                <w:del w:id="8239" w:author="Hervé Monnerie" w:date="2014-06-25T10:26:00Z"/>
                <w:rFonts w:ascii="Helvetica Neue Light" w:eastAsia="Times New Roman" w:hAnsi="Helvetica Neue Light" w:cs="Times New Roman"/>
                <w:szCs w:val="20"/>
                <w:rPrChange w:id="8240" w:author="Arthur de Catheu" w:date="2014-06-20T17:08:00Z">
                  <w:rPr>
                    <w:del w:id="8241" w:author="Hervé Monnerie" w:date="2014-06-25T10:26:00Z"/>
                    <w:rFonts w:eastAsia="Times New Roman" w:cs="Times New Roman"/>
                    <w:szCs w:val="20"/>
                  </w:rPr>
                </w:rPrChange>
              </w:rPr>
            </w:pPr>
            <w:del w:id="8242" w:author="Hervé Monnerie" w:date="2014-06-25T10:26:00Z">
              <w:r w:rsidRPr="00935764" w:rsidDel="00BD57E6">
                <w:rPr>
                  <w:rFonts w:ascii="Helvetica Neue Light" w:eastAsia="Times New Roman" w:hAnsi="Helvetica Neue Light" w:cs="Times New Roman"/>
                  <w:szCs w:val="20"/>
                  <w:rPrChange w:id="8243" w:author="Arthur de Catheu" w:date="2014-06-20T17:08:00Z">
                    <w:rPr>
                      <w:rFonts w:eastAsia="Times New Roman" w:cs="Times New Roman"/>
                      <w:szCs w:val="20"/>
                    </w:rPr>
                  </w:rPrChange>
                </w:rPr>
                <w:delText> </w:delText>
              </w:r>
            </w:del>
          </w:p>
        </w:tc>
        <w:tc>
          <w:tcPr>
            <w:tcW w:w="1152" w:type="dxa"/>
            <w:tcBorders>
              <w:top w:val="single" w:sz="4" w:space="0" w:color="auto"/>
              <w:left w:val="nil"/>
              <w:bottom w:val="double" w:sz="6" w:space="0" w:color="auto"/>
              <w:right w:val="single" w:sz="4" w:space="0" w:color="auto"/>
            </w:tcBorders>
            <w:shd w:val="clear" w:color="000000" w:fill="D9D9D9"/>
            <w:noWrap/>
            <w:vAlign w:val="bottom"/>
            <w:hideMark/>
          </w:tcPr>
          <w:p w14:paraId="6DA2F6FC" w14:textId="77777777" w:rsidR="00571114" w:rsidRPr="00935764" w:rsidDel="00BD57E6" w:rsidRDefault="00571114" w:rsidP="00571114">
            <w:pPr>
              <w:jc w:val="center"/>
              <w:rPr>
                <w:del w:id="8244" w:author="Hervé Monnerie" w:date="2014-06-25T10:26:00Z"/>
                <w:rFonts w:ascii="Helvetica Neue Light" w:eastAsia="Times New Roman" w:hAnsi="Helvetica Neue Light" w:cs="Times New Roman"/>
                <w:szCs w:val="20"/>
                <w:rPrChange w:id="8245" w:author="Arthur de Catheu" w:date="2014-06-20T17:08:00Z">
                  <w:rPr>
                    <w:del w:id="8246" w:author="Hervé Monnerie" w:date="2014-06-25T10:26:00Z"/>
                    <w:rFonts w:eastAsia="Times New Roman" w:cs="Times New Roman"/>
                    <w:szCs w:val="20"/>
                  </w:rPr>
                </w:rPrChange>
              </w:rPr>
            </w:pPr>
            <w:del w:id="8247" w:author="Hervé Monnerie" w:date="2014-06-25T10:26:00Z">
              <w:r w:rsidRPr="00935764" w:rsidDel="00BD57E6">
                <w:rPr>
                  <w:rFonts w:ascii="Helvetica Neue Light" w:eastAsia="Times New Roman" w:hAnsi="Helvetica Neue Light" w:cs="Times New Roman"/>
                  <w:szCs w:val="20"/>
                  <w:rPrChange w:id="8248" w:author="Arthur de Catheu" w:date="2014-06-20T17:08:00Z">
                    <w:rPr>
                      <w:rFonts w:eastAsia="Times New Roman" w:cs="Times New Roman"/>
                      <w:szCs w:val="20"/>
                    </w:rPr>
                  </w:rPrChange>
                </w:rPr>
                <w:delText> </w:delText>
              </w:r>
            </w:del>
          </w:p>
        </w:tc>
        <w:tc>
          <w:tcPr>
            <w:tcW w:w="1150" w:type="dxa"/>
            <w:tcBorders>
              <w:top w:val="single" w:sz="4" w:space="0" w:color="auto"/>
              <w:left w:val="nil"/>
              <w:bottom w:val="double" w:sz="6" w:space="0" w:color="auto"/>
              <w:right w:val="single" w:sz="4" w:space="0" w:color="auto"/>
            </w:tcBorders>
            <w:shd w:val="clear" w:color="000000" w:fill="D9D9D9"/>
            <w:noWrap/>
            <w:vAlign w:val="center"/>
            <w:hideMark/>
          </w:tcPr>
          <w:p w14:paraId="1FEA1BAF" w14:textId="77777777" w:rsidR="00571114" w:rsidRPr="00935764" w:rsidDel="00BD57E6" w:rsidRDefault="00571114" w:rsidP="00571114">
            <w:pPr>
              <w:jc w:val="center"/>
              <w:rPr>
                <w:del w:id="8249" w:author="Hervé Monnerie" w:date="2014-06-25T10:26:00Z"/>
                <w:rFonts w:ascii="Helvetica Neue Light" w:eastAsia="Times New Roman" w:hAnsi="Helvetica Neue Light" w:cs="Times New Roman"/>
                <w:szCs w:val="20"/>
                <w:rPrChange w:id="8250" w:author="Arthur de Catheu" w:date="2014-06-20T17:08:00Z">
                  <w:rPr>
                    <w:del w:id="8251" w:author="Hervé Monnerie" w:date="2014-06-25T10:26:00Z"/>
                    <w:rFonts w:eastAsia="Times New Roman" w:cs="Times New Roman"/>
                    <w:szCs w:val="20"/>
                  </w:rPr>
                </w:rPrChange>
              </w:rPr>
            </w:pPr>
            <w:del w:id="8252" w:author="Hervé Monnerie" w:date="2014-06-25T10:26:00Z">
              <w:r w:rsidRPr="00935764" w:rsidDel="00BD57E6">
                <w:rPr>
                  <w:rFonts w:ascii="Helvetica Neue Light" w:eastAsia="Times New Roman" w:hAnsi="Helvetica Neue Light" w:cs="Times New Roman"/>
                  <w:szCs w:val="20"/>
                  <w:rPrChange w:id="8253" w:author="Arthur de Catheu" w:date="2014-06-20T17:08:00Z">
                    <w:rPr>
                      <w:rFonts w:eastAsia="Times New Roman" w:cs="Times New Roman"/>
                      <w:szCs w:val="20"/>
                    </w:rPr>
                  </w:rPrChange>
                </w:rPr>
                <w:delText>J+0 20h</w:delText>
              </w:r>
            </w:del>
          </w:p>
        </w:tc>
        <w:tc>
          <w:tcPr>
            <w:tcW w:w="1150" w:type="dxa"/>
            <w:tcBorders>
              <w:top w:val="single" w:sz="4" w:space="0" w:color="auto"/>
              <w:left w:val="nil"/>
              <w:bottom w:val="double" w:sz="6" w:space="0" w:color="auto"/>
              <w:right w:val="single" w:sz="4" w:space="0" w:color="auto"/>
            </w:tcBorders>
            <w:shd w:val="clear" w:color="000000" w:fill="D9D9D9"/>
            <w:noWrap/>
            <w:vAlign w:val="bottom"/>
            <w:hideMark/>
          </w:tcPr>
          <w:p w14:paraId="7334BF0B" w14:textId="77777777" w:rsidR="00571114" w:rsidRPr="00935764" w:rsidDel="00BD57E6" w:rsidRDefault="00571114" w:rsidP="00571114">
            <w:pPr>
              <w:jc w:val="center"/>
              <w:rPr>
                <w:del w:id="8254" w:author="Hervé Monnerie" w:date="2014-06-25T10:26:00Z"/>
                <w:rFonts w:ascii="Helvetica Neue Light" w:eastAsia="Times New Roman" w:hAnsi="Helvetica Neue Light" w:cs="Times New Roman"/>
                <w:szCs w:val="20"/>
                <w:rPrChange w:id="8255" w:author="Arthur de Catheu" w:date="2014-06-20T17:08:00Z">
                  <w:rPr>
                    <w:del w:id="8256" w:author="Hervé Monnerie" w:date="2014-06-25T10:26:00Z"/>
                    <w:rFonts w:eastAsia="Times New Roman" w:cs="Times New Roman"/>
                    <w:szCs w:val="20"/>
                  </w:rPr>
                </w:rPrChange>
              </w:rPr>
            </w:pPr>
            <w:del w:id="8257" w:author="Hervé Monnerie" w:date="2014-06-25T10:26:00Z">
              <w:r w:rsidRPr="00935764" w:rsidDel="00BD57E6">
                <w:rPr>
                  <w:rFonts w:ascii="Helvetica Neue Light" w:eastAsia="Times New Roman" w:hAnsi="Helvetica Neue Light" w:cs="Times New Roman"/>
                  <w:szCs w:val="20"/>
                  <w:rPrChange w:id="8258" w:author="Arthur de Catheu" w:date="2014-06-20T17:08:00Z">
                    <w:rPr>
                      <w:rFonts w:eastAsia="Times New Roman" w:cs="Times New Roman"/>
                      <w:szCs w:val="20"/>
                    </w:rPr>
                  </w:rPrChange>
                </w:rPr>
                <w:delText>J+1 17h</w:delText>
              </w:r>
            </w:del>
          </w:p>
        </w:tc>
        <w:tc>
          <w:tcPr>
            <w:tcW w:w="1152" w:type="dxa"/>
            <w:tcBorders>
              <w:top w:val="single" w:sz="4" w:space="0" w:color="auto"/>
              <w:left w:val="nil"/>
              <w:bottom w:val="double" w:sz="6" w:space="0" w:color="auto"/>
              <w:right w:val="single" w:sz="4" w:space="0" w:color="auto"/>
            </w:tcBorders>
            <w:shd w:val="clear" w:color="000000" w:fill="D9D9D9"/>
            <w:noWrap/>
            <w:vAlign w:val="bottom"/>
            <w:hideMark/>
          </w:tcPr>
          <w:p w14:paraId="49920B39" w14:textId="77777777" w:rsidR="00571114" w:rsidRPr="00935764" w:rsidDel="00BD57E6" w:rsidRDefault="00571114" w:rsidP="00571114">
            <w:pPr>
              <w:jc w:val="center"/>
              <w:rPr>
                <w:del w:id="8259" w:author="Hervé Monnerie" w:date="2014-06-25T10:26:00Z"/>
                <w:rFonts w:ascii="Helvetica Neue Light" w:eastAsia="Times New Roman" w:hAnsi="Helvetica Neue Light" w:cs="Times New Roman"/>
                <w:szCs w:val="20"/>
                <w:rPrChange w:id="8260" w:author="Arthur de Catheu" w:date="2014-06-20T17:08:00Z">
                  <w:rPr>
                    <w:del w:id="8261" w:author="Hervé Monnerie" w:date="2014-06-25T10:26:00Z"/>
                    <w:rFonts w:eastAsia="Times New Roman" w:cs="Times New Roman"/>
                    <w:szCs w:val="20"/>
                  </w:rPr>
                </w:rPrChange>
              </w:rPr>
            </w:pPr>
            <w:del w:id="8262" w:author="Hervé Monnerie" w:date="2014-06-25T10:26:00Z">
              <w:r w:rsidRPr="00935764" w:rsidDel="00BD57E6">
                <w:rPr>
                  <w:rFonts w:ascii="Helvetica Neue Light" w:eastAsia="Times New Roman" w:hAnsi="Helvetica Neue Light" w:cs="Times New Roman"/>
                  <w:szCs w:val="20"/>
                  <w:rPrChange w:id="8263" w:author="Arthur de Catheu" w:date="2014-06-20T17:08:00Z">
                    <w:rPr>
                      <w:rFonts w:eastAsia="Times New Roman" w:cs="Times New Roman"/>
                      <w:szCs w:val="20"/>
                    </w:rPr>
                  </w:rPrChange>
                </w:rPr>
                <w:delText>J+1 18h</w:delText>
              </w:r>
            </w:del>
          </w:p>
        </w:tc>
        <w:tc>
          <w:tcPr>
            <w:tcW w:w="1513" w:type="dxa"/>
            <w:tcBorders>
              <w:top w:val="single" w:sz="4" w:space="0" w:color="auto"/>
              <w:left w:val="nil"/>
              <w:bottom w:val="double" w:sz="6" w:space="0" w:color="auto"/>
              <w:right w:val="single" w:sz="4" w:space="0" w:color="auto"/>
            </w:tcBorders>
            <w:shd w:val="clear" w:color="000000" w:fill="D9D9D9"/>
            <w:noWrap/>
            <w:vAlign w:val="bottom"/>
            <w:hideMark/>
          </w:tcPr>
          <w:p w14:paraId="02C557DC" w14:textId="77777777" w:rsidR="00571114" w:rsidRPr="00935764" w:rsidDel="00BD57E6" w:rsidRDefault="00571114" w:rsidP="00571114">
            <w:pPr>
              <w:jc w:val="center"/>
              <w:rPr>
                <w:del w:id="8264" w:author="Hervé Monnerie" w:date="2014-06-25T10:26:00Z"/>
                <w:rFonts w:ascii="Helvetica Neue Light" w:eastAsia="Times New Roman" w:hAnsi="Helvetica Neue Light" w:cs="Times New Roman"/>
                <w:szCs w:val="20"/>
                <w:rPrChange w:id="8265" w:author="Arthur de Catheu" w:date="2014-06-20T17:08:00Z">
                  <w:rPr>
                    <w:del w:id="8266" w:author="Hervé Monnerie" w:date="2014-06-25T10:26:00Z"/>
                    <w:rFonts w:eastAsia="Times New Roman" w:cs="Times New Roman"/>
                    <w:szCs w:val="20"/>
                  </w:rPr>
                </w:rPrChange>
              </w:rPr>
            </w:pPr>
            <w:del w:id="8267" w:author="Hervé Monnerie" w:date="2014-06-25T10:26:00Z">
              <w:r w:rsidRPr="00935764" w:rsidDel="00BD57E6">
                <w:rPr>
                  <w:rFonts w:ascii="Helvetica Neue Light" w:eastAsia="Times New Roman" w:hAnsi="Helvetica Neue Light" w:cs="Times New Roman"/>
                  <w:szCs w:val="20"/>
                  <w:rPrChange w:id="8268" w:author="Arthur de Catheu" w:date="2014-06-20T17:08:00Z">
                    <w:rPr>
                      <w:rFonts w:eastAsia="Times New Roman" w:cs="Times New Roman"/>
                      <w:szCs w:val="20"/>
                    </w:rPr>
                  </w:rPrChange>
                </w:rPr>
                <w:delText>J+1 18h</w:delText>
              </w:r>
            </w:del>
          </w:p>
        </w:tc>
      </w:tr>
      <w:tr w:rsidR="00571114" w:rsidRPr="00935764" w:rsidDel="00BD57E6" w14:paraId="1790E54B" w14:textId="77777777" w:rsidTr="00571114">
        <w:trPr>
          <w:divId w:val="162168436"/>
          <w:trHeight w:val="293"/>
          <w:del w:id="8269"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0BD98ADC" w14:textId="77777777" w:rsidR="00571114" w:rsidRPr="00935764" w:rsidDel="00BD57E6" w:rsidRDefault="00571114" w:rsidP="00571114">
            <w:pPr>
              <w:jc w:val="left"/>
              <w:outlineLvl w:val="0"/>
              <w:rPr>
                <w:del w:id="8270" w:author="Hervé Monnerie" w:date="2014-06-25T10:26:00Z"/>
                <w:rFonts w:ascii="Helvetica Neue Light" w:eastAsia="Times New Roman" w:hAnsi="Helvetica Neue Light" w:cs="Times New Roman"/>
                <w:szCs w:val="20"/>
                <w:rPrChange w:id="8271" w:author="Arthur de Catheu" w:date="2014-06-20T17:08:00Z">
                  <w:rPr>
                    <w:del w:id="8272" w:author="Hervé Monnerie" w:date="2014-06-25T10:26:00Z"/>
                    <w:rFonts w:eastAsia="Times New Roman" w:cs="Times New Roman"/>
                    <w:szCs w:val="20"/>
                  </w:rPr>
                </w:rPrChange>
              </w:rPr>
            </w:pPr>
            <w:del w:id="8273" w:author="Hervé Monnerie" w:date="2014-06-25T10:26:00Z">
              <w:r w:rsidRPr="00935764" w:rsidDel="00BD57E6">
                <w:rPr>
                  <w:rFonts w:ascii="Helvetica Neue Light" w:eastAsia="Times New Roman" w:hAnsi="Helvetica Neue Light" w:cs="Times New Roman"/>
                  <w:szCs w:val="20"/>
                  <w:rPrChange w:id="8274" w:author="Arthur de Catheu" w:date="2014-06-20T17:08:00Z">
                    <w:rPr>
                      <w:rFonts w:eastAsia="Times New Roman" w:cs="Times New Roman"/>
                      <w:szCs w:val="20"/>
                    </w:rPr>
                  </w:rPrChange>
                </w:rPr>
                <w:delText>Formulaire de contact</w:delText>
              </w:r>
            </w:del>
          </w:p>
        </w:tc>
        <w:tc>
          <w:tcPr>
            <w:tcW w:w="348" w:type="dxa"/>
            <w:tcBorders>
              <w:top w:val="nil"/>
              <w:left w:val="nil"/>
              <w:bottom w:val="single" w:sz="4" w:space="0" w:color="auto"/>
              <w:right w:val="single" w:sz="4" w:space="0" w:color="auto"/>
            </w:tcBorders>
            <w:shd w:val="clear" w:color="auto" w:fill="auto"/>
            <w:noWrap/>
            <w:vAlign w:val="bottom"/>
            <w:hideMark/>
          </w:tcPr>
          <w:p w14:paraId="33B0C4B5" w14:textId="77777777" w:rsidR="00571114" w:rsidRPr="00935764" w:rsidDel="00BD57E6" w:rsidRDefault="00571114" w:rsidP="00571114">
            <w:pPr>
              <w:jc w:val="center"/>
              <w:outlineLvl w:val="0"/>
              <w:rPr>
                <w:del w:id="8275" w:author="Hervé Monnerie" w:date="2014-06-25T10:26:00Z"/>
                <w:rFonts w:ascii="Helvetica Neue Light" w:eastAsia="Times New Roman" w:hAnsi="Helvetica Neue Light" w:cs="Times New Roman"/>
                <w:szCs w:val="20"/>
                <w:rPrChange w:id="8276" w:author="Arthur de Catheu" w:date="2014-06-20T17:08:00Z">
                  <w:rPr>
                    <w:del w:id="8277" w:author="Hervé Monnerie" w:date="2014-06-25T10:26:00Z"/>
                    <w:rFonts w:eastAsia="Times New Roman" w:cs="Times New Roman"/>
                    <w:szCs w:val="20"/>
                  </w:rPr>
                </w:rPrChange>
              </w:rPr>
            </w:pPr>
            <w:del w:id="8278" w:author="Hervé Monnerie" w:date="2014-06-25T10:26:00Z">
              <w:r w:rsidRPr="00935764" w:rsidDel="00BD57E6">
                <w:rPr>
                  <w:rFonts w:ascii="Helvetica Neue Light" w:eastAsia="Times New Roman" w:hAnsi="Helvetica Neue Light" w:cs="Times New Roman"/>
                  <w:szCs w:val="20"/>
                  <w:rPrChange w:id="8279" w:author="Arthur de Catheu" w:date="2014-06-20T17:08:00Z">
                    <w:rPr>
                      <w:rFonts w:eastAsia="Times New Roman" w:cs="Times New Roman"/>
                      <w:szCs w:val="20"/>
                    </w:rPr>
                  </w:rPrChange>
                </w:rPr>
                <w:delText> </w:delText>
              </w:r>
            </w:del>
          </w:p>
        </w:tc>
        <w:tc>
          <w:tcPr>
            <w:tcW w:w="1152" w:type="dxa"/>
            <w:tcBorders>
              <w:top w:val="nil"/>
              <w:left w:val="nil"/>
              <w:bottom w:val="single" w:sz="4" w:space="0" w:color="auto"/>
              <w:right w:val="single" w:sz="4" w:space="0" w:color="auto"/>
            </w:tcBorders>
            <w:shd w:val="clear" w:color="000000" w:fill="F2DCDB"/>
            <w:noWrap/>
            <w:vAlign w:val="bottom"/>
            <w:hideMark/>
          </w:tcPr>
          <w:p w14:paraId="1F7722BB" w14:textId="77777777" w:rsidR="00571114" w:rsidRPr="00935764" w:rsidDel="00BD57E6" w:rsidRDefault="00571114" w:rsidP="00571114">
            <w:pPr>
              <w:jc w:val="center"/>
              <w:outlineLvl w:val="0"/>
              <w:rPr>
                <w:del w:id="8280" w:author="Hervé Monnerie" w:date="2014-06-25T10:26:00Z"/>
                <w:rFonts w:ascii="Helvetica Neue Light" w:eastAsia="Times New Roman" w:hAnsi="Helvetica Neue Light" w:cs="Times New Roman"/>
                <w:szCs w:val="20"/>
                <w:rPrChange w:id="8281" w:author="Arthur de Catheu" w:date="2014-06-20T17:08:00Z">
                  <w:rPr>
                    <w:del w:id="8282" w:author="Hervé Monnerie" w:date="2014-06-25T10:26:00Z"/>
                    <w:rFonts w:eastAsia="Times New Roman" w:cs="Times New Roman"/>
                    <w:szCs w:val="20"/>
                  </w:rPr>
                </w:rPrChange>
              </w:rPr>
            </w:pPr>
            <w:del w:id="8283" w:author="Hervé Monnerie" w:date="2014-06-25T10:26:00Z">
              <w:r w:rsidRPr="00935764" w:rsidDel="00BD57E6">
                <w:rPr>
                  <w:rFonts w:ascii="Helvetica Neue Light" w:eastAsia="Times New Roman" w:hAnsi="Helvetica Neue Light" w:cs="Times New Roman"/>
                  <w:szCs w:val="20"/>
                  <w:rPrChange w:id="8284" w:author="Arthur de Catheu" w:date="2014-06-20T17:08:00Z">
                    <w:rPr>
                      <w:rFonts w:eastAsia="Times New Roman" w:cs="Times New Roman"/>
                      <w:szCs w:val="20"/>
                    </w:rPr>
                  </w:rPrChange>
                </w:rPr>
                <w:delText>M</w:delText>
              </w:r>
            </w:del>
          </w:p>
        </w:tc>
        <w:tc>
          <w:tcPr>
            <w:tcW w:w="1150" w:type="dxa"/>
            <w:tcBorders>
              <w:top w:val="nil"/>
              <w:left w:val="nil"/>
              <w:bottom w:val="single" w:sz="4" w:space="0" w:color="auto"/>
              <w:right w:val="single" w:sz="4" w:space="0" w:color="auto"/>
            </w:tcBorders>
            <w:shd w:val="clear" w:color="auto" w:fill="auto"/>
            <w:noWrap/>
            <w:vAlign w:val="center"/>
            <w:hideMark/>
          </w:tcPr>
          <w:p w14:paraId="387C24A5" w14:textId="77777777" w:rsidR="00571114" w:rsidRPr="00935764" w:rsidDel="00BD57E6" w:rsidRDefault="00571114" w:rsidP="00571114">
            <w:pPr>
              <w:jc w:val="center"/>
              <w:outlineLvl w:val="0"/>
              <w:rPr>
                <w:del w:id="8285" w:author="Hervé Monnerie" w:date="2014-06-25T10:26:00Z"/>
                <w:rFonts w:ascii="Helvetica Neue Light" w:eastAsia="Times New Roman" w:hAnsi="Helvetica Neue Light" w:cs="Times New Roman"/>
                <w:szCs w:val="20"/>
                <w:rPrChange w:id="8286" w:author="Arthur de Catheu" w:date="2014-06-20T17:08:00Z">
                  <w:rPr>
                    <w:del w:id="8287" w:author="Hervé Monnerie" w:date="2014-06-25T10:26:00Z"/>
                    <w:rFonts w:eastAsia="Times New Roman" w:cs="Times New Roman"/>
                    <w:szCs w:val="20"/>
                  </w:rPr>
                </w:rPrChange>
              </w:rPr>
            </w:pPr>
            <w:del w:id="8288" w:author="Hervé Monnerie" w:date="2014-06-25T10:26:00Z">
              <w:r w:rsidRPr="00935764" w:rsidDel="00BD57E6">
                <w:rPr>
                  <w:rFonts w:ascii="Helvetica Neue Light" w:eastAsia="Times New Roman" w:hAnsi="Helvetica Neue Light" w:cs="Times New Roman"/>
                  <w:szCs w:val="20"/>
                  <w:rPrChange w:id="8289" w:author="Arthur de Catheu" w:date="2014-06-20T17:08:00Z">
                    <w:rPr>
                      <w:rFonts w:eastAsia="Times New Roman" w:cs="Times New Roman"/>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0D969713" w14:textId="77777777" w:rsidR="00571114" w:rsidRPr="00935764" w:rsidDel="00BD57E6" w:rsidRDefault="00571114" w:rsidP="00571114">
            <w:pPr>
              <w:jc w:val="center"/>
              <w:outlineLvl w:val="0"/>
              <w:rPr>
                <w:del w:id="8290" w:author="Hervé Monnerie" w:date="2014-06-25T10:26:00Z"/>
                <w:rFonts w:ascii="Helvetica Neue Light" w:eastAsia="Times New Roman" w:hAnsi="Helvetica Neue Light" w:cs="Times New Roman"/>
                <w:szCs w:val="20"/>
                <w:rPrChange w:id="8291" w:author="Arthur de Catheu" w:date="2014-06-20T17:08:00Z">
                  <w:rPr>
                    <w:del w:id="8292" w:author="Hervé Monnerie" w:date="2014-06-25T10:26:00Z"/>
                    <w:rFonts w:eastAsia="Times New Roman" w:cs="Times New Roman"/>
                    <w:szCs w:val="20"/>
                  </w:rPr>
                </w:rPrChange>
              </w:rPr>
            </w:pPr>
            <w:del w:id="8293" w:author="Hervé Monnerie" w:date="2014-06-25T10:26:00Z">
              <w:r w:rsidRPr="00935764" w:rsidDel="00BD57E6">
                <w:rPr>
                  <w:rFonts w:ascii="Helvetica Neue Light" w:eastAsia="Times New Roman" w:hAnsi="Helvetica Neue Light" w:cs="Times New Roman"/>
                  <w:szCs w:val="20"/>
                  <w:rPrChange w:id="8294" w:author="Arthur de Catheu" w:date="2014-06-20T17:08:00Z">
                    <w:rPr>
                      <w:rFonts w:eastAsia="Times New Roman" w:cs="Times New Roman"/>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652E722A" w14:textId="77777777" w:rsidR="00571114" w:rsidRPr="00935764" w:rsidDel="00BD57E6" w:rsidRDefault="00571114" w:rsidP="00571114">
            <w:pPr>
              <w:jc w:val="center"/>
              <w:outlineLvl w:val="0"/>
              <w:rPr>
                <w:del w:id="8295" w:author="Hervé Monnerie" w:date="2014-06-25T10:26:00Z"/>
                <w:rFonts w:ascii="Helvetica Neue Light" w:eastAsia="Times New Roman" w:hAnsi="Helvetica Neue Light" w:cs="Times New Roman"/>
                <w:szCs w:val="20"/>
                <w:rPrChange w:id="8296" w:author="Arthur de Catheu" w:date="2014-06-20T17:08:00Z">
                  <w:rPr>
                    <w:del w:id="8297" w:author="Hervé Monnerie" w:date="2014-06-25T10:26:00Z"/>
                    <w:rFonts w:eastAsia="Times New Roman" w:cs="Times New Roman"/>
                    <w:szCs w:val="20"/>
                  </w:rPr>
                </w:rPrChange>
              </w:rPr>
            </w:pPr>
            <w:del w:id="8298" w:author="Hervé Monnerie" w:date="2014-06-25T10:26:00Z">
              <w:r w:rsidRPr="00935764" w:rsidDel="00BD57E6">
                <w:rPr>
                  <w:rFonts w:ascii="Helvetica Neue Light" w:eastAsia="Times New Roman" w:hAnsi="Helvetica Neue Light" w:cs="Times New Roman"/>
                  <w:szCs w:val="20"/>
                  <w:rPrChange w:id="8299" w:author="Arthur de Catheu" w:date="2014-06-20T17:08:00Z">
                    <w:rPr>
                      <w:rFonts w:eastAsia="Times New Roman" w:cs="Times New Roman"/>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41DEB34A" w14:textId="77777777" w:rsidR="00571114" w:rsidRPr="00935764" w:rsidDel="00BD57E6" w:rsidRDefault="00571114" w:rsidP="00571114">
            <w:pPr>
              <w:jc w:val="center"/>
              <w:outlineLvl w:val="0"/>
              <w:rPr>
                <w:del w:id="8300" w:author="Hervé Monnerie" w:date="2014-06-25T10:26:00Z"/>
                <w:rFonts w:ascii="Helvetica Neue Light" w:eastAsia="Times New Roman" w:hAnsi="Helvetica Neue Light" w:cs="Times New Roman"/>
                <w:szCs w:val="20"/>
                <w:rPrChange w:id="8301" w:author="Arthur de Catheu" w:date="2014-06-20T17:08:00Z">
                  <w:rPr>
                    <w:del w:id="8302" w:author="Hervé Monnerie" w:date="2014-06-25T10:26:00Z"/>
                    <w:rFonts w:eastAsia="Times New Roman" w:cs="Times New Roman"/>
                    <w:szCs w:val="20"/>
                  </w:rPr>
                </w:rPrChange>
              </w:rPr>
            </w:pPr>
            <w:del w:id="8303" w:author="Hervé Monnerie" w:date="2014-06-25T10:26:00Z">
              <w:r w:rsidRPr="00935764" w:rsidDel="00BD57E6">
                <w:rPr>
                  <w:rFonts w:ascii="Helvetica Neue Light" w:eastAsia="Times New Roman" w:hAnsi="Helvetica Neue Light" w:cs="Times New Roman"/>
                  <w:szCs w:val="20"/>
                  <w:rPrChange w:id="8304" w:author="Arthur de Catheu" w:date="2014-06-20T17:08:00Z">
                    <w:rPr>
                      <w:rFonts w:eastAsia="Times New Roman" w:cs="Times New Roman"/>
                      <w:szCs w:val="20"/>
                    </w:rPr>
                  </w:rPrChange>
                </w:rPr>
                <w:delText> </w:delText>
              </w:r>
            </w:del>
          </w:p>
        </w:tc>
      </w:tr>
      <w:tr w:rsidR="00571114" w:rsidRPr="00935764" w:rsidDel="00BD57E6" w14:paraId="2E49B561" w14:textId="77777777" w:rsidTr="00571114">
        <w:trPr>
          <w:divId w:val="162168436"/>
          <w:trHeight w:val="279"/>
          <w:del w:id="8305"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2CB925B2" w14:textId="77777777" w:rsidR="00571114" w:rsidRPr="00935764" w:rsidDel="00BD57E6" w:rsidRDefault="00571114" w:rsidP="00571114">
            <w:pPr>
              <w:jc w:val="left"/>
              <w:outlineLvl w:val="0"/>
              <w:rPr>
                <w:del w:id="8306" w:author="Hervé Monnerie" w:date="2014-06-25T10:26:00Z"/>
                <w:rFonts w:ascii="Helvetica Neue Light" w:eastAsia="Times New Roman" w:hAnsi="Helvetica Neue Light" w:cs="Times New Roman"/>
                <w:szCs w:val="20"/>
                <w:rPrChange w:id="8307" w:author="Arthur de Catheu" w:date="2014-06-20T17:08:00Z">
                  <w:rPr>
                    <w:del w:id="8308" w:author="Hervé Monnerie" w:date="2014-06-25T10:26:00Z"/>
                    <w:rFonts w:eastAsia="Times New Roman" w:cs="Times New Roman"/>
                    <w:szCs w:val="20"/>
                  </w:rPr>
                </w:rPrChange>
              </w:rPr>
            </w:pPr>
            <w:del w:id="8309" w:author="Hervé Monnerie" w:date="2014-06-25T10:26:00Z">
              <w:r w:rsidRPr="00935764" w:rsidDel="00BD57E6">
                <w:rPr>
                  <w:rFonts w:ascii="Helvetica Neue Light" w:eastAsia="Times New Roman" w:hAnsi="Helvetica Neue Light" w:cs="Times New Roman"/>
                  <w:szCs w:val="20"/>
                  <w:rPrChange w:id="8310" w:author="Arthur de Catheu" w:date="2014-06-20T17:08:00Z">
                    <w:rPr>
                      <w:rFonts w:eastAsia="Times New Roman" w:cs="Times New Roman"/>
                      <w:szCs w:val="20"/>
                    </w:rPr>
                  </w:rPrChange>
                </w:rPr>
                <w:delText>Acceptation des CGU</w:delText>
              </w:r>
            </w:del>
          </w:p>
        </w:tc>
        <w:tc>
          <w:tcPr>
            <w:tcW w:w="348" w:type="dxa"/>
            <w:tcBorders>
              <w:top w:val="nil"/>
              <w:left w:val="nil"/>
              <w:bottom w:val="single" w:sz="4" w:space="0" w:color="auto"/>
              <w:right w:val="single" w:sz="4" w:space="0" w:color="auto"/>
            </w:tcBorders>
            <w:shd w:val="clear" w:color="auto" w:fill="auto"/>
            <w:noWrap/>
            <w:vAlign w:val="bottom"/>
            <w:hideMark/>
          </w:tcPr>
          <w:p w14:paraId="55E7E106" w14:textId="77777777" w:rsidR="00571114" w:rsidRPr="00935764" w:rsidDel="00BD57E6" w:rsidRDefault="00571114" w:rsidP="00571114">
            <w:pPr>
              <w:jc w:val="center"/>
              <w:outlineLvl w:val="0"/>
              <w:rPr>
                <w:del w:id="8311" w:author="Hervé Monnerie" w:date="2014-06-25T10:26:00Z"/>
                <w:rFonts w:ascii="Helvetica Neue Light" w:eastAsia="Times New Roman" w:hAnsi="Helvetica Neue Light" w:cs="Times New Roman"/>
                <w:szCs w:val="20"/>
                <w:rPrChange w:id="8312" w:author="Arthur de Catheu" w:date="2014-06-20T17:08:00Z">
                  <w:rPr>
                    <w:del w:id="8313" w:author="Hervé Monnerie" w:date="2014-06-25T10:26:00Z"/>
                    <w:rFonts w:eastAsia="Times New Roman" w:cs="Times New Roman"/>
                    <w:szCs w:val="20"/>
                  </w:rPr>
                </w:rPrChange>
              </w:rPr>
            </w:pPr>
            <w:del w:id="8314" w:author="Hervé Monnerie" w:date="2014-06-25T10:26:00Z">
              <w:r w:rsidRPr="00935764" w:rsidDel="00BD57E6">
                <w:rPr>
                  <w:rFonts w:ascii="Helvetica Neue Light" w:eastAsia="Times New Roman" w:hAnsi="Helvetica Neue Light" w:cs="Times New Roman"/>
                  <w:szCs w:val="20"/>
                  <w:rPrChange w:id="8315" w:author="Arthur de Catheu" w:date="2014-06-20T17:08:00Z">
                    <w:rPr>
                      <w:rFonts w:eastAsia="Times New Roman" w:cs="Times New Roman"/>
                      <w:szCs w:val="20"/>
                    </w:rPr>
                  </w:rPrChange>
                </w:rPr>
                <w:delText> </w:delText>
              </w:r>
            </w:del>
          </w:p>
        </w:tc>
        <w:tc>
          <w:tcPr>
            <w:tcW w:w="1152" w:type="dxa"/>
            <w:tcBorders>
              <w:top w:val="nil"/>
              <w:left w:val="nil"/>
              <w:bottom w:val="single" w:sz="4" w:space="0" w:color="auto"/>
              <w:right w:val="single" w:sz="4" w:space="0" w:color="auto"/>
            </w:tcBorders>
            <w:shd w:val="clear" w:color="000000" w:fill="F2DCDB"/>
            <w:noWrap/>
            <w:vAlign w:val="bottom"/>
            <w:hideMark/>
          </w:tcPr>
          <w:p w14:paraId="3BB08855" w14:textId="77777777" w:rsidR="00571114" w:rsidRPr="00935764" w:rsidDel="00BD57E6" w:rsidRDefault="00571114" w:rsidP="00571114">
            <w:pPr>
              <w:jc w:val="center"/>
              <w:outlineLvl w:val="0"/>
              <w:rPr>
                <w:del w:id="8316" w:author="Hervé Monnerie" w:date="2014-06-25T10:26:00Z"/>
                <w:rFonts w:ascii="Helvetica Neue Light" w:eastAsia="Times New Roman" w:hAnsi="Helvetica Neue Light" w:cs="Times New Roman"/>
                <w:szCs w:val="20"/>
                <w:rPrChange w:id="8317" w:author="Arthur de Catheu" w:date="2014-06-20T17:08:00Z">
                  <w:rPr>
                    <w:del w:id="8318" w:author="Hervé Monnerie" w:date="2014-06-25T10:26:00Z"/>
                    <w:rFonts w:eastAsia="Times New Roman" w:cs="Times New Roman"/>
                    <w:szCs w:val="20"/>
                  </w:rPr>
                </w:rPrChange>
              </w:rPr>
            </w:pPr>
            <w:del w:id="8319" w:author="Hervé Monnerie" w:date="2014-06-25T10:26:00Z">
              <w:r w:rsidRPr="00935764" w:rsidDel="00BD57E6">
                <w:rPr>
                  <w:rFonts w:ascii="Helvetica Neue Light" w:eastAsia="Times New Roman" w:hAnsi="Helvetica Neue Light" w:cs="Times New Roman"/>
                  <w:szCs w:val="20"/>
                  <w:rPrChange w:id="8320" w:author="Arthur de Catheu" w:date="2014-06-20T17:08:00Z">
                    <w:rPr>
                      <w:rFonts w:eastAsia="Times New Roman" w:cs="Times New Roman"/>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center"/>
            <w:hideMark/>
          </w:tcPr>
          <w:p w14:paraId="7E6B06F5" w14:textId="77777777" w:rsidR="00571114" w:rsidRPr="00935764" w:rsidDel="00BD57E6" w:rsidRDefault="00571114" w:rsidP="00571114">
            <w:pPr>
              <w:jc w:val="center"/>
              <w:outlineLvl w:val="0"/>
              <w:rPr>
                <w:del w:id="8321" w:author="Hervé Monnerie" w:date="2014-06-25T10:26:00Z"/>
                <w:rFonts w:ascii="Helvetica Neue Light" w:eastAsia="Times New Roman" w:hAnsi="Helvetica Neue Light" w:cs="Times New Roman"/>
                <w:szCs w:val="20"/>
                <w:rPrChange w:id="8322" w:author="Arthur de Catheu" w:date="2014-06-20T17:08:00Z">
                  <w:rPr>
                    <w:del w:id="8323" w:author="Hervé Monnerie" w:date="2014-06-25T10:26:00Z"/>
                    <w:rFonts w:eastAsia="Times New Roman" w:cs="Times New Roman"/>
                    <w:szCs w:val="20"/>
                  </w:rPr>
                </w:rPrChange>
              </w:rPr>
            </w:pPr>
            <w:del w:id="8324" w:author="Hervé Monnerie" w:date="2014-06-25T10:26:00Z">
              <w:r w:rsidRPr="00935764" w:rsidDel="00BD57E6">
                <w:rPr>
                  <w:rFonts w:ascii="Helvetica Neue Light" w:eastAsia="Times New Roman" w:hAnsi="Helvetica Neue Light" w:cs="Times New Roman"/>
                  <w:szCs w:val="20"/>
                  <w:rPrChange w:id="8325" w:author="Arthur de Catheu" w:date="2014-06-20T17:08:00Z">
                    <w:rPr>
                      <w:rFonts w:eastAsia="Times New Roman" w:cs="Times New Roman"/>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6AF6DC4A" w14:textId="77777777" w:rsidR="00571114" w:rsidRPr="00935764" w:rsidDel="00BD57E6" w:rsidRDefault="00571114" w:rsidP="00571114">
            <w:pPr>
              <w:jc w:val="center"/>
              <w:outlineLvl w:val="0"/>
              <w:rPr>
                <w:del w:id="8326" w:author="Hervé Monnerie" w:date="2014-06-25T10:26:00Z"/>
                <w:rFonts w:ascii="Helvetica Neue Light" w:eastAsia="Times New Roman" w:hAnsi="Helvetica Neue Light" w:cs="Times New Roman"/>
                <w:szCs w:val="20"/>
                <w:rPrChange w:id="8327" w:author="Arthur de Catheu" w:date="2014-06-20T17:08:00Z">
                  <w:rPr>
                    <w:del w:id="8328" w:author="Hervé Monnerie" w:date="2014-06-25T10:26:00Z"/>
                    <w:rFonts w:eastAsia="Times New Roman" w:cs="Times New Roman"/>
                    <w:szCs w:val="20"/>
                  </w:rPr>
                </w:rPrChange>
              </w:rPr>
            </w:pPr>
            <w:del w:id="8329" w:author="Hervé Monnerie" w:date="2014-06-25T10:26:00Z">
              <w:r w:rsidRPr="00935764" w:rsidDel="00BD57E6">
                <w:rPr>
                  <w:rFonts w:ascii="Helvetica Neue Light" w:eastAsia="Times New Roman" w:hAnsi="Helvetica Neue Light" w:cs="Times New Roman"/>
                  <w:szCs w:val="20"/>
                  <w:rPrChange w:id="8330" w:author="Arthur de Catheu" w:date="2014-06-20T17:08:00Z">
                    <w:rPr>
                      <w:rFonts w:eastAsia="Times New Roman" w:cs="Times New Roman"/>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1B6DE351" w14:textId="77777777" w:rsidR="00571114" w:rsidRPr="00935764" w:rsidDel="00BD57E6" w:rsidRDefault="00571114" w:rsidP="00571114">
            <w:pPr>
              <w:jc w:val="center"/>
              <w:outlineLvl w:val="0"/>
              <w:rPr>
                <w:del w:id="8331" w:author="Hervé Monnerie" w:date="2014-06-25T10:26:00Z"/>
                <w:rFonts w:ascii="Helvetica Neue Light" w:eastAsia="Times New Roman" w:hAnsi="Helvetica Neue Light" w:cs="Times New Roman"/>
                <w:szCs w:val="20"/>
                <w:rPrChange w:id="8332" w:author="Arthur de Catheu" w:date="2014-06-20T17:08:00Z">
                  <w:rPr>
                    <w:del w:id="8333" w:author="Hervé Monnerie" w:date="2014-06-25T10:26:00Z"/>
                    <w:rFonts w:eastAsia="Times New Roman" w:cs="Times New Roman"/>
                    <w:szCs w:val="20"/>
                  </w:rPr>
                </w:rPrChange>
              </w:rPr>
            </w:pPr>
            <w:del w:id="8334" w:author="Hervé Monnerie" w:date="2014-06-25T10:26:00Z">
              <w:r w:rsidRPr="00935764" w:rsidDel="00BD57E6">
                <w:rPr>
                  <w:rFonts w:ascii="Helvetica Neue Light" w:eastAsia="Times New Roman" w:hAnsi="Helvetica Neue Light" w:cs="Times New Roman"/>
                  <w:szCs w:val="20"/>
                  <w:rPrChange w:id="8335" w:author="Arthur de Catheu" w:date="2014-06-20T17:08:00Z">
                    <w:rPr>
                      <w:rFonts w:eastAsia="Times New Roman" w:cs="Times New Roman"/>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61B66B92" w14:textId="77777777" w:rsidR="00571114" w:rsidRPr="00935764" w:rsidDel="00BD57E6" w:rsidRDefault="00571114" w:rsidP="00571114">
            <w:pPr>
              <w:jc w:val="center"/>
              <w:outlineLvl w:val="0"/>
              <w:rPr>
                <w:del w:id="8336" w:author="Hervé Monnerie" w:date="2014-06-25T10:26:00Z"/>
                <w:rFonts w:ascii="Helvetica Neue Light" w:eastAsia="Times New Roman" w:hAnsi="Helvetica Neue Light" w:cs="Times New Roman"/>
                <w:szCs w:val="20"/>
                <w:rPrChange w:id="8337" w:author="Arthur de Catheu" w:date="2014-06-20T17:08:00Z">
                  <w:rPr>
                    <w:del w:id="8338" w:author="Hervé Monnerie" w:date="2014-06-25T10:26:00Z"/>
                    <w:rFonts w:eastAsia="Times New Roman" w:cs="Times New Roman"/>
                    <w:szCs w:val="20"/>
                  </w:rPr>
                </w:rPrChange>
              </w:rPr>
            </w:pPr>
            <w:del w:id="8339" w:author="Hervé Monnerie" w:date="2014-06-25T10:26:00Z">
              <w:r w:rsidRPr="00935764" w:rsidDel="00BD57E6">
                <w:rPr>
                  <w:rFonts w:ascii="Helvetica Neue Light" w:eastAsia="Times New Roman" w:hAnsi="Helvetica Neue Light" w:cs="Times New Roman"/>
                  <w:szCs w:val="20"/>
                  <w:rPrChange w:id="8340" w:author="Arthur de Catheu" w:date="2014-06-20T17:08:00Z">
                    <w:rPr>
                      <w:rFonts w:eastAsia="Times New Roman" w:cs="Times New Roman"/>
                      <w:szCs w:val="20"/>
                    </w:rPr>
                  </w:rPrChange>
                </w:rPr>
                <w:delText> </w:delText>
              </w:r>
            </w:del>
          </w:p>
        </w:tc>
      </w:tr>
      <w:tr w:rsidR="00571114" w:rsidRPr="00935764" w:rsidDel="00BD57E6" w14:paraId="4F90D2BB" w14:textId="77777777" w:rsidTr="00571114">
        <w:trPr>
          <w:divId w:val="162168436"/>
          <w:trHeight w:val="279"/>
          <w:del w:id="8341"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5CC00EF2" w14:textId="77777777" w:rsidR="00571114" w:rsidRPr="00935764" w:rsidDel="00BD57E6" w:rsidRDefault="00571114" w:rsidP="00571114">
            <w:pPr>
              <w:jc w:val="left"/>
              <w:outlineLvl w:val="0"/>
              <w:rPr>
                <w:del w:id="8342" w:author="Hervé Monnerie" w:date="2014-06-25T10:26:00Z"/>
                <w:rFonts w:ascii="Helvetica Neue Light" w:eastAsia="Times New Roman" w:hAnsi="Helvetica Neue Light" w:cs="Times New Roman"/>
                <w:szCs w:val="20"/>
                <w:rPrChange w:id="8343" w:author="Arthur de Catheu" w:date="2014-06-20T17:08:00Z">
                  <w:rPr>
                    <w:del w:id="8344" w:author="Hervé Monnerie" w:date="2014-06-25T10:26:00Z"/>
                    <w:rFonts w:eastAsia="Times New Roman" w:cs="Times New Roman"/>
                    <w:szCs w:val="20"/>
                  </w:rPr>
                </w:rPrChange>
              </w:rPr>
            </w:pPr>
            <w:del w:id="8345" w:author="Hervé Monnerie" w:date="2014-06-25T10:26:00Z">
              <w:r w:rsidRPr="00935764" w:rsidDel="00BD57E6">
                <w:rPr>
                  <w:rFonts w:ascii="Helvetica Neue Light" w:eastAsia="Times New Roman" w:hAnsi="Helvetica Neue Light" w:cs="Times New Roman"/>
                  <w:szCs w:val="20"/>
                  <w:rPrChange w:id="8346" w:author="Arthur de Catheu" w:date="2014-06-20T17:08:00Z">
                    <w:rPr>
                      <w:rFonts w:eastAsia="Times New Roman" w:cs="Times New Roman"/>
                      <w:szCs w:val="20"/>
                    </w:rPr>
                  </w:rPrChange>
                </w:rPr>
                <w:delText>Paramètres remplis</w:delText>
              </w:r>
            </w:del>
          </w:p>
        </w:tc>
        <w:tc>
          <w:tcPr>
            <w:tcW w:w="348" w:type="dxa"/>
            <w:tcBorders>
              <w:top w:val="nil"/>
              <w:left w:val="nil"/>
              <w:bottom w:val="single" w:sz="4" w:space="0" w:color="auto"/>
              <w:right w:val="single" w:sz="4" w:space="0" w:color="auto"/>
            </w:tcBorders>
            <w:shd w:val="clear" w:color="auto" w:fill="auto"/>
            <w:noWrap/>
            <w:vAlign w:val="bottom"/>
            <w:hideMark/>
          </w:tcPr>
          <w:p w14:paraId="4F0A4968" w14:textId="77777777" w:rsidR="00571114" w:rsidRPr="00935764" w:rsidDel="00BD57E6" w:rsidRDefault="00571114" w:rsidP="00571114">
            <w:pPr>
              <w:jc w:val="center"/>
              <w:outlineLvl w:val="0"/>
              <w:rPr>
                <w:del w:id="8347" w:author="Hervé Monnerie" w:date="2014-06-25T10:26:00Z"/>
                <w:rFonts w:ascii="Helvetica Neue Light" w:eastAsia="Times New Roman" w:hAnsi="Helvetica Neue Light" w:cs="Times New Roman"/>
                <w:szCs w:val="20"/>
                <w:rPrChange w:id="8348" w:author="Arthur de Catheu" w:date="2014-06-20T17:08:00Z">
                  <w:rPr>
                    <w:del w:id="8349" w:author="Hervé Monnerie" w:date="2014-06-25T10:26:00Z"/>
                    <w:rFonts w:eastAsia="Times New Roman" w:cs="Times New Roman"/>
                    <w:szCs w:val="20"/>
                  </w:rPr>
                </w:rPrChange>
              </w:rPr>
            </w:pPr>
            <w:del w:id="8350" w:author="Hervé Monnerie" w:date="2014-06-25T10:26:00Z">
              <w:r w:rsidRPr="00935764" w:rsidDel="00BD57E6">
                <w:rPr>
                  <w:rFonts w:ascii="Helvetica Neue Light" w:eastAsia="Times New Roman" w:hAnsi="Helvetica Neue Light" w:cs="Times New Roman"/>
                  <w:szCs w:val="20"/>
                  <w:rPrChange w:id="8351" w:author="Arthur de Catheu" w:date="2014-06-20T17:08:00Z">
                    <w:rPr>
                      <w:rFonts w:eastAsia="Times New Roman" w:cs="Times New Roman"/>
                      <w:szCs w:val="20"/>
                    </w:rPr>
                  </w:rPrChange>
                </w:rPr>
                <w:delText> </w:delText>
              </w:r>
            </w:del>
          </w:p>
        </w:tc>
        <w:tc>
          <w:tcPr>
            <w:tcW w:w="1152" w:type="dxa"/>
            <w:tcBorders>
              <w:top w:val="nil"/>
              <w:left w:val="nil"/>
              <w:bottom w:val="single" w:sz="4" w:space="0" w:color="auto"/>
              <w:right w:val="single" w:sz="4" w:space="0" w:color="auto"/>
            </w:tcBorders>
            <w:shd w:val="clear" w:color="000000" w:fill="F2DCDB"/>
            <w:noWrap/>
            <w:vAlign w:val="bottom"/>
            <w:hideMark/>
          </w:tcPr>
          <w:p w14:paraId="58AEFF69" w14:textId="77777777" w:rsidR="00571114" w:rsidRPr="00935764" w:rsidDel="00BD57E6" w:rsidRDefault="00571114" w:rsidP="00571114">
            <w:pPr>
              <w:jc w:val="center"/>
              <w:outlineLvl w:val="0"/>
              <w:rPr>
                <w:del w:id="8352" w:author="Hervé Monnerie" w:date="2014-06-25T10:26:00Z"/>
                <w:rFonts w:ascii="Helvetica Neue Light" w:eastAsia="Times New Roman" w:hAnsi="Helvetica Neue Light" w:cs="Times New Roman"/>
                <w:szCs w:val="20"/>
                <w:rPrChange w:id="8353" w:author="Arthur de Catheu" w:date="2014-06-20T17:08:00Z">
                  <w:rPr>
                    <w:del w:id="8354" w:author="Hervé Monnerie" w:date="2014-06-25T10:26:00Z"/>
                    <w:rFonts w:eastAsia="Times New Roman" w:cs="Times New Roman"/>
                    <w:szCs w:val="20"/>
                  </w:rPr>
                </w:rPrChange>
              </w:rPr>
            </w:pPr>
            <w:del w:id="8355" w:author="Hervé Monnerie" w:date="2014-06-25T10:26:00Z">
              <w:r w:rsidRPr="00935764" w:rsidDel="00BD57E6">
                <w:rPr>
                  <w:rFonts w:ascii="Helvetica Neue Light" w:eastAsia="Times New Roman" w:hAnsi="Helvetica Neue Light" w:cs="Times New Roman"/>
                  <w:szCs w:val="20"/>
                  <w:rPrChange w:id="8356" w:author="Arthur de Catheu" w:date="2014-06-20T17:08:00Z">
                    <w:rPr>
                      <w:rFonts w:eastAsia="Times New Roman" w:cs="Times New Roman"/>
                      <w:szCs w:val="20"/>
                    </w:rPr>
                  </w:rPrChange>
                </w:rPr>
                <w:delText>M</w:delText>
              </w:r>
            </w:del>
          </w:p>
        </w:tc>
        <w:tc>
          <w:tcPr>
            <w:tcW w:w="1150" w:type="dxa"/>
            <w:tcBorders>
              <w:top w:val="nil"/>
              <w:left w:val="nil"/>
              <w:bottom w:val="single" w:sz="4" w:space="0" w:color="auto"/>
              <w:right w:val="single" w:sz="4" w:space="0" w:color="auto"/>
            </w:tcBorders>
            <w:shd w:val="clear" w:color="auto" w:fill="auto"/>
            <w:noWrap/>
            <w:vAlign w:val="center"/>
            <w:hideMark/>
          </w:tcPr>
          <w:p w14:paraId="4C8936CF" w14:textId="77777777" w:rsidR="00571114" w:rsidRPr="00935764" w:rsidDel="00BD57E6" w:rsidRDefault="00571114" w:rsidP="00571114">
            <w:pPr>
              <w:jc w:val="center"/>
              <w:outlineLvl w:val="0"/>
              <w:rPr>
                <w:del w:id="8357" w:author="Hervé Monnerie" w:date="2014-06-25T10:26:00Z"/>
                <w:rFonts w:ascii="Helvetica Neue Light" w:eastAsia="Times New Roman" w:hAnsi="Helvetica Neue Light" w:cs="Times New Roman"/>
                <w:szCs w:val="20"/>
                <w:rPrChange w:id="8358" w:author="Arthur de Catheu" w:date="2014-06-20T17:08:00Z">
                  <w:rPr>
                    <w:del w:id="8359" w:author="Hervé Monnerie" w:date="2014-06-25T10:26:00Z"/>
                    <w:rFonts w:eastAsia="Times New Roman" w:cs="Times New Roman"/>
                    <w:szCs w:val="20"/>
                  </w:rPr>
                </w:rPrChange>
              </w:rPr>
            </w:pPr>
            <w:del w:id="8360" w:author="Hervé Monnerie" w:date="2014-06-25T10:26:00Z">
              <w:r w:rsidRPr="00935764" w:rsidDel="00BD57E6">
                <w:rPr>
                  <w:rFonts w:ascii="Helvetica Neue Light" w:eastAsia="Times New Roman" w:hAnsi="Helvetica Neue Light" w:cs="Times New Roman"/>
                  <w:szCs w:val="20"/>
                  <w:rPrChange w:id="8361" w:author="Arthur de Catheu" w:date="2014-06-20T17:08:00Z">
                    <w:rPr>
                      <w:rFonts w:eastAsia="Times New Roman" w:cs="Times New Roman"/>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470890F8" w14:textId="77777777" w:rsidR="00571114" w:rsidRPr="00935764" w:rsidDel="00BD57E6" w:rsidRDefault="00571114" w:rsidP="00571114">
            <w:pPr>
              <w:jc w:val="center"/>
              <w:outlineLvl w:val="0"/>
              <w:rPr>
                <w:del w:id="8362" w:author="Hervé Monnerie" w:date="2014-06-25T10:26:00Z"/>
                <w:rFonts w:ascii="Helvetica Neue Light" w:eastAsia="Times New Roman" w:hAnsi="Helvetica Neue Light" w:cs="Times New Roman"/>
                <w:szCs w:val="20"/>
                <w:rPrChange w:id="8363" w:author="Arthur de Catheu" w:date="2014-06-20T17:08:00Z">
                  <w:rPr>
                    <w:del w:id="8364" w:author="Hervé Monnerie" w:date="2014-06-25T10:26:00Z"/>
                    <w:rFonts w:eastAsia="Times New Roman" w:cs="Times New Roman"/>
                    <w:szCs w:val="20"/>
                  </w:rPr>
                </w:rPrChange>
              </w:rPr>
            </w:pPr>
            <w:del w:id="8365" w:author="Hervé Monnerie" w:date="2014-06-25T10:26:00Z">
              <w:r w:rsidRPr="00935764" w:rsidDel="00BD57E6">
                <w:rPr>
                  <w:rFonts w:ascii="Helvetica Neue Light" w:eastAsia="Times New Roman" w:hAnsi="Helvetica Neue Light" w:cs="Times New Roman"/>
                  <w:szCs w:val="20"/>
                  <w:rPrChange w:id="8366" w:author="Arthur de Catheu" w:date="2014-06-20T17:08:00Z">
                    <w:rPr>
                      <w:rFonts w:eastAsia="Times New Roman" w:cs="Times New Roman"/>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2EAE57E8" w14:textId="77777777" w:rsidR="00571114" w:rsidRPr="00935764" w:rsidDel="00BD57E6" w:rsidRDefault="00571114" w:rsidP="00571114">
            <w:pPr>
              <w:jc w:val="center"/>
              <w:outlineLvl w:val="0"/>
              <w:rPr>
                <w:del w:id="8367" w:author="Hervé Monnerie" w:date="2014-06-25T10:26:00Z"/>
                <w:rFonts w:ascii="Helvetica Neue Light" w:eastAsia="Times New Roman" w:hAnsi="Helvetica Neue Light" w:cs="Times New Roman"/>
                <w:szCs w:val="20"/>
                <w:rPrChange w:id="8368" w:author="Arthur de Catheu" w:date="2014-06-20T17:08:00Z">
                  <w:rPr>
                    <w:del w:id="8369" w:author="Hervé Monnerie" w:date="2014-06-25T10:26:00Z"/>
                    <w:rFonts w:eastAsia="Times New Roman" w:cs="Times New Roman"/>
                    <w:szCs w:val="20"/>
                  </w:rPr>
                </w:rPrChange>
              </w:rPr>
            </w:pPr>
            <w:del w:id="8370" w:author="Hervé Monnerie" w:date="2014-06-25T10:26:00Z">
              <w:r w:rsidRPr="00935764" w:rsidDel="00BD57E6">
                <w:rPr>
                  <w:rFonts w:ascii="Helvetica Neue Light" w:eastAsia="Times New Roman" w:hAnsi="Helvetica Neue Light" w:cs="Times New Roman"/>
                  <w:szCs w:val="20"/>
                  <w:rPrChange w:id="8371" w:author="Arthur de Catheu" w:date="2014-06-20T17:08:00Z">
                    <w:rPr>
                      <w:rFonts w:eastAsia="Times New Roman" w:cs="Times New Roman"/>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716F22A4" w14:textId="77777777" w:rsidR="00571114" w:rsidRPr="00935764" w:rsidDel="00BD57E6" w:rsidRDefault="00571114" w:rsidP="00571114">
            <w:pPr>
              <w:jc w:val="center"/>
              <w:outlineLvl w:val="0"/>
              <w:rPr>
                <w:del w:id="8372" w:author="Hervé Monnerie" w:date="2014-06-25T10:26:00Z"/>
                <w:rFonts w:ascii="Helvetica Neue Light" w:eastAsia="Times New Roman" w:hAnsi="Helvetica Neue Light" w:cs="Times New Roman"/>
                <w:szCs w:val="20"/>
                <w:rPrChange w:id="8373" w:author="Arthur de Catheu" w:date="2014-06-20T17:08:00Z">
                  <w:rPr>
                    <w:del w:id="8374" w:author="Hervé Monnerie" w:date="2014-06-25T10:26:00Z"/>
                    <w:rFonts w:eastAsia="Times New Roman" w:cs="Times New Roman"/>
                    <w:szCs w:val="20"/>
                  </w:rPr>
                </w:rPrChange>
              </w:rPr>
            </w:pPr>
            <w:del w:id="8375" w:author="Hervé Monnerie" w:date="2014-06-25T10:26:00Z">
              <w:r w:rsidRPr="00935764" w:rsidDel="00BD57E6">
                <w:rPr>
                  <w:rFonts w:ascii="Helvetica Neue Light" w:eastAsia="Times New Roman" w:hAnsi="Helvetica Neue Light" w:cs="Times New Roman"/>
                  <w:szCs w:val="20"/>
                  <w:rPrChange w:id="8376" w:author="Arthur de Catheu" w:date="2014-06-20T17:08:00Z">
                    <w:rPr>
                      <w:rFonts w:eastAsia="Times New Roman" w:cs="Times New Roman"/>
                      <w:szCs w:val="20"/>
                    </w:rPr>
                  </w:rPrChange>
                </w:rPr>
                <w:delText> </w:delText>
              </w:r>
            </w:del>
          </w:p>
        </w:tc>
      </w:tr>
      <w:tr w:rsidR="00571114" w:rsidRPr="00935764" w:rsidDel="00BD57E6" w14:paraId="2DE7761A" w14:textId="77777777" w:rsidTr="00571114">
        <w:trPr>
          <w:divId w:val="162168436"/>
          <w:trHeight w:val="279"/>
          <w:del w:id="8377"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01F1322B" w14:textId="77777777" w:rsidR="00571114" w:rsidRPr="00935764" w:rsidDel="00BD57E6" w:rsidRDefault="00571114" w:rsidP="00571114">
            <w:pPr>
              <w:jc w:val="left"/>
              <w:outlineLvl w:val="0"/>
              <w:rPr>
                <w:del w:id="8378" w:author="Hervé Monnerie" w:date="2014-06-25T10:26:00Z"/>
                <w:rFonts w:ascii="Helvetica Neue Light" w:eastAsia="Times New Roman" w:hAnsi="Helvetica Neue Light" w:cs="Times New Roman"/>
                <w:szCs w:val="20"/>
                <w:rPrChange w:id="8379" w:author="Arthur de Catheu" w:date="2014-06-20T17:08:00Z">
                  <w:rPr>
                    <w:del w:id="8380" w:author="Hervé Monnerie" w:date="2014-06-25T10:26:00Z"/>
                    <w:rFonts w:eastAsia="Times New Roman" w:cs="Times New Roman"/>
                    <w:szCs w:val="20"/>
                  </w:rPr>
                </w:rPrChange>
              </w:rPr>
            </w:pPr>
            <w:del w:id="8381" w:author="Hervé Monnerie" w:date="2014-06-25T10:26:00Z">
              <w:r w:rsidRPr="00935764" w:rsidDel="00BD57E6">
                <w:rPr>
                  <w:rFonts w:ascii="Helvetica Neue Light" w:eastAsia="Times New Roman" w:hAnsi="Helvetica Neue Light" w:cs="Times New Roman"/>
                  <w:szCs w:val="20"/>
                  <w:rPrChange w:id="8382" w:author="Arthur de Catheu" w:date="2014-06-20T17:08:00Z">
                    <w:rPr>
                      <w:rFonts w:eastAsia="Times New Roman" w:cs="Times New Roman"/>
                      <w:szCs w:val="20"/>
                    </w:rPr>
                  </w:rPrChange>
                </w:rPr>
                <w:delText>Confirmation de l'inscription par le Représentant Légal</w:delText>
              </w:r>
            </w:del>
          </w:p>
        </w:tc>
        <w:tc>
          <w:tcPr>
            <w:tcW w:w="348" w:type="dxa"/>
            <w:tcBorders>
              <w:top w:val="nil"/>
              <w:left w:val="nil"/>
              <w:bottom w:val="single" w:sz="4" w:space="0" w:color="auto"/>
              <w:right w:val="single" w:sz="4" w:space="0" w:color="auto"/>
            </w:tcBorders>
            <w:shd w:val="clear" w:color="auto" w:fill="auto"/>
            <w:noWrap/>
            <w:vAlign w:val="bottom"/>
            <w:hideMark/>
          </w:tcPr>
          <w:p w14:paraId="1D1E541F" w14:textId="77777777" w:rsidR="00571114" w:rsidRPr="00935764" w:rsidDel="00BD57E6" w:rsidRDefault="00571114" w:rsidP="00571114">
            <w:pPr>
              <w:jc w:val="center"/>
              <w:outlineLvl w:val="0"/>
              <w:rPr>
                <w:del w:id="8383" w:author="Hervé Monnerie" w:date="2014-06-25T10:26:00Z"/>
                <w:rFonts w:ascii="Helvetica Neue Light" w:eastAsia="Times New Roman" w:hAnsi="Helvetica Neue Light" w:cs="Times New Roman"/>
                <w:szCs w:val="20"/>
                <w:rPrChange w:id="8384" w:author="Arthur de Catheu" w:date="2014-06-20T17:08:00Z">
                  <w:rPr>
                    <w:del w:id="8385" w:author="Hervé Monnerie" w:date="2014-06-25T10:26:00Z"/>
                    <w:rFonts w:eastAsia="Times New Roman" w:cs="Times New Roman"/>
                    <w:szCs w:val="20"/>
                  </w:rPr>
                </w:rPrChange>
              </w:rPr>
            </w:pPr>
            <w:del w:id="8386" w:author="Hervé Monnerie" w:date="2014-06-25T10:26:00Z">
              <w:r w:rsidRPr="00935764" w:rsidDel="00BD57E6">
                <w:rPr>
                  <w:rFonts w:ascii="Helvetica Neue Light" w:eastAsia="Times New Roman" w:hAnsi="Helvetica Neue Light" w:cs="Times New Roman"/>
                  <w:szCs w:val="20"/>
                  <w:rPrChange w:id="8387" w:author="Arthur de Catheu" w:date="2014-06-20T17:08:00Z">
                    <w:rPr>
                      <w:rFonts w:eastAsia="Times New Roman" w:cs="Times New Roman"/>
                      <w:szCs w:val="20"/>
                    </w:rPr>
                  </w:rPrChange>
                </w:rPr>
                <w:delText> </w:delText>
              </w:r>
            </w:del>
          </w:p>
        </w:tc>
        <w:tc>
          <w:tcPr>
            <w:tcW w:w="1152" w:type="dxa"/>
            <w:tcBorders>
              <w:top w:val="nil"/>
              <w:left w:val="nil"/>
              <w:bottom w:val="single" w:sz="4" w:space="0" w:color="auto"/>
              <w:right w:val="single" w:sz="4" w:space="0" w:color="auto"/>
            </w:tcBorders>
            <w:shd w:val="clear" w:color="000000" w:fill="F2DCDB"/>
            <w:noWrap/>
            <w:vAlign w:val="bottom"/>
            <w:hideMark/>
          </w:tcPr>
          <w:p w14:paraId="2F8DDB18" w14:textId="77777777" w:rsidR="00571114" w:rsidRPr="00935764" w:rsidDel="00BD57E6" w:rsidRDefault="00571114" w:rsidP="00571114">
            <w:pPr>
              <w:jc w:val="center"/>
              <w:outlineLvl w:val="0"/>
              <w:rPr>
                <w:del w:id="8388" w:author="Hervé Monnerie" w:date="2014-06-25T10:26:00Z"/>
                <w:rFonts w:ascii="Helvetica Neue Light" w:eastAsia="Times New Roman" w:hAnsi="Helvetica Neue Light" w:cs="Times New Roman"/>
                <w:szCs w:val="20"/>
                <w:rPrChange w:id="8389" w:author="Arthur de Catheu" w:date="2014-06-20T17:08:00Z">
                  <w:rPr>
                    <w:del w:id="8390" w:author="Hervé Monnerie" w:date="2014-06-25T10:26:00Z"/>
                    <w:rFonts w:eastAsia="Times New Roman" w:cs="Times New Roman"/>
                    <w:szCs w:val="20"/>
                  </w:rPr>
                </w:rPrChange>
              </w:rPr>
            </w:pPr>
            <w:del w:id="8391" w:author="Hervé Monnerie" w:date="2014-06-25T10:26:00Z">
              <w:r w:rsidRPr="00935764" w:rsidDel="00BD57E6">
                <w:rPr>
                  <w:rFonts w:ascii="Helvetica Neue Light" w:eastAsia="Times New Roman" w:hAnsi="Helvetica Neue Light" w:cs="Times New Roman"/>
                  <w:szCs w:val="20"/>
                  <w:rPrChange w:id="8392" w:author="Arthur de Catheu" w:date="2014-06-20T17:08:00Z">
                    <w:rPr>
                      <w:rFonts w:eastAsia="Times New Roman" w:cs="Times New Roman"/>
                      <w:szCs w:val="20"/>
                    </w:rPr>
                  </w:rPrChange>
                </w:rPr>
                <w:delText>M</w:delText>
              </w:r>
            </w:del>
          </w:p>
        </w:tc>
        <w:tc>
          <w:tcPr>
            <w:tcW w:w="1150" w:type="dxa"/>
            <w:tcBorders>
              <w:top w:val="nil"/>
              <w:left w:val="nil"/>
              <w:bottom w:val="single" w:sz="4" w:space="0" w:color="auto"/>
              <w:right w:val="single" w:sz="4" w:space="0" w:color="auto"/>
            </w:tcBorders>
            <w:shd w:val="clear" w:color="auto" w:fill="auto"/>
            <w:noWrap/>
            <w:vAlign w:val="center"/>
            <w:hideMark/>
          </w:tcPr>
          <w:p w14:paraId="701AEA2D" w14:textId="77777777" w:rsidR="00571114" w:rsidRPr="00935764" w:rsidDel="00BD57E6" w:rsidRDefault="00571114" w:rsidP="00571114">
            <w:pPr>
              <w:jc w:val="center"/>
              <w:outlineLvl w:val="0"/>
              <w:rPr>
                <w:del w:id="8393" w:author="Hervé Monnerie" w:date="2014-06-25T10:26:00Z"/>
                <w:rFonts w:ascii="Helvetica Neue Light" w:eastAsia="Times New Roman" w:hAnsi="Helvetica Neue Light" w:cs="Times New Roman"/>
                <w:szCs w:val="20"/>
                <w:rPrChange w:id="8394" w:author="Arthur de Catheu" w:date="2014-06-20T17:08:00Z">
                  <w:rPr>
                    <w:del w:id="8395" w:author="Hervé Monnerie" w:date="2014-06-25T10:26:00Z"/>
                    <w:rFonts w:eastAsia="Times New Roman" w:cs="Times New Roman"/>
                    <w:szCs w:val="20"/>
                  </w:rPr>
                </w:rPrChange>
              </w:rPr>
            </w:pPr>
            <w:del w:id="8396" w:author="Hervé Monnerie" w:date="2014-06-25T10:26:00Z">
              <w:r w:rsidRPr="00935764" w:rsidDel="00BD57E6">
                <w:rPr>
                  <w:rFonts w:ascii="Helvetica Neue Light" w:eastAsia="Times New Roman" w:hAnsi="Helvetica Neue Light" w:cs="Times New Roman"/>
                  <w:szCs w:val="20"/>
                  <w:rPrChange w:id="8397" w:author="Arthur de Catheu" w:date="2014-06-20T17:08:00Z">
                    <w:rPr>
                      <w:rFonts w:eastAsia="Times New Roman" w:cs="Times New Roman"/>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5396C4F8" w14:textId="77777777" w:rsidR="00571114" w:rsidRPr="00935764" w:rsidDel="00BD57E6" w:rsidRDefault="00571114" w:rsidP="00571114">
            <w:pPr>
              <w:jc w:val="center"/>
              <w:outlineLvl w:val="0"/>
              <w:rPr>
                <w:del w:id="8398" w:author="Hervé Monnerie" w:date="2014-06-25T10:26:00Z"/>
                <w:rFonts w:ascii="Helvetica Neue Light" w:eastAsia="Times New Roman" w:hAnsi="Helvetica Neue Light" w:cs="Times New Roman"/>
                <w:szCs w:val="20"/>
                <w:rPrChange w:id="8399" w:author="Arthur de Catheu" w:date="2014-06-20T17:08:00Z">
                  <w:rPr>
                    <w:del w:id="8400" w:author="Hervé Monnerie" w:date="2014-06-25T10:26:00Z"/>
                    <w:rFonts w:eastAsia="Times New Roman" w:cs="Times New Roman"/>
                    <w:szCs w:val="20"/>
                  </w:rPr>
                </w:rPrChange>
              </w:rPr>
            </w:pPr>
            <w:del w:id="8401" w:author="Hervé Monnerie" w:date="2014-06-25T10:26:00Z">
              <w:r w:rsidRPr="00935764" w:rsidDel="00BD57E6">
                <w:rPr>
                  <w:rFonts w:ascii="Helvetica Neue Light" w:eastAsia="Times New Roman" w:hAnsi="Helvetica Neue Light" w:cs="Times New Roman"/>
                  <w:szCs w:val="20"/>
                  <w:rPrChange w:id="8402" w:author="Arthur de Catheu" w:date="2014-06-20T17:08:00Z">
                    <w:rPr>
                      <w:rFonts w:eastAsia="Times New Roman" w:cs="Times New Roman"/>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5A0F4B6A" w14:textId="77777777" w:rsidR="00571114" w:rsidRPr="00935764" w:rsidDel="00BD57E6" w:rsidRDefault="00571114" w:rsidP="00571114">
            <w:pPr>
              <w:jc w:val="center"/>
              <w:outlineLvl w:val="0"/>
              <w:rPr>
                <w:del w:id="8403" w:author="Hervé Monnerie" w:date="2014-06-25T10:26:00Z"/>
                <w:rFonts w:ascii="Helvetica Neue Light" w:eastAsia="Times New Roman" w:hAnsi="Helvetica Neue Light" w:cs="Times New Roman"/>
                <w:szCs w:val="20"/>
                <w:rPrChange w:id="8404" w:author="Arthur de Catheu" w:date="2014-06-20T17:08:00Z">
                  <w:rPr>
                    <w:del w:id="8405" w:author="Hervé Monnerie" w:date="2014-06-25T10:26:00Z"/>
                    <w:rFonts w:eastAsia="Times New Roman" w:cs="Times New Roman"/>
                    <w:szCs w:val="20"/>
                  </w:rPr>
                </w:rPrChange>
              </w:rPr>
            </w:pPr>
            <w:del w:id="8406" w:author="Hervé Monnerie" w:date="2014-06-25T10:26:00Z">
              <w:r w:rsidRPr="00935764" w:rsidDel="00BD57E6">
                <w:rPr>
                  <w:rFonts w:ascii="Helvetica Neue Light" w:eastAsia="Times New Roman" w:hAnsi="Helvetica Neue Light" w:cs="Times New Roman"/>
                  <w:szCs w:val="20"/>
                  <w:rPrChange w:id="8407" w:author="Arthur de Catheu" w:date="2014-06-20T17:08:00Z">
                    <w:rPr>
                      <w:rFonts w:eastAsia="Times New Roman" w:cs="Times New Roman"/>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17CCFBE0" w14:textId="77777777" w:rsidR="00571114" w:rsidRPr="00935764" w:rsidDel="00BD57E6" w:rsidRDefault="00571114" w:rsidP="00571114">
            <w:pPr>
              <w:jc w:val="center"/>
              <w:outlineLvl w:val="0"/>
              <w:rPr>
                <w:del w:id="8408" w:author="Hervé Monnerie" w:date="2014-06-25T10:26:00Z"/>
                <w:rFonts w:ascii="Helvetica Neue Light" w:eastAsia="Times New Roman" w:hAnsi="Helvetica Neue Light" w:cs="Times New Roman"/>
                <w:szCs w:val="20"/>
                <w:rPrChange w:id="8409" w:author="Arthur de Catheu" w:date="2014-06-20T17:08:00Z">
                  <w:rPr>
                    <w:del w:id="8410" w:author="Hervé Monnerie" w:date="2014-06-25T10:26:00Z"/>
                    <w:rFonts w:eastAsia="Times New Roman" w:cs="Times New Roman"/>
                    <w:szCs w:val="20"/>
                  </w:rPr>
                </w:rPrChange>
              </w:rPr>
            </w:pPr>
            <w:del w:id="8411" w:author="Hervé Monnerie" w:date="2014-06-25T10:26:00Z">
              <w:r w:rsidRPr="00935764" w:rsidDel="00BD57E6">
                <w:rPr>
                  <w:rFonts w:ascii="Helvetica Neue Light" w:eastAsia="Times New Roman" w:hAnsi="Helvetica Neue Light" w:cs="Times New Roman"/>
                  <w:szCs w:val="20"/>
                  <w:rPrChange w:id="8412" w:author="Arthur de Catheu" w:date="2014-06-20T17:08:00Z">
                    <w:rPr>
                      <w:rFonts w:eastAsia="Times New Roman" w:cs="Times New Roman"/>
                      <w:szCs w:val="20"/>
                    </w:rPr>
                  </w:rPrChange>
                </w:rPr>
                <w:delText> </w:delText>
              </w:r>
            </w:del>
          </w:p>
        </w:tc>
      </w:tr>
      <w:tr w:rsidR="00571114" w:rsidRPr="00935764" w:rsidDel="00BD57E6" w14:paraId="1E077E77" w14:textId="77777777" w:rsidTr="00571114">
        <w:trPr>
          <w:divId w:val="162168436"/>
          <w:trHeight w:val="279"/>
          <w:del w:id="8413"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23AA7FFD" w14:textId="77777777" w:rsidR="00571114" w:rsidRPr="00935764" w:rsidDel="00BD57E6" w:rsidRDefault="00571114" w:rsidP="00571114">
            <w:pPr>
              <w:jc w:val="left"/>
              <w:outlineLvl w:val="0"/>
              <w:rPr>
                <w:del w:id="8414" w:author="Hervé Monnerie" w:date="2014-06-25T10:26:00Z"/>
                <w:rFonts w:ascii="Helvetica Neue Light" w:eastAsia="Times New Roman" w:hAnsi="Helvetica Neue Light" w:cs="Times New Roman"/>
                <w:szCs w:val="20"/>
                <w:rPrChange w:id="8415" w:author="Arthur de Catheu" w:date="2014-06-20T17:08:00Z">
                  <w:rPr>
                    <w:del w:id="8416" w:author="Hervé Monnerie" w:date="2014-06-25T10:26:00Z"/>
                    <w:rFonts w:eastAsia="Times New Roman" w:cs="Times New Roman"/>
                    <w:szCs w:val="20"/>
                  </w:rPr>
                </w:rPrChange>
              </w:rPr>
            </w:pPr>
            <w:del w:id="8417" w:author="Hervé Monnerie" w:date="2014-06-25T10:26:00Z">
              <w:r w:rsidRPr="00935764" w:rsidDel="00BD57E6">
                <w:rPr>
                  <w:rFonts w:ascii="Helvetica Neue Light" w:eastAsia="Times New Roman" w:hAnsi="Helvetica Neue Light" w:cs="Times New Roman"/>
                  <w:szCs w:val="20"/>
                  <w:rPrChange w:id="8418" w:author="Arthur de Catheu" w:date="2014-06-20T17:08:00Z">
                    <w:rPr>
                      <w:rFonts w:eastAsia="Times New Roman" w:cs="Times New Roman"/>
                      <w:szCs w:val="20"/>
                    </w:rPr>
                  </w:rPrChange>
                </w:rPr>
                <w:delText>Envoi des pièces justificatives</w:delText>
              </w:r>
            </w:del>
          </w:p>
        </w:tc>
        <w:tc>
          <w:tcPr>
            <w:tcW w:w="348" w:type="dxa"/>
            <w:tcBorders>
              <w:top w:val="nil"/>
              <w:left w:val="nil"/>
              <w:bottom w:val="single" w:sz="4" w:space="0" w:color="auto"/>
              <w:right w:val="single" w:sz="4" w:space="0" w:color="auto"/>
            </w:tcBorders>
            <w:shd w:val="clear" w:color="auto" w:fill="auto"/>
            <w:noWrap/>
            <w:vAlign w:val="bottom"/>
            <w:hideMark/>
          </w:tcPr>
          <w:p w14:paraId="5EFCDDC2" w14:textId="77777777" w:rsidR="00571114" w:rsidRPr="00935764" w:rsidDel="00BD57E6" w:rsidRDefault="00571114" w:rsidP="00571114">
            <w:pPr>
              <w:jc w:val="center"/>
              <w:outlineLvl w:val="0"/>
              <w:rPr>
                <w:del w:id="8419" w:author="Hervé Monnerie" w:date="2014-06-25T10:26:00Z"/>
                <w:rFonts w:ascii="Helvetica Neue Light" w:eastAsia="Times New Roman" w:hAnsi="Helvetica Neue Light" w:cs="Times New Roman"/>
                <w:szCs w:val="20"/>
                <w:rPrChange w:id="8420" w:author="Arthur de Catheu" w:date="2014-06-20T17:08:00Z">
                  <w:rPr>
                    <w:del w:id="8421" w:author="Hervé Monnerie" w:date="2014-06-25T10:26:00Z"/>
                    <w:rFonts w:eastAsia="Times New Roman" w:cs="Times New Roman"/>
                    <w:szCs w:val="20"/>
                  </w:rPr>
                </w:rPrChange>
              </w:rPr>
            </w:pPr>
            <w:del w:id="8422" w:author="Hervé Monnerie" w:date="2014-06-25T10:26:00Z">
              <w:r w:rsidRPr="00935764" w:rsidDel="00BD57E6">
                <w:rPr>
                  <w:rFonts w:ascii="Helvetica Neue Light" w:eastAsia="Times New Roman" w:hAnsi="Helvetica Neue Light" w:cs="Times New Roman"/>
                  <w:szCs w:val="20"/>
                  <w:rPrChange w:id="8423" w:author="Arthur de Catheu" w:date="2014-06-20T17:08:00Z">
                    <w:rPr>
                      <w:rFonts w:eastAsia="Times New Roman" w:cs="Times New Roman"/>
                      <w:szCs w:val="20"/>
                    </w:rPr>
                  </w:rPrChange>
                </w:rPr>
                <w:delText> </w:delText>
              </w:r>
            </w:del>
          </w:p>
        </w:tc>
        <w:tc>
          <w:tcPr>
            <w:tcW w:w="1152" w:type="dxa"/>
            <w:tcBorders>
              <w:top w:val="nil"/>
              <w:left w:val="nil"/>
              <w:bottom w:val="single" w:sz="4" w:space="0" w:color="auto"/>
              <w:right w:val="single" w:sz="4" w:space="0" w:color="auto"/>
            </w:tcBorders>
            <w:shd w:val="clear" w:color="000000" w:fill="F2DCDB"/>
            <w:noWrap/>
            <w:vAlign w:val="bottom"/>
            <w:hideMark/>
          </w:tcPr>
          <w:p w14:paraId="25D434F1" w14:textId="77777777" w:rsidR="00571114" w:rsidRPr="00935764" w:rsidDel="00BD57E6" w:rsidRDefault="00571114" w:rsidP="00571114">
            <w:pPr>
              <w:jc w:val="center"/>
              <w:outlineLvl w:val="0"/>
              <w:rPr>
                <w:del w:id="8424" w:author="Hervé Monnerie" w:date="2014-06-25T10:26:00Z"/>
                <w:rFonts w:ascii="Helvetica Neue Light" w:eastAsia="Times New Roman" w:hAnsi="Helvetica Neue Light" w:cs="Times New Roman"/>
                <w:szCs w:val="20"/>
                <w:rPrChange w:id="8425" w:author="Arthur de Catheu" w:date="2014-06-20T17:08:00Z">
                  <w:rPr>
                    <w:del w:id="8426" w:author="Hervé Monnerie" w:date="2014-06-25T10:26:00Z"/>
                    <w:rFonts w:eastAsia="Times New Roman" w:cs="Times New Roman"/>
                    <w:szCs w:val="20"/>
                  </w:rPr>
                </w:rPrChange>
              </w:rPr>
            </w:pPr>
            <w:del w:id="8427" w:author="Hervé Monnerie" w:date="2014-06-25T10:26:00Z">
              <w:r w:rsidRPr="00935764" w:rsidDel="00BD57E6">
                <w:rPr>
                  <w:rFonts w:ascii="Helvetica Neue Light" w:eastAsia="Times New Roman" w:hAnsi="Helvetica Neue Light" w:cs="Times New Roman"/>
                  <w:szCs w:val="20"/>
                  <w:rPrChange w:id="8428" w:author="Arthur de Catheu" w:date="2014-06-20T17:08:00Z">
                    <w:rPr>
                      <w:rFonts w:eastAsia="Times New Roman" w:cs="Times New Roman"/>
                      <w:szCs w:val="20"/>
                    </w:rPr>
                  </w:rPrChange>
                </w:rPr>
                <w:delText>M</w:delText>
              </w:r>
            </w:del>
          </w:p>
        </w:tc>
        <w:tc>
          <w:tcPr>
            <w:tcW w:w="1150" w:type="dxa"/>
            <w:tcBorders>
              <w:top w:val="nil"/>
              <w:left w:val="nil"/>
              <w:bottom w:val="single" w:sz="4" w:space="0" w:color="auto"/>
              <w:right w:val="single" w:sz="4" w:space="0" w:color="auto"/>
            </w:tcBorders>
            <w:shd w:val="clear" w:color="auto" w:fill="auto"/>
            <w:noWrap/>
            <w:vAlign w:val="center"/>
            <w:hideMark/>
          </w:tcPr>
          <w:p w14:paraId="58FFD6BE" w14:textId="77777777" w:rsidR="00571114" w:rsidRPr="00935764" w:rsidDel="00BD57E6" w:rsidRDefault="00571114" w:rsidP="00571114">
            <w:pPr>
              <w:jc w:val="center"/>
              <w:outlineLvl w:val="0"/>
              <w:rPr>
                <w:del w:id="8429" w:author="Hervé Monnerie" w:date="2014-06-25T10:26:00Z"/>
                <w:rFonts w:ascii="Helvetica Neue Light" w:eastAsia="Times New Roman" w:hAnsi="Helvetica Neue Light" w:cs="Times New Roman"/>
                <w:szCs w:val="20"/>
                <w:rPrChange w:id="8430" w:author="Arthur de Catheu" w:date="2014-06-20T17:08:00Z">
                  <w:rPr>
                    <w:del w:id="8431" w:author="Hervé Monnerie" w:date="2014-06-25T10:26:00Z"/>
                    <w:rFonts w:eastAsia="Times New Roman" w:cs="Times New Roman"/>
                    <w:szCs w:val="20"/>
                  </w:rPr>
                </w:rPrChange>
              </w:rPr>
            </w:pPr>
            <w:del w:id="8432" w:author="Hervé Monnerie" w:date="2014-06-25T10:26:00Z">
              <w:r w:rsidRPr="00935764" w:rsidDel="00BD57E6">
                <w:rPr>
                  <w:rFonts w:ascii="Helvetica Neue Light" w:eastAsia="Times New Roman" w:hAnsi="Helvetica Neue Light" w:cs="Times New Roman"/>
                  <w:szCs w:val="20"/>
                  <w:rPrChange w:id="8433" w:author="Arthur de Catheu" w:date="2014-06-20T17:08:00Z">
                    <w:rPr>
                      <w:rFonts w:eastAsia="Times New Roman" w:cs="Times New Roman"/>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69DE2504" w14:textId="77777777" w:rsidR="00571114" w:rsidRPr="00935764" w:rsidDel="00BD57E6" w:rsidRDefault="00571114" w:rsidP="00571114">
            <w:pPr>
              <w:jc w:val="center"/>
              <w:outlineLvl w:val="0"/>
              <w:rPr>
                <w:del w:id="8434" w:author="Hervé Monnerie" w:date="2014-06-25T10:26:00Z"/>
                <w:rFonts w:ascii="Helvetica Neue Light" w:eastAsia="Times New Roman" w:hAnsi="Helvetica Neue Light" w:cs="Times New Roman"/>
                <w:szCs w:val="20"/>
                <w:rPrChange w:id="8435" w:author="Arthur de Catheu" w:date="2014-06-20T17:08:00Z">
                  <w:rPr>
                    <w:del w:id="8436" w:author="Hervé Monnerie" w:date="2014-06-25T10:26:00Z"/>
                    <w:rFonts w:eastAsia="Times New Roman" w:cs="Times New Roman"/>
                    <w:szCs w:val="20"/>
                  </w:rPr>
                </w:rPrChange>
              </w:rPr>
            </w:pPr>
            <w:del w:id="8437" w:author="Hervé Monnerie" w:date="2014-06-25T10:26:00Z">
              <w:r w:rsidRPr="00935764" w:rsidDel="00BD57E6">
                <w:rPr>
                  <w:rFonts w:ascii="Helvetica Neue Light" w:eastAsia="Times New Roman" w:hAnsi="Helvetica Neue Light" w:cs="Times New Roman"/>
                  <w:szCs w:val="20"/>
                  <w:rPrChange w:id="8438" w:author="Arthur de Catheu" w:date="2014-06-20T17:08:00Z">
                    <w:rPr>
                      <w:rFonts w:eastAsia="Times New Roman" w:cs="Times New Roman"/>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0A3EFD2C" w14:textId="77777777" w:rsidR="00571114" w:rsidRPr="00935764" w:rsidDel="00BD57E6" w:rsidRDefault="00571114" w:rsidP="00571114">
            <w:pPr>
              <w:jc w:val="center"/>
              <w:outlineLvl w:val="0"/>
              <w:rPr>
                <w:del w:id="8439" w:author="Hervé Monnerie" w:date="2014-06-25T10:26:00Z"/>
                <w:rFonts w:ascii="Helvetica Neue Light" w:eastAsia="Times New Roman" w:hAnsi="Helvetica Neue Light" w:cs="Times New Roman"/>
                <w:szCs w:val="20"/>
                <w:rPrChange w:id="8440" w:author="Arthur de Catheu" w:date="2014-06-20T17:08:00Z">
                  <w:rPr>
                    <w:del w:id="8441" w:author="Hervé Monnerie" w:date="2014-06-25T10:26:00Z"/>
                    <w:rFonts w:eastAsia="Times New Roman" w:cs="Times New Roman"/>
                    <w:szCs w:val="20"/>
                  </w:rPr>
                </w:rPrChange>
              </w:rPr>
            </w:pPr>
            <w:del w:id="8442" w:author="Hervé Monnerie" w:date="2014-06-25T10:26:00Z">
              <w:r w:rsidRPr="00935764" w:rsidDel="00BD57E6">
                <w:rPr>
                  <w:rFonts w:ascii="Helvetica Neue Light" w:eastAsia="Times New Roman" w:hAnsi="Helvetica Neue Light" w:cs="Times New Roman"/>
                  <w:szCs w:val="20"/>
                  <w:rPrChange w:id="8443" w:author="Arthur de Catheu" w:date="2014-06-20T17:08:00Z">
                    <w:rPr>
                      <w:rFonts w:eastAsia="Times New Roman" w:cs="Times New Roman"/>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2D8337FC" w14:textId="77777777" w:rsidR="00571114" w:rsidRPr="00935764" w:rsidDel="00BD57E6" w:rsidRDefault="00571114" w:rsidP="00571114">
            <w:pPr>
              <w:jc w:val="center"/>
              <w:outlineLvl w:val="0"/>
              <w:rPr>
                <w:del w:id="8444" w:author="Hervé Monnerie" w:date="2014-06-25T10:26:00Z"/>
                <w:rFonts w:ascii="Helvetica Neue Light" w:eastAsia="Times New Roman" w:hAnsi="Helvetica Neue Light" w:cs="Times New Roman"/>
                <w:szCs w:val="20"/>
                <w:rPrChange w:id="8445" w:author="Arthur de Catheu" w:date="2014-06-20T17:08:00Z">
                  <w:rPr>
                    <w:del w:id="8446" w:author="Hervé Monnerie" w:date="2014-06-25T10:26:00Z"/>
                    <w:rFonts w:eastAsia="Times New Roman" w:cs="Times New Roman"/>
                    <w:szCs w:val="20"/>
                  </w:rPr>
                </w:rPrChange>
              </w:rPr>
            </w:pPr>
            <w:del w:id="8447" w:author="Hervé Monnerie" w:date="2014-06-25T10:26:00Z">
              <w:r w:rsidRPr="00935764" w:rsidDel="00BD57E6">
                <w:rPr>
                  <w:rFonts w:ascii="Helvetica Neue Light" w:eastAsia="Times New Roman" w:hAnsi="Helvetica Neue Light" w:cs="Times New Roman"/>
                  <w:szCs w:val="20"/>
                  <w:rPrChange w:id="8448" w:author="Arthur de Catheu" w:date="2014-06-20T17:08:00Z">
                    <w:rPr>
                      <w:rFonts w:eastAsia="Times New Roman" w:cs="Times New Roman"/>
                      <w:szCs w:val="20"/>
                    </w:rPr>
                  </w:rPrChange>
                </w:rPr>
                <w:delText> </w:delText>
              </w:r>
            </w:del>
          </w:p>
        </w:tc>
      </w:tr>
      <w:tr w:rsidR="00571114" w:rsidRPr="00935764" w:rsidDel="00BD57E6" w14:paraId="43418CCA" w14:textId="77777777" w:rsidTr="00571114">
        <w:trPr>
          <w:divId w:val="162168436"/>
          <w:trHeight w:val="279"/>
          <w:del w:id="8449"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208B4C63" w14:textId="77777777" w:rsidR="00571114" w:rsidRPr="00935764" w:rsidDel="00BD57E6" w:rsidRDefault="00571114" w:rsidP="00571114">
            <w:pPr>
              <w:jc w:val="left"/>
              <w:outlineLvl w:val="0"/>
              <w:rPr>
                <w:del w:id="8450" w:author="Hervé Monnerie" w:date="2014-06-25T10:26:00Z"/>
                <w:rFonts w:ascii="Helvetica Neue Light" w:eastAsia="Times New Roman" w:hAnsi="Helvetica Neue Light" w:cs="Times New Roman"/>
                <w:szCs w:val="20"/>
                <w:rPrChange w:id="8451" w:author="Arthur de Catheu" w:date="2014-06-20T17:08:00Z">
                  <w:rPr>
                    <w:del w:id="8452" w:author="Hervé Monnerie" w:date="2014-06-25T10:26:00Z"/>
                    <w:rFonts w:eastAsia="Times New Roman" w:cs="Times New Roman"/>
                    <w:szCs w:val="20"/>
                  </w:rPr>
                </w:rPrChange>
              </w:rPr>
            </w:pPr>
            <w:del w:id="8453" w:author="Hervé Monnerie" w:date="2014-06-25T10:26:00Z">
              <w:r w:rsidRPr="00935764" w:rsidDel="00BD57E6">
                <w:rPr>
                  <w:rFonts w:ascii="Helvetica Neue Light" w:eastAsia="Times New Roman" w:hAnsi="Helvetica Neue Light" w:cs="Times New Roman"/>
                  <w:szCs w:val="20"/>
                  <w:rPrChange w:id="8454" w:author="Arthur de Catheu" w:date="2014-06-20T17:08:00Z">
                    <w:rPr>
                      <w:rFonts w:eastAsia="Times New Roman" w:cs="Times New Roman"/>
                      <w:szCs w:val="20"/>
                    </w:rPr>
                  </w:rPrChange>
                </w:rPr>
                <w:delText>Réponses au questionnaire d'analyse crédit</w:delText>
              </w:r>
            </w:del>
          </w:p>
        </w:tc>
        <w:tc>
          <w:tcPr>
            <w:tcW w:w="348" w:type="dxa"/>
            <w:tcBorders>
              <w:top w:val="nil"/>
              <w:left w:val="nil"/>
              <w:bottom w:val="single" w:sz="4" w:space="0" w:color="auto"/>
              <w:right w:val="single" w:sz="4" w:space="0" w:color="auto"/>
            </w:tcBorders>
            <w:shd w:val="clear" w:color="auto" w:fill="auto"/>
            <w:noWrap/>
            <w:vAlign w:val="bottom"/>
            <w:hideMark/>
          </w:tcPr>
          <w:p w14:paraId="1AFE2B70" w14:textId="77777777" w:rsidR="00571114" w:rsidRPr="00935764" w:rsidDel="00BD57E6" w:rsidRDefault="00571114" w:rsidP="00571114">
            <w:pPr>
              <w:jc w:val="center"/>
              <w:outlineLvl w:val="0"/>
              <w:rPr>
                <w:del w:id="8455" w:author="Hervé Monnerie" w:date="2014-06-25T10:26:00Z"/>
                <w:rFonts w:ascii="Helvetica Neue Light" w:eastAsia="Times New Roman" w:hAnsi="Helvetica Neue Light" w:cs="Times New Roman"/>
                <w:szCs w:val="20"/>
                <w:rPrChange w:id="8456" w:author="Arthur de Catheu" w:date="2014-06-20T17:08:00Z">
                  <w:rPr>
                    <w:del w:id="8457" w:author="Hervé Monnerie" w:date="2014-06-25T10:26:00Z"/>
                    <w:rFonts w:eastAsia="Times New Roman" w:cs="Times New Roman"/>
                    <w:szCs w:val="20"/>
                  </w:rPr>
                </w:rPrChange>
              </w:rPr>
            </w:pPr>
            <w:del w:id="8458" w:author="Hervé Monnerie" w:date="2014-06-25T10:26:00Z">
              <w:r w:rsidRPr="00935764" w:rsidDel="00BD57E6">
                <w:rPr>
                  <w:rFonts w:ascii="Helvetica Neue Light" w:eastAsia="Times New Roman" w:hAnsi="Helvetica Neue Light" w:cs="Times New Roman"/>
                  <w:szCs w:val="20"/>
                  <w:rPrChange w:id="8459" w:author="Arthur de Catheu" w:date="2014-06-20T17:08:00Z">
                    <w:rPr>
                      <w:rFonts w:eastAsia="Times New Roman" w:cs="Times New Roman"/>
                      <w:szCs w:val="20"/>
                    </w:rPr>
                  </w:rPrChange>
                </w:rPr>
                <w:delText> </w:delText>
              </w:r>
            </w:del>
          </w:p>
        </w:tc>
        <w:tc>
          <w:tcPr>
            <w:tcW w:w="1152" w:type="dxa"/>
            <w:tcBorders>
              <w:top w:val="nil"/>
              <w:left w:val="nil"/>
              <w:bottom w:val="single" w:sz="4" w:space="0" w:color="auto"/>
              <w:right w:val="single" w:sz="4" w:space="0" w:color="auto"/>
            </w:tcBorders>
            <w:shd w:val="clear" w:color="000000" w:fill="F2DCDB"/>
            <w:noWrap/>
            <w:vAlign w:val="bottom"/>
            <w:hideMark/>
          </w:tcPr>
          <w:p w14:paraId="23D52761" w14:textId="77777777" w:rsidR="00571114" w:rsidRPr="00935764" w:rsidDel="00BD57E6" w:rsidRDefault="00571114" w:rsidP="00571114">
            <w:pPr>
              <w:jc w:val="center"/>
              <w:outlineLvl w:val="0"/>
              <w:rPr>
                <w:del w:id="8460" w:author="Hervé Monnerie" w:date="2014-06-25T10:26:00Z"/>
                <w:rFonts w:ascii="Helvetica Neue Light" w:eastAsia="Times New Roman" w:hAnsi="Helvetica Neue Light" w:cs="Times New Roman"/>
                <w:szCs w:val="20"/>
                <w:rPrChange w:id="8461" w:author="Arthur de Catheu" w:date="2014-06-20T17:08:00Z">
                  <w:rPr>
                    <w:del w:id="8462" w:author="Hervé Monnerie" w:date="2014-06-25T10:26:00Z"/>
                    <w:rFonts w:eastAsia="Times New Roman" w:cs="Times New Roman"/>
                    <w:szCs w:val="20"/>
                  </w:rPr>
                </w:rPrChange>
              </w:rPr>
            </w:pPr>
            <w:del w:id="8463" w:author="Hervé Monnerie" w:date="2014-06-25T10:26:00Z">
              <w:r w:rsidRPr="00935764" w:rsidDel="00BD57E6">
                <w:rPr>
                  <w:rFonts w:ascii="Helvetica Neue Light" w:eastAsia="Times New Roman" w:hAnsi="Helvetica Neue Light" w:cs="Times New Roman"/>
                  <w:szCs w:val="20"/>
                  <w:rPrChange w:id="8464" w:author="Arthur de Catheu" w:date="2014-06-20T17:08:00Z">
                    <w:rPr>
                      <w:rFonts w:eastAsia="Times New Roman" w:cs="Times New Roman"/>
                      <w:szCs w:val="20"/>
                    </w:rPr>
                  </w:rPrChange>
                </w:rPr>
                <w:delText>M</w:delText>
              </w:r>
            </w:del>
          </w:p>
        </w:tc>
        <w:tc>
          <w:tcPr>
            <w:tcW w:w="1150" w:type="dxa"/>
            <w:tcBorders>
              <w:top w:val="nil"/>
              <w:left w:val="nil"/>
              <w:bottom w:val="single" w:sz="4" w:space="0" w:color="auto"/>
              <w:right w:val="single" w:sz="4" w:space="0" w:color="auto"/>
            </w:tcBorders>
            <w:shd w:val="clear" w:color="auto" w:fill="auto"/>
            <w:noWrap/>
            <w:vAlign w:val="center"/>
            <w:hideMark/>
          </w:tcPr>
          <w:p w14:paraId="435476DA" w14:textId="77777777" w:rsidR="00571114" w:rsidRPr="00935764" w:rsidDel="00BD57E6" w:rsidRDefault="00571114" w:rsidP="00571114">
            <w:pPr>
              <w:jc w:val="center"/>
              <w:outlineLvl w:val="0"/>
              <w:rPr>
                <w:del w:id="8465" w:author="Hervé Monnerie" w:date="2014-06-25T10:26:00Z"/>
                <w:rFonts w:ascii="Helvetica Neue Light" w:eastAsia="Times New Roman" w:hAnsi="Helvetica Neue Light" w:cs="Times New Roman"/>
                <w:szCs w:val="20"/>
                <w:rPrChange w:id="8466" w:author="Arthur de Catheu" w:date="2014-06-20T17:08:00Z">
                  <w:rPr>
                    <w:del w:id="8467" w:author="Hervé Monnerie" w:date="2014-06-25T10:26:00Z"/>
                    <w:rFonts w:eastAsia="Times New Roman" w:cs="Times New Roman"/>
                    <w:szCs w:val="20"/>
                  </w:rPr>
                </w:rPrChange>
              </w:rPr>
            </w:pPr>
            <w:del w:id="8468" w:author="Hervé Monnerie" w:date="2014-06-25T10:26:00Z">
              <w:r w:rsidRPr="00935764" w:rsidDel="00BD57E6">
                <w:rPr>
                  <w:rFonts w:ascii="Helvetica Neue Light" w:eastAsia="Times New Roman" w:hAnsi="Helvetica Neue Light" w:cs="Times New Roman"/>
                  <w:szCs w:val="20"/>
                  <w:rPrChange w:id="8469" w:author="Arthur de Catheu" w:date="2014-06-20T17:08:00Z">
                    <w:rPr>
                      <w:rFonts w:eastAsia="Times New Roman" w:cs="Times New Roman"/>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1A604F08" w14:textId="77777777" w:rsidR="00571114" w:rsidRPr="00935764" w:rsidDel="00BD57E6" w:rsidRDefault="00571114" w:rsidP="00571114">
            <w:pPr>
              <w:jc w:val="center"/>
              <w:outlineLvl w:val="0"/>
              <w:rPr>
                <w:del w:id="8470" w:author="Hervé Monnerie" w:date="2014-06-25T10:26:00Z"/>
                <w:rFonts w:ascii="Helvetica Neue Light" w:eastAsia="Times New Roman" w:hAnsi="Helvetica Neue Light" w:cs="Times New Roman"/>
                <w:szCs w:val="20"/>
                <w:rPrChange w:id="8471" w:author="Arthur de Catheu" w:date="2014-06-20T17:08:00Z">
                  <w:rPr>
                    <w:del w:id="8472" w:author="Hervé Monnerie" w:date="2014-06-25T10:26:00Z"/>
                    <w:rFonts w:eastAsia="Times New Roman" w:cs="Times New Roman"/>
                    <w:szCs w:val="20"/>
                  </w:rPr>
                </w:rPrChange>
              </w:rPr>
            </w:pPr>
            <w:del w:id="8473" w:author="Hervé Monnerie" w:date="2014-06-25T10:26:00Z">
              <w:r w:rsidRPr="00935764" w:rsidDel="00BD57E6">
                <w:rPr>
                  <w:rFonts w:ascii="Helvetica Neue Light" w:eastAsia="Times New Roman" w:hAnsi="Helvetica Neue Light" w:cs="Times New Roman"/>
                  <w:szCs w:val="20"/>
                  <w:rPrChange w:id="8474" w:author="Arthur de Catheu" w:date="2014-06-20T17:08:00Z">
                    <w:rPr>
                      <w:rFonts w:eastAsia="Times New Roman" w:cs="Times New Roman"/>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7BC4A478" w14:textId="77777777" w:rsidR="00571114" w:rsidRPr="00935764" w:rsidDel="00BD57E6" w:rsidRDefault="00571114" w:rsidP="00571114">
            <w:pPr>
              <w:jc w:val="center"/>
              <w:outlineLvl w:val="0"/>
              <w:rPr>
                <w:del w:id="8475" w:author="Hervé Monnerie" w:date="2014-06-25T10:26:00Z"/>
                <w:rFonts w:ascii="Helvetica Neue Light" w:eastAsia="Times New Roman" w:hAnsi="Helvetica Neue Light" w:cs="Times New Roman"/>
                <w:szCs w:val="20"/>
                <w:rPrChange w:id="8476" w:author="Arthur de Catheu" w:date="2014-06-20T17:08:00Z">
                  <w:rPr>
                    <w:del w:id="8477" w:author="Hervé Monnerie" w:date="2014-06-25T10:26:00Z"/>
                    <w:rFonts w:eastAsia="Times New Roman" w:cs="Times New Roman"/>
                    <w:szCs w:val="20"/>
                  </w:rPr>
                </w:rPrChange>
              </w:rPr>
            </w:pPr>
            <w:del w:id="8478" w:author="Hervé Monnerie" w:date="2014-06-25T10:26:00Z">
              <w:r w:rsidRPr="00935764" w:rsidDel="00BD57E6">
                <w:rPr>
                  <w:rFonts w:ascii="Helvetica Neue Light" w:eastAsia="Times New Roman" w:hAnsi="Helvetica Neue Light" w:cs="Times New Roman"/>
                  <w:szCs w:val="20"/>
                  <w:rPrChange w:id="8479" w:author="Arthur de Catheu" w:date="2014-06-20T17:08:00Z">
                    <w:rPr>
                      <w:rFonts w:eastAsia="Times New Roman" w:cs="Times New Roman"/>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41E68322" w14:textId="77777777" w:rsidR="00571114" w:rsidRPr="00935764" w:rsidDel="00BD57E6" w:rsidRDefault="00571114" w:rsidP="00571114">
            <w:pPr>
              <w:jc w:val="center"/>
              <w:outlineLvl w:val="0"/>
              <w:rPr>
                <w:del w:id="8480" w:author="Hervé Monnerie" w:date="2014-06-25T10:26:00Z"/>
                <w:rFonts w:ascii="Helvetica Neue Light" w:eastAsia="Times New Roman" w:hAnsi="Helvetica Neue Light" w:cs="Times New Roman"/>
                <w:szCs w:val="20"/>
                <w:rPrChange w:id="8481" w:author="Arthur de Catheu" w:date="2014-06-20T17:08:00Z">
                  <w:rPr>
                    <w:del w:id="8482" w:author="Hervé Monnerie" w:date="2014-06-25T10:26:00Z"/>
                    <w:rFonts w:eastAsia="Times New Roman" w:cs="Times New Roman"/>
                    <w:szCs w:val="20"/>
                  </w:rPr>
                </w:rPrChange>
              </w:rPr>
            </w:pPr>
            <w:del w:id="8483" w:author="Hervé Monnerie" w:date="2014-06-25T10:26:00Z">
              <w:r w:rsidRPr="00935764" w:rsidDel="00BD57E6">
                <w:rPr>
                  <w:rFonts w:ascii="Helvetica Neue Light" w:eastAsia="Times New Roman" w:hAnsi="Helvetica Neue Light" w:cs="Times New Roman"/>
                  <w:szCs w:val="20"/>
                  <w:rPrChange w:id="8484" w:author="Arthur de Catheu" w:date="2014-06-20T17:08:00Z">
                    <w:rPr>
                      <w:rFonts w:eastAsia="Times New Roman" w:cs="Times New Roman"/>
                      <w:szCs w:val="20"/>
                    </w:rPr>
                  </w:rPrChange>
                </w:rPr>
                <w:delText> </w:delText>
              </w:r>
            </w:del>
          </w:p>
        </w:tc>
      </w:tr>
      <w:tr w:rsidR="00571114" w:rsidRPr="00935764" w:rsidDel="00BD57E6" w14:paraId="15044E52" w14:textId="77777777" w:rsidTr="00571114">
        <w:trPr>
          <w:divId w:val="162168436"/>
          <w:trHeight w:val="279"/>
          <w:del w:id="8485"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44C2E844" w14:textId="77777777" w:rsidR="00571114" w:rsidRPr="00935764" w:rsidDel="00BD57E6" w:rsidRDefault="00571114" w:rsidP="00571114">
            <w:pPr>
              <w:jc w:val="left"/>
              <w:outlineLvl w:val="0"/>
              <w:rPr>
                <w:del w:id="8486" w:author="Hervé Monnerie" w:date="2014-06-25T10:26:00Z"/>
                <w:rFonts w:ascii="Helvetica Neue Light" w:eastAsia="Times New Roman" w:hAnsi="Helvetica Neue Light" w:cs="Times New Roman"/>
                <w:szCs w:val="20"/>
                <w:rPrChange w:id="8487" w:author="Arthur de Catheu" w:date="2014-06-20T17:08:00Z">
                  <w:rPr>
                    <w:del w:id="8488" w:author="Hervé Monnerie" w:date="2014-06-25T10:26:00Z"/>
                    <w:rFonts w:eastAsia="Times New Roman" w:cs="Times New Roman"/>
                    <w:szCs w:val="20"/>
                  </w:rPr>
                </w:rPrChange>
              </w:rPr>
            </w:pPr>
            <w:del w:id="8489" w:author="Hervé Monnerie" w:date="2014-06-25T10:26:00Z">
              <w:r w:rsidRPr="00935764" w:rsidDel="00BD57E6">
                <w:rPr>
                  <w:rFonts w:ascii="Helvetica Neue Light" w:eastAsia="Times New Roman" w:hAnsi="Helvetica Neue Light" w:cs="Times New Roman"/>
                  <w:szCs w:val="20"/>
                  <w:rPrChange w:id="8490" w:author="Arthur de Catheu" w:date="2014-06-20T17:08:00Z">
                    <w:rPr>
                      <w:rFonts w:eastAsia="Times New Roman" w:cs="Times New Roman"/>
                      <w:szCs w:val="20"/>
                    </w:rPr>
                  </w:rPrChange>
                </w:rPr>
                <w:delText>Délégation de pouvoir Correspondant Cédant</w:delText>
              </w:r>
            </w:del>
          </w:p>
        </w:tc>
        <w:tc>
          <w:tcPr>
            <w:tcW w:w="348" w:type="dxa"/>
            <w:tcBorders>
              <w:top w:val="nil"/>
              <w:left w:val="nil"/>
              <w:bottom w:val="single" w:sz="4" w:space="0" w:color="auto"/>
              <w:right w:val="single" w:sz="4" w:space="0" w:color="auto"/>
            </w:tcBorders>
            <w:shd w:val="clear" w:color="auto" w:fill="auto"/>
            <w:noWrap/>
            <w:vAlign w:val="bottom"/>
            <w:hideMark/>
          </w:tcPr>
          <w:p w14:paraId="04554C1A" w14:textId="77777777" w:rsidR="00571114" w:rsidRPr="00935764" w:rsidDel="00BD57E6" w:rsidRDefault="00571114" w:rsidP="00571114">
            <w:pPr>
              <w:jc w:val="center"/>
              <w:outlineLvl w:val="0"/>
              <w:rPr>
                <w:del w:id="8491" w:author="Hervé Monnerie" w:date="2014-06-25T10:26:00Z"/>
                <w:rFonts w:ascii="Helvetica Neue Light" w:eastAsia="Times New Roman" w:hAnsi="Helvetica Neue Light" w:cs="Times New Roman"/>
                <w:szCs w:val="20"/>
                <w:rPrChange w:id="8492" w:author="Arthur de Catheu" w:date="2014-06-20T17:08:00Z">
                  <w:rPr>
                    <w:del w:id="8493" w:author="Hervé Monnerie" w:date="2014-06-25T10:26:00Z"/>
                    <w:rFonts w:eastAsia="Times New Roman" w:cs="Times New Roman"/>
                    <w:szCs w:val="20"/>
                  </w:rPr>
                </w:rPrChange>
              </w:rPr>
            </w:pPr>
            <w:del w:id="8494" w:author="Hervé Monnerie" w:date="2014-06-25T10:26:00Z">
              <w:r w:rsidRPr="00935764" w:rsidDel="00BD57E6">
                <w:rPr>
                  <w:rFonts w:ascii="Helvetica Neue Light" w:eastAsia="Times New Roman" w:hAnsi="Helvetica Neue Light" w:cs="Times New Roman"/>
                  <w:szCs w:val="20"/>
                  <w:rPrChange w:id="8495" w:author="Arthur de Catheu" w:date="2014-06-20T17:08:00Z">
                    <w:rPr>
                      <w:rFonts w:eastAsia="Times New Roman" w:cs="Times New Roman"/>
                      <w:szCs w:val="20"/>
                    </w:rPr>
                  </w:rPrChange>
                </w:rPr>
                <w:delText> </w:delText>
              </w:r>
            </w:del>
          </w:p>
        </w:tc>
        <w:tc>
          <w:tcPr>
            <w:tcW w:w="1152" w:type="dxa"/>
            <w:tcBorders>
              <w:top w:val="nil"/>
              <w:left w:val="nil"/>
              <w:bottom w:val="single" w:sz="4" w:space="0" w:color="auto"/>
              <w:right w:val="single" w:sz="4" w:space="0" w:color="auto"/>
            </w:tcBorders>
            <w:shd w:val="clear" w:color="000000" w:fill="F2DCDB"/>
            <w:noWrap/>
            <w:vAlign w:val="bottom"/>
            <w:hideMark/>
          </w:tcPr>
          <w:p w14:paraId="57553B4A" w14:textId="77777777" w:rsidR="00571114" w:rsidRPr="00935764" w:rsidDel="00BD57E6" w:rsidRDefault="00571114" w:rsidP="00571114">
            <w:pPr>
              <w:jc w:val="center"/>
              <w:outlineLvl w:val="0"/>
              <w:rPr>
                <w:del w:id="8496" w:author="Hervé Monnerie" w:date="2014-06-25T10:26:00Z"/>
                <w:rFonts w:ascii="Helvetica Neue Light" w:eastAsia="Times New Roman" w:hAnsi="Helvetica Neue Light" w:cs="Times New Roman"/>
                <w:szCs w:val="20"/>
                <w:rPrChange w:id="8497" w:author="Arthur de Catheu" w:date="2014-06-20T17:08:00Z">
                  <w:rPr>
                    <w:del w:id="8498" w:author="Hervé Monnerie" w:date="2014-06-25T10:26:00Z"/>
                    <w:rFonts w:eastAsia="Times New Roman" w:cs="Times New Roman"/>
                    <w:szCs w:val="20"/>
                  </w:rPr>
                </w:rPrChange>
              </w:rPr>
            </w:pPr>
            <w:del w:id="8499" w:author="Hervé Monnerie" w:date="2014-06-25T10:26:00Z">
              <w:r w:rsidRPr="00935764" w:rsidDel="00BD57E6">
                <w:rPr>
                  <w:rFonts w:ascii="Helvetica Neue Light" w:eastAsia="Times New Roman" w:hAnsi="Helvetica Neue Light" w:cs="Times New Roman"/>
                  <w:szCs w:val="20"/>
                  <w:rPrChange w:id="8500" w:author="Arthur de Catheu" w:date="2014-06-20T17:08:00Z">
                    <w:rPr>
                      <w:rFonts w:eastAsia="Times New Roman" w:cs="Times New Roman"/>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center"/>
            <w:hideMark/>
          </w:tcPr>
          <w:p w14:paraId="7BD06869" w14:textId="77777777" w:rsidR="00571114" w:rsidRPr="00935764" w:rsidDel="00BD57E6" w:rsidRDefault="00571114" w:rsidP="00571114">
            <w:pPr>
              <w:jc w:val="center"/>
              <w:outlineLvl w:val="0"/>
              <w:rPr>
                <w:del w:id="8501" w:author="Hervé Monnerie" w:date="2014-06-25T10:26:00Z"/>
                <w:rFonts w:ascii="Helvetica Neue Light" w:eastAsia="Times New Roman" w:hAnsi="Helvetica Neue Light" w:cs="Times New Roman"/>
                <w:szCs w:val="20"/>
                <w:rPrChange w:id="8502" w:author="Arthur de Catheu" w:date="2014-06-20T17:08:00Z">
                  <w:rPr>
                    <w:del w:id="8503" w:author="Hervé Monnerie" w:date="2014-06-25T10:26:00Z"/>
                    <w:rFonts w:eastAsia="Times New Roman" w:cs="Times New Roman"/>
                    <w:szCs w:val="20"/>
                  </w:rPr>
                </w:rPrChange>
              </w:rPr>
            </w:pPr>
            <w:del w:id="8504" w:author="Hervé Monnerie" w:date="2014-06-25T10:26:00Z">
              <w:r w:rsidRPr="00935764" w:rsidDel="00BD57E6">
                <w:rPr>
                  <w:rFonts w:ascii="Helvetica Neue Light" w:eastAsia="Times New Roman" w:hAnsi="Helvetica Neue Light" w:cs="Times New Roman"/>
                  <w:szCs w:val="20"/>
                  <w:rPrChange w:id="8505" w:author="Arthur de Catheu" w:date="2014-06-20T17:08:00Z">
                    <w:rPr>
                      <w:rFonts w:eastAsia="Times New Roman" w:cs="Times New Roman"/>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05427EE2" w14:textId="77777777" w:rsidR="00571114" w:rsidRPr="00935764" w:rsidDel="00BD57E6" w:rsidRDefault="00571114" w:rsidP="00571114">
            <w:pPr>
              <w:jc w:val="center"/>
              <w:outlineLvl w:val="0"/>
              <w:rPr>
                <w:del w:id="8506" w:author="Hervé Monnerie" w:date="2014-06-25T10:26:00Z"/>
                <w:rFonts w:ascii="Helvetica Neue Light" w:eastAsia="Times New Roman" w:hAnsi="Helvetica Neue Light" w:cs="Times New Roman"/>
                <w:szCs w:val="20"/>
                <w:rPrChange w:id="8507" w:author="Arthur de Catheu" w:date="2014-06-20T17:08:00Z">
                  <w:rPr>
                    <w:del w:id="8508" w:author="Hervé Monnerie" w:date="2014-06-25T10:26:00Z"/>
                    <w:rFonts w:eastAsia="Times New Roman" w:cs="Times New Roman"/>
                    <w:szCs w:val="20"/>
                  </w:rPr>
                </w:rPrChange>
              </w:rPr>
            </w:pPr>
            <w:del w:id="8509" w:author="Hervé Monnerie" w:date="2014-06-25T10:26:00Z">
              <w:r w:rsidRPr="00935764" w:rsidDel="00BD57E6">
                <w:rPr>
                  <w:rFonts w:ascii="Helvetica Neue Light" w:eastAsia="Times New Roman" w:hAnsi="Helvetica Neue Light" w:cs="Times New Roman"/>
                  <w:szCs w:val="20"/>
                  <w:rPrChange w:id="8510" w:author="Arthur de Catheu" w:date="2014-06-20T17:08:00Z">
                    <w:rPr>
                      <w:rFonts w:eastAsia="Times New Roman" w:cs="Times New Roman"/>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630A4598" w14:textId="77777777" w:rsidR="00571114" w:rsidRPr="00935764" w:rsidDel="00BD57E6" w:rsidRDefault="00571114" w:rsidP="00571114">
            <w:pPr>
              <w:jc w:val="center"/>
              <w:outlineLvl w:val="0"/>
              <w:rPr>
                <w:del w:id="8511" w:author="Hervé Monnerie" w:date="2014-06-25T10:26:00Z"/>
                <w:rFonts w:ascii="Helvetica Neue Light" w:eastAsia="Times New Roman" w:hAnsi="Helvetica Neue Light" w:cs="Times New Roman"/>
                <w:szCs w:val="20"/>
                <w:rPrChange w:id="8512" w:author="Arthur de Catheu" w:date="2014-06-20T17:08:00Z">
                  <w:rPr>
                    <w:del w:id="8513" w:author="Hervé Monnerie" w:date="2014-06-25T10:26:00Z"/>
                    <w:rFonts w:eastAsia="Times New Roman" w:cs="Times New Roman"/>
                    <w:szCs w:val="20"/>
                  </w:rPr>
                </w:rPrChange>
              </w:rPr>
            </w:pPr>
            <w:del w:id="8514" w:author="Hervé Monnerie" w:date="2014-06-25T10:26:00Z">
              <w:r w:rsidRPr="00935764" w:rsidDel="00BD57E6">
                <w:rPr>
                  <w:rFonts w:ascii="Helvetica Neue Light" w:eastAsia="Times New Roman" w:hAnsi="Helvetica Neue Light" w:cs="Times New Roman"/>
                  <w:szCs w:val="20"/>
                  <w:rPrChange w:id="8515" w:author="Arthur de Catheu" w:date="2014-06-20T17:08:00Z">
                    <w:rPr>
                      <w:rFonts w:eastAsia="Times New Roman" w:cs="Times New Roman"/>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1C1CB97A" w14:textId="77777777" w:rsidR="00571114" w:rsidRPr="00935764" w:rsidDel="00BD57E6" w:rsidRDefault="00571114" w:rsidP="00571114">
            <w:pPr>
              <w:jc w:val="center"/>
              <w:outlineLvl w:val="0"/>
              <w:rPr>
                <w:del w:id="8516" w:author="Hervé Monnerie" w:date="2014-06-25T10:26:00Z"/>
                <w:rFonts w:ascii="Helvetica Neue Light" w:eastAsia="Times New Roman" w:hAnsi="Helvetica Neue Light" w:cs="Times New Roman"/>
                <w:szCs w:val="20"/>
                <w:rPrChange w:id="8517" w:author="Arthur de Catheu" w:date="2014-06-20T17:08:00Z">
                  <w:rPr>
                    <w:del w:id="8518" w:author="Hervé Monnerie" w:date="2014-06-25T10:26:00Z"/>
                    <w:rFonts w:eastAsia="Times New Roman" w:cs="Times New Roman"/>
                    <w:szCs w:val="20"/>
                  </w:rPr>
                </w:rPrChange>
              </w:rPr>
            </w:pPr>
            <w:del w:id="8519" w:author="Hervé Monnerie" w:date="2014-06-25T10:26:00Z">
              <w:r w:rsidRPr="00935764" w:rsidDel="00BD57E6">
                <w:rPr>
                  <w:rFonts w:ascii="Helvetica Neue Light" w:eastAsia="Times New Roman" w:hAnsi="Helvetica Neue Light" w:cs="Times New Roman"/>
                  <w:szCs w:val="20"/>
                  <w:rPrChange w:id="8520" w:author="Arthur de Catheu" w:date="2014-06-20T17:08:00Z">
                    <w:rPr>
                      <w:rFonts w:eastAsia="Times New Roman" w:cs="Times New Roman"/>
                      <w:szCs w:val="20"/>
                    </w:rPr>
                  </w:rPrChange>
                </w:rPr>
                <w:delText> </w:delText>
              </w:r>
            </w:del>
          </w:p>
        </w:tc>
      </w:tr>
      <w:tr w:rsidR="00571114" w:rsidRPr="00935764" w:rsidDel="00BD57E6" w14:paraId="58BF4137" w14:textId="77777777" w:rsidTr="00571114">
        <w:trPr>
          <w:divId w:val="162168436"/>
          <w:trHeight w:val="279"/>
          <w:del w:id="8521" w:author="Hervé Monnerie" w:date="2014-06-25T10:26:00Z"/>
        </w:trPr>
        <w:tc>
          <w:tcPr>
            <w:tcW w:w="4263" w:type="dxa"/>
            <w:tcBorders>
              <w:top w:val="nil"/>
              <w:left w:val="single" w:sz="4" w:space="0" w:color="auto"/>
              <w:bottom w:val="single" w:sz="4" w:space="0" w:color="auto"/>
              <w:right w:val="single" w:sz="4" w:space="0" w:color="auto"/>
            </w:tcBorders>
            <w:shd w:val="clear" w:color="000000" w:fill="C0504D"/>
            <w:noWrap/>
            <w:vAlign w:val="bottom"/>
            <w:hideMark/>
          </w:tcPr>
          <w:p w14:paraId="613D60D3" w14:textId="77777777" w:rsidR="00571114" w:rsidRPr="00935764" w:rsidDel="00BD57E6" w:rsidRDefault="00571114" w:rsidP="00571114">
            <w:pPr>
              <w:jc w:val="left"/>
              <w:rPr>
                <w:del w:id="8522" w:author="Hervé Monnerie" w:date="2014-06-25T10:26:00Z"/>
                <w:rFonts w:ascii="Helvetica Neue Light" w:eastAsia="Times New Roman" w:hAnsi="Helvetica Neue Light" w:cs="Times New Roman"/>
                <w:color w:val="FFFFFF"/>
                <w:szCs w:val="20"/>
                <w:rPrChange w:id="8523" w:author="Arthur de Catheu" w:date="2014-06-20T17:08:00Z">
                  <w:rPr>
                    <w:del w:id="8524" w:author="Hervé Monnerie" w:date="2014-06-25T10:26:00Z"/>
                    <w:rFonts w:eastAsia="Times New Roman" w:cs="Times New Roman"/>
                    <w:color w:val="FFFFFF"/>
                    <w:szCs w:val="20"/>
                  </w:rPr>
                </w:rPrChange>
              </w:rPr>
            </w:pPr>
            <w:del w:id="8525" w:author="Hervé Monnerie" w:date="2014-06-25T10:26:00Z">
              <w:r w:rsidRPr="00935764" w:rsidDel="00BD57E6">
                <w:rPr>
                  <w:rFonts w:ascii="Helvetica Neue Light" w:eastAsia="Times New Roman" w:hAnsi="Helvetica Neue Light" w:cs="Times New Roman"/>
                  <w:color w:val="FFFFFF"/>
                  <w:szCs w:val="20"/>
                  <w:rPrChange w:id="8526" w:author="Arthur de Catheu" w:date="2014-06-20T17:08:00Z">
                    <w:rPr>
                      <w:rFonts w:eastAsia="Times New Roman" w:cs="Times New Roman"/>
                      <w:color w:val="FFFFFF"/>
                      <w:szCs w:val="20"/>
                    </w:rPr>
                  </w:rPrChange>
                </w:rPr>
                <w:delText>Dossier Cédant ouvert</w:delText>
              </w:r>
            </w:del>
          </w:p>
        </w:tc>
        <w:tc>
          <w:tcPr>
            <w:tcW w:w="348" w:type="dxa"/>
            <w:tcBorders>
              <w:top w:val="nil"/>
              <w:left w:val="nil"/>
              <w:bottom w:val="single" w:sz="4" w:space="0" w:color="auto"/>
              <w:right w:val="single" w:sz="4" w:space="0" w:color="auto"/>
            </w:tcBorders>
            <w:shd w:val="clear" w:color="auto" w:fill="auto"/>
            <w:noWrap/>
            <w:vAlign w:val="bottom"/>
            <w:hideMark/>
          </w:tcPr>
          <w:p w14:paraId="0AB871F8" w14:textId="77777777" w:rsidR="00571114" w:rsidRPr="00935764" w:rsidDel="00BD57E6" w:rsidRDefault="00571114" w:rsidP="00571114">
            <w:pPr>
              <w:jc w:val="center"/>
              <w:rPr>
                <w:del w:id="8527" w:author="Hervé Monnerie" w:date="2014-06-25T10:26:00Z"/>
                <w:rFonts w:ascii="Helvetica Neue Light" w:eastAsia="Times New Roman" w:hAnsi="Helvetica Neue Light" w:cs="Times New Roman"/>
                <w:color w:val="000000"/>
                <w:szCs w:val="20"/>
                <w:rPrChange w:id="8528" w:author="Arthur de Catheu" w:date="2014-06-20T17:08:00Z">
                  <w:rPr>
                    <w:del w:id="8529" w:author="Hervé Monnerie" w:date="2014-06-25T10:26:00Z"/>
                    <w:rFonts w:eastAsia="Times New Roman" w:cs="Times New Roman"/>
                    <w:color w:val="000000"/>
                    <w:szCs w:val="20"/>
                  </w:rPr>
                </w:rPrChange>
              </w:rPr>
            </w:pPr>
            <w:del w:id="8530" w:author="Hervé Monnerie" w:date="2014-06-25T10:26:00Z">
              <w:r w:rsidRPr="00935764" w:rsidDel="00BD57E6">
                <w:rPr>
                  <w:rFonts w:ascii="Helvetica Neue Light" w:eastAsia="Times New Roman" w:hAnsi="Helvetica Neue Light" w:cs="Times New Roman"/>
                  <w:color w:val="000000"/>
                  <w:szCs w:val="20"/>
                  <w:rPrChange w:id="8531"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000000" w:fill="C0504D"/>
            <w:noWrap/>
            <w:vAlign w:val="bottom"/>
            <w:hideMark/>
          </w:tcPr>
          <w:p w14:paraId="60F8FF79" w14:textId="77777777" w:rsidR="00571114" w:rsidRPr="00935764" w:rsidDel="00BD57E6" w:rsidRDefault="00571114" w:rsidP="00571114">
            <w:pPr>
              <w:jc w:val="center"/>
              <w:rPr>
                <w:del w:id="8532" w:author="Hervé Monnerie" w:date="2014-06-25T10:26:00Z"/>
                <w:rFonts w:ascii="Helvetica Neue Light" w:eastAsia="Times New Roman" w:hAnsi="Helvetica Neue Light" w:cs="Times New Roman"/>
                <w:color w:val="FFFFFF"/>
                <w:szCs w:val="20"/>
                <w:rPrChange w:id="8533" w:author="Arthur de Catheu" w:date="2014-06-20T17:08:00Z">
                  <w:rPr>
                    <w:del w:id="8534" w:author="Hervé Monnerie" w:date="2014-06-25T10:26:00Z"/>
                    <w:rFonts w:eastAsia="Times New Roman" w:cs="Times New Roman"/>
                    <w:color w:val="FFFFFF"/>
                    <w:szCs w:val="20"/>
                  </w:rPr>
                </w:rPrChange>
              </w:rPr>
            </w:pPr>
            <w:del w:id="8535" w:author="Hervé Monnerie" w:date="2014-06-25T10:26:00Z">
              <w:r w:rsidRPr="00935764" w:rsidDel="00BD57E6">
                <w:rPr>
                  <w:rFonts w:ascii="Helvetica Neue Light" w:eastAsia="Times New Roman" w:hAnsi="Helvetica Neue Light" w:cs="Times New Roman"/>
                  <w:color w:val="FFFFFF"/>
                  <w:szCs w:val="20"/>
                  <w:rPrChange w:id="8536" w:author="Arthur de Catheu" w:date="2014-06-20T17:08:00Z">
                    <w:rPr>
                      <w:rFonts w:eastAsia="Times New Roman" w:cs="Times New Roman"/>
                      <w:color w:val="FFFFFF"/>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4B6DB0A1" w14:textId="77777777" w:rsidR="00571114" w:rsidRPr="00935764" w:rsidDel="00BD57E6" w:rsidRDefault="00571114" w:rsidP="00571114">
            <w:pPr>
              <w:jc w:val="left"/>
              <w:rPr>
                <w:del w:id="8537" w:author="Hervé Monnerie" w:date="2014-06-25T10:26:00Z"/>
                <w:rFonts w:ascii="Helvetica Neue Light" w:eastAsia="Times New Roman" w:hAnsi="Helvetica Neue Light" w:cs="Times New Roman"/>
                <w:color w:val="000000"/>
                <w:szCs w:val="20"/>
                <w:rPrChange w:id="8538" w:author="Arthur de Catheu" w:date="2014-06-20T17:08:00Z">
                  <w:rPr>
                    <w:del w:id="8539" w:author="Hervé Monnerie" w:date="2014-06-25T10:26:00Z"/>
                    <w:rFonts w:eastAsia="Times New Roman" w:cs="Times New Roman"/>
                    <w:color w:val="000000"/>
                    <w:szCs w:val="20"/>
                  </w:rPr>
                </w:rPrChange>
              </w:rPr>
            </w:pPr>
            <w:del w:id="8540" w:author="Hervé Monnerie" w:date="2014-06-25T10:26:00Z">
              <w:r w:rsidRPr="00935764" w:rsidDel="00BD57E6">
                <w:rPr>
                  <w:rFonts w:ascii="Helvetica Neue Light" w:eastAsia="Times New Roman" w:hAnsi="Helvetica Neue Light" w:cs="Times New Roman"/>
                  <w:color w:val="000000"/>
                  <w:szCs w:val="20"/>
                  <w:rPrChange w:id="8541" w:author="Arthur de Catheu" w:date="2014-06-20T17:08:00Z">
                    <w:rPr>
                      <w:rFonts w:eastAsia="Times New Roman" w:cs="Times New Roman"/>
                      <w:color w:val="000000"/>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4A1DEB00" w14:textId="77777777" w:rsidR="00571114" w:rsidRPr="00935764" w:rsidDel="00BD57E6" w:rsidRDefault="00571114" w:rsidP="00571114">
            <w:pPr>
              <w:jc w:val="left"/>
              <w:rPr>
                <w:del w:id="8542" w:author="Hervé Monnerie" w:date="2014-06-25T10:26:00Z"/>
                <w:rFonts w:ascii="Helvetica Neue Light" w:eastAsia="Times New Roman" w:hAnsi="Helvetica Neue Light" w:cs="Times New Roman"/>
                <w:color w:val="000000"/>
                <w:szCs w:val="20"/>
                <w:rPrChange w:id="8543" w:author="Arthur de Catheu" w:date="2014-06-20T17:08:00Z">
                  <w:rPr>
                    <w:del w:id="8544" w:author="Hervé Monnerie" w:date="2014-06-25T10:26:00Z"/>
                    <w:rFonts w:eastAsia="Times New Roman" w:cs="Times New Roman"/>
                    <w:color w:val="000000"/>
                    <w:szCs w:val="20"/>
                  </w:rPr>
                </w:rPrChange>
              </w:rPr>
            </w:pPr>
            <w:del w:id="8545" w:author="Hervé Monnerie" w:date="2014-06-25T10:26:00Z">
              <w:r w:rsidRPr="00935764" w:rsidDel="00BD57E6">
                <w:rPr>
                  <w:rFonts w:ascii="Helvetica Neue Light" w:eastAsia="Times New Roman" w:hAnsi="Helvetica Neue Light" w:cs="Times New Roman"/>
                  <w:color w:val="000000"/>
                  <w:szCs w:val="20"/>
                  <w:rPrChange w:id="8546"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78CD4905" w14:textId="77777777" w:rsidR="00571114" w:rsidRPr="00935764" w:rsidDel="00BD57E6" w:rsidRDefault="00571114" w:rsidP="00571114">
            <w:pPr>
              <w:jc w:val="left"/>
              <w:rPr>
                <w:del w:id="8547" w:author="Hervé Monnerie" w:date="2014-06-25T10:26:00Z"/>
                <w:rFonts w:ascii="Helvetica Neue Light" w:eastAsia="Times New Roman" w:hAnsi="Helvetica Neue Light" w:cs="Times New Roman"/>
                <w:color w:val="000000"/>
                <w:szCs w:val="20"/>
                <w:rPrChange w:id="8548" w:author="Arthur de Catheu" w:date="2014-06-20T17:08:00Z">
                  <w:rPr>
                    <w:del w:id="8549" w:author="Hervé Monnerie" w:date="2014-06-25T10:26:00Z"/>
                    <w:rFonts w:eastAsia="Times New Roman" w:cs="Times New Roman"/>
                    <w:color w:val="000000"/>
                    <w:szCs w:val="20"/>
                  </w:rPr>
                </w:rPrChange>
              </w:rPr>
            </w:pPr>
            <w:del w:id="8550" w:author="Hervé Monnerie" w:date="2014-06-25T10:26:00Z">
              <w:r w:rsidRPr="00935764" w:rsidDel="00BD57E6">
                <w:rPr>
                  <w:rFonts w:ascii="Helvetica Neue Light" w:eastAsia="Times New Roman" w:hAnsi="Helvetica Neue Light" w:cs="Times New Roman"/>
                  <w:color w:val="000000"/>
                  <w:szCs w:val="20"/>
                  <w:rPrChange w:id="8551" w:author="Arthur de Catheu" w:date="2014-06-20T17:08:00Z">
                    <w:rPr>
                      <w:rFonts w:eastAsia="Times New Roman" w:cs="Times New Roman"/>
                      <w:color w:val="000000"/>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767745D7" w14:textId="77777777" w:rsidR="00571114" w:rsidRPr="00935764" w:rsidDel="00BD57E6" w:rsidRDefault="00571114" w:rsidP="00571114">
            <w:pPr>
              <w:jc w:val="left"/>
              <w:rPr>
                <w:del w:id="8552" w:author="Hervé Monnerie" w:date="2014-06-25T10:26:00Z"/>
                <w:rFonts w:ascii="Helvetica Neue Light" w:eastAsia="Times New Roman" w:hAnsi="Helvetica Neue Light" w:cs="Times New Roman"/>
                <w:color w:val="000000"/>
                <w:szCs w:val="20"/>
                <w:rPrChange w:id="8553" w:author="Arthur de Catheu" w:date="2014-06-20T17:08:00Z">
                  <w:rPr>
                    <w:del w:id="8554" w:author="Hervé Monnerie" w:date="2014-06-25T10:26:00Z"/>
                    <w:rFonts w:eastAsia="Times New Roman" w:cs="Times New Roman"/>
                    <w:color w:val="000000"/>
                    <w:szCs w:val="20"/>
                  </w:rPr>
                </w:rPrChange>
              </w:rPr>
            </w:pPr>
            <w:del w:id="8555" w:author="Hervé Monnerie" w:date="2014-06-25T10:26:00Z">
              <w:r w:rsidRPr="00935764" w:rsidDel="00BD57E6">
                <w:rPr>
                  <w:rFonts w:ascii="Helvetica Neue Light" w:eastAsia="Times New Roman" w:hAnsi="Helvetica Neue Light" w:cs="Times New Roman"/>
                  <w:color w:val="000000"/>
                  <w:szCs w:val="20"/>
                  <w:rPrChange w:id="8556" w:author="Arthur de Catheu" w:date="2014-06-20T17:08:00Z">
                    <w:rPr>
                      <w:rFonts w:eastAsia="Times New Roman" w:cs="Times New Roman"/>
                      <w:color w:val="000000"/>
                      <w:szCs w:val="20"/>
                    </w:rPr>
                  </w:rPrChange>
                </w:rPr>
                <w:delText> </w:delText>
              </w:r>
            </w:del>
          </w:p>
        </w:tc>
      </w:tr>
      <w:tr w:rsidR="00571114" w:rsidRPr="00935764" w:rsidDel="00BD57E6" w14:paraId="3C29193C" w14:textId="77777777" w:rsidTr="00571114">
        <w:trPr>
          <w:divId w:val="162168436"/>
          <w:trHeight w:val="279"/>
          <w:del w:id="8557"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3C35BB6A" w14:textId="77777777" w:rsidR="00571114" w:rsidRPr="00935764" w:rsidDel="00BD57E6" w:rsidRDefault="00571114" w:rsidP="00571114">
            <w:pPr>
              <w:jc w:val="left"/>
              <w:outlineLvl w:val="0"/>
              <w:rPr>
                <w:del w:id="8558" w:author="Hervé Monnerie" w:date="2014-06-25T10:26:00Z"/>
                <w:rFonts w:ascii="Helvetica Neue Light" w:eastAsia="Times New Roman" w:hAnsi="Helvetica Neue Light" w:cs="Times New Roman"/>
                <w:color w:val="000000"/>
                <w:szCs w:val="20"/>
                <w:rPrChange w:id="8559" w:author="Arthur de Catheu" w:date="2014-06-20T17:08:00Z">
                  <w:rPr>
                    <w:del w:id="8560" w:author="Hervé Monnerie" w:date="2014-06-25T10:26:00Z"/>
                    <w:rFonts w:eastAsia="Times New Roman" w:cs="Times New Roman"/>
                    <w:color w:val="000000"/>
                    <w:szCs w:val="20"/>
                  </w:rPr>
                </w:rPrChange>
              </w:rPr>
            </w:pPr>
            <w:del w:id="8561" w:author="Hervé Monnerie" w:date="2014-06-25T10:26:00Z">
              <w:r w:rsidRPr="00935764" w:rsidDel="00BD57E6">
                <w:rPr>
                  <w:rFonts w:ascii="Helvetica Neue Light" w:eastAsia="Times New Roman" w:hAnsi="Helvetica Neue Light" w:cs="Times New Roman"/>
                  <w:color w:val="000000"/>
                  <w:szCs w:val="20"/>
                  <w:rPrChange w:id="8562" w:author="Arthur de Catheu" w:date="2014-06-20T17:08:00Z">
                    <w:rPr>
                      <w:rFonts w:eastAsia="Times New Roman" w:cs="Times New Roman"/>
                      <w:color w:val="000000"/>
                      <w:szCs w:val="20"/>
                    </w:rPr>
                  </w:rPrChange>
                </w:rPr>
                <w:delText xml:space="preserve">Contrôle validité pièce d'identite Représentant Légal, Correspondant Cédant </w:delText>
              </w:r>
            </w:del>
          </w:p>
        </w:tc>
        <w:tc>
          <w:tcPr>
            <w:tcW w:w="348" w:type="dxa"/>
            <w:tcBorders>
              <w:top w:val="nil"/>
              <w:left w:val="nil"/>
              <w:bottom w:val="single" w:sz="4" w:space="0" w:color="auto"/>
              <w:right w:val="single" w:sz="4" w:space="0" w:color="auto"/>
            </w:tcBorders>
            <w:shd w:val="clear" w:color="auto" w:fill="auto"/>
            <w:noWrap/>
            <w:vAlign w:val="bottom"/>
            <w:hideMark/>
          </w:tcPr>
          <w:p w14:paraId="7463A294" w14:textId="77777777" w:rsidR="00571114" w:rsidRPr="00935764" w:rsidDel="00BD57E6" w:rsidRDefault="00571114" w:rsidP="00571114">
            <w:pPr>
              <w:jc w:val="center"/>
              <w:outlineLvl w:val="0"/>
              <w:rPr>
                <w:del w:id="8563" w:author="Hervé Monnerie" w:date="2014-06-25T10:26:00Z"/>
                <w:rFonts w:ascii="Helvetica Neue Light" w:eastAsia="Times New Roman" w:hAnsi="Helvetica Neue Light" w:cs="Times New Roman"/>
                <w:color w:val="000000"/>
                <w:szCs w:val="20"/>
                <w:rPrChange w:id="8564" w:author="Arthur de Catheu" w:date="2014-06-20T17:08:00Z">
                  <w:rPr>
                    <w:del w:id="8565" w:author="Hervé Monnerie" w:date="2014-06-25T10:26:00Z"/>
                    <w:rFonts w:eastAsia="Times New Roman" w:cs="Times New Roman"/>
                    <w:color w:val="000000"/>
                    <w:szCs w:val="20"/>
                  </w:rPr>
                </w:rPrChange>
              </w:rPr>
            </w:pPr>
            <w:del w:id="8566" w:author="Hervé Monnerie" w:date="2014-06-25T10:26:00Z">
              <w:r w:rsidRPr="00935764" w:rsidDel="00BD57E6">
                <w:rPr>
                  <w:rFonts w:ascii="Helvetica Neue Light" w:eastAsia="Times New Roman" w:hAnsi="Helvetica Neue Light" w:cs="Times New Roman"/>
                  <w:color w:val="000000"/>
                  <w:szCs w:val="20"/>
                  <w:rPrChange w:id="8567"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2D60F623" w14:textId="77777777" w:rsidR="00571114" w:rsidRPr="00935764" w:rsidDel="00BD57E6" w:rsidRDefault="00571114" w:rsidP="00571114">
            <w:pPr>
              <w:jc w:val="left"/>
              <w:outlineLvl w:val="0"/>
              <w:rPr>
                <w:del w:id="8568" w:author="Hervé Monnerie" w:date="2014-06-25T10:26:00Z"/>
                <w:rFonts w:ascii="Helvetica Neue Light" w:eastAsia="Times New Roman" w:hAnsi="Helvetica Neue Light" w:cs="Times New Roman"/>
                <w:color w:val="000000"/>
                <w:szCs w:val="20"/>
                <w:rPrChange w:id="8569" w:author="Arthur de Catheu" w:date="2014-06-20T17:08:00Z">
                  <w:rPr>
                    <w:del w:id="8570" w:author="Hervé Monnerie" w:date="2014-06-25T10:26:00Z"/>
                    <w:rFonts w:eastAsia="Times New Roman" w:cs="Times New Roman"/>
                    <w:color w:val="000000"/>
                    <w:szCs w:val="20"/>
                  </w:rPr>
                </w:rPrChange>
              </w:rPr>
            </w:pPr>
            <w:del w:id="8571" w:author="Hervé Monnerie" w:date="2014-06-25T10:26:00Z">
              <w:r w:rsidRPr="00935764" w:rsidDel="00BD57E6">
                <w:rPr>
                  <w:rFonts w:ascii="Helvetica Neue Light" w:eastAsia="Times New Roman" w:hAnsi="Helvetica Neue Light" w:cs="Times New Roman"/>
                  <w:color w:val="000000"/>
                  <w:szCs w:val="20"/>
                  <w:rPrChange w:id="8572" w:author="Arthur de Catheu" w:date="2014-06-20T17:08:00Z">
                    <w:rPr>
                      <w:rFonts w:eastAsia="Times New Roman" w:cs="Times New Roman"/>
                      <w:color w:val="000000"/>
                      <w:szCs w:val="20"/>
                    </w:rPr>
                  </w:rPrChange>
                </w:rPr>
                <w:delText>A</w:delText>
              </w:r>
            </w:del>
          </w:p>
        </w:tc>
        <w:tc>
          <w:tcPr>
            <w:tcW w:w="1150" w:type="dxa"/>
            <w:tcBorders>
              <w:top w:val="nil"/>
              <w:left w:val="nil"/>
              <w:bottom w:val="single" w:sz="4" w:space="0" w:color="auto"/>
              <w:right w:val="single" w:sz="4" w:space="0" w:color="auto"/>
            </w:tcBorders>
            <w:shd w:val="clear" w:color="000000" w:fill="DCE6F1"/>
            <w:noWrap/>
            <w:vAlign w:val="bottom"/>
            <w:hideMark/>
          </w:tcPr>
          <w:p w14:paraId="7BCF659E" w14:textId="77777777" w:rsidR="00571114" w:rsidRPr="00935764" w:rsidDel="00BD57E6" w:rsidRDefault="00571114" w:rsidP="00571114">
            <w:pPr>
              <w:jc w:val="left"/>
              <w:outlineLvl w:val="0"/>
              <w:rPr>
                <w:del w:id="8573" w:author="Hervé Monnerie" w:date="2014-06-25T10:26:00Z"/>
                <w:rFonts w:ascii="Helvetica Neue Light" w:eastAsia="Times New Roman" w:hAnsi="Helvetica Neue Light" w:cs="Times New Roman"/>
                <w:color w:val="000000"/>
                <w:szCs w:val="20"/>
                <w:rPrChange w:id="8574" w:author="Arthur de Catheu" w:date="2014-06-20T17:08:00Z">
                  <w:rPr>
                    <w:del w:id="8575" w:author="Hervé Monnerie" w:date="2014-06-25T10:26:00Z"/>
                    <w:rFonts w:eastAsia="Times New Roman" w:cs="Times New Roman"/>
                    <w:color w:val="000000"/>
                    <w:szCs w:val="20"/>
                  </w:rPr>
                </w:rPrChange>
              </w:rPr>
            </w:pPr>
            <w:del w:id="8576" w:author="Hervé Monnerie" w:date="2014-06-25T10:26:00Z">
              <w:r w:rsidRPr="00935764" w:rsidDel="00BD57E6">
                <w:rPr>
                  <w:rFonts w:ascii="Helvetica Neue Light" w:eastAsia="Times New Roman" w:hAnsi="Helvetica Neue Light" w:cs="Times New Roman"/>
                  <w:color w:val="000000"/>
                  <w:szCs w:val="20"/>
                  <w:rPrChange w:id="8577" w:author="Arthur de Catheu" w:date="2014-06-20T17:08:00Z">
                    <w:rPr>
                      <w:rFonts w:eastAsia="Times New Roman" w:cs="Times New Roman"/>
                      <w:color w:val="000000"/>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5E7A547C" w14:textId="77777777" w:rsidR="00571114" w:rsidRPr="00935764" w:rsidDel="00BD57E6" w:rsidRDefault="00571114" w:rsidP="00571114">
            <w:pPr>
              <w:jc w:val="left"/>
              <w:outlineLvl w:val="0"/>
              <w:rPr>
                <w:del w:id="8578" w:author="Hervé Monnerie" w:date="2014-06-25T10:26:00Z"/>
                <w:rFonts w:ascii="Helvetica Neue Light" w:eastAsia="Times New Roman" w:hAnsi="Helvetica Neue Light" w:cs="Times New Roman"/>
                <w:color w:val="000000"/>
                <w:szCs w:val="20"/>
                <w:rPrChange w:id="8579" w:author="Arthur de Catheu" w:date="2014-06-20T17:08:00Z">
                  <w:rPr>
                    <w:del w:id="8580" w:author="Hervé Monnerie" w:date="2014-06-25T10:26:00Z"/>
                    <w:rFonts w:eastAsia="Times New Roman" w:cs="Times New Roman"/>
                    <w:color w:val="000000"/>
                    <w:szCs w:val="20"/>
                  </w:rPr>
                </w:rPrChange>
              </w:rPr>
            </w:pPr>
            <w:del w:id="8581" w:author="Hervé Monnerie" w:date="2014-06-25T10:26:00Z">
              <w:r w:rsidRPr="00935764" w:rsidDel="00BD57E6">
                <w:rPr>
                  <w:rFonts w:ascii="Helvetica Neue Light" w:eastAsia="Times New Roman" w:hAnsi="Helvetica Neue Light" w:cs="Times New Roman"/>
                  <w:color w:val="000000"/>
                  <w:szCs w:val="20"/>
                  <w:rPrChange w:id="8582"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1607FD14" w14:textId="77777777" w:rsidR="00571114" w:rsidRPr="00935764" w:rsidDel="00BD57E6" w:rsidRDefault="00571114" w:rsidP="00571114">
            <w:pPr>
              <w:jc w:val="left"/>
              <w:outlineLvl w:val="0"/>
              <w:rPr>
                <w:del w:id="8583" w:author="Hervé Monnerie" w:date="2014-06-25T10:26:00Z"/>
                <w:rFonts w:ascii="Helvetica Neue Light" w:eastAsia="Times New Roman" w:hAnsi="Helvetica Neue Light" w:cs="Times New Roman"/>
                <w:color w:val="000000"/>
                <w:szCs w:val="20"/>
                <w:rPrChange w:id="8584" w:author="Arthur de Catheu" w:date="2014-06-20T17:08:00Z">
                  <w:rPr>
                    <w:del w:id="8585" w:author="Hervé Monnerie" w:date="2014-06-25T10:26:00Z"/>
                    <w:rFonts w:eastAsia="Times New Roman" w:cs="Times New Roman"/>
                    <w:color w:val="000000"/>
                    <w:szCs w:val="20"/>
                  </w:rPr>
                </w:rPrChange>
              </w:rPr>
            </w:pPr>
            <w:del w:id="8586" w:author="Hervé Monnerie" w:date="2014-06-25T10:26:00Z">
              <w:r w:rsidRPr="00935764" w:rsidDel="00BD57E6">
                <w:rPr>
                  <w:rFonts w:ascii="Helvetica Neue Light" w:eastAsia="Times New Roman" w:hAnsi="Helvetica Neue Light" w:cs="Times New Roman"/>
                  <w:color w:val="000000"/>
                  <w:szCs w:val="20"/>
                  <w:rPrChange w:id="8587" w:author="Arthur de Catheu" w:date="2014-06-20T17:08:00Z">
                    <w:rPr>
                      <w:rFonts w:eastAsia="Times New Roman" w:cs="Times New Roman"/>
                      <w:color w:val="000000"/>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4B84AE8C" w14:textId="77777777" w:rsidR="00571114" w:rsidRPr="00935764" w:rsidDel="00BD57E6" w:rsidRDefault="00571114" w:rsidP="00571114">
            <w:pPr>
              <w:jc w:val="left"/>
              <w:outlineLvl w:val="0"/>
              <w:rPr>
                <w:del w:id="8588" w:author="Hervé Monnerie" w:date="2014-06-25T10:26:00Z"/>
                <w:rFonts w:ascii="Helvetica Neue Light" w:eastAsia="Times New Roman" w:hAnsi="Helvetica Neue Light" w:cs="Times New Roman"/>
                <w:color w:val="000000"/>
                <w:szCs w:val="20"/>
                <w:rPrChange w:id="8589" w:author="Arthur de Catheu" w:date="2014-06-20T17:08:00Z">
                  <w:rPr>
                    <w:del w:id="8590" w:author="Hervé Monnerie" w:date="2014-06-25T10:26:00Z"/>
                    <w:rFonts w:eastAsia="Times New Roman" w:cs="Times New Roman"/>
                    <w:color w:val="000000"/>
                    <w:szCs w:val="20"/>
                  </w:rPr>
                </w:rPrChange>
              </w:rPr>
            </w:pPr>
            <w:del w:id="8591" w:author="Hervé Monnerie" w:date="2014-06-25T10:26:00Z">
              <w:r w:rsidRPr="00935764" w:rsidDel="00BD57E6">
                <w:rPr>
                  <w:rFonts w:ascii="Helvetica Neue Light" w:eastAsia="Times New Roman" w:hAnsi="Helvetica Neue Light" w:cs="Times New Roman"/>
                  <w:color w:val="000000"/>
                  <w:szCs w:val="20"/>
                  <w:rPrChange w:id="8592" w:author="Arthur de Catheu" w:date="2014-06-20T17:08:00Z">
                    <w:rPr>
                      <w:rFonts w:eastAsia="Times New Roman" w:cs="Times New Roman"/>
                      <w:color w:val="000000"/>
                      <w:szCs w:val="20"/>
                    </w:rPr>
                  </w:rPrChange>
                </w:rPr>
                <w:delText> </w:delText>
              </w:r>
            </w:del>
          </w:p>
        </w:tc>
      </w:tr>
      <w:tr w:rsidR="00571114" w:rsidRPr="00935764" w:rsidDel="00BD57E6" w14:paraId="4DC45A84" w14:textId="77777777" w:rsidTr="00571114">
        <w:trPr>
          <w:divId w:val="162168436"/>
          <w:trHeight w:val="279"/>
          <w:del w:id="8593"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0FB9ED9D" w14:textId="77777777" w:rsidR="00571114" w:rsidRPr="00935764" w:rsidDel="00BD57E6" w:rsidRDefault="00571114" w:rsidP="00571114">
            <w:pPr>
              <w:jc w:val="left"/>
              <w:outlineLvl w:val="0"/>
              <w:rPr>
                <w:del w:id="8594" w:author="Hervé Monnerie" w:date="2014-06-25T10:26:00Z"/>
                <w:rFonts w:ascii="Helvetica Neue Light" w:eastAsia="Times New Roman" w:hAnsi="Helvetica Neue Light" w:cs="Times New Roman"/>
                <w:color w:val="000000"/>
                <w:szCs w:val="20"/>
                <w:rPrChange w:id="8595" w:author="Arthur de Catheu" w:date="2014-06-20T17:08:00Z">
                  <w:rPr>
                    <w:del w:id="8596" w:author="Hervé Monnerie" w:date="2014-06-25T10:26:00Z"/>
                    <w:rFonts w:eastAsia="Times New Roman" w:cs="Times New Roman"/>
                    <w:color w:val="000000"/>
                    <w:szCs w:val="20"/>
                  </w:rPr>
                </w:rPrChange>
              </w:rPr>
            </w:pPr>
            <w:del w:id="8597" w:author="Hervé Monnerie" w:date="2014-06-25T10:26:00Z">
              <w:r w:rsidRPr="00935764" w:rsidDel="00BD57E6">
                <w:rPr>
                  <w:rFonts w:ascii="Helvetica Neue Light" w:eastAsia="Times New Roman" w:hAnsi="Helvetica Neue Light" w:cs="Times New Roman"/>
                  <w:color w:val="000000"/>
                  <w:szCs w:val="20"/>
                  <w:rPrChange w:id="8598" w:author="Arthur de Catheu" w:date="2014-06-20T17:08:00Z">
                    <w:rPr>
                      <w:rFonts w:eastAsia="Times New Roman" w:cs="Times New Roman"/>
                      <w:color w:val="000000"/>
                      <w:szCs w:val="20"/>
                    </w:rPr>
                  </w:rPrChange>
                </w:rPr>
                <w:delText>Contrôle utilisation pièce d'identité sur un autre dossier</w:delText>
              </w:r>
            </w:del>
          </w:p>
        </w:tc>
        <w:tc>
          <w:tcPr>
            <w:tcW w:w="348" w:type="dxa"/>
            <w:tcBorders>
              <w:top w:val="nil"/>
              <w:left w:val="nil"/>
              <w:bottom w:val="single" w:sz="4" w:space="0" w:color="auto"/>
              <w:right w:val="single" w:sz="4" w:space="0" w:color="auto"/>
            </w:tcBorders>
            <w:shd w:val="clear" w:color="auto" w:fill="auto"/>
            <w:noWrap/>
            <w:vAlign w:val="bottom"/>
            <w:hideMark/>
          </w:tcPr>
          <w:p w14:paraId="6ADD5934" w14:textId="77777777" w:rsidR="00571114" w:rsidRPr="00935764" w:rsidDel="00BD57E6" w:rsidRDefault="00571114" w:rsidP="00571114">
            <w:pPr>
              <w:jc w:val="center"/>
              <w:outlineLvl w:val="0"/>
              <w:rPr>
                <w:del w:id="8599" w:author="Hervé Monnerie" w:date="2014-06-25T10:26:00Z"/>
                <w:rFonts w:ascii="Helvetica Neue Light" w:eastAsia="Times New Roman" w:hAnsi="Helvetica Neue Light" w:cs="Times New Roman"/>
                <w:color w:val="000000"/>
                <w:szCs w:val="20"/>
                <w:rPrChange w:id="8600" w:author="Arthur de Catheu" w:date="2014-06-20T17:08:00Z">
                  <w:rPr>
                    <w:del w:id="8601" w:author="Hervé Monnerie" w:date="2014-06-25T10:26:00Z"/>
                    <w:rFonts w:eastAsia="Times New Roman" w:cs="Times New Roman"/>
                    <w:color w:val="000000"/>
                    <w:szCs w:val="20"/>
                  </w:rPr>
                </w:rPrChange>
              </w:rPr>
            </w:pPr>
            <w:del w:id="8602" w:author="Hervé Monnerie" w:date="2014-06-25T10:26:00Z">
              <w:r w:rsidRPr="00935764" w:rsidDel="00BD57E6">
                <w:rPr>
                  <w:rFonts w:ascii="Helvetica Neue Light" w:eastAsia="Times New Roman" w:hAnsi="Helvetica Neue Light" w:cs="Times New Roman"/>
                  <w:color w:val="000000"/>
                  <w:szCs w:val="20"/>
                  <w:rPrChange w:id="8603"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48B4106F" w14:textId="77777777" w:rsidR="00571114" w:rsidRPr="00935764" w:rsidDel="00BD57E6" w:rsidRDefault="00571114" w:rsidP="00571114">
            <w:pPr>
              <w:jc w:val="left"/>
              <w:outlineLvl w:val="0"/>
              <w:rPr>
                <w:del w:id="8604" w:author="Hervé Monnerie" w:date="2014-06-25T10:26:00Z"/>
                <w:rFonts w:ascii="Helvetica Neue Light" w:eastAsia="Times New Roman" w:hAnsi="Helvetica Neue Light" w:cs="Times New Roman"/>
                <w:color w:val="000000"/>
                <w:szCs w:val="20"/>
                <w:rPrChange w:id="8605" w:author="Arthur de Catheu" w:date="2014-06-20T17:08:00Z">
                  <w:rPr>
                    <w:del w:id="8606" w:author="Hervé Monnerie" w:date="2014-06-25T10:26:00Z"/>
                    <w:rFonts w:eastAsia="Times New Roman" w:cs="Times New Roman"/>
                    <w:color w:val="000000"/>
                    <w:szCs w:val="20"/>
                  </w:rPr>
                </w:rPrChange>
              </w:rPr>
            </w:pPr>
            <w:del w:id="8607" w:author="Hervé Monnerie" w:date="2014-06-25T10:26:00Z">
              <w:r w:rsidRPr="00935764" w:rsidDel="00BD57E6">
                <w:rPr>
                  <w:rFonts w:ascii="Helvetica Neue Light" w:eastAsia="Times New Roman" w:hAnsi="Helvetica Neue Light" w:cs="Times New Roman"/>
                  <w:color w:val="000000"/>
                  <w:szCs w:val="20"/>
                  <w:rPrChange w:id="8608" w:author="Arthur de Catheu" w:date="2014-06-20T17:08:00Z">
                    <w:rPr>
                      <w:rFonts w:eastAsia="Times New Roman" w:cs="Times New Roman"/>
                      <w:color w:val="000000"/>
                      <w:szCs w:val="20"/>
                    </w:rPr>
                  </w:rPrChange>
                </w:rPr>
                <w:delText>A</w:delText>
              </w:r>
            </w:del>
          </w:p>
        </w:tc>
        <w:tc>
          <w:tcPr>
            <w:tcW w:w="1150" w:type="dxa"/>
            <w:tcBorders>
              <w:top w:val="nil"/>
              <w:left w:val="nil"/>
              <w:bottom w:val="single" w:sz="4" w:space="0" w:color="auto"/>
              <w:right w:val="single" w:sz="4" w:space="0" w:color="auto"/>
            </w:tcBorders>
            <w:shd w:val="clear" w:color="000000" w:fill="DCE6F1"/>
            <w:noWrap/>
            <w:vAlign w:val="bottom"/>
            <w:hideMark/>
          </w:tcPr>
          <w:p w14:paraId="3EE74592" w14:textId="77777777" w:rsidR="00571114" w:rsidRPr="00935764" w:rsidDel="00BD57E6" w:rsidRDefault="00571114" w:rsidP="00571114">
            <w:pPr>
              <w:jc w:val="left"/>
              <w:outlineLvl w:val="0"/>
              <w:rPr>
                <w:del w:id="8609" w:author="Hervé Monnerie" w:date="2014-06-25T10:26:00Z"/>
                <w:rFonts w:ascii="Helvetica Neue Light" w:eastAsia="Times New Roman" w:hAnsi="Helvetica Neue Light" w:cs="Times New Roman"/>
                <w:color w:val="000000"/>
                <w:szCs w:val="20"/>
                <w:rPrChange w:id="8610" w:author="Arthur de Catheu" w:date="2014-06-20T17:08:00Z">
                  <w:rPr>
                    <w:del w:id="8611" w:author="Hervé Monnerie" w:date="2014-06-25T10:26:00Z"/>
                    <w:rFonts w:eastAsia="Times New Roman" w:cs="Times New Roman"/>
                    <w:color w:val="000000"/>
                    <w:szCs w:val="20"/>
                  </w:rPr>
                </w:rPrChange>
              </w:rPr>
            </w:pPr>
            <w:del w:id="8612" w:author="Hervé Monnerie" w:date="2014-06-25T10:26:00Z">
              <w:r w:rsidRPr="00935764" w:rsidDel="00BD57E6">
                <w:rPr>
                  <w:rFonts w:ascii="Helvetica Neue Light" w:eastAsia="Times New Roman" w:hAnsi="Helvetica Neue Light" w:cs="Times New Roman"/>
                  <w:color w:val="000000"/>
                  <w:szCs w:val="20"/>
                  <w:rPrChange w:id="8613" w:author="Arthur de Catheu" w:date="2014-06-20T17:08:00Z">
                    <w:rPr>
                      <w:rFonts w:eastAsia="Times New Roman" w:cs="Times New Roman"/>
                      <w:color w:val="000000"/>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4964C44F" w14:textId="77777777" w:rsidR="00571114" w:rsidRPr="00935764" w:rsidDel="00BD57E6" w:rsidRDefault="00571114" w:rsidP="00571114">
            <w:pPr>
              <w:jc w:val="left"/>
              <w:outlineLvl w:val="0"/>
              <w:rPr>
                <w:del w:id="8614" w:author="Hervé Monnerie" w:date="2014-06-25T10:26:00Z"/>
                <w:rFonts w:ascii="Helvetica Neue Light" w:eastAsia="Times New Roman" w:hAnsi="Helvetica Neue Light" w:cs="Times New Roman"/>
                <w:color w:val="000000"/>
                <w:szCs w:val="20"/>
                <w:rPrChange w:id="8615" w:author="Arthur de Catheu" w:date="2014-06-20T17:08:00Z">
                  <w:rPr>
                    <w:del w:id="8616" w:author="Hervé Monnerie" w:date="2014-06-25T10:26:00Z"/>
                    <w:rFonts w:eastAsia="Times New Roman" w:cs="Times New Roman"/>
                    <w:color w:val="000000"/>
                    <w:szCs w:val="20"/>
                  </w:rPr>
                </w:rPrChange>
              </w:rPr>
            </w:pPr>
            <w:del w:id="8617" w:author="Hervé Monnerie" w:date="2014-06-25T10:26:00Z">
              <w:r w:rsidRPr="00935764" w:rsidDel="00BD57E6">
                <w:rPr>
                  <w:rFonts w:ascii="Helvetica Neue Light" w:eastAsia="Times New Roman" w:hAnsi="Helvetica Neue Light" w:cs="Times New Roman"/>
                  <w:color w:val="000000"/>
                  <w:szCs w:val="20"/>
                  <w:rPrChange w:id="8618"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39CBF579" w14:textId="77777777" w:rsidR="00571114" w:rsidRPr="00935764" w:rsidDel="00BD57E6" w:rsidRDefault="00571114" w:rsidP="00571114">
            <w:pPr>
              <w:jc w:val="left"/>
              <w:outlineLvl w:val="0"/>
              <w:rPr>
                <w:del w:id="8619" w:author="Hervé Monnerie" w:date="2014-06-25T10:26:00Z"/>
                <w:rFonts w:ascii="Helvetica Neue Light" w:eastAsia="Times New Roman" w:hAnsi="Helvetica Neue Light" w:cs="Times New Roman"/>
                <w:color w:val="000000"/>
                <w:szCs w:val="20"/>
                <w:rPrChange w:id="8620" w:author="Arthur de Catheu" w:date="2014-06-20T17:08:00Z">
                  <w:rPr>
                    <w:del w:id="8621" w:author="Hervé Monnerie" w:date="2014-06-25T10:26:00Z"/>
                    <w:rFonts w:eastAsia="Times New Roman" w:cs="Times New Roman"/>
                    <w:color w:val="000000"/>
                    <w:szCs w:val="20"/>
                  </w:rPr>
                </w:rPrChange>
              </w:rPr>
            </w:pPr>
            <w:del w:id="8622" w:author="Hervé Monnerie" w:date="2014-06-25T10:26:00Z">
              <w:r w:rsidRPr="00935764" w:rsidDel="00BD57E6">
                <w:rPr>
                  <w:rFonts w:ascii="Helvetica Neue Light" w:eastAsia="Times New Roman" w:hAnsi="Helvetica Neue Light" w:cs="Times New Roman"/>
                  <w:color w:val="000000"/>
                  <w:szCs w:val="20"/>
                  <w:rPrChange w:id="8623" w:author="Arthur de Catheu" w:date="2014-06-20T17:08:00Z">
                    <w:rPr>
                      <w:rFonts w:eastAsia="Times New Roman" w:cs="Times New Roman"/>
                      <w:color w:val="000000"/>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6094F693" w14:textId="77777777" w:rsidR="00571114" w:rsidRPr="00935764" w:rsidDel="00BD57E6" w:rsidRDefault="00571114" w:rsidP="00571114">
            <w:pPr>
              <w:jc w:val="left"/>
              <w:outlineLvl w:val="0"/>
              <w:rPr>
                <w:del w:id="8624" w:author="Hervé Monnerie" w:date="2014-06-25T10:26:00Z"/>
                <w:rFonts w:ascii="Helvetica Neue Light" w:eastAsia="Times New Roman" w:hAnsi="Helvetica Neue Light" w:cs="Times New Roman"/>
                <w:color w:val="000000"/>
                <w:szCs w:val="20"/>
                <w:rPrChange w:id="8625" w:author="Arthur de Catheu" w:date="2014-06-20T17:08:00Z">
                  <w:rPr>
                    <w:del w:id="8626" w:author="Hervé Monnerie" w:date="2014-06-25T10:26:00Z"/>
                    <w:rFonts w:eastAsia="Times New Roman" w:cs="Times New Roman"/>
                    <w:color w:val="000000"/>
                    <w:szCs w:val="20"/>
                  </w:rPr>
                </w:rPrChange>
              </w:rPr>
            </w:pPr>
            <w:del w:id="8627" w:author="Hervé Monnerie" w:date="2014-06-25T10:26:00Z">
              <w:r w:rsidRPr="00935764" w:rsidDel="00BD57E6">
                <w:rPr>
                  <w:rFonts w:ascii="Helvetica Neue Light" w:eastAsia="Times New Roman" w:hAnsi="Helvetica Neue Light" w:cs="Times New Roman"/>
                  <w:color w:val="000000"/>
                  <w:szCs w:val="20"/>
                  <w:rPrChange w:id="8628" w:author="Arthur de Catheu" w:date="2014-06-20T17:08:00Z">
                    <w:rPr>
                      <w:rFonts w:eastAsia="Times New Roman" w:cs="Times New Roman"/>
                      <w:color w:val="000000"/>
                      <w:szCs w:val="20"/>
                    </w:rPr>
                  </w:rPrChange>
                </w:rPr>
                <w:delText> </w:delText>
              </w:r>
            </w:del>
          </w:p>
        </w:tc>
      </w:tr>
      <w:tr w:rsidR="00571114" w:rsidRPr="00935764" w:rsidDel="00BD57E6" w14:paraId="0B3927A8" w14:textId="77777777" w:rsidTr="00571114">
        <w:trPr>
          <w:divId w:val="162168436"/>
          <w:trHeight w:val="279"/>
          <w:del w:id="8629"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00D15020" w14:textId="77777777" w:rsidR="00571114" w:rsidRPr="00935764" w:rsidDel="00BD57E6" w:rsidRDefault="00571114" w:rsidP="00571114">
            <w:pPr>
              <w:jc w:val="left"/>
              <w:outlineLvl w:val="0"/>
              <w:rPr>
                <w:del w:id="8630" w:author="Hervé Monnerie" w:date="2014-06-25T10:26:00Z"/>
                <w:rFonts w:ascii="Helvetica Neue Light" w:eastAsia="Times New Roman" w:hAnsi="Helvetica Neue Light" w:cs="Times New Roman"/>
                <w:color w:val="000000"/>
                <w:szCs w:val="20"/>
                <w:rPrChange w:id="8631" w:author="Arthur de Catheu" w:date="2014-06-20T17:08:00Z">
                  <w:rPr>
                    <w:del w:id="8632" w:author="Hervé Monnerie" w:date="2014-06-25T10:26:00Z"/>
                    <w:rFonts w:eastAsia="Times New Roman" w:cs="Times New Roman"/>
                    <w:color w:val="000000"/>
                    <w:szCs w:val="20"/>
                  </w:rPr>
                </w:rPrChange>
              </w:rPr>
            </w:pPr>
            <w:del w:id="8633" w:author="Hervé Monnerie" w:date="2014-06-25T10:26:00Z">
              <w:r w:rsidRPr="00935764" w:rsidDel="00BD57E6">
                <w:rPr>
                  <w:rFonts w:ascii="Helvetica Neue Light" w:eastAsia="Times New Roman" w:hAnsi="Helvetica Neue Light" w:cs="Times New Roman"/>
                  <w:color w:val="000000"/>
                  <w:szCs w:val="20"/>
                  <w:rPrChange w:id="8634" w:author="Arthur de Catheu" w:date="2014-06-20T17:08:00Z">
                    <w:rPr>
                      <w:rFonts w:eastAsia="Times New Roman" w:cs="Times New Roman"/>
                      <w:color w:val="000000"/>
                      <w:szCs w:val="20"/>
                    </w:rPr>
                  </w:rPrChange>
                </w:rPr>
                <w:delText>Contrôle dénomination sociale inscrite sur le RIB</w:delText>
              </w:r>
            </w:del>
          </w:p>
        </w:tc>
        <w:tc>
          <w:tcPr>
            <w:tcW w:w="348" w:type="dxa"/>
            <w:tcBorders>
              <w:top w:val="nil"/>
              <w:left w:val="nil"/>
              <w:bottom w:val="single" w:sz="4" w:space="0" w:color="auto"/>
              <w:right w:val="single" w:sz="4" w:space="0" w:color="auto"/>
            </w:tcBorders>
            <w:shd w:val="clear" w:color="auto" w:fill="auto"/>
            <w:noWrap/>
            <w:vAlign w:val="bottom"/>
            <w:hideMark/>
          </w:tcPr>
          <w:p w14:paraId="78FB8AC0" w14:textId="77777777" w:rsidR="00571114" w:rsidRPr="00935764" w:rsidDel="00BD57E6" w:rsidRDefault="00571114" w:rsidP="00571114">
            <w:pPr>
              <w:jc w:val="center"/>
              <w:outlineLvl w:val="0"/>
              <w:rPr>
                <w:del w:id="8635" w:author="Hervé Monnerie" w:date="2014-06-25T10:26:00Z"/>
                <w:rFonts w:ascii="Helvetica Neue Light" w:eastAsia="Times New Roman" w:hAnsi="Helvetica Neue Light" w:cs="Times New Roman"/>
                <w:color w:val="000000"/>
                <w:szCs w:val="20"/>
                <w:rPrChange w:id="8636" w:author="Arthur de Catheu" w:date="2014-06-20T17:08:00Z">
                  <w:rPr>
                    <w:del w:id="8637" w:author="Hervé Monnerie" w:date="2014-06-25T10:26:00Z"/>
                    <w:rFonts w:eastAsia="Times New Roman" w:cs="Times New Roman"/>
                    <w:color w:val="000000"/>
                    <w:szCs w:val="20"/>
                  </w:rPr>
                </w:rPrChange>
              </w:rPr>
            </w:pPr>
            <w:del w:id="8638" w:author="Hervé Monnerie" w:date="2014-06-25T10:26:00Z">
              <w:r w:rsidRPr="00935764" w:rsidDel="00BD57E6">
                <w:rPr>
                  <w:rFonts w:ascii="Helvetica Neue Light" w:eastAsia="Times New Roman" w:hAnsi="Helvetica Neue Light" w:cs="Times New Roman"/>
                  <w:color w:val="000000"/>
                  <w:szCs w:val="20"/>
                  <w:rPrChange w:id="8639"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6506F19E" w14:textId="77777777" w:rsidR="00571114" w:rsidRPr="00935764" w:rsidDel="00BD57E6" w:rsidRDefault="00571114" w:rsidP="00571114">
            <w:pPr>
              <w:jc w:val="left"/>
              <w:outlineLvl w:val="0"/>
              <w:rPr>
                <w:del w:id="8640" w:author="Hervé Monnerie" w:date="2014-06-25T10:26:00Z"/>
                <w:rFonts w:ascii="Helvetica Neue Light" w:eastAsia="Times New Roman" w:hAnsi="Helvetica Neue Light" w:cs="Times New Roman"/>
                <w:color w:val="000000"/>
                <w:szCs w:val="20"/>
                <w:rPrChange w:id="8641" w:author="Arthur de Catheu" w:date="2014-06-20T17:08:00Z">
                  <w:rPr>
                    <w:del w:id="8642" w:author="Hervé Monnerie" w:date="2014-06-25T10:26:00Z"/>
                    <w:rFonts w:eastAsia="Times New Roman" w:cs="Times New Roman"/>
                    <w:color w:val="000000"/>
                    <w:szCs w:val="20"/>
                  </w:rPr>
                </w:rPrChange>
              </w:rPr>
            </w:pPr>
            <w:del w:id="8643" w:author="Hervé Monnerie" w:date="2014-06-25T10:26:00Z">
              <w:r w:rsidRPr="00935764" w:rsidDel="00BD57E6">
                <w:rPr>
                  <w:rFonts w:ascii="Helvetica Neue Light" w:eastAsia="Times New Roman" w:hAnsi="Helvetica Neue Light" w:cs="Times New Roman"/>
                  <w:color w:val="000000"/>
                  <w:szCs w:val="20"/>
                  <w:rPrChange w:id="8644" w:author="Arthur de Catheu" w:date="2014-06-20T17:08:00Z">
                    <w:rPr>
                      <w:rFonts w:eastAsia="Times New Roman" w:cs="Times New Roman"/>
                      <w:color w:val="000000"/>
                      <w:szCs w:val="20"/>
                    </w:rPr>
                  </w:rPrChange>
                </w:rPr>
                <w:delText>A</w:delText>
              </w:r>
            </w:del>
          </w:p>
        </w:tc>
        <w:tc>
          <w:tcPr>
            <w:tcW w:w="1150" w:type="dxa"/>
            <w:tcBorders>
              <w:top w:val="nil"/>
              <w:left w:val="nil"/>
              <w:bottom w:val="single" w:sz="4" w:space="0" w:color="auto"/>
              <w:right w:val="single" w:sz="4" w:space="0" w:color="auto"/>
            </w:tcBorders>
            <w:shd w:val="clear" w:color="000000" w:fill="DCE6F1"/>
            <w:noWrap/>
            <w:vAlign w:val="bottom"/>
            <w:hideMark/>
          </w:tcPr>
          <w:p w14:paraId="5670282B" w14:textId="77777777" w:rsidR="00571114" w:rsidRPr="00935764" w:rsidDel="00BD57E6" w:rsidRDefault="00571114" w:rsidP="00571114">
            <w:pPr>
              <w:jc w:val="left"/>
              <w:outlineLvl w:val="0"/>
              <w:rPr>
                <w:del w:id="8645" w:author="Hervé Monnerie" w:date="2014-06-25T10:26:00Z"/>
                <w:rFonts w:ascii="Helvetica Neue Light" w:eastAsia="Times New Roman" w:hAnsi="Helvetica Neue Light" w:cs="Times New Roman"/>
                <w:color w:val="000000"/>
                <w:szCs w:val="20"/>
                <w:rPrChange w:id="8646" w:author="Arthur de Catheu" w:date="2014-06-20T17:08:00Z">
                  <w:rPr>
                    <w:del w:id="8647" w:author="Hervé Monnerie" w:date="2014-06-25T10:26:00Z"/>
                    <w:rFonts w:eastAsia="Times New Roman" w:cs="Times New Roman"/>
                    <w:color w:val="000000"/>
                    <w:szCs w:val="20"/>
                  </w:rPr>
                </w:rPrChange>
              </w:rPr>
            </w:pPr>
            <w:del w:id="8648" w:author="Hervé Monnerie" w:date="2014-06-25T10:26:00Z">
              <w:r w:rsidRPr="00935764" w:rsidDel="00BD57E6">
                <w:rPr>
                  <w:rFonts w:ascii="Helvetica Neue Light" w:eastAsia="Times New Roman" w:hAnsi="Helvetica Neue Light" w:cs="Times New Roman"/>
                  <w:color w:val="000000"/>
                  <w:szCs w:val="20"/>
                  <w:rPrChange w:id="8649" w:author="Arthur de Catheu" w:date="2014-06-20T17:08:00Z">
                    <w:rPr>
                      <w:rFonts w:eastAsia="Times New Roman" w:cs="Times New Roman"/>
                      <w:color w:val="000000"/>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27C1D76F" w14:textId="77777777" w:rsidR="00571114" w:rsidRPr="00935764" w:rsidDel="00BD57E6" w:rsidRDefault="00571114" w:rsidP="00571114">
            <w:pPr>
              <w:jc w:val="left"/>
              <w:outlineLvl w:val="0"/>
              <w:rPr>
                <w:del w:id="8650" w:author="Hervé Monnerie" w:date="2014-06-25T10:26:00Z"/>
                <w:rFonts w:ascii="Helvetica Neue Light" w:eastAsia="Times New Roman" w:hAnsi="Helvetica Neue Light" w:cs="Times New Roman"/>
                <w:color w:val="000000"/>
                <w:szCs w:val="20"/>
                <w:rPrChange w:id="8651" w:author="Arthur de Catheu" w:date="2014-06-20T17:08:00Z">
                  <w:rPr>
                    <w:del w:id="8652" w:author="Hervé Monnerie" w:date="2014-06-25T10:26:00Z"/>
                    <w:rFonts w:eastAsia="Times New Roman" w:cs="Times New Roman"/>
                    <w:color w:val="000000"/>
                    <w:szCs w:val="20"/>
                  </w:rPr>
                </w:rPrChange>
              </w:rPr>
            </w:pPr>
            <w:del w:id="8653" w:author="Hervé Monnerie" w:date="2014-06-25T10:26:00Z">
              <w:r w:rsidRPr="00935764" w:rsidDel="00BD57E6">
                <w:rPr>
                  <w:rFonts w:ascii="Helvetica Neue Light" w:eastAsia="Times New Roman" w:hAnsi="Helvetica Neue Light" w:cs="Times New Roman"/>
                  <w:color w:val="000000"/>
                  <w:szCs w:val="20"/>
                  <w:rPrChange w:id="8654"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527280AF" w14:textId="77777777" w:rsidR="00571114" w:rsidRPr="00935764" w:rsidDel="00BD57E6" w:rsidRDefault="00571114" w:rsidP="00571114">
            <w:pPr>
              <w:jc w:val="left"/>
              <w:outlineLvl w:val="0"/>
              <w:rPr>
                <w:del w:id="8655" w:author="Hervé Monnerie" w:date="2014-06-25T10:26:00Z"/>
                <w:rFonts w:ascii="Helvetica Neue Light" w:eastAsia="Times New Roman" w:hAnsi="Helvetica Neue Light" w:cs="Times New Roman"/>
                <w:color w:val="000000"/>
                <w:szCs w:val="20"/>
                <w:rPrChange w:id="8656" w:author="Arthur de Catheu" w:date="2014-06-20T17:08:00Z">
                  <w:rPr>
                    <w:del w:id="8657" w:author="Hervé Monnerie" w:date="2014-06-25T10:26:00Z"/>
                    <w:rFonts w:eastAsia="Times New Roman" w:cs="Times New Roman"/>
                    <w:color w:val="000000"/>
                    <w:szCs w:val="20"/>
                  </w:rPr>
                </w:rPrChange>
              </w:rPr>
            </w:pPr>
            <w:del w:id="8658" w:author="Hervé Monnerie" w:date="2014-06-25T10:26:00Z">
              <w:r w:rsidRPr="00935764" w:rsidDel="00BD57E6">
                <w:rPr>
                  <w:rFonts w:ascii="Helvetica Neue Light" w:eastAsia="Times New Roman" w:hAnsi="Helvetica Neue Light" w:cs="Times New Roman"/>
                  <w:color w:val="000000"/>
                  <w:szCs w:val="20"/>
                  <w:rPrChange w:id="8659" w:author="Arthur de Catheu" w:date="2014-06-20T17:08:00Z">
                    <w:rPr>
                      <w:rFonts w:eastAsia="Times New Roman" w:cs="Times New Roman"/>
                      <w:color w:val="000000"/>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0DBF9EBB" w14:textId="77777777" w:rsidR="00571114" w:rsidRPr="00935764" w:rsidDel="00BD57E6" w:rsidRDefault="00571114" w:rsidP="00571114">
            <w:pPr>
              <w:jc w:val="left"/>
              <w:outlineLvl w:val="0"/>
              <w:rPr>
                <w:del w:id="8660" w:author="Hervé Monnerie" w:date="2014-06-25T10:26:00Z"/>
                <w:rFonts w:ascii="Helvetica Neue Light" w:eastAsia="Times New Roman" w:hAnsi="Helvetica Neue Light" w:cs="Times New Roman"/>
                <w:color w:val="000000"/>
                <w:szCs w:val="20"/>
                <w:rPrChange w:id="8661" w:author="Arthur de Catheu" w:date="2014-06-20T17:08:00Z">
                  <w:rPr>
                    <w:del w:id="8662" w:author="Hervé Monnerie" w:date="2014-06-25T10:26:00Z"/>
                    <w:rFonts w:eastAsia="Times New Roman" w:cs="Times New Roman"/>
                    <w:color w:val="000000"/>
                    <w:szCs w:val="20"/>
                  </w:rPr>
                </w:rPrChange>
              </w:rPr>
            </w:pPr>
            <w:del w:id="8663" w:author="Hervé Monnerie" w:date="2014-06-25T10:26:00Z">
              <w:r w:rsidRPr="00935764" w:rsidDel="00BD57E6">
                <w:rPr>
                  <w:rFonts w:ascii="Helvetica Neue Light" w:eastAsia="Times New Roman" w:hAnsi="Helvetica Neue Light" w:cs="Times New Roman"/>
                  <w:color w:val="000000"/>
                  <w:szCs w:val="20"/>
                  <w:rPrChange w:id="8664" w:author="Arthur de Catheu" w:date="2014-06-20T17:08:00Z">
                    <w:rPr>
                      <w:rFonts w:eastAsia="Times New Roman" w:cs="Times New Roman"/>
                      <w:color w:val="000000"/>
                      <w:szCs w:val="20"/>
                    </w:rPr>
                  </w:rPrChange>
                </w:rPr>
                <w:delText> </w:delText>
              </w:r>
            </w:del>
          </w:p>
        </w:tc>
      </w:tr>
      <w:tr w:rsidR="00571114" w:rsidRPr="00935764" w:rsidDel="00BD57E6" w14:paraId="49E3DB38" w14:textId="77777777" w:rsidTr="00571114">
        <w:trPr>
          <w:divId w:val="162168436"/>
          <w:trHeight w:val="279"/>
          <w:del w:id="8665"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2AB30298" w14:textId="77777777" w:rsidR="00571114" w:rsidRPr="00935764" w:rsidDel="00BD57E6" w:rsidRDefault="00571114" w:rsidP="00571114">
            <w:pPr>
              <w:jc w:val="left"/>
              <w:outlineLvl w:val="0"/>
              <w:rPr>
                <w:del w:id="8666" w:author="Hervé Monnerie" w:date="2014-06-25T10:26:00Z"/>
                <w:rFonts w:ascii="Helvetica Neue Light" w:eastAsia="Times New Roman" w:hAnsi="Helvetica Neue Light" w:cs="Times New Roman"/>
                <w:color w:val="000000"/>
                <w:szCs w:val="20"/>
                <w:rPrChange w:id="8667" w:author="Arthur de Catheu" w:date="2014-06-20T17:08:00Z">
                  <w:rPr>
                    <w:del w:id="8668" w:author="Hervé Monnerie" w:date="2014-06-25T10:26:00Z"/>
                    <w:rFonts w:eastAsia="Times New Roman" w:cs="Times New Roman"/>
                    <w:color w:val="000000"/>
                    <w:szCs w:val="20"/>
                  </w:rPr>
                </w:rPrChange>
              </w:rPr>
            </w:pPr>
            <w:del w:id="8669" w:author="Hervé Monnerie" w:date="2014-06-25T10:26:00Z">
              <w:r w:rsidRPr="00935764" w:rsidDel="00BD57E6">
                <w:rPr>
                  <w:rFonts w:ascii="Helvetica Neue Light" w:eastAsia="Times New Roman" w:hAnsi="Helvetica Neue Light" w:cs="Times New Roman"/>
                  <w:color w:val="000000"/>
                  <w:szCs w:val="20"/>
                  <w:rPrChange w:id="8670" w:author="Arthur de Catheu" w:date="2014-06-20T17:08:00Z">
                    <w:rPr>
                      <w:rFonts w:eastAsia="Times New Roman" w:cs="Times New Roman"/>
                      <w:color w:val="000000"/>
                      <w:szCs w:val="20"/>
                    </w:rPr>
                  </w:rPrChange>
                </w:rPr>
                <w:delText>Contrôle utilisation RIB sur un autre dossier</w:delText>
              </w:r>
            </w:del>
          </w:p>
        </w:tc>
        <w:tc>
          <w:tcPr>
            <w:tcW w:w="348" w:type="dxa"/>
            <w:tcBorders>
              <w:top w:val="nil"/>
              <w:left w:val="nil"/>
              <w:bottom w:val="single" w:sz="4" w:space="0" w:color="auto"/>
              <w:right w:val="single" w:sz="4" w:space="0" w:color="auto"/>
            </w:tcBorders>
            <w:shd w:val="clear" w:color="auto" w:fill="auto"/>
            <w:noWrap/>
            <w:vAlign w:val="bottom"/>
            <w:hideMark/>
          </w:tcPr>
          <w:p w14:paraId="30773B4A" w14:textId="77777777" w:rsidR="00571114" w:rsidRPr="00935764" w:rsidDel="00BD57E6" w:rsidRDefault="00571114" w:rsidP="00571114">
            <w:pPr>
              <w:jc w:val="center"/>
              <w:outlineLvl w:val="0"/>
              <w:rPr>
                <w:del w:id="8671" w:author="Hervé Monnerie" w:date="2014-06-25T10:26:00Z"/>
                <w:rFonts w:ascii="Helvetica Neue Light" w:eastAsia="Times New Roman" w:hAnsi="Helvetica Neue Light" w:cs="Times New Roman"/>
                <w:color w:val="000000"/>
                <w:szCs w:val="20"/>
                <w:rPrChange w:id="8672" w:author="Arthur de Catheu" w:date="2014-06-20T17:08:00Z">
                  <w:rPr>
                    <w:del w:id="8673" w:author="Hervé Monnerie" w:date="2014-06-25T10:26:00Z"/>
                    <w:rFonts w:eastAsia="Times New Roman" w:cs="Times New Roman"/>
                    <w:color w:val="000000"/>
                    <w:szCs w:val="20"/>
                  </w:rPr>
                </w:rPrChange>
              </w:rPr>
            </w:pPr>
            <w:del w:id="8674" w:author="Hervé Monnerie" w:date="2014-06-25T10:26:00Z">
              <w:r w:rsidRPr="00935764" w:rsidDel="00BD57E6">
                <w:rPr>
                  <w:rFonts w:ascii="Helvetica Neue Light" w:eastAsia="Times New Roman" w:hAnsi="Helvetica Neue Light" w:cs="Times New Roman"/>
                  <w:color w:val="000000"/>
                  <w:szCs w:val="20"/>
                  <w:rPrChange w:id="8675"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692A56F4" w14:textId="77777777" w:rsidR="00571114" w:rsidRPr="00935764" w:rsidDel="00BD57E6" w:rsidRDefault="00571114" w:rsidP="00571114">
            <w:pPr>
              <w:jc w:val="left"/>
              <w:outlineLvl w:val="0"/>
              <w:rPr>
                <w:del w:id="8676" w:author="Hervé Monnerie" w:date="2014-06-25T10:26:00Z"/>
                <w:rFonts w:ascii="Helvetica Neue Light" w:eastAsia="Times New Roman" w:hAnsi="Helvetica Neue Light" w:cs="Times New Roman"/>
                <w:color w:val="000000"/>
                <w:szCs w:val="20"/>
                <w:rPrChange w:id="8677" w:author="Arthur de Catheu" w:date="2014-06-20T17:08:00Z">
                  <w:rPr>
                    <w:del w:id="8678" w:author="Hervé Monnerie" w:date="2014-06-25T10:26:00Z"/>
                    <w:rFonts w:eastAsia="Times New Roman" w:cs="Times New Roman"/>
                    <w:color w:val="000000"/>
                    <w:szCs w:val="20"/>
                  </w:rPr>
                </w:rPrChange>
              </w:rPr>
            </w:pPr>
            <w:del w:id="8679" w:author="Hervé Monnerie" w:date="2014-06-25T10:26:00Z">
              <w:r w:rsidRPr="00935764" w:rsidDel="00BD57E6">
                <w:rPr>
                  <w:rFonts w:ascii="Helvetica Neue Light" w:eastAsia="Times New Roman" w:hAnsi="Helvetica Neue Light" w:cs="Times New Roman"/>
                  <w:color w:val="000000"/>
                  <w:szCs w:val="20"/>
                  <w:rPrChange w:id="8680" w:author="Arthur de Catheu" w:date="2014-06-20T17:08:00Z">
                    <w:rPr>
                      <w:rFonts w:eastAsia="Times New Roman" w:cs="Times New Roman"/>
                      <w:color w:val="000000"/>
                      <w:szCs w:val="20"/>
                    </w:rPr>
                  </w:rPrChange>
                </w:rPr>
                <w:delText>A</w:delText>
              </w:r>
            </w:del>
          </w:p>
        </w:tc>
        <w:tc>
          <w:tcPr>
            <w:tcW w:w="1150" w:type="dxa"/>
            <w:tcBorders>
              <w:top w:val="nil"/>
              <w:left w:val="nil"/>
              <w:bottom w:val="single" w:sz="4" w:space="0" w:color="auto"/>
              <w:right w:val="single" w:sz="4" w:space="0" w:color="auto"/>
            </w:tcBorders>
            <w:shd w:val="clear" w:color="000000" w:fill="DCE6F1"/>
            <w:noWrap/>
            <w:vAlign w:val="bottom"/>
            <w:hideMark/>
          </w:tcPr>
          <w:p w14:paraId="1856BD03" w14:textId="77777777" w:rsidR="00571114" w:rsidRPr="00935764" w:rsidDel="00BD57E6" w:rsidRDefault="00571114" w:rsidP="00571114">
            <w:pPr>
              <w:jc w:val="left"/>
              <w:outlineLvl w:val="0"/>
              <w:rPr>
                <w:del w:id="8681" w:author="Hervé Monnerie" w:date="2014-06-25T10:26:00Z"/>
                <w:rFonts w:ascii="Helvetica Neue Light" w:eastAsia="Times New Roman" w:hAnsi="Helvetica Neue Light" w:cs="Times New Roman"/>
                <w:color w:val="000000"/>
                <w:szCs w:val="20"/>
                <w:rPrChange w:id="8682" w:author="Arthur de Catheu" w:date="2014-06-20T17:08:00Z">
                  <w:rPr>
                    <w:del w:id="8683" w:author="Hervé Monnerie" w:date="2014-06-25T10:26:00Z"/>
                    <w:rFonts w:eastAsia="Times New Roman" w:cs="Times New Roman"/>
                    <w:color w:val="000000"/>
                    <w:szCs w:val="20"/>
                  </w:rPr>
                </w:rPrChange>
              </w:rPr>
            </w:pPr>
            <w:del w:id="8684" w:author="Hervé Monnerie" w:date="2014-06-25T10:26:00Z">
              <w:r w:rsidRPr="00935764" w:rsidDel="00BD57E6">
                <w:rPr>
                  <w:rFonts w:ascii="Helvetica Neue Light" w:eastAsia="Times New Roman" w:hAnsi="Helvetica Neue Light" w:cs="Times New Roman"/>
                  <w:color w:val="000000"/>
                  <w:szCs w:val="20"/>
                  <w:rPrChange w:id="8685" w:author="Arthur de Catheu" w:date="2014-06-20T17:08:00Z">
                    <w:rPr>
                      <w:rFonts w:eastAsia="Times New Roman" w:cs="Times New Roman"/>
                      <w:color w:val="000000"/>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529DE4EB" w14:textId="77777777" w:rsidR="00571114" w:rsidRPr="00935764" w:rsidDel="00BD57E6" w:rsidRDefault="00571114" w:rsidP="00571114">
            <w:pPr>
              <w:jc w:val="left"/>
              <w:outlineLvl w:val="0"/>
              <w:rPr>
                <w:del w:id="8686" w:author="Hervé Monnerie" w:date="2014-06-25T10:26:00Z"/>
                <w:rFonts w:ascii="Helvetica Neue Light" w:eastAsia="Times New Roman" w:hAnsi="Helvetica Neue Light" w:cs="Times New Roman"/>
                <w:color w:val="000000"/>
                <w:szCs w:val="20"/>
                <w:rPrChange w:id="8687" w:author="Arthur de Catheu" w:date="2014-06-20T17:08:00Z">
                  <w:rPr>
                    <w:del w:id="8688" w:author="Hervé Monnerie" w:date="2014-06-25T10:26:00Z"/>
                    <w:rFonts w:eastAsia="Times New Roman" w:cs="Times New Roman"/>
                    <w:color w:val="000000"/>
                    <w:szCs w:val="20"/>
                  </w:rPr>
                </w:rPrChange>
              </w:rPr>
            </w:pPr>
            <w:del w:id="8689" w:author="Hervé Monnerie" w:date="2014-06-25T10:26:00Z">
              <w:r w:rsidRPr="00935764" w:rsidDel="00BD57E6">
                <w:rPr>
                  <w:rFonts w:ascii="Helvetica Neue Light" w:eastAsia="Times New Roman" w:hAnsi="Helvetica Neue Light" w:cs="Times New Roman"/>
                  <w:color w:val="000000"/>
                  <w:szCs w:val="20"/>
                  <w:rPrChange w:id="8690"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0E63FA7E" w14:textId="77777777" w:rsidR="00571114" w:rsidRPr="00935764" w:rsidDel="00BD57E6" w:rsidRDefault="00571114" w:rsidP="00571114">
            <w:pPr>
              <w:jc w:val="left"/>
              <w:outlineLvl w:val="0"/>
              <w:rPr>
                <w:del w:id="8691" w:author="Hervé Monnerie" w:date="2014-06-25T10:26:00Z"/>
                <w:rFonts w:ascii="Helvetica Neue Light" w:eastAsia="Times New Roman" w:hAnsi="Helvetica Neue Light" w:cs="Times New Roman"/>
                <w:color w:val="000000"/>
                <w:szCs w:val="20"/>
                <w:rPrChange w:id="8692" w:author="Arthur de Catheu" w:date="2014-06-20T17:08:00Z">
                  <w:rPr>
                    <w:del w:id="8693" w:author="Hervé Monnerie" w:date="2014-06-25T10:26:00Z"/>
                    <w:rFonts w:eastAsia="Times New Roman" w:cs="Times New Roman"/>
                    <w:color w:val="000000"/>
                    <w:szCs w:val="20"/>
                  </w:rPr>
                </w:rPrChange>
              </w:rPr>
            </w:pPr>
            <w:del w:id="8694" w:author="Hervé Monnerie" w:date="2014-06-25T10:26:00Z">
              <w:r w:rsidRPr="00935764" w:rsidDel="00BD57E6">
                <w:rPr>
                  <w:rFonts w:ascii="Helvetica Neue Light" w:eastAsia="Times New Roman" w:hAnsi="Helvetica Neue Light" w:cs="Times New Roman"/>
                  <w:color w:val="000000"/>
                  <w:szCs w:val="20"/>
                  <w:rPrChange w:id="8695" w:author="Arthur de Catheu" w:date="2014-06-20T17:08:00Z">
                    <w:rPr>
                      <w:rFonts w:eastAsia="Times New Roman" w:cs="Times New Roman"/>
                      <w:color w:val="000000"/>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2C8D7590" w14:textId="77777777" w:rsidR="00571114" w:rsidRPr="00935764" w:rsidDel="00BD57E6" w:rsidRDefault="00571114" w:rsidP="00571114">
            <w:pPr>
              <w:jc w:val="left"/>
              <w:outlineLvl w:val="0"/>
              <w:rPr>
                <w:del w:id="8696" w:author="Hervé Monnerie" w:date="2014-06-25T10:26:00Z"/>
                <w:rFonts w:ascii="Helvetica Neue Light" w:eastAsia="Times New Roman" w:hAnsi="Helvetica Neue Light" w:cs="Times New Roman"/>
                <w:color w:val="000000"/>
                <w:szCs w:val="20"/>
                <w:rPrChange w:id="8697" w:author="Arthur de Catheu" w:date="2014-06-20T17:08:00Z">
                  <w:rPr>
                    <w:del w:id="8698" w:author="Hervé Monnerie" w:date="2014-06-25T10:26:00Z"/>
                    <w:rFonts w:eastAsia="Times New Roman" w:cs="Times New Roman"/>
                    <w:color w:val="000000"/>
                    <w:szCs w:val="20"/>
                  </w:rPr>
                </w:rPrChange>
              </w:rPr>
            </w:pPr>
            <w:del w:id="8699" w:author="Hervé Monnerie" w:date="2014-06-25T10:26:00Z">
              <w:r w:rsidRPr="00935764" w:rsidDel="00BD57E6">
                <w:rPr>
                  <w:rFonts w:ascii="Helvetica Neue Light" w:eastAsia="Times New Roman" w:hAnsi="Helvetica Neue Light" w:cs="Times New Roman"/>
                  <w:color w:val="000000"/>
                  <w:szCs w:val="20"/>
                  <w:rPrChange w:id="8700" w:author="Arthur de Catheu" w:date="2014-06-20T17:08:00Z">
                    <w:rPr>
                      <w:rFonts w:eastAsia="Times New Roman" w:cs="Times New Roman"/>
                      <w:color w:val="000000"/>
                      <w:szCs w:val="20"/>
                    </w:rPr>
                  </w:rPrChange>
                </w:rPr>
                <w:delText> </w:delText>
              </w:r>
            </w:del>
          </w:p>
        </w:tc>
      </w:tr>
      <w:tr w:rsidR="00571114" w:rsidRPr="00935764" w:rsidDel="00BD57E6" w14:paraId="45354DBB" w14:textId="77777777" w:rsidTr="00571114">
        <w:trPr>
          <w:divId w:val="162168436"/>
          <w:trHeight w:val="279"/>
          <w:del w:id="8701"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455DDF3E" w14:textId="77777777" w:rsidR="00571114" w:rsidRPr="00935764" w:rsidDel="00BD57E6" w:rsidRDefault="00571114" w:rsidP="00571114">
            <w:pPr>
              <w:jc w:val="left"/>
              <w:outlineLvl w:val="0"/>
              <w:rPr>
                <w:del w:id="8702" w:author="Hervé Monnerie" w:date="2014-06-25T10:26:00Z"/>
                <w:rFonts w:ascii="Helvetica Neue Light" w:eastAsia="Times New Roman" w:hAnsi="Helvetica Neue Light" w:cs="Times New Roman"/>
                <w:color w:val="000000"/>
                <w:szCs w:val="20"/>
                <w:rPrChange w:id="8703" w:author="Arthur de Catheu" w:date="2014-06-20T17:08:00Z">
                  <w:rPr>
                    <w:del w:id="8704" w:author="Hervé Monnerie" w:date="2014-06-25T10:26:00Z"/>
                    <w:rFonts w:eastAsia="Times New Roman" w:cs="Times New Roman"/>
                    <w:color w:val="000000"/>
                    <w:szCs w:val="20"/>
                  </w:rPr>
                </w:rPrChange>
              </w:rPr>
            </w:pPr>
            <w:del w:id="8705" w:author="Hervé Monnerie" w:date="2014-06-25T10:26:00Z">
              <w:r w:rsidRPr="00935764" w:rsidDel="00BD57E6">
                <w:rPr>
                  <w:rFonts w:ascii="Helvetica Neue Light" w:eastAsia="Times New Roman" w:hAnsi="Helvetica Neue Light" w:cs="Times New Roman"/>
                  <w:color w:val="000000"/>
                  <w:szCs w:val="20"/>
                  <w:rPrChange w:id="8706" w:author="Arthur de Catheu" w:date="2014-06-20T17:08:00Z">
                    <w:rPr>
                      <w:rFonts w:eastAsia="Times New Roman" w:cs="Times New Roman"/>
                      <w:color w:val="000000"/>
                      <w:szCs w:val="20"/>
                    </w:rPr>
                  </w:rPrChange>
                </w:rPr>
                <w:delText>Contrôle cohérence des relevés bancaires</w:delText>
              </w:r>
            </w:del>
          </w:p>
        </w:tc>
        <w:tc>
          <w:tcPr>
            <w:tcW w:w="348" w:type="dxa"/>
            <w:tcBorders>
              <w:top w:val="nil"/>
              <w:left w:val="nil"/>
              <w:bottom w:val="single" w:sz="4" w:space="0" w:color="auto"/>
              <w:right w:val="single" w:sz="4" w:space="0" w:color="auto"/>
            </w:tcBorders>
            <w:shd w:val="clear" w:color="auto" w:fill="auto"/>
            <w:noWrap/>
            <w:vAlign w:val="bottom"/>
            <w:hideMark/>
          </w:tcPr>
          <w:p w14:paraId="3D4A1694" w14:textId="77777777" w:rsidR="00571114" w:rsidRPr="00935764" w:rsidDel="00BD57E6" w:rsidRDefault="00571114" w:rsidP="00571114">
            <w:pPr>
              <w:jc w:val="center"/>
              <w:outlineLvl w:val="0"/>
              <w:rPr>
                <w:del w:id="8707" w:author="Hervé Monnerie" w:date="2014-06-25T10:26:00Z"/>
                <w:rFonts w:ascii="Helvetica Neue Light" w:eastAsia="Times New Roman" w:hAnsi="Helvetica Neue Light" w:cs="Times New Roman"/>
                <w:color w:val="000000"/>
                <w:szCs w:val="20"/>
                <w:rPrChange w:id="8708" w:author="Arthur de Catheu" w:date="2014-06-20T17:08:00Z">
                  <w:rPr>
                    <w:del w:id="8709" w:author="Hervé Monnerie" w:date="2014-06-25T10:26:00Z"/>
                    <w:rFonts w:eastAsia="Times New Roman" w:cs="Times New Roman"/>
                    <w:color w:val="000000"/>
                    <w:szCs w:val="20"/>
                  </w:rPr>
                </w:rPrChange>
              </w:rPr>
            </w:pPr>
            <w:del w:id="8710" w:author="Hervé Monnerie" w:date="2014-06-25T10:26:00Z">
              <w:r w:rsidRPr="00935764" w:rsidDel="00BD57E6">
                <w:rPr>
                  <w:rFonts w:ascii="Helvetica Neue Light" w:eastAsia="Times New Roman" w:hAnsi="Helvetica Neue Light" w:cs="Times New Roman"/>
                  <w:color w:val="000000"/>
                  <w:szCs w:val="20"/>
                  <w:rPrChange w:id="8711"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5E51096D" w14:textId="77777777" w:rsidR="00571114" w:rsidRPr="00935764" w:rsidDel="00BD57E6" w:rsidRDefault="00571114" w:rsidP="00571114">
            <w:pPr>
              <w:jc w:val="left"/>
              <w:outlineLvl w:val="0"/>
              <w:rPr>
                <w:del w:id="8712" w:author="Hervé Monnerie" w:date="2014-06-25T10:26:00Z"/>
                <w:rFonts w:ascii="Helvetica Neue Light" w:eastAsia="Times New Roman" w:hAnsi="Helvetica Neue Light" w:cs="Times New Roman"/>
                <w:color w:val="000000"/>
                <w:szCs w:val="20"/>
                <w:rPrChange w:id="8713" w:author="Arthur de Catheu" w:date="2014-06-20T17:08:00Z">
                  <w:rPr>
                    <w:del w:id="8714" w:author="Hervé Monnerie" w:date="2014-06-25T10:26:00Z"/>
                    <w:rFonts w:eastAsia="Times New Roman" w:cs="Times New Roman"/>
                    <w:color w:val="000000"/>
                    <w:szCs w:val="20"/>
                  </w:rPr>
                </w:rPrChange>
              </w:rPr>
            </w:pPr>
            <w:del w:id="8715" w:author="Hervé Monnerie" w:date="2014-06-25T10:26:00Z">
              <w:r w:rsidRPr="00935764" w:rsidDel="00BD57E6">
                <w:rPr>
                  <w:rFonts w:ascii="Helvetica Neue Light" w:eastAsia="Times New Roman" w:hAnsi="Helvetica Neue Light" w:cs="Times New Roman"/>
                  <w:color w:val="000000"/>
                  <w:szCs w:val="20"/>
                  <w:rPrChange w:id="8716" w:author="Arthur de Catheu" w:date="2014-06-20T17:08:00Z">
                    <w:rPr>
                      <w:rFonts w:eastAsia="Times New Roman" w:cs="Times New Roman"/>
                      <w:color w:val="000000"/>
                      <w:szCs w:val="20"/>
                    </w:rPr>
                  </w:rPrChange>
                </w:rPr>
                <w:delText>A</w:delText>
              </w:r>
            </w:del>
          </w:p>
        </w:tc>
        <w:tc>
          <w:tcPr>
            <w:tcW w:w="1150" w:type="dxa"/>
            <w:tcBorders>
              <w:top w:val="nil"/>
              <w:left w:val="nil"/>
              <w:bottom w:val="single" w:sz="4" w:space="0" w:color="auto"/>
              <w:right w:val="single" w:sz="4" w:space="0" w:color="auto"/>
            </w:tcBorders>
            <w:shd w:val="clear" w:color="000000" w:fill="DCE6F1"/>
            <w:noWrap/>
            <w:vAlign w:val="bottom"/>
            <w:hideMark/>
          </w:tcPr>
          <w:p w14:paraId="65E37662" w14:textId="77777777" w:rsidR="00571114" w:rsidRPr="00935764" w:rsidDel="00BD57E6" w:rsidRDefault="00571114" w:rsidP="00571114">
            <w:pPr>
              <w:jc w:val="left"/>
              <w:outlineLvl w:val="0"/>
              <w:rPr>
                <w:del w:id="8717" w:author="Hervé Monnerie" w:date="2014-06-25T10:26:00Z"/>
                <w:rFonts w:ascii="Helvetica Neue Light" w:eastAsia="Times New Roman" w:hAnsi="Helvetica Neue Light" w:cs="Times New Roman"/>
                <w:color w:val="000000"/>
                <w:szCs w:val="20"/>
                <w:rPrChange w:id="8718" w:author="Arthur de Catheu" w:date="2014-06-20T17:08:00Z">
                  <w:rPr>
                    <w:del w:id="8719" w:author="Hervé Monnerie" w:date="2014-06-25T10:26:00Z"/>
                    <w:rFonts w:eastAsia="Times New Roman" w:cs="Times New Roman"/>
                    <w:color w:val="000000"/>
                    <w:szCs w:val="20"/>
                  </w:rPr>
                </w:rPrChange>
              </w:rPr>
            </w:pPr>
            <w:del w:id="8720" w:author="Hervé Monnerie" w:date="2014-06-25T10:26:00Z">
              <w:r w:rsidRPr="00935764" w:rsidDel="00BD57E6">
                <w:rPr>
                  <w:rFonts w:ascii="Helvetica Neue Light" w:eastAsia="Times New Roman" w:hAnsi="Helvetica Neue Light" w:cs="Times New Roman"/>
                  <w:color w:val="000000"/>
                  <w:szCs w:val="20"/>
                  <w:rPrChange w:id="8721" w:author="Arthur de Catheu" w:date="2014-06-20T17:08:00Z">
                    <w:rPr>
                      <w:rFonts w:eastAsia="Times New Roman" w:cs="Times New Roman"/>
                      <w:color w:val="000000"/>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62417AFF" w14:textId="77777777" w:rsidR="00571114" w:rsidRPr="00935764" w:rsidDel="00BD57E6" w:rsidRDefault="00571114" w:rsidP="00571114">
            <w:pPr>
              <w:jc w:val="left"/>
              <w:outlineLvl w:val="0"/>
              <w:rPr>
                <w:del w:id="8722" w:author="Hervé Monnerie" w:date="2014-06-25T10:26:00Z"/>
                <w:rFonts w:ascii="Helvetica Neue Light" w:eastAsia="Times New Roman" w:hAnsi="Helvetica Neue Light" w:cs="Times New Roman"/>
                <w:color w:val="000000"/>
                <w:szCs w:val="20"/>
                <w:rPrChange w:id="8723" w:author="Arthur de Catheu" w:date="2014-06-20T17:08:00Z">
                  <w:rPr>
                    <w:del w:id="8724" w:author="Hervé Monnerie" w:date="2014-06-25T10:26:00Z"/>
                    <w:rFonts w:eastAsia="Times New Roman" w:cs="Times New Roman"/>
                    <w:color w:val="000000"/>
                    <w:szCs w:val="20"/>
                  </w:rPr>
                </w:rPrChange>
              </w:rPr>
            </w:pPr>
            <w:del w:id="8725" w:author="Hervé Monnerie" w:date="2014-06-25T10:26:00Z">
              <w:r w:rsidRPr="00935764" w:rsidDel="00BD57E6">
                <w:rPr>
                  <w:rFonts w:ascii="Helvetica Neue Light" w:eastAsia="Times New Roman" w:hAnsi="Helvetica Neue Light" w:cs="Times New Roman"/>
                  <w:color w:val="000000"/>
                  <w:szCs w:val="20"/>
                  <w:rPrChange w:id="8726"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051869F9" w14:textId="77777777" w:rsidR="00571114" w:rsidRPr="00935764" w:rsidDel="00BD57E6" w:rsidRDefault="00571114" w:rsidP="00571114">
            <w:pPr>
              <w:jc w:val="left"/>
              <w:outlineLvl w:val="0"/>
              <w:rPr>
                <w:del w:id="8727" w:author="Hervé Monnerie" w:date="2014-06-25T10:26:00Z"/>
                <w:rFonts w:ascii="Helvetica Neue Light" w:eastAsia="Times New Roman" w:hAnsi="Helvetica Neue Light" w:cs="Times New Roman"/>
                <w:color w:val="000000"/>
                <w:szCs w:val="20"/>
                <w:rPrChange w:id="8728" w:author="Arthur de Catheu" w:date="2014-06-20T17:08:00Z">
                  <w:rPr>
                    <w:del w:id="8729" w:author="Hervé Monnerie" w:date="2014-06-25T10:26:00Z"/>
                    <w:rFonts w:eastAsia="Times New Roman" w:cs="Times New Roman"/>
                    <w:color w:val="000000"/>
                    <w:szCs w:val="20"/>
                  </w:rPr>
                </w:rPrChange>
              </w:rPr>
            </w:pPr>
            <w:del w:id="8730" w:author="Hervé Monnerie" w:date="2014-06-25T10:26:00Z">
              <w:r w:rsidRPr="00935764" w:rsidDel="00BD57E6">
                <w:rPr>
                  <w:rFonts w:ascii="Helvetica Neue Light" w:eastAsia="Times New Roman" w:hAnsi="Helvetica Neue Light" w:cs="Times New Roman"/>
                  <w:color w:val="000000"/>
                  <w:szCs w:val="20"/>
                  <w:rPrChange w:id="8731" w:author="Arthur de Catheu" w:date="2014-06-20T17:08:00Z">
                    <w:rPr>
                      <w:rFonts w:eastAsia="Times New Roman" w:cs="Times New Roman"/>
                      <w:color w:val="000000"/>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14A62710" w14:textId="77777777" w:rsidR="00571114" w:rsidRPr="00935764" w:rsidDel="00BD57E6" w:rsidRDefault="00571114" w:rsidP="00571114">
            <w:pPr>
              <w:jc w:val="left"/>
              <w:outlineLvl w:val="0"/>
              <w:rPr>
                <w:del w:id="8732" w:author="Hervé Monnerie" w:date="2014-06-25T10:26:00Z"/>
                <w:rFonts w:ascii="Helvetica Neue Light" w:eastAsia="Times New Roman" w:hAnsi="Helvetica Neue Light" w:cs="Times New Roman"/>
                <w:color w:val="000000"/>
                <w:szCs w:val="20"/>
                <w:rPrChange w:id="8733" w:author="Arthur de Catheu" w:date="2014-06-20T17:08:00Z">
                  <w:rPr>
                    <w:del w:id="8734" w:author="Hervé Monnerie" w:date="2014-06-25T10:26:00Z"/>
                    <w:rFonts w:eastAsia="Times New Roman" w:cs="Times New Roman"/>
                    <w:color w:val="000000"/>
                    <w:szCs w:val="20"/>
                  </w:rPr>
                </w:rPrChange>
              </w:rPr>
            </w:pPr>
            <w:del w:id="8735" w:author="Hervé Monnerie" w:date="2014-06-25T10:26:00Z">
              <w:r w:rsidRPr="00935764" w:rsidDel="00BD57E6">
                <w:rPr>
                  <w:rFonts w:ascii="Helvetica Neue Light" w:eastAsia="Times New Roman" w:hAnsi="Helvetica Neue Light" w:cs="Times New Roman"/>
                  <w:color w:val="000000"/>
                  <w:szCs w:val="20"/>
                  <w:rPrChange w:id="8736" w:author="Arthur de Catheu" w:date="2014-06-20T17:08:00Z">
                    <w:rPr>
                      <w:rFonts w:eastAsia="Times New Roman" w:cs="Times New Roman"/>
                      <w:color w:val="000000"/>
                      <w:szCs w:val="20"/>
                    </w:rPr>
                  </w:rPrChange>
                </w:rPr>
                <w:delText> </w:delText>
              </w:r>
            </w:del>
          </w:p>
        </w:tc>
      </w:tr>
      <w:tr w:rsidR="00571114" w:rsidRPr="00935764" w:rsidDel="00BD57E6" w14:paraId="179C417E" w14:textId="77777777" w:rsidTr="00571114">
        <w:trPr>
          <w:divId w:val="162168436"/>
          <w:trHeight w:val="279"/>
          <w:del w:id="8737"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28F3CC43" w14:textId="77777777" w:rsidR="00571114" w:rsidRPr="00935764" w:rsidDel="00BD57E6" w:rsidRDefault="00571114" w:rsidP="00571114">
            <w:pPr>
              <w:jc w:val="left"/>
              <w:outlineLvl w:val="0"/>
              <w:rPr>
                <w:del w:id="8738" w:author="Hervé Monnerie" w:date="2014-06-25T10:26:00Z"/>
                <w:rFonts w:ascii="Helvetica Neue Light" w:eastAsia="Times New Roman" w:hAnsi="Helvetica Neue Light" w:cs="Times New Roman"/>
                <w:color w:val="000000"/>
                <w:szCs w:val="20"/>
                <w:rPrChange w:id="8739" w:author="Arthur de Catheu" w:date="2014-06-20T17:08:00Z">
                  <w:rPr>
                    <w:del w:id="8740" w:author="Hervé Monnerie" w:date="2014-06-25T10:26:00Z"/>
                    <w:rFonts w:eastAsia="Times New Roman" w:cs="Times New Roman"/>
                    <w:color w:val="000000"/>
                    <w:szCs w:val="20"/>
                  </w:rPr>
                </w:rPrChange>
              </w:rPr>
            </w:pPr>
            <w:del w:id="8741" w:author="Hervé Monnerie" w:date="2014-06-25T10:26:00Z">
              <w:r w:rsidRPr="00935764" w:rsidDel="00BD57E6">
                <w:rPr>
                  <w:rFonts w:ascii="Helvetica Neue Light" w:eastAsia="Times New Roman" w:hAnsi="Helvetica Neue Light" w:cs="Times New Roman"/>
                  <w:color w:val="000000"/>
                  <w:szCs w:val="20"/>
                  <w:rPrChange w:id="8742" w:author="Arthur de Catheu" w:date="2014-06-20T17:08:00Z">
                    <w:rPr>
                      <w:rFonts w:eastAsia="Times New Roman" w:cs="Times New Roman"/>
                      <w:color w:val="000000"/>
                      <w:szCs w:val="20"/>
                    </w:rPr>
                  </w:rPrChange>
                </w:rPr>
                <w:delText>Concordance titulaire RIB et relevés bancaire</w:delText>
              </w:r>
            </w:del>
          </w:p>
        </w:tc>
        <w:tc>
          <w:tcPr>
            <w:tcW w:w="348" w:type="dxa"/>
            <w:tcBorders>
              <w:top w:val="nil"/>
              <w:left w:val="nil"/>
              <w:bottom w:val="single" w:sz="4" w:space="0" w:color="auto"/>
              <w:right w:val="single" w:sz="4" w:space="0" w:color="auto"/>
            </w:tcBorders>
            <w:shd w:val="clear" w:color="auto" w:fill="auto"/>
            <w:noWrap/>
            <w:vAlign w:val="bottom"/>
            <w:hideMark/>
          </w:tcPr>
          <w:p w14:paraId="2BEFEB33" w14:textId="77777777" w:rsidR="00571114" w:rsidRPr="00935764" w:rsidDel="00BD57E6" w:rsidRDefault="00571114" w:rsidP="00571114">
            <w:pPr>
              <w:jc w:val="center"/>
              <w:outlineLvl w:val="0"/>
              <w:rPr>
                <w:del w:id="8743" w:author="Hervé Monnerie" w:date="2014-06-25T10:26:00Z"/>
                <w:rFonts w:ascii="Helvetica Neue Light" w:eastAsia="Times New Roman" w:hAnsi="Helvetica Neue Light" w:cs="Times New Roman"/>
                <w:color w:val="000000"/>
                <w:szCs w:val="20"/>
                <w:rPrChange w:id="8744" w:author="Arthur de Catheu" w:date="2014-06-20T17:08:00Z">
                  <w:rPr>
                    <w:del w:id="8745" w:author="Hervé Monnerie" w:date="2014-06-25T10:26:00Z"/>
                    <w:rFonts w:eastAsia="Times New Roman" w:cs="Times New Roman"/>
                    <w:color w:val="000000"/>
                    <w:szCs w:val="20"/>
                  </w:rPr>
                </w:rPrChange>
              </w:rPr>
            </w:pPr>
            <w:del w:id="8746" w:author="Hervé Monnerie" w:date="2014-06-25T10:26:00Z">
              <w:r w:rsidRPr="00935764" w:rsidDel="00BD57E6">
                <w:rPr>
                  <w:rFonts w:ascii="Helvetica Neue Light" w:eastAsia="Times New Roman" w:hAnsi="Helvetica Neue Light" w:cs="Times New Roman"/>
                  <w:color w:val="000000"/>
                  <w:szCs w:val="20"/>
                  <w:rPrChange w:id="8747"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2E1EDA98" w14:textId="77777777" w:rsidR="00571114" w:rsidRPr="00935764" w:rsidDel="00BD57E6" w:rsidRDefault="00571114" w:rsidP="00571114">
            <w:pPr>
              <w:jc w:val="left"/>
              <w:outlineLvl w:val="0"/>
              <w:rPr>
                <w:del w:id="8748" w:author="Hervé Monnerie" w:date="2014-06-25T10:26:00Z"/>
                <w:rFonts w:ascii="Helvetica Neue Light" w:eastAsia="Times New Roman" w:hAnsi="Helvetica Neue Light" w:cs="Times New Roman"/>
                <w:color w:val="000000"/>
                <w:szCs w:val="20"/>
                <w:rPrChange w:id="8749" w:author="Arthur de Catheu" w:date="2014-06-20T17:08:00Z">
                  <w:rPr>
                    <w:del w:id="8750" w:author="Hervé Monnerie" w:date="2014-06-25T10:26:00Z"/>
                    <w:rFonts w:eastAsia="Times New Roman" w:cs="Times New Roman"/>
                    <w:color w:val="000000"/>
                    <w:szCs w:val="20"/>
                  </w:rPr>
                </w:rPrChange>
              </w:rPr>
            </w:pPr>
            <w:del w:id="8751" w:author="Hervé Monnerie" w:date="2014-06-25T10:26:00Z">
              <w:r w:rsidRPr="00935764" w:rsidDel="00BD57E6">
                <w:rPr>
                  <w:rFonts w:ascii="Helvetica Neue Light" w:eastAsia="Times New Roman" w:hAnsi="Helvetica Neue Light" w:cs="Times New Roman"/>
                  <w:color w:val="000000"/>
                  <w:szCs w:val="20"/>
                  <w:rPrChange w:id="8752" w:author="Arthur de Catheu" w:date="2014-06-20T17:08:00Z">
                    <w:rPr>
                      <w:rFonts w:eastAsia="Times New Roman" w:cs="Times New Roman"/>
                      <w:color w:val="000000"/>
                      <w:szCs w:val="20"/>
                    </w:rPr>
                  </w:rPrChange>
                </w:rPr>
                <w:delText>A</w:delText>
              </w:r>
            </w:del>
          </w:p>
        </w:tc>
        <w:tc>
          <w:tcPr>
            <w:tcW w:w="1150" w:type="dxa"/>
            <w:tcBorders>
              <w:top w:val="nil"/>
              <w:left w:val="nil"/>
              <w:bottom w:val="single" w:sz="4" w:space="0" w:color="auto"/>
              <w:right w:val="single" w:sz="4" w:space="0" w:color="auto"/>
            </w:tcBorders>
            <w:shd w:val="clear" w:color="000000" w:fill="DCE6F1"/>
            <w:noWrap/>
            <w:vAlign w:val="bottom"/>
            <w:hideMark/>
          </w:tcPr>
          <w:p w14:paraId="70B4D59A" w14:textId="77777777" w:rsidR="00571114" w:rsidRPr="00935764" w:rsidDel="00BD57E6" w:rsidRDefault="00571114" w:rsidP="00571114">
            <w:pPr>
              <w:jc w:val="left"/>
              <w:outlineLvl w:val="0"/>
              <w:rPr>
                <w:del w:id="8753" w:author="Hervé Monnerie" w:date="2014-06-25T10:26:00Z"/>
                <w:rFonts w:ascii="Helvetica Neue Light" w:eastAsia="Times New Roman" w:hAnsi="Helvetica Neue Light" w:cs="Times New Roman"/>
                <w:color w:val="000000"/>
                <w:szCs w:val="20"/>
                <w:rPrChange w:id="8754" w:author="Arthur de Catheu" w:date="2014-06-20T17:08:00Z">
                  <w:rPr>
                    <w:del w:id="8755" w:author="Hervé Monnerie" w:date="2014-06-25T10:26:00Z"/>
                    <w:rFonts w:eastAsia="Times New Roman" w:cs="Times New Roman"/>
                    <w:color w:val="000000"/>
                    <w:szCs w:val="20"/>
                  </w:rPr>
                </w:rPrChange>
              </w:rPr>
            </w:pPr>
            <w:del w:id="8756" w:author="Hervé Monnerie" w:date="2014-06-25T10:26:00Z">
              <w:r w:rsidRPr="00935764" w:rsidDel="00BD57E6">
                <w:rPr>
                  <w:rFonts w:ascii="Helvetica Neue Light" w:eastAsia="Times New Roman" w:hAnsi="Helvetica Neue Light" w:cs="Times New Roman"/>
                  <w:color w:val="000000"/>
                  <w:szCs w:val="20"/>
                  <w:rPrChange w:id="8757" w:author="Arthur de Catheu" w:date="2014-06-20T17:08:00Z">
                    <w:rPr>
                      <w:rFonts w:eastAsia="Times New Roman" w:cs="Times New Roman"/>
                      <w:color w:val="000000"/>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647373B9" w14:textId="77777777" w:rsidR="00571114" w:rsidRPr="00935764" w:rsidDel="00BD57E6" w:rsidRDefault="00571114" w:rsidP="00571114">
            <w:pPr>
              <w:jc w:val="left"/>
              <w:outlineLvl w:val="0"/>
              <w:rPr>
                <w:del w:id="8758" w:author="Hervé Monnerie" w:date="2014-06-25T10:26:00Z"/>
                <w:rFonts w:ascii="Helvetica Neue Light" w:eastAsia="Times New Roman" w:hAnsi="Helvetica Neue Light" w:cs="Times New Roman"/>
                <w:color w:val="000000"/>
                <w:szCs w:val="20"/>
                <w:rPrChange w:id="8759" w:author="Arthur de Catheu" w:date="2014-06-20T17:08:00Z">
                  <w:rPr>
                    <w:del w:id="8760" w:author="Hervé Monnerie" w:date="2014-06-25T10:26:00Z"/>
                    <w:rFonts w:eastAsia="Times New Roman" w:cs="Times New Roman"/>
                    <w:color w:val="000000"/>
                    <w:szCs w:val="20"/>
                  </w:rPr>
                </w:rPrChange>
              </w:rPr>
            </w:pPr>
            <w:del w:id="8761" w:author="Hervé Monnerie" w:date="2014-06-25T10:26:00Z">
              <w:r w:rsidRPr="00935764" w:rsidDel="00BD57E6">
                <w:rPr>
                  <w:rFonts w:ascii="Helvetica Neue Light" w:eastAsia="Times New Roman" w:hAnsi="Helvetica Neue Light" w:cs="Times New Roman"/>
                  <w:color w:val="000000"/>
                  <w:szCs w:val="20"/>
                  <w:rPrChange w:id="8762"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3C2B66EF" w14:textId="77777777" w:rsidR="00571114" w:rsidRPr="00935764" w:rsidDel="00BD57E6" w:rsidRDefault="00571114" w:rsidP="00571114">
            <w:pPr>
              <w:jc w:val="left"/>
              <w:outlineLvl w:val="0"/>
              <w:rPr>
                <w:del w:id="8763" w:author="Hervé Monnerie" w:date="2014-06-25T10:26:00Z"/>
                <w:rFonts w:ascii="Helvetica Neue Light" w:eastAsia="Times New Roman" w:hAnsi="Helvetica Neue Light" w:cs="Times New Roman"/>
                <w:color w:val="000000"/>
                <w:szCs w:val="20"/>
                <w:rPrChange w:id="8764" w:author="Arthur de Catheu" w:date="2014-06-20T17:08:00Z">
                  <w:rPr>
                    <w:del w:id="8765" w:author="Hervé Monnerie" w:date="2014-06-25T10:26:00Z"/>
                    <w:rFonts w:eastAsia="Times New Roman" w:cs="Times New Roman"/>
                    <w:color w:val="000000"/>
                    <w:szCs w:val="20"/>
                  </w:rPr>
                </w:rPrChange>
              </w:rPr>
            </w:pPr>
            <w:del w:id="8766" w:author="Hervé Monnerie" w:date="2014-06-25T10:26:00Z">
              <w:r w:rsidRPr="00935764" w:rsidDel="00BD57E6">
                <w:rPr>
                  <w:rFonts w:ascii="Helvetica Neue Light" w:eastAsia="Times New Roman" w:hAnsi="Helvetica Neue Light" w:cs="Times New Roman"/>
                  <w:color w:val="000000"/>
                  <w:szCs w:val="20"/>
                  <w:rPrChange w:id="8767" w:author="Arthur de Catheu" w:date="2014-06-20T17:08:00Z">
                    <w:rPr>
                      <w:rFonts w:eastAsia="Times New Roman" w:cs="Times New Roman"/>
                      <w:color w:val="000000"/>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6818B9C9" w14:textId="77777777" w:rsidR="00571114" w:rsidRPr="00935764" w:rsidDel="00BD57E6" w:rsidRDefault="00571114" w:rsidP="00571114">
            <w:pPr>
              <w:jc w:val="left"/>
              <w:outlineLvl w:val="0"/>
              <w:rPr>
                <w:del w:id="8768" w:author="Hervé Monnerie" w:date="2014-06-25T10:26:00Z"/>
                <w:rFonts w:ascii="Helvetica Neue Light" w:eastAsia="Times New Roman" w:hAnsi="Helvetica Neue Light" w:cs="Times New Roman"/>
                <w:color w:val="000000"/>
                <w:szCs w:val="20"/>
                <w:rPrChange w:id="8769" w:author="Arthur de Catheu" w:date="2014-06-20T17:08:00Z">
                  <w:rPr>
                    <w:del w:id="8770" w:author="Hervé Monnerie" w:date="2014-06-25T10:26:00Z"/>
                    <w:rFonts w:eastAsia="Times New Roman" w:cs="Times New Roman"/>
                    <w:color w:val="000000"/>
                    <w:szCs w:val="20"/>
                  </w:rPr>
                </w:rPrChange>
              </w:rPr>
            </w:pPr>
            <w:del w:id="8771" w:author="Hervé Monnerie" w:date="2014-06-25T10:26:00Z">
              <w:r w:rsidRPr="00935764" w:rsidDel="00BD57E6">
                <w:rPr>
                  <w:rFonts w:ascii="Helvetica Neue Light" w:eastAsia="Times New Roman" w:hAnsi="Helvetica Neue Light" w:cs="Times New Roman"/>
                  <w:color w:val="000000"/>
                  <w:szCs w:val="20"/>
                  <w:rPrChange w:id="8772" w:author="Arthur de Catheu" w:date="2014-06-20T17:08:00Z">
                    <w:rPr>
                      <w:rFonts w:eastAsia="Times New Roman" w:cs="Times New Roman"/>
                      <w:color w:val="000000"/>
                      <w:szCs w:val="20"/>
                    </w:rPr>
                  </w:rPrChange>
                </w:rPr>
                <w:delText> </w:delText>
              </w:r>
            </w:del>
          </w:p>
        </w:tc>
      </w:tr>
      <w:tr w:rsidR="00571114" w:rsidRPr="00935764" w:rsidDel="00BD57E6" w14:paraId="12846AF8" w14:textId="77777777" w:rsidTr="00571114">
        <w:trPr>
          <w:divId w:val="162168436"/>
          <w:trHeight w:val="279"/>
          <w:del w:id="8773"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608940B5" w14:textId="77777777" w:rsidR="00571114" w:rsidRPr="00935764" w:rsidDel="00BD57E6" w:rsidRDefault="00571114" w:rsidP="00571114">
            <w:pPr>
              <w:jc w:val="left"/>
              <w:outlineLvl w:val="0"/>
              <w:rPr>
                <w:del w:id="8774" w:author="Hervé Monnerie" w:date="2014-06-25T10:26:00Z"/>
                <w:rFonts w:ascii="Helvetica Neue Light" w:eastAsia="Times New Roman" w:hAnsi="Helvetica Neue Light" w:cs="Times New Roman"/>
                <w:color w:val="000000"/>
                <w:szCs w:val="20"/>
                <w:rPrChange w:id="8775" w:author="Arthur de Catheu" w:date="2014-06-20T17:08:00Z">
                  <w:rPr>
                    <w:del w:id="8776" w:author="Hervé Monnerie" w:date="2014-06-25T10:26:00Z"/>
                    <w:rFonts w:eastAsia="Times New Roman" w:cs="Times New Roman"/>
                    <w:color w:val="000000"/>
                    <w:szCs w:val="20"/>
                  </w:rPr>
                </w:rPrChange>
              </w:rPr>
            </w:pPr>
            <w:del w:id="8777" w:author="Hervé Monnerie" w:date="2014-06-25T10:26:00Z">
              <w:r w:rsidRPr="00935764" w:rsidDel="00BD57E6">
                <w:rPr>
                  <w:rFonts w:ascii="Helvetica Neue Light" w:eastAsia="Times New Roman" w:hAnsi="Helvetica Neue Light" w:cs="Times New Roman"/>
                  <w:color w:val="000000"/>
                  <w:szCs w:val="20"/>
                  <w:rPrChange w:id="8778" w:author="Arthur de Catheu" w:date="2014-06-20T17:08:00Z">
                    <w:rPr>
                      <w:rFonts w:eastAsia="Times New Roman" w:cs="Times New Roman"/>
                      <w:color w:val="000000"/>
                      <w:szCs w:val="20"/>
                    </w:rPr>
                  </w:rPrChange>
                </w:rPr>
                <w:delText>Concordance numéro de compte et relevés bancaire</w:delText>
              </w:r>
            </w:del>
          </w:p>
        </w:tc>
        <w:tc>
          <w:tcPr>
            <w:tcW w:w="348" w:type="dxa"/>
            <w:tcBorders>
              <w:top w:val="nil"/>
              <w:left w:val="nil"/>
              <w:bottom w:val="single" w:sz="4" w:space="0" w:color="auto"/>
              <w:right w:val="single" w:sz="4" w:space="0" w:color="auto"/>
            </w:tcBorders>
            <w:shd w:val="clear" w:color="auto" w:fill="auto"/>
            <w:noWrap/>
            <w:vAlign w:val="bottom"/>
            <w:hideMark/>
          </w:tcPr>
          <w:p w14:paraId="0C8459F7" w14:textId="77777777" w:rsidR="00571114" w:rsidRPr="00935764" w:rsidDel="00BD57E6" w:rsidRDefault="00571114" w:rsidP="00571114">
            <w:pPr>
              <w:jc w:val="center"/>
              <w:outlineLvl w:val="0"/>
              <w:rPr>
                <w:del w:id="8779" w:author="Hervé Monnerie" w:date="2014-06-25T10:26:00Z"/>
                <w:rFonts w:ascii="Helvetica Neue Light" w:eastAsia="Times New Roman" w:hAnsi="Helvetica Neue Light" w:cs="Times New Roman"/>
                <w:color w:val="000000"/>
                <w:szCs w:val="20"/>
                <w:rPrChange w:id="8780" w:author="Arthur de Catheu" w:date="2014-06-20T17:08:00Z">
                  <w:rPr>
                    <w:del w:id="8781" w:author="Hervé Monnerie" w:date="2014-06-25T10:26:00Z"/>
                    <w:rFonts w:eastAsia="Times New Roman" w:cs="Times New Roman"/>
                    <w:color w:val="000000"/>
                    <w:szCs w:val="20"/>
                  </w:rPr>
                </w:rPrChange>
              </w:rPr>
            </w:pPr>
            <w:del w:id="8782" w:author="Hervé Monnerie" w:date="2014-06-25T10:26:00Z">
              <w:r w:rsidRPr="00935764" w:rsidDel="00BD57E6">
                <w:rPr>
                  <w:rFonts w:ascii="Helvetica Neue Light" w:eastAsia="Times New Roman" w:hAnsi="Helvetica Neue Light" w:cs="Times New Roman"/>
                  <w:color w:val="000000"/>
                  <w:szCs w:val="20"/>
                  <w:rPrChange w:id="8783"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4C7C1605" w14:textId="77777777" w:rsidR="00571114" w:rsidRPr="00935764" w:rsidDel="00BD57E6" w:rsidRDefault="00571114" w:rsidP="00571114">
            <w:pPr>
              <w:jc w:val="left"/>
              <w:outlineLvl w:val="0"/>
              <w:rPr>
                <w:del w:id="8784" w:author="Hervé Monnerie" w:date="2014-06-25T10:26:00Z"/>
                <w:rFonts w:ascii="Helvetica Neue Light" w:eastAsia="Times New Roman" w:hAnsi="Helvetica Neue Light" w:cs="Times New Roman"/>
                <w:color w:val="000000"/>
                <w:szCs w:val="20"/>
                <w:rPrChange w:id="8785" w:author="Arthur de Catheu" w:date="2014-06-20T17:08:00Z">
                  <w:rPr>
                    <w:del w:id="8786" w:author="Hervé Monnerie" w:date="2014-06-25T10:26:00Z"/>
                    <w:rFonts w:eastAsia="Times New Roman" w:cs="Times New Roman"/>
                    <w:color w:val="000000"/>
                    <w:szCs w:val="20"/>
                  </w:rPr>
                </w:rPrChange>
              </w:rPr>
            </w:pPr>
            <w:del w:id="8787" w:author="Hervé Monnerie" w:date="2014-06-25T10:26:00Z">
              <w:r w:rsidRPr="00935764" w:rsidDel="00BD57E6">
                <w:rPr>
                  <w:rFonts w:ascii="Helvetica Neue Light" w:eastAsia="Times New Roman" w:hAnsi="Helvetica Neue Light" w:cs="Times New Roman"/>
                  <w:color w:val="000000"/>
                  <w:szCs w:val="20"/>
                  <w:rPrChange w:id="8788" w:author="Arthur de Catheu" w:date="2014-06-20T17:08:00Z">
                    <w:rPr>
                      <w:rFonts w:eastAsia="Times New Roman" w:cs="Times New Roman"/>
                      <w:color w:val="000000"/>
                      <w:szCs w:val="20"/>
                    </w:rPr>
                  </w:rPrChange>
                </w:rPr>
                <w:delText>A</w:delText>
              </w:r>
            </w:del>
          </w:p>
        </w:tc>
        <w:tc>
          <w:tcPr>
            <w:tcW w:w="1150" w:type="dxa"/>
            <w:tcBorders>
              <w:top w:val="nil"/>
              <w:left w:val="nil"/>
              <w:bottom w:val="single" w:sz="4" w:space="0" w:color="auto"/>
              <w:right w:val="single" w:sz="4" w:space="0" w:color="auto"/>
            </w:tcBorders>
            <w:shd w:val="clear" w:color="000000" w:fill="DCE6F1"/>
            <w:noWrap/>
            <w:vAlign w:val="bottom"/>
            <w:hideMark/>
          </w:tcPr>
          <w:p w14:paraId="4F65ADFC" w14:textId="77777777" w:rsidR="00571114" w:rsidRPr="00935764" w:rsidDel="00BD57E6" w:rsidRDefault="00571114" w:rsidP="00571114">
            <w:pPr>
              <w:jc w:val="left"/>
              <w:outlineLvl w:val="0"/>
              <w:rPr>
                <w:del w:id="8789" w:author="Hervé Monnerie" w:date="2014-06-25T10:26:00Z"/>
                <w:rFonts w:ascii="Helvetica Neue Light" w:eastAsia="Times New Roman" w:hAnsi="Helvetica Neue Light" w:cs="Times New Roman"/>
                <w:color w:val="000000"/>
                <w:szCs w:val="20"/>
                <w:rPrChange w:id="8790" w:author="Arthur de Catheu" w:date="2014-06-20T17:08:00Z">
                  <w:rPr>
                    <w:del w:id="8791" w:author="Hervé Monnerie" w:date="2014-06-25T10:26:00Z"/>
                    <w:rFonts w:eastAsia="Times New Roman" w:cs="Times New Roman"/>
                    <w:color w:val="000000"/>
                    <w:szCs w:val="20"/>
                  </w:rPr>
                </w:rPrChange>
              </w:rPr>
            </w:pPr>
            <w:del w:id="8792" w:author="Hervé Monnerie" w:date="2014-06-25T10:26:00Z">
              <w:r w:rsidRPr="00935764" w:rsidDel="00BD57E6">
                <w:rPr>
                  <w:rFonts w:ascii="Helvetica Neue Light" w:eastAsia="Times New Roman" w:hAnsi="Helvetica Neue Light" w:cs="Times New Roman"/>
                  <w:color w:val="000000"/>
                  <w:szCs w:val="20"/>
                  <w:rPrChange w:id="8793" w:author="Arthur de Catheu" w:date="2014-06-20T17:08:00Z">
                    <w:rPr>
                      <w:rFonts w:eastAsia="Times New Roman" w:cs="Times New Roman"/>
                      <w:color w:val="000000"/>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0AD0732B" w14:textId="77777777" w:rsidR="00571114" w:rsidRPr="00935764" w:rsidDel="00BD57E6" w:rsidRDefault="00571114" w:rsidP="00571114">
            <w:pPr>
              <w:jc w:val="left"/>
              <w:outlineLvl w:val="0"/>
              <w:rPr>
                <w:del w:id="8794" w:author="Hervé Monnerie" w:date="2014-06-25T10:26:00Z"/>
                <w:rFonts w:ascii="Helvetica Neue Light" w:eastAsia="Times New Roman" w:hAnsi="Helvetica Neue Light" w:cs="Times New Roman"/>
                <w:color w:val="000000"/>
                <w:szCs w:val="20"/>
                <w:rPrChange w:id="8795" w:author="Arthur de Catheu" w:date="2014-06-20T17:08:00Z">
                  <w:rPr>
                    <w:del w:id="8796" w:author="Hervé Monnerie" w:date="2014-06-25T10:26:00Z"/>
                    <w:rFonts w:eastAsia="Times New Roman" w:cs="Times New Roman"/>
                    <w:color w:val="000000"/>
                    <w:szCs w:val="20"/>
                  </w:rPr>
                </w:rPrChange>
              </w:rPr>
            </w:pPr>
            <w:del w:id="8797" w:author="Hervé Monnerie" w:date="2014-06-25T10:26:00Z">
              <w:r w:rsidRPr="00935764" w:rsidDel="00BD57E6">
                <w:rPr>
                  <w:rFonts w:ascii="Helvetica Neue Light" w:eastAsia="Times New Roman" w:hAnsi="Helvetica Neue Light" w:cs="Times New Roman"/>
                  <w:color w:val="000000"/>
                  <w:szCs w:val="20"/>
                  <w:rPrChange w:id="8798"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79DEEB32" w14:textId="77777777" w:rsidR="00571114" w:rsidRPr="00935764" w:rsidDel="00BD57E6" w:rsidRDefault="00571114" w:rsidP="00571114">
            <w:pPr>
              <w:jc w:val="left"/>
              <w:outlineLvl w:val="0"/>
              <w:rPr>
                <w:del w:id="8799" w:author="Hervé Monnerie" w:date="2014-06-25T10:26:00Z"/>
                <w:rFonts w:ascii="Helvetica Neue Light" w:eastAsia="Times New Roman" w:hAnsi="Helvetica Neue Light" w:cs="Times New Roman"/>
                <w:color w:val="000000"/>
                <w:szCs w:val="20"/>
                <w:rPrChange w:id="8800" w:author="Arthur de Catheu" w:date="2014-06-20T17:08:00Z">
                  <w:rPr>
                    <w:del w:id="8801" w:author="Hervé Monnerie" w:date="2014-06-25T10:26:00Z"/>
                    <w:rFonts w:eastAsia="Times New Roman" w:cs="Times New Roman"/>
                    <w:color w:val="000000"/>
                    <w:szCs w:val="20"/>
                  </w:rPr>
                </w:rPrChange>
              </w:rPr>
            </w:pPr>
            <w:del w:id="8802" w:author="Hervé Monnerie" w:date="2014-06-25T10:26:00Z">
              <w:r w:rsidRPr="00935764" w:rsidDel="00BD57E6">
                <w:rPr>
                  <w:rFonts w:ascii="Helvetica Neue Light" w:eastAsia="Times New Roman" w:hAnsi="Helvetica Neue Light" w:cs="Times New Roman"/>
                  <w:color w:val="000000"/>
                  <w:szCs w:val="20"/>
                  <w:rPrChange w:id="8803" w:author="Arthur de Catheu" w:date="2014-06-20T17:08:00Z">
                    <w:rPr>
                      <w:rFonts w:eastAsia="Times New Roman" w:cs="Times New Roman"/>
                      <w:color w:val="000000"/>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77F1CE4D" w14:textId="77777777" w:rsidR="00571114" w:rsidRPr="00935764" w:rsidDel="00BD57E6" w:rsidRDefault="00571114" w:rsidP="00571114">
            <w:pPr>
              <w:jc w:val="left"/>
              <w:outlineLvl w:val="0"/>
              <w:rPr>
                <w:del w:id="8804" w:author="Hervé Monnerie" w:date="2014-06-25T10:26:00Z"/>
                <w:rFonts w:ascii="Helvetica Neue Light" w:eastAsia="Times New Roman" w:hAnsi="Helvetica Neue Light" w:cs="Times New Roman"/>
                <w:color w:val="000000"/>
                <w:szCs w:val="20"/>
                <w:rPrChange w:id="8805" w:author="Arthur de Catheu" w:date="2014-06-20T17:08:00Z">
                  <w:rPr>
                    <w:del w:id="8806" w:author="Hervé Monnerie" w:date="2014-06-25T10:26:00Z"/>
                    <w:rFonts w:eastAsia="Times New Roman" w:cs="Times New Roman"/>
                    <w:color w:val="000000"/>
                    <w:szCs w:val="20"/>
                  </w:rPr>
                </w:rPrChange>
              </w:rPr>
            </w:pPr>
            <w:del w:id="8807" w:author="Hervé Monnerie" w:date="2014-06-25T10:26:00Z">
              <w:r w:rsidRPr="00935764" w:rsidDel="00BD57E6">
                <w:rPr>
                  <w:rFonts w:ascii="Helvetica Neue Light" w:eastAsia="Times New Roman" w:hAnsi="Helvetica Neue Light" w:cs="Times New Roman"/>
                  <w:color w:val="000000"/>
                  <w:szCs w:val="20"/>
                  <w:rPrChange w:id="8808" w:author="Arthur de Catheu" w:date="2014-06-20T17:08:00Z">
                    <w:rPr>
                      <w:rFonts w:eastAsia="Times New Roman" w:cs="Times New Roman"/>
                      <w:color w:val="000000"/>
                      <w:szCs w:val="20"/>
                    </w:rPr>
                  </w:rPrChange>
                </w:rPr>
                <w:delText> </w:delText>
              </w:r>
            </w:del>
          </w:p>
        </w:tc>
      </w:tr>
      <w:tr w:rsidR="00571114" w:rsidRPr="00935764" w:rsidDel="00BD57E6" w14:paraId="3733AE59" w14:textId="77777777" w:rsidTr="00571114">
        <w:trPr>
          <w:divId w:val="162168436"/>
          <w:trHeight w:val="279"/>
          <w:del w:id="8809"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7D085D78" w14:textId="77777777" w:rsidR="00571114" w:rsidRPr="00935764" w:rsidDel="00BD57E6" w:rsidRDefault="00571114" w:rsidP="00571114">
            <w:pPr>
              <w:jc w:val="left"/>
              <w:outlineLvl w:val="0"/>
              <w:rPr>
                <w:del w:id="8810" w:author="Hervé Monnerie" w:date="2014-06-25T10:26:00Z"/>
                <w:rFonts w:ascii="Helvetica Neue Light" w:eastAsia="Times New Roman" w:hAnsi="Helvetica Neue Light" w:cs="Times New Roman"/>
                <w:color w:val="000000"/>
                <w:szCs w:val="20"/>
                <w:rPrChange w:id="8811" w:author="Arthur de Catheu" w:date="2014-06-20T17:08:00Z">
                  <w:rPr>
                    <w:del w:id="8812" w:author="Hervé Monnerie" w:date="2014-06-25T10:26:00Z"/>
                    <w:rFonts w:eastAsia="Times New Roman" w:cs="Times New Roman"/>
                    <w:color w:val="000000"/>
                    <w:szCs w:val="20"/>
                  </w:rPr>
                </w:rPrChange>
              </w:rPr>
            </w:pPr>
            <w:del w:id="8813" w:author="Hervé Monnerie" w:date="2014-06-25T10:26:00Z">
              <w:r w:rsidRPr="00935764" w:rsidDel="00BD57E6">
                <w:rPr>
                  <w:rFonts w:ascii="Helvetica Neue Light" w:eastAsia="Times New Roman" w:hAnsi="Helvetica Neue Light" w:cs="Times New Roman"/>
                  <w:color w:val="000000"/>
                  <w:szCs w:val="20"/>
                  <w:rPrChange w:id="8814" w:author="Arthur de Catheu" w:date="2014-06-20T17:08:00Z">
                    <w:rPr>
                      <w:rFonts w:eastAsia="Times New Roman" w:cs="Times New Roman"/>
                      <w:color w:val="000000"/>
                      <w:szCs w:val="20"/>
                    </w:rPr>
                  </w:rPrChange>
                </w:rPr>
                <w:delText>Contrôle facture tél mobile Représentant Légal, Correspondant Cédant</w:delText>
              </w:r>
            </w:del>
          </w:p>
        </w:tc>
        <w:tc>
          <w:tcPr>
            <w:tcW w:w="348" w:type="dxa"/>
            <w:tcBorders>
              <w:top w:val="nil"/>
              <w:left w:val="nil"/>
              <w:bottom w:val="single" w:sz="4" w:space="0" w:color="auto"/>
              <w:right w:val="single" w:sz="4" w:space="0" w:color="auto"/>
            </w:tcBorders>
            <w:shd w:val="clear" w:color="auto" w:fill="auto"/>
            <w:noWrap/>
            <w:vAlign w:val="bottom"/>
            <w:hideMark/>
          </w:tcPr>
          <w:p w14:paraId="44F6B955" w14:textId="77777777" w:rsidR="00571114" w:rsidRPr="00935764" w:rsidDel="00BD57E6" w:rsidRDefault="00571114" w:rsidP="00571114">
            <w:pPr>
              <w:jc w:val="center"/>
              <w:outlineLvl w:val="0"/>
              <w:rPr>
                <w:del w:id="8815" w:author="Hervé Monnerie" w:date="2014-06-25T10:26:00Z"/>
                <w:rFonts w:ascii="Helvetica Neue Light" w:eastAsia="Times New Roman" w:hAnsi="Helvetica Neue Light" w:cs="Times New Roman"/>
                <w:color w:val="000000"/>
                <w:szCs w:val="20"/>
                <w:rPrChange w:id="8816" w:author="Arthur de Catheu" w:date="2014-06-20T17:08:00Z">
                  <w:rPr>
                    <w:del w:id="8817" w:author="Hervé Monnerie" w:date="2014-06-25T10:26:00Z"/>
                    <w:rFonts w:eastAsia="Times New Roman" w:cs="Times New Roman"/>
                    <w:color w:val="000000"/>
                    <w:szCs w:val="20"/>
                  </w:rPr>
                </w:rPrChange>
              </w:rPr>
            </w:pPr>
            <w:del w:id="8818" w:author="Hervé Monnerie" w:date="2014-06-25T10:26:00Z">
              <w:r w:rsidRPr="00935764" w:rsidDel="00BD57E6">
                <w:rPr>
                  <w:rFonts w:ascii="Helvetica Neue Light" w:eastAsia="Times New Roman" w:hAnsi="Helvetica Neue Light" w:cs="Times New Roman"/>
                  <w:color w:val="000000"/>
                  <w:szCs w:val="20"/>
                  <w:rPrChange w:id="8819"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4830CBB8" w14:textId="77777777" w:rsidR="00571114" w:rsidRPr="00935764" w:rsidDel="00BD57E6" w:rsidRDefault="00571114" w:rsidP="00571114">
            <w:pPr>
              <w:jc w:val="left"/>
              <w:outlineLvl w:val="0"/>
              <w:rPr>
                <w:del w:id="8820" w:author="Hervé Monnerie" w:date="2014-06-25T10:26:00Z"/>
                <w:rFonts w:ascii="Helvetica Neue Light" w:eastAsia="Times New Roman" w:hAnsi="Helvetica Neue Light" w:cs="Times New Roman"/>
                <w:color w:val="000000"/>
                <w:szCs w:val="20"/>
                <w:rPrChange w:id="8821" w:author="Arthur de Catheu" w:date="2014-06-20T17:08:00Z">
                  <w:rPr>
                    <w:del w:id="8822" w:author="Hervé Monnerie" w:date="2014-06-25T10:26:00Z"/>
                    <w:rFonts w:eastAsia="Times New Roman" w:cs="Times New Roman"/>
                    <w:color w:val="000000"/>
                    <w:szCs w:val="20"/>
                  </w:rPr>
                </w:rPrChange>
              </w:rPr>
            </w:pPr>
            <w:del w:id="8823" w:author="Hervé Monnerie" w:date="2014-06-25T10:26:00Z">
              <w:r w:rsidRPr="00935764" w:rsidDel="00BD57E6">
                <w:rPr>
                  <w:rFonts w:ascii="Helvetica Neue Light" w:eastAsia="Times New Roman" w:hAnsi="Helvetica Neue Light" w:cs="Times New Roman"/>
                  <w:color w:val="000000"/>
                  <w:szCs w:val="20"/>
                  <w:rPrChange w:id="8824" w:author="Arthur de Catheu" w:date="2014-06-20T17:08:00Z">
                    <w:rPr>
                      <w:rFonts w:eastAsia="Times New Roman" w:cs="Times New Roman"/>
                      <w:color w:val="000000"/>
                      <w:szCs w:val="20"/>
                    </w:rPr>
                  </w:rPrChange>
                </w:rPr>
                <w:delText> </w:delText>
              </w:r>
            </w:del>
          </w:p>
        </w:tc>
        <w:tc>
          <w:tcPr>
            <w:tcW w:w="1150" w:type="dxa"/>
            <w:tcBorders>
              <w:top w:val="nil"/>
              <w:left w:val="nil"/>
              <w:bottom w:val="single" w:sz="4" w:space="0" w:color="auto"/>
              <w:right w:val="single" w:sz="4" w:space="0" w:color="auto"/>
            </w:tcBorders>
            <w:shd w:val="clear" w:color="000000" w:fill="DCE6F1"/>
            <w:noWrap/>
            <w:vAlign w:val="bottom"/>
            <w:hideMark/>
          </w:tcPr>
          <w:p w14:paraId="13042385" w14:textId="77777777" w:rsidR="00571114" w:rsidRPr="00935764" w:rsidDel="00BD57E6" w:rsidRDefault="00571114" w:rsidP="00571114">
            <w:pPr>
              <w:jc w:val="left"/>
              <w:outlineLvl w:val="0"/>
              <w:rPr>
                <w:del w:id="8825" w:author="Hervé Monnerie" w:date="2014-06-25T10:26:00Z"/>
                <w:rFonts w:ascii="Helvetica Neue Light" w:eastAsia="Times New Roman" w:hAnsi="Helvetica Neue Light" w:cs="Times New Roman"/>
                <w:color w:val="000000"/>
                <w:szCs w:val="20"/>
                <w:rPrChange w:id="8826" w:author="Arthur de Catheu" w:date="2014-06-20T17:08:00Z">
                  <w:rPr>
                    <w:del w:id="8827" w:author="Hervé Monnerie" w:date="2014-06-25T10:26:00Z"/>
                    <w:rFonts w:eastAsia="Times New Roman" w:cs="Times New Roman"/>
                    <w:color w:val="000000"/>
                    <w:szCs w:val="20"/>
                  </w:rPr>
                </w:rPrChange>
              </w:rPr>
            </w:pPr>
            <w:del w:id="8828" w:author="Hervé Monnerie" w:date="2014-06-25T10:26:00Z">
              <w:r w:rsidRPr="00935764" w:rsidDel="00BD57E6">
                <w:rPr>
                  <w:rFonts w:ascii="Helvetica Neue Light" w:eastAsia="Times New Roman" w:hAnsi="Helvetica Neue Light" w:cs="Times New Roman"/>
                  <w:color w:val="000000"/>
                  <w:szCs w:val="20"/>
                  <w:rPrChange w:id="8829" w:author="Arthur de Catheu" w:date="2014-06-20T17:08:00Z">
                    <w:rPr>
                      <w:rFonts w:eastAsia="Times New Roman" w:cs="Times New Roman"/>
                      <w:color w:val="000000"/>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20D35858" w14:textId="77777777" w:rsidR="00571114" w:rsidRPr="00935764" w:rsidDel="00BD57E6" w:rsidRDefault="00571114" w:rsidP="00571114">
            <w:pPr>
              <w:jc w:val="left"/>
              <w:outlineLvl w:val="0"/>
              <w:rPr>
                <w:del w:id="8830" w:author="Hervé Monnerie" w:date="2014-06-25T10:26:00Z"/>
                <w:rFonts w:ascii="Helvetica Neue Light" w:eastAsia="Times New Roman" w:hAnsi="Helvetica Neue Light" w:cs="Times New Roman"/>
                <w:color w:val="000000"/>
                <w:szCs w:val="20"/>
                <w:rPrChange w:id="8831" w:author="Arthur de Catheu" w:date="2014-06-20T17:08:00Z">
                  <w:rPr>
                    <w:del w:id="8832" w:author="Hervé Monnerie" w:date="2014-06-25T10:26:00Z"/>
                    <w:rFonts w:eastAsia="Times New Roman" w:cs="Times New Roman"/>
                    <w:color w:val="000000"/>
                    <w:szCs w:val="20"/>
                  </w:rPr>
                </w:rPrChange>
              </w:rPr>
            </w:pPr>
            <w:del w:id="8833" w:author="Hervé Monnerie" w:date="2014-06-25T10:26:00Z">
              <w:r w:rsidRPr="00935764" w:rsidDel="00BD57E6">
                <w:rPr>
                  <w:rFonts w:ascii="Helvetica Neue Light" w:eastAsia="Times New Roman" w:hAnsi="Helvetica Neue Light" w:cs="Times New Roman"/>
                  <w:color w:val="000000"/>
                  <w:szCs w:val="20"/>
                  <w:rPrChange w:id="8834"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66F0F631" w14:textId="77777777" w:rsidR="00571114" w:rsidRPr="00935764" w:rsidDel="00BD57E6" w:rsidRDefault="00571114" w:rsidP="00571114">
            <w:pPr>
              <w:jc w:val="left"/>
              <w:outlineLvl w:val="0"/>
              <w:rPr>
                <w:del w:id="8835" w:author="Hervé Monnerie" w:date="2014-06-25T10:26:00Z"/>
                <w:rFonts w:ascii="Helvetica Neue Light" w:eastAsia="Times New Roman" w:hAnsi="Helvetica Neue Light" w:cs="Times New Roman"/>
                <w:color w:val="000000"/>
                <w:szCs w:val="20"/>
                <w:rPrChange w:id="8836" w:author="Arthur de Catheu" w:date="2014-06-20T17:08:00Z">
                  <w:rPr>
                    <w:del w:id="8837" w:author="Hervé Monnerie" w:date="2014-06-25T10:26:00Z"/>
                    <w:rFonts w:eastAsia="Times New Roman" w:cs="Times New Roman"/>
                    <w:color w:val="000000"/>
                    <w:szCs w:val="20"/>
                  </w:rPr>
                </w:rPrChange>
              </w:rPr>
            </w:pPr>
            <w:del w:id="8838" w:author="Hervé Monnerie" w:date="2014-06-25T10:26:00Z">
              <w:r w:rsidRPr="00935764" w:rsidDel="00BD57E6">
                <w:rPr>
                  <w:rFonts w:ascii="Helvetica Neue Light" w:eastAsia="Times New Roman" w:hAnsi="Helvetica Neue Light" w:cs="Times New Roman"/>
                  <w:color w:val="000000"/>
                  <w:szCs w:val="20"/>
                  <w:rPrChange w:id="8839" w:author="Arthur de Catheu" w:date="2014-06-20T17:08:00Z">
                    <w:rPr>
                      <w:rFonts w:eastAsia="Times New Roman" w:cs="Times New Roman"/>
                      <w:color w:val="000000"/>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4521A7EB" w14:textId="77777777" w:rsidR="00571114" w:rsidRPr="00935764" w:rsidDel="00BD57E6" w:rsidRDefault="00571114" w:rsidP="00571114">
            <w:pPr>
              <w:jc w:val="left"/>
              <w:outlineLvl w:val="0"/>
              <w:rPr>
                <w:del w:id="8840" w:author="Hervé Monnerie" w:date="2014-06-25T10:26:00Z"/>
                <w:rFonts w:ascii="Helvetica Neue Light" w:eastAsia="Times New Roman" w:hAnsi="Helvetica Neue Light" w:cs="Times New Roman"/>
                <w:color w:val="000000"/>
                <w:szCs w:val="20"/>
                <w:rPrChange w:id="8841" w:author="Arthur de Catheu" w:date="2014-06-20T17:08:00Z">
                  <w:rPr>
                    <w:del w:id="8842" w:author="Hervé Monnerie" w:date="2014-06-25T10:26:00Z"/>
                    <w:rFonts w:eastAsia="Times New Roman" w:cs="Times New Roman"/>
                    <w:color w:val="000000"/>
                    <w:szCs w:val="20"/>
                  </w:rPr>
                </w:rPrChange>
              </w:rPr>
            </w:pPr>
            <w:del w:id="8843" w:author="Hervé Monnerie" w:date="2014-06-25T10:26:00Z">
              <w:r w:rsidRPr="00935764" w:rsidDel="00BD57E6">
                <w:rPr>
                  <w:rFonts w:ascii="Helvetica Neue Light" w:eastAsia="Times New Roman" w:hAnsi="Helvetica Neue Light" w:cs="Times New Roman"/>
                  <w:color w:val="000000"/>
                  <w:szCs w:val="20"/>
                  <w:rPrChange w:id="8844" w:author="Arthur de Catheu" w:date="2014-06-20T17:08:00Z">
                    <w:rPr>
                      <w:rFonts w:eastAsia="Times New Roman" w:cs="Times New Roman"/>
                      <w:color w:val="000000"/>
                      <w:szCs w:val="20"/>
                    </w:rPr>
                  </w:rPrChange>
                </w:rPr>
                <w:delText> </w:delText>
              </w:r>
            </w:del>
          </w:p>
        </w:tc>
      </w:tr>
      <w:tr w:rsidR="00571114" w:rsidRPr="00935764" w:rsidDel="00BD57E6" w14:paraId="2A05A1DD" w14:textId="77777777" w:rsidTr="00571114">
        <w:trPr>
          <w:divId w:val="162168436"/>
          <w:trHeight w:val="279"/>
          <w:del w:id="8845"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54B46D37" w14:textId="77777777" w:rsidR="00571114" w:rsidRPr="00935764" w:rsidDel="00BD57E6" w:rsidRDefault="00571114" w:rsidP="00571114">
            <w:pPr>
              <w:jc w:val="left"/>
              <w:outlineLvl w:val="0"/>
              <w:rPr>
                <w:del w:id="8846" w:author="Hervé Monnerie" w:date="2014-06-25T10:26:00Z"/>
                <w:rFonts w:ascii="Helvetica Neue Light" w:eastAsia="Times New Roman" w:hAnsi="Helvetica Neue Light" w:cs="Times New Roman"/>
                <w:color w:val="000000"/>
                <w:szCs w:val="20"/>
                <w:rPrChange w:id="8847" w:author="Arthur de Catheu" w:date="2014-06-20T17:08:00Z">
                  <w:rPr>
                    <w:del w:id="8848" w:author="Hervé Monnerie" w:date="2014-06-25T10:26:00Z"/>
                    <w:rFonts w:eastAsia="Times New Roman" w:cs="Times New Roman"/>
                    <w:color w:val="000000"/>
                    <w:szCs w:val="20"/>
                  </w:rPr>
                </w:rPrChange>
              </w:rPr>
            </w:pPr>
            <w:del w:id="8849" w:author="Hervé Monnerie" w:date="2014-06-25T10:26:00Z">
              <w:r w:rsidRPr="00935764" w:rsidDel="00BD57E6">
                <w:rPr>
                  <w:rFonts w:ascii="Helvetica Neue Light" w:eastAsia="Times New Roman" w:hAnsi="Helvetica Neue Light" w:cs="Times New Roman"/>
                  <w:color w:val="000000"/>
                  <w:szCs w:val="20"/>
                  <w:rPrChange w:id="8850" w:author="Arthur de Catheu" w:date="2014-06-20T17:08:00Z">
                    <w:rPr>
                      <w:rFonts w:eastAsia="Times New Roman" w:cs="Times New Roman"/>
                      <w:color w:val="000000"/>
                      <w:szCs w:val="20"/>
                    </w:rPr>
                  </w:rPrChange>
                </w:rPr>
                <w:delText>Contrôles additionnels sur Cédants à risque</w:delText>
              </w:r>
            </w:del>
          </w:p>
        </w:tc>
        <w:tc>
          <w:tcPr>
            <w:tcW w:w="348" w:type="dxa"/>
            <w:tcBorders>
              <w:top w:val="nil"/>
              <w:left w:val="nil"/>
              <w:bottom w:val="single" w:sz="4" w:space="0" w:color="auto"/>
              <w:right w:val="single" w:sz="4" w:space="0" w:color="auto"/>
            </w:tcBorders>
            <w:shd w:val="clear" w:color="auto" w:fill="auto"/>
            <w:noWrap/>
            <w:vAlign w:val="bottom"/>
            <w:hideMark/>
          </w:tcPr>
          <w:p w14:paraId="28CEAB80" w14:textId="77777777" w:rsidR="00571114" w:rsidRPr="00935764" w:rsidDel="00BD57E6" w:rsidRDefault="00571114" w:rsidP="00571114">
            <w:pPr>
              <w:jc w:val="center"/>
              <w:outlineLvl w:val="0"/>
              <w:rPr>
                <w:del w:id="8851" w:author="Hervé Monnerie" w:date="2014-06-25T10:26:00Z"/>
                <w:rFonts w:ascii="Helvetica Neue Light" w:eastAsia="Times New Roman" w:hAnsi="Helvetica Neue Light" w:cs="Times New Roman"/>
                <w:color w:val="000000"/>
                <w:szCs w:val="20"/>
                <w:rPrChange w:id="8852" w:author="Arthur de Catheu" w:date="2014-06-20T17:08:00Z">
                  <w:rPr>
                    <w:del w:id="8853" w:author="Hervé Monnerie" w:date="2014-06-25T10:26:00Z"/>
                    <w:rFonts w:eastAsia="Times New Roman" w:cs="Times New Roman"/>
                    <w:color w:val="000000"/>
                    <w:szCs w:val="20"/>
                  </w:rPr>
                </w:rPrChange>
              </w:rPr>
            </w:pPr>
            <w:del w:id="8854" w:author="Hervé Monnerie" w:date="2014-06-25T10:26:00Z">
              <w:r w:rsidRPr="00935764" w:rsidDel="00BD57E6">
                <w:rPr>
                  <w:rFonts w:ascii="Helvetica Neue Light" w:eastAsia="Times New Roman" w:hAnsi="Helvetica Neue Light" w:cs="Times New Roman"/>
                  <w:color w:val="000000"/>
                  <w:szCs w:val="20"/>
                  <w:rPrChange w:id="8855"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1B962325" w14:textId="77777777" w:rsidR="00571114" w:rsidRPr="00935764" w:rsidDel="00BD57E6" w:rsidRDefault="00571114" w:rsidP="00571114">
            <w:pPr>
              <w:jc w:val="left"/>
              <w:outlineLvl w:val="0"/>
              <w:rPr>
                <w:del w:id="8856" w:author="Hervé Monnerie" w:date="2014-06-25T10:26:00Z"/>
                <w:rFonts w:ascii="Helvetica Neue Light" w:eastAsia="Times New Roman" w:hAnsi="Helvetica Neue Light" w:cs="Times New Roman"/>
                <w:color w:val="000000"/>
                <w:szCs w:val="20"/>
                <w:rPrChange w:id="8857" w:author="Arthur de Catheu" w:date="2014-06-20T17:08:00Z">
                  <w:rPr>
                    <w:del w:id="8858" w:author="Hervé Monnerie" w:date="2014-06-25T10:26:00Z"/>
                    <w:rFonts w:eastAsia="Times New Roman" w:cs="Times New Roman"/>
                    <w:color w:val="000000"/>
                    <w:szCs w:val="20"/>
                  </w:rPr>
                </w:rPrChange>
              </w:rPr>
            </w:pPr>
            <w:del w:id="8859" w:author="Hervé Monnerie" w:date="2014-06-25T10:26:00Z">
              <w:r w:rsidRPr="00935764" w:rsidDel="00BD57E6">
                <w:rPr>
                  <w:rFonts w:ascii="Helvetica Neue Light" w:eastAsia="Times New Roman" w:hAnsi="Helvetica Neue Light" w:cs="Times New Roman"/>
                  <w:color w:val="000000"/>
                  <w:szCs w:val="20"/>
                  <w:rPrChange w:id="8860" w:author="Arthur de Catheu" w:date="2014-06-20T17:08:00Z">
                    <w:rPr>
                      <w:rFonts w:eastAsia="Times New Roman" w:cs="Times New Roman"/>
                      <w:color w:val="000000"/>
                      <w:szCs w:val="20"/>
                    </w:rPr>
                  </w:rPrChange>
                </w:rPr>
                <w:delText>M</w:delText>
              </w:r>
            </w:del>
          </w:p>
        </w:tc>
        <w:tc>
          <w:tcPr>
            <w:tcW w:w="1150" w:type="dxa"/>
            <w:tcBorders>
              <w:top w:val="nil"/>
              <w:left w:val="nil"/>
              <w:bottom w:val="single" w:sz="4" w:space="0" w:color="auto"/>
              <w:right w:val="single" w:sz="4" w:space="0" w:color="auto"/>
            </w:tcBorders>
            <w:shd w:val="clear" w:color="000000" w:fill="DCE6F1"/>
            <w:noWrap/>
            <w:vAlign w:val="bottom"/>
            <w:hideMark/>
          </w:tcPr>
          <w:p w14:paraId="69CF0D84" w14:textId="77777777" w:rsidR="00571114" w:rsidRPr="00935764" w:rsidDel="00BD57E6" w:rsidRDefault="00571114" w:rsidP="00571114">
            <w:pPr>
              <w:jc w:val="left"/>
              <w:outlineLvl w:val="0"/>
              <w:rPr>
                <w:del w:id="8861" w:author="Hervé Monnerie" w:date="2014-06-25T10:26:00Z"/>
                <w:rFonts w:ascii="Helvetica Neue Light" w:eastAsia="Times New Roman" w:hAnsi="Helvetica Neue Light" w:cs="Times New Roman"/>
                <w:color w:val="000000"/>
                <w:szCs w:val="20"/>
                <w:rPrChange w:id="8862" w:author="Arthur de Catheu" w:date="2014-06-20T17:08:00Z">
                  <w:rPr>
                    <w:del w:id="8863" w:author="Hervé Monnerie" w:date="2014-06-25T10:26:00Z"/>
                    <w:rFonts w:eastAsia="Times New Roman" w:cs="Times New Roman"/>
                    <w:color w:val="000000"/>
                    <w:szCs w:val="20"/>
                  </w:rPr>
                </w:rPrChange>
              </w:rPr>
            </w:pPr>
            <w:del w:id="8864" w:author="Hervé Monnerie" w:date="2014-06-25T10:26:00Z">
              <w:r w:rsidRPr="00935764" w:rsidDel="00BD57E6">
                <w:rPr>
                  <w:rFonts w:ascii="Helvetica Neue Light" w:eastAsia="Times New Roman" w:hAnsi="Helvetica Neue Light" w:cs="Times New Roman"/>
                  <w:color w:val="000000"/>
                  <w:szCs w:val="20"/>
                  <w:rPrChange w:id="8865" w:author="Arthur de Catheu" w:date="2014-06-20T17:08:00Z">
                    <w:rPr>
                      <w:rFonts w:eastAsia="Times New Roman" w:cs="Times New Roman"/>
                      <w:color w:val="000000"/>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4746814E" w14:textId="77777777" w:rsidR="00571114" w:rsidRPr="00935764" w:rsidDel="00BD57E6" w:rsidRDefault="00571114" w:rsidP="00571114">
            <w:pPr>
              <w:jc w:val="left"/>
              <w:outlineLvl w:val="0"/>
              <w:rPr>
                <w:del w:id="8866" w:author="Hervé Monnerie" w:date="2014-06-25T10:26:00Z"/>
                <w:rFonts w:ascii="Helvetica Neue Light" w:eastAsia="Times New Roman" w:hAnsi="Helvetica Neue Light" w:cs="Times New Roman"/>
                <w:color w:val="000000"/>
                <w:szCs w:val="20"/>
                <w:rPrChange w:id="8867" w:author="Arthur de Catheu" w:date="2014-06-20T17:08:00Z">
                  <w:rPr>
                    <w:del w:id="8868" w:author="Hervé Monnerie" w:date="2014-06-25T10:26:00Z"/>
                    <w:rFonts w:eastAsia="Times New Roman" w:cs="Times New Roman"/>
                    <w:color w:val="000000"/>
                    <w:szCs w:val="20"/>
                  </w:rPr>
                </w:rPrChange>
              </w:rPr>
            </w:pPr>
            <w:del w:id="8869" w:author="Hervé Monnerie" w:date="2014-06-25T10:26:00Z">
              <w:r w:rsidRPr="00935764" w:rsidDel="00BD57E6">
                <w:rPr>
                  <w:rFonts w:ascii="Helvetica Neue Light" w:eastAsia="Times New Roman" w:hAnsi="Helvetica Neue Light" w:cs="Times New Roman"/>
                  <w:color w:val="000000"/>
                  <w:szCs w:val="20"/>
                  <w:rPrChange w:id="8870"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76DB6CF1" w14:textId="77777777" w:rsidR="00571114" w:rsidRPr="00935764" w:rsidDel="00BD57E6" w:rsidRDefault="00571114" w:rsidP="00571114">
            <w:pPr>
              <w:jc w:val="left"/>
              <w:outlineLvl w:val="0"/>
              <w:rPr>
                <w:del w:id="8871" w:author="Hervé Monnerie" w:date="2014-06-25T10:26:00Z"/>
                <w:rFonts w:ascii="Helvetica Neue Light" w:eastAsia="Times New Roman" w:hAnsi="Helvetica Neue Light" w:cs="Times New Roman"/>
                <w:color w:val="000000"/>
                <w:szCs w:val="20"/>
                <w:rPrChange w:id="8872" w:author="Arthur de Catheu" w:date="2014-06-20T17:08:00Z">
                  <w:rPr>
                    <w:del w:id="8873" w:author="Hervé Monnerie" w:date="2014-06-25T10:26:00Z"/>
                    <w:rFonts w:eastAsia="Times New Roman" w:cs="Times New Roman"/>
                    <w:color w:val="000000"/>
                    <w:szCs w:val="20"/>
                  </w:rPr>
                </w:rPrChange>
              </w:rPr>
            </w:pPr>
            <w:del w:id="8874" w:author="Hervé Monnerie" w:date="2014-06-25T10:26:00Z">
              <w:r w:rsidRPr="00935764" w:rsidDel="00BD57E6">
                <w:rPr>
                  <w:rFonts w:ascii="Helvetica Neue Light" w:eastAsia="Times New Roman" w:hAnsi="Helvetica Neue Light" w:cs="Times New Roman"/>
                  <w:color w:val="000000"/>
                  <w:szCs w:val="20"/>
                  <w:rPrChange w:id="8875" w:author="Arthur de Catheu" w:date="2014-06-20T17:08:00Z">
                    <w:rPr>
                      <w:rFonts w:eastAsia="Times New Roman" w:cs="Times New Roman"/>
                      <w:color w:val="000000"/>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5AEF510F" w14:textId="77777777" w:rsidR="00571114" w:rsidRPr="00935764" w:rsidDel="00BD57E6" w:rsidRDefault="00571114" w:rsidP="00571114">
            <w:pPr>
              <w:jc w:val="left"/>
              <w:outlineLvl w:val="0"/>
              <w:rPr>
                <w:del w:id="8876" w:author="Hervé Monnerie" w:date="2014-06-25T10:26:00Z"/>
                <w:rFonts w:ascii="Helvetica Neue Light" w:eastAsia="Times New Roman" w:hAnsi="Helvetica Neue Light" w:cs="Times New Roman"/>
                <w:color w:val="000000"/>
                <w:szCs w:val="20"/>
                <w:rPrChange w:id="8877" w:author="Arthur de Catheu" w:date="2014-06-20T17:08:00Z">
                  <w:rPr>
                    <w:del w:id="8878" w:author="Hervé Monnerie" w:date="2014-06-25T10:26:00Z"/>
                    <w:rFonts w:eastAsia="Times New Roman" w:cs="Times New Roman"/>
                    <w:color w:val="000000"/>
                    <w:szCs w:val="20"/>
                  </w:rPr>
                </w:rPrChange>
              </w:rPr>
            </w:pPr>
            <w:del w:id="8879" w:author="Hervé Monnerie" w:date="2014-06-25T10:26:00Z">
              <w:r w:rsidRPr="00935764" w:rsidDel="00BD57E6">
                <w:rPr>
                  <w:rFonts w:ascii="Helvetica Neue Light" w:eastAsia="Times New Roman" w:hAnsi="Helvetica Neue Light" w:cs="Times New Roman"/>
                  <w:color w:val="000000"/>
                  <w:szCs w:val="20"/>
                  <w:rPrChange w:id="8880" w:author="Arthur de Catheu" w:date="2014-06-20T17:08:00Z">
                    <w:rPr>
                      <w:rFonts w:eastAsia="Times New Roman" w:cs="Times New Roman"/>
                      <w:color w:val="000000"/>
                      <w:szCs w:val="20"/>
                    </w:rPr>
                  </w:rPrChange>
                </w:rPr>
                <w:delText> </w:delText>
              </w:r>
            </w:del>
          </w:p>
        </w:tc>
      </w:tr>
      <w:tr w:rsidR="00571114" w:rsidRPr="00935764" w:rsidDel="00BD57E6" w14:paraId="3019DE83" w14:textId="77777777" w:rsidTr="00571114">
        <w:trPr>
          <w:divId w:val="162168436"/>
          <w:trHeight w:val="279"/>
          <w:del w:id="8881"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351F66F7" w14:textId="77777777" w:rsidR="00571114" w:rsidRPr="00935764" w:rsidDel="00BD57E6" w:rsidRDefault="00571114" w:rsidP="00571114">
            <w:pPr>
              <w:jc w:val="left"/>
              <w:outlineLvl w:val="0"/>
              <w:rPr>
                <w:del w:id="8882" w:author="Hervé Monnerie" w:date="2014-06-25T10:26:00Z"/>
                <w:rFonts w:ascii="Helvetica Neue Light" w:eastAsia="Times New Roman" w:hAnsi="Helvetica Neue Light" w:cs="Times New Roman"/>
                <w:color w:val="000000"/>
                <w:szCs w:val="20"/>
                <w:rPrChange w:id="8883" w:author="Arthur de Catheu" w:date="2014-06-20T17:08:00Z">
                  <w:rPr>
                    <w:del w:id="8884" w:author="Hervé Monnerie" w:date="2014-06-25T10:26:00Z"/>
                    <w:rFonts w:eastAsia="Times New Roman" w:cs="Times New Roman"/>
                    <w:color w:val="000000"/>
                    <w:szCs w:val="20"/>
                  </w:rPr>
                </w:rPrChange>
              </w:rPr>
            </w:pPr>
            <w:del w:id="8885" w:author="Hervé Monnerie" w:date="2014-06-25T10:26:00Z">
              <w:r w:rsidRPr="00935764" w:rsidDel="00BD57E6">
                <w:rPr>
                  <w:rFonts w:ascii="Helvetica Neue Light" w:eastAsia="Times New Roman" w:hAnsi="Helvetica Neue Light" w:cs="Times New Roman"/>
                  <w:color w:val="000000"/>
                  <w:szCs w:val="20"/>
                  <w:rPrChange w:id="8886" w:author="Arthur de Catheu" w:date="2014-06-20T17:08:00Z">
                    <w:rPr>
                      <w:rFonts w:eastAsia="Times New Roman" w:cs="Times New Roman"/>
                      <w:color w:val="000000"/>
                      <w:szCs w:val="20"/>
                    </w:rPr>
                  </w:rPrChange>
                </w:rPr>
                <w:delText>Ratios financiers</w:delText>
              </w:r>
            </w:del>
          </w:p>
        </w:tc>
        <w:tc>
          <w:tcPr>
            <w:tcW w:w="348" w:type="dxa"/>
            <w:tcBorders>
              <w:top w:val="nil"/>
              <w:left w:val="nil"/>
              <w:bottom w:val="single" w:sz="4" w:space="0" w:color="auto"/>
              <w:right w:val="single" w:sz="4" w:space="0" w:color="auto"/>
            </w:tcBorders>
            <w:shd w:val="clear" w:color="auto" w:fill="auto"/>
            <w:noWrap/>
            <w:vAlign w:val="bottom"/>
            <w:hideMark/>
          </w:tcPr>
          <w:p w14:paraId="10BDD6BE" w14:textId="77777777" w:rsidR="00571114" w:rsidRPr="00935764" w:rsidDel="00BD57E6" w:rsidRDefault="00571114" w:rsidP="00571114">
            <w:pPr>
              <w:jc w:val="center"/>
              <w:outlineLvl w:val="0"/>
              <w:rPr>
                <w:del w:id="8887" w:author="Hervé Monnerie" w:date="2014-06-25T10:26:00Z"/>
                <w:rFonts w:ascii="Helvetica Neue Light" w:eastAsia="Times New Roman" w:hAnsi="Helvetica Neue Light" w:cs="Times New Roman"/>
                <w:color w:val="000000"/>
                <w:szCs w:val="20"/>
                <w:rPrChange w:id="8888" w:author="Arthur de Catheu" w:date="2014-06-20T17:08:00Z">
                  <w:rPr>
                    <w:del w:id="8889" w:author="Hervé Monnerie" w:date="2014-06-25T10:26:00Z"/>
                    <w:rFonts w:eastAsia="Times New Roman" w:cs="Times New Roman"/>
                    <w:color w:val="000000"/>
                    <w:szCs w:val="20"/>
                  </w:rPr>
                </w:rPrChange>
              </w:rPr>
            </w:pPr>
            <w:del w:id="8890" w:author="Hervé Monnerie" w:date="2014-06-25T10:26:00Z">
              <w:r w:rsidRPr="00935764" w:rsidDel="00BD57E6">
                <w:rPr>
                  <w:rFonts w:ascii="Helvetica Neue Light" w:eastAsia="Times New Roman" w:hAnsi="Helvetica Neue Light" w:cs="Times New Roman"/>
                  <w:color w:val="000000"/>
                  <w:szCs w:val="20"/>
                  <w:rPrChange w:id="8891"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5DE3F5A9" w14:textId="77777777" w:rsidR="00571114" w:rsidRPr="00935764" w:rsidDel="00BD57E6" w:rsidRDefault="00571114" w:rsidP="00571114">
            <w:pPr>
              <w:jc w:val="left"/>
              <w:outlineLvl w:val="0"/>
              <w:rPr>
                <w:del w:id="8892" w:author="Hervé Monnerie" w:date="2014-06-25T10:26:00Z"/>
                <w:rFonts w:ascii="Helvetica Neue Light" w:eastAsia="Times New Roman" w:hAnsi="Helvetica Neue Light" w:cs="Times New Roman"/>
                <w:color w:val="000000"/>
                <w:szCs w:val="20"/>
                <w:rPrChange w:id="8893" w:author="Arthur de Catheu" w:date="2014-06-20T17:08:00Z">
                  <w:rPr>
                    <w:del w:id="8894" w:author="Hervé Monnerie" w:date="2014-06-25T10:26:00Z"/>
                    <w:rFonts w:eastAsia="Times New Roman" w:cs="Times New Roman"/>
                    <w:color w:val="000000"/>
                    <w:szCs w:val="20"/>
                  </w:rPr>
                </w:rPrChange>
              </w:rPr>
            </w:pPr>
            <w:del w:id="8895" w:author="Hervé Monnerie" w:date="2014-06-25T10:26:00Z">
              <w:r w:rsidRPr="00935764" w:rsidDel="00BD57E6">
                <w:rPr>
                  <w:rFonts w:ascii="Helvetica Neue Light" w:eastAsia="Times New Roman" w:hAnsi="Helvetica Neue Light" w:cs="Times New Roman"/>
                  <w:color w:val="000000"/>
                  <w:szCs w:val="20"/>
                  <w:rPrChange w:id="8896" w:author="Arthur de Catheu" w:date="2014-06-20T17:08:00Z">
                    <w:rPr>
                      <w:rFonts w:eastAsia="Times New Roman" w:cs="Times New Roman"/>
                      <w:color w:val="000000"/>
                      <w:szCs w:val="20"/>
                    </w:rPr>
                  </w:rPrChange>
                </w:rPr>
                <w:delText>M</w:delText>
              </w:r>
            </w:del>
          </w:p>
        </w:tc>
        <w:tc>
          <w:tcPr>
            <w:tcW w:w="1150" w:type="dxa"/>
            <w:tcBorders>
              <w:top w:val="nil"/>
              <w:left w:val="nil"/>
              <w:bottom w:val="single" w:sz="4" w:space="0" w:color="auto"/>
              <w:right w:val="single" w:sz="4" w:space="0" w:color="auto"/>
            </w:tcBorders>
            <w:shd w:val="clear" w:color="000000" w:fill="DCE6F1"/>
            <w:noWrap/>
            <w:vAlign w:val="bottom"/>
            <w:hideMark/>
          </w:tcPr>
          <w:p w14:paraId="0D544EE8" w14:textId="77777777" w:rsidR="00571114" w:rsidRPr="00935764" w:rsidDel="00BD57E6" w:rsidRDefault="00571114" w:rsidP="00571114">
            <w:pPr>
              <w:jc w:val="left"/>
              <w:outlineLvl w:val="0"/>
              <w:rPr>
                <w:del w:id="8897" w:author="Hervé Monnerie" w:date="2014-06-25T10:26:00Z"/>
                <w:rFonts w:ascii="Helvetica Neue Light" w:eastAsia="Times New Roman" w:hAnsi="Helvetica Neue Light" w:cs="Times New Roman"/>
                <w:color w:val="000000"/>
                <w:szCs w:val="20"/>
                <w:rPrChange w:id="8898" w:author="Arthur de Catheu" w:date="2014-06-20T17:08:00Z">
                  <w:rPr>
                    <w:del w:id="8899" w:author="Hervé Monnerie" w:date="2014-06-25T10:26:00Z"/>
                    <w:rFonts w:eastAsia="Times New Roman" w:cs="Times New Roman"/>
                    <w:color w:val="000000"/>
                    <w:szCs w:val="20"/>
                  </w:rPr>
                </w:rPrChange>
              </w:rPr>
            </w:pPr>
            <w:del w:id="8900" w:author="Hervé Monnerie" w:date="2014-06-25T10:26:00Z">
              <w:r w:rsidRPr="00935764" w:rsidDel="00BD57E6">
                <w:rPr>
                  <w:rFonts w:ascii="Helvetica Neue Light" w:eastAsia="Times New Roman" w:hAnsi="Helvetica Neue Light" w:cs="Times New Roman"/>
                  <w:color w:val="000000"/>
                  <w:szCs w:val="20"/>
                  <w:rPrChange w:id="8901" w:author="Arthur de Catheu" w:date="2014-06-20T17:08:00Z">
                    <w:rPr>
                      <w:rFonts w:eastAsia="Times New Roman" w:cs="Times New Roman"/>
                      <w:color w:val="000000"/>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7663CD14" w14:textId="77777777" w:rsidR="00571114" w:rsidRPr="00935764" w:rsidDel="00BD57E6" w:rsidRDefault="00571114" w:rsidP="00571114">
            <w:pPr>
              <w:jc w:val="left"/>
              <w:outlineLvl w:val="0"/>
              <w:rPr>
                <w:del w:id="8902" w:author="Hervé Monnerie" w:date="2014-06-25T10:26:00Z"/>
                <w:rFonts w:ascii="Helvetica Neue Light" w:eastAsia="Times New Roman" w:hAnsi="Helvetica Neue Light" w:cs="Times New Roman"/>
                <w:color w:val="000000"/>
                <w:szCs w:val="20"/>
                <w:rPrChange w:id="8903" w:author="Arthur de Catheu" w:date="2014-06-20T17:08:00Z">
                  <w:rPr>
                    <w:del w:id="8904" w:author="Hervé Monnerie" w:date="2014-06-25T10:26:00Z"/>
                    <w:rFonts w:eastAsia="Times New Roman" w:cs="Times New Roman"/>
                    <w:color w:val="000000"/>
                    <w:szCs w:val="20"/>
                  </w:rPr>
                </w:rPrChange>
              </w:rPr>
            </w:pPr>
            <w:del w:id="8905" w:author="Hervé Monnerie" w:date="2014-06-25T10:26:00Z">
              <w:r w:rsidRPr="00935764" w:rsidDel="00BD57E6">
                <w:rPr>
                  <w:rFonts w:ascii="Helvetica Neue Light" w:eastAsia="Times New Roman" w:hAnsi="Helvetica Neue Light" w:cs="Times New Roman"/>
                  <w:color w:val="000000"/>
                  <w:szCs w:val="20"/>
                  <w:rPrChange w:id="8906"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6DBF7E4F" w14:textId="77777777" w:rsidR="00571114" w:rsidRPr="00935764" w:rsidDel="00BD57E6" w:rsidRDefault="00571114" w:rsidP="00571114">
            <w:pPr>
              <w:jc w:val="left"/>
              <w:outlineLvl w:val="0"/>
              <w:rPr>
                <w:del w:id="8907" w:author="Hervé Monnerie" w:date="2014-06-25T10:26:00Z"/>
                <w:rFonts w:ascii="Helvetica Neue Light" w:eastAsia="Times New Roman" w:hAnsi="Helvetica Neue Light" w:cs="Times New Roman"/>
                <w:color w:val="000000"/>
                <w:szCs w:val="20"/>
                <w:rPrChange w:id="8908" w:author="Arthur de Catheu" w:date="2014-06-20T17:08:00Z">
                  <w:rPr>
                    <w:del w:id="8909" w:author="Hervé Monnerie" w:date="2014-06-25T10:26:00Z"/>
                    <w:rFonts w:eastAsia="Times New Roman" w:cs="Times New Roman"/>
                    <w:color w:val="000000"/>
                    <w:szCs w:val="20"/>
                  </w:rPr>
                </w:rPrChange>
              </w:rPr>
            </w:pPr>
            <w:del w:id="8910" w:author="Hervé Monnerie" w:date="2014-06-25T10:26:00Z">
              <w:r w:rsidRPr="00935764" w:rsidDel="00BD57E6">
                <w:rPr>
                  <w:rFonts w:ascii="Helvetica Neue Light" w:eastAsia="Times New Roman" w:hAnsi="Helvetica Neue Light" w:cs="Times New Roman"/>
                  <w:color w:val="000000"/>
                  <w:szCs w:val="20"/>
                  <w:rPrChange w:id="8911" w:author="Arthur de Catheu" w:date="2014-06-20T17:08:00Z">
                    <w:rPr>
                      <w:rFonts w:eastAsia="Times New Roman" w:cs="Times New Roman"/>
                      <w:color w:val="000000"/>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665D9B40" w14:textId="77777777" w:rsidR="00571114" w:rsidRPr="00935764" w:rsidDel="00BD57E6" w:rsidRDefault="00571114" w:rsidP="00571114">
            <w:pPr>
              <w:jc w:val="left"/>
              <w:outlineLvl w:val="0"/>
              <w:rPr>
                <w:del w:id="8912" w:author="Hervé Monnerie" w:date="2014-06-25T10:26:00Z"/>
                <w:rFonts w:ascii="Helvetica Neue Light" w:eastAsia="Times New Roman" w:hAnsi="Helvetica Neue Light" w:cs="Times New Roman"/>
                <w:color w:val="000000"/>
                <w:szCs w:val="20"/>
                <w:rPrChange w:id="8913" w:author="Arthur de Catheu" w:date="2014-06-20T17:08:00Z">
                  <w:rPr>
                    <w:del w:id="8914" w:author="Hervé Monnerie" w:date="2014-06-25T10:26:00Z"/>
                    <w:rFonts w:eastAsia="Times New Roman" w:cs="Times New Roman"/>
                    <w:color w:val="000000"/>
                    <w:szCs w:val="20"/>
                  </w:rPr>
                </w:rPrChange>
              </w:rPr>
            </w:pPr>
            <w:del w:id="8915" w:author="Hervé Monnerie" w:date="2014-06-25T10:26:00Z">
              <w:r w:rsidRPr="00935764" w:rsidDel="00BD57E6">
                <w:rPr>
                  <w:rFonts w:ascii="Helvetica Neue Light" w:eastAsia="Times New Roman" w:hAnsi="Helvetica Neue Light" w:cs="Times New Roman"/>
                  <w:color w:val="000000"/>
                  <w:szCs w:val="20"/>
                  <w:rPrChange w:id="8916" w:author="Arthur de Catheu" w:date="2014-06-20T17:08:00Z">
                    <w:rPr>
                      <w:rFonts w:eastAsia="Times New Roman" w:cs="Times New Roman"/>
                      <w:color w:val="000000"/>
                      <w:szCs w:val="20"/>
                    </w:rPr>
                  </w:rPrChange>
                </w:rPr>
                <w:delText> </w:delText>
              </w:r>
            </w:del>
          </w:p>
        </w:tc>
      </w:tr>
      <w:tr w:rsidR="00571114" w:rsidRPr="00935764" w:rsidDel="00BD57E6" w14:paraId="5352F979" w14:textId="77777777" w:rsidTr="00571114">
        <w:trPr>
          <w:divId w:val="162168436"/>
          <w:trHeight w:val="279"/>
          <w:del w:id="8917"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6B7A0F85" w14:textId="77777777" w:rsidR="00571114" w:rsidRPr="00935764" w:rsidDel="00BD57E6" w:rsidRDefault="00571114" w:rsidP="00571114">
            <w:pPr>
              <w:jc w:val="left"/>
              <w:outlineLvl w:val="0"/>
              <w:rPr>
                <w:del w:id="8918" w:author="Hervé Monnerie" w:date="2014-06-25T10:26:00Z"/>
                <w:rFonts w:ascii="Helvetica Neue Light" w:eastAsia="Times New Roman" w:hAnsi="Helvetica Neue Light" w:cs="Times New Roman"/>
                <w:color w:val="000000"/>
                <w:szCs w:val="20"/>
                <w:rPrChange w:id="8919" w:author="Arthur de Catheu" w:date="2014-06-20T17:08:00Z">
                  <w:rPr>
                    <w:del w:id="8920" w:author="Hervé Monnerie" w:date="2014-06-25T10:26:00Z"/>
                    <w:rFonts w:eastAsia="Times New Roman" w:cs="Times New Roman"/>
                    <w:color w:val="000000"/>
                    <w:szCs w:val="20"/>
                  </w:rPr>
                </w:rPrChange>
              </w:rPr>
            </w:pPr>
            <w:del w:id="8921" w:author="Hervé Monnerie" w:date="2014-06-25T10:26:00Z">
              <w:r w:rsidRPr="00935764" w:rsidDel="00BD57E6">
                <w:rPr>
                  <w:rFonts w:ascii="Helvetica Neue Light" w:eastAsia="Times New Roman" w:hAnsi="Helvetica Neue Light" w:cs="Times New Roman"/>
                  <w:color w:val="000000"/>
                  <w:szCs w:val="20"/>
                  <w:rPrChange w:id="8922" w:author="Arthur de Catheu" w:date="2014-06-20T17:08:00Z">
                    <w:rPr>
                      <w:rFonts w:eastAsia="Times New Roman" w:cs="Times New Roman"/>
                      <w:color w:val="000000"/>
                      <w:szCs w:val="20"/>
                    </w:rPr>
                  </w:rPrChange>
                </w:rPr>
                <w:delText>Contrôle des informations du Cédant (consultation google, réseaux sociaux)</w:delText>
              </w:r>
            </w:del>
          </w:p>
        </w:tc>
        <w:tc>
          <w:tcPr>
            <w:tcW w:w="348" w:type="dxa"/>
            <w:tcBorders>
              <w:top w:val="nil"/>
              <w:left w:val="nil"/>
              <w:bottom w:val="single" w:sz="4" w:space="0" w:color="auto"/>
              <w:right w:val="single" w:sz="4" w:space="0" w:color="auto"/>
            </w:tcBorders>
            <w:shd w:val="clear" w:color="auto" w:fill="auto"/>
            <w:noWrap/>
            <w:vAlign w:val="bottom"/>
            <w:hideMark/>
          </w:tcPr>
          <w:p w14:paraId="44B2498B" w14:textId="77777777" w:rsidR="00571114" w:rsidRPr="00935764" w:rsidDel="00BD57E6" w:rsidRDefault="00571114" w:rsidP="00571114">
            <w:pPr>
              <w:jc w:val="center"/>
              <w:outlineLvl w:val="0"/>
              <w:rPr>
                <w:del w:id="8923" w:author="Hervé Monnerie" w:date="2014-06-25T10:26:00Z"/>
                <w:rFonts w:ascii="Helvetica Neue Light" w:eastAsia="Times New Roman" w:hAnsi="Helvetica Neue Light" w:cs="Times New Roman"/>
                <w:color w:val="000000"/>
                <w:szCs w:val="20"/>
                <w:rPrChange w:id="8924" w:author="Arthur de Catheu" w:date="2014-06-20T17:08:00Z">
                  <w:rPr>
                    <w:del w:id="8925" w:author="Hervé Monnerie" w:date="2014-06-25T10:26:00Z"/>
                    <w:rFonts w:eastAsia="Times New Roman" w:cs="Times New Roman"/>
                    <w:color w:val="000000"/>
                    <w:szCs w:val="20"/>
                  </w:rPr>
                </w:rPrChange>
              </w:rPr>
            </w:pPr>
            <w:del w:id="8926" w:author="Hervé Monnerie" w:date="2014-06-25T10:26:00Z">
              <w:r w:rsidRPr="00935764" w:rsidDel="00BD57E6">
                <w:rPr>
                  <w:rFonts w:ascii="Helvetica Neue Light" w:eastAsia="Times New Roman" w:hAnsi="Helvetica Neue Light" w:cs="Times New Roman"/>
                  <w:color w:val="000000"/>
                  <w:szCs w:val="20"/>
                  <w:rPrChange w:id="8927"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06BC2674" w14:textId="77777777" w:rsidR="00571114" w:rsidRPr="00935764" w:rsidDel="00BD57E6" w:rsidRDefault="00571114" w:rsidP="00571114">
            <w:pPr>
              <w:jc w:val="left"/>
              <w:outlineLvl w:val="0"/>
              <w:rPr>
                <w:del w:id="8928" w:author="Hervé Monnerie" w:date="2014-06-25T10:26:00Z"/>
                <w:rFonts w:ascii="Helvetica Neue Light" w:eastAsia="Times New Roman" w:hAnsi="Helvetica Neue Light" w:cs="Times New Roman"/>
                <w:color w:val="000000"/>
                <w:szCs w:val="20"/>
                <w:rPrChange w:id="8929" w:author="Arthur de Catheu" w:date="2014-06-20T17:08:00Z">
                  <w:rPr>
                    <w:del w:id="8930" w:author="Hervé Monnerie" w:date="2014-06-25T10:26:00Z"/>
                    <w:rFonts w:eastAsia="Times New Roman" w:cs="Times New Roman"/>
                    <w:color w:val="000000"/>
                    <w:szCs w:val="20"/>
                  </w:rPr>
                </w:rPrChange>
              </w:rPr>
            </w:pPr>
            <w:del w:id="8931" w:author="Hervé Monnerie" w:date="2014-06-25T10:26:00Z">
              <w:r w:rsidRPr="00935764" w:rsidDel="00BD57E6">
                <w:rPr>
                  <w:rFonts w:ascii="Helvetica Neue Light" w:eastAsia="Times New Roman" w:hAnsi="Helvetica Neue Light" w:cs="Times New Roman"/>
                  <w:color w:val="000000"/>
                  <w:szCs w:val="20"/>
                  <w:rPrChange w:id="8932" w:author="Arthur de Catheu" w:date="2014-06-20T17:08:00Z">
                    <w:rPr>
                      <w:rFonts w:eastAsia="Times New Roman" w:cs="Times New Roman"/>
                      <w:color w:val="000000"/>
                      <w:szCs w:val="20"/>
                    </w:rPr>
                  </w:rPrChange>
                </w:rPr>
                <w:delText>M</w:delText>
              </w:r>
            </w:del>
          </w:p>
        </w:tc>
        <w:tc>
          <w:tcPr>
            <w:tcW w:w="1150" w:type="dxa"/>
            <w:tcBorders>
              <w:top w:val="nil"/>
              <w:left w:val="nil"/>
              <w:bottom w:val="single" w:sz="4" w:space="0" w:color="auto"/>
              <w:right w:val="single" w:sz="4" w:space="0" w:color="auto"/>
            </w:tcBorders>
            <w:shd w:val="clear" w:color="000000" w:fill="DCE6F1"/>
            <w:noWrap/>
            <w:vAlign w:val="bottom"/>
            <w:hideMark/>
          </w:tcPr>
          <w:p w14:paraId="7B1BD228" w14:textId="77777777" w:rsidR="00571114" w:rsidRPr="00935764" w:rsidDel="00BD57E6" w:rsidRDefault="00571114" w:rsidP="00571114">
            <w:pPr>
              <w:jc w:val="left"/>
              <w:outlineLvl w:val="0"/>
              <w:rPr>
                <w:del w:id="8933" w:author="Hervé Monnerie" w:date="2014-06-25T10:26:00Z"/>
                <w:rFonts w:ascii="Helvetica Neue Light" w:eastAsia="Times New Roman" w:hAnsi="Helvetica Neue Light" w:cs="Times New Roman"/>
                <w:color w:val="000000"/>
                <w:szCs w:val="20"/>
                <w:rPrChange w:id="8934" w:author="Arthur de Catheu" w:date="2014-06-20T17:08:00Z">
                  <w:rPr>
                    <w:del w:id="8935" w:author="Hervé Monnerie" w:date="2014-06-25T10:26:00Z"/>
                    <w:rFonts w:eastAsia="Times New Roman" w:cs="Times New Roman"/>
                    <w:color w:val="000000"/>
                    <w:szCs w:val="20"/>
                  </w:rPr>
                </w:rPrChange>
              </w:rPr>
            </w:pPr>
            <w:del w:id="8936" w:author="Hervé Monnerie" w:date="2014-06-25T10:26:00Z">
              <w:r w:rsidRPr="00935764" w:rsidDel="00BD57E6">
                <w:rPr>
                  <w:rFonts w:ascii="Helvetica Neue Light" w:eastAsia="Times New Roman" w:hAnsi="Helvetica Neue Light" w:cs="Times New Roman"/>
                  <w:color w:val="000000"/>
                  <w:szCs w:val="20"/>
                  <w:rPrChange w:id="8937" w:author="Arthur de Catheu" w:date="2014-06-20T17:08:00Z">
                    <w:rPr>
                      <w:rFonts w:eastAsia="Times New Roman" w:cs="Times New Roman"/>
                      <w:color w:val="000000"/>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755A3433" w14:textId="77777777" w:rsidR="00571114" w:rsidRPr="00935764" w:rsidDel="00BD57E6" w:rsidRDefault="00571114" w:rsidP="00571114">
            <w:pPr>
              <w:jc w:val="left"/>
              <w:outlineLvl w:val="0"/>
              <w:rPr>
                <w:del w:id="8938" w:author="Hervé Monnerie" w:date="2014-06-25T10:26:00Z"/>
                <w:rFonts w:ascii="Helvetica Neue Light" w:eastAsia="Times New Roman" w:hAnsi="Helvetica Neue Light" w:cs="Times New Roman"/>
                <w:color w:val="000000"/>
                <w:szCs w:val="20"/>
                <w:rPrChange w:id="8939" w:author="Arthur de Catheu" w:date="2014-06-20T17:08:00Z">
                  <w:rPr>
                    <w:del w:id="8940" w:author="Hervé Monnerie" w:date="2014-06-25T10:26:00Z"/>
                    <w:rFonts w:eastAsia="Times New Roman" w:cs="Times New Roman"/>
                    <w:color w:val="000000"/>
                    <w:szCs w:val="20"/>
                  </w:rPr>
                </w:rPrChange>
              </w:rPr>
            </w:pPr>
            <w:del w:id="8941" w:author="Hervé Monnerie" w:date="2014-06-25T10:26:00Z">
              <w:r w:rsidRPr="00935764" w:rsidDel="00BD57E6">
                <w:rPr>
                  <w:rFonts w:ascii="Helvetica Neue Light" w:eastAsia="Times New Roman" w:hAnsi="Helvetica Neue Light" w:cs="Times New Roman"/>
                  <w:color w:val="000000"/>
                  <w:szCs w:val="20"/>
                  <w:rPrChange w:id="8942"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2091897B" w14:textId="77777777" w:rsidR="00571114" w:rsidRPr="00935764" w:rsidDel="00BD57E6" w:rsidRDefault="00571114" w:rsidP="00571114">
            <w:pPr>
              <w:jc w:val="left"/>
              <w:outlineLvl w:val="0"/>
              <w:rPr>
                <w:del w:id="8943" w:author="Hervé Monnerie" w:date="2014-06-25T10:26:00Z"/>
                <w:rFonts w:ascii="Helvetica Neue Light" w:eastAsia="Times New Roman" w:hAnsi="Helvetica Neue Light" w:cs="Times New Roman"/>
                <w:color w:val="000000"/>
                <w:szCs w:val="20"/>
                <w:rPrChange w:id="8944" w:author="Arthur de Catheu" w:date="2014-06-20T17:08:00Z">
                  <w:rPr>
                    <w:del w:id="8945" w:author="Hervé Monnerie" w:date="2014-06-25T10:26:00Z"/>
                    <w:rFonts w:eastAsia="Times New Roman" w:cs="Times New Roman"/>
                    <w:color w:val="000000"/>
                    <w:szCs w:val="20"/>
                  </w:rPr>
                </w:rPrChange>
              </w:rPr>
            </w:pPr>
            <w:del w:id="8946" w:author="Hervé Monnerie" w:date="2014-06-25T10:26:00Z">
              <w:r w:rsidRPr="00935764" w:rsidDel="00BD57E6">
                <w:rPr>
                  <w:rFonts w:ascii="Helvetica Neue Light" w:eastAsia="Times New Roman" w:hAnsi="Helvetica Neue Light" w:cs="Times New Roman"/>
                  <w:color w:val="000000"/>
                  <w:szCs w:val="20"/>
                  <w:rPrChange w:id="8947" w:author="Arthur de Catheu" w:date="2014-06-20T17:08:00Z">
                    <w:rPr>
                      <w:rFonts w:eastAsia="Times New Roman" w:cs="Times New Roman"/>
                      <w:color w:val="000000"/>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0A53FE64" w14:textId="77777777" w:rsidR="00571114" w:rsidRPr="00935764" w:rsidDel="00BD57E6" w:rsidRDefault="00571114" w:rsidP="00571114">
            <w:pPr>
              <w:jc w:val="left"/>
              <w:outlineLvl w:val="0"/>
              <w:rPr>
                <w:del w:id="8948" w:author="Hervé Monnerie" w:date="2014-06-25T10:26:00Z"/>
                <w:rFonts w:ascii="Helvetica Neue Light" w:eastAsia="Times New Roman" w:hAnsi="Helvetica Neue Light" w:cs="Times New Roman"/>
                <w:color w:val="000000"/>
                <w:szCs w:val="20"/>
                <w:rPrChange w:id="8949" w:author="Arthur de Catheu" w:date="2014-06-20T17:08:00Z">
                  <w:rPr>
                    <w:del w:id="8950" w:author="Hervé Monnerie" w:date="2014-06-25T10:26:00Z"/>
                    <w:rFonts w:eastAsia="Times New Roman" w:cs="Times New Roman"/>
                    <w:color w:val="000000"/>
                    <w:szCs w:val="20"/>
                  </w:rPr>
                </w:rPrChange>
              </w:rPr>
            </w:pPr>
            <w:del w:id="8951" w:author="Hervé Monnerie" w:date="2014-06-25T10:26:00Z">
              <w:r w:rsidRPr="00935764" w:rsidDel="00BD57E6">
                <w:rPr>
                  <w:rFonts w:ascii="Helvetica Neue Light" w:eastAsia="Times New Roman" w:hAnsi="Helvetica Neue Light" w:cs="Times New Roman"/>
                  <w:color w:val="000000"/>
                  <w:szCs w:val="20"/>
                  <w:rPrChange w:id="8952" w:author="Arthur de Catheu" w:date="2014-06-20T17:08:00Z">
                    <w:rPr>
                      <w:rFonts w:eastAsia="Times New Roman" w:cs="Times New Roman"/>
                      <w:color w:val="000000"/>
                      <w:szCs w:val="20"/>
                    </w:rPr>
                  </w:rPrChange>
                </w:rPr>
                <w:delText> </w:delText>
              </w:r>
            </w:del>
          </w:p>
        </w:tc>
      </w:tr>
      <w:tr w:rsidR="00571114" w:rsidRPr="00935764" w:rsidDel="00BD57E6" w14:paraId="65032712" w14:textId="77777777" w:rsidTr="00571114">
        <w:trPr>
          <w:divId w:val="162168436"/>
          <w:trHeight w:val="279"/>
          <w:del w:id="8953"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31398B2C" w14:textId="77777777" w:rsidR="00571114" w:rsidRPr="00935764" w:rsidDel="00BD57E6" w:rsidRDefault="00571114" w:rsidP="00571114">
            <w:pPr>
              <w:jc w:val="left"/>
              <w:outlineLvl w:val="0"/>
              <w:rPr>
                <w:del w:id="8954" w:author="Hervé Monnerie" w:date="2014-06-25T10:26:00Z"/>
                <w:rFonts w:ascii="Helvetica Neue Light" w:eastAsia="Times New Roman" w:hAnsi="Helvetica Neue Light" w:cs="Times New Roman"/>
                <w:color w:val="000000"/>
                <w:szCs w:val="20"/>
                <w:rPrChange w:id="8955" w:author="Arthur de Catheu" w:date="2014-06-20T17:08:00Z">
                  <w:rPr>
                    <w:del w:id="8956" w:author="Hervé Monnerie" w:date="2014-06-25T10:26:00Z"/>
                    <w:rFonts w:eastAsia="Times New Roman" w:cs="Times New Roman"/>
                    <w:color w:val="000000"/>
                    <w:szCs w:val="20"/>
                  </w:rPr>
                </w:rPrChange>
              </w:rPr>
            </w:pPr>
            <w:del w:id="8957" w:author="Hervé Monnerie" w:date="2014-06-25T10:26:00Z">
              <w:r w:rsidRPr="00935764" w:rsidDel="00BD57E6">
                <w:rPr>
                  <w:rFonts w:ascii="Helvetica Neue Light" w:eastAsia="Times New Roman" w:hAnsi="Helvetica Neue Light" w:cs="Times New Roman"/>
                  <w:color w:val="000000"/>
                  <w:szCs w:val="20"/>
                  <w:rPrChange w:id="8958" w:author="Arthur de Catheu" w:date="2014-06-20T17:08:00Z">
                    <w:rPr>
                      <w:rFonts w:eastAsia="Times New Roman" w:cs="Times New Roman"/>
                      <w:color w:val="000000"/>
                      <w:szCs w:val="20"/>
                    </w:rPr>
                  </w:rPrChange>
                </w:rPr>
                <w:delText>Analyse sectorielle</w:delText>
              </w:r>
            </w:del>
          </w:p>
        </w:tc>
        <w:tc>
          <w:tcPr>
            <w:tcW w:w="348" w:type="dxa"/>
            <w:tcBorders>
              <w:top w:val="nil"/>
              <w:left w:val="nil"/>
              <w:bottom w:val="single" w:sz="4" w:space="0" w:color="auto"/>
              <w:right w:val="single" w:sz="4" w:space="0" w:color="auto"/>
            </w:tcBorders>
            <w:shd w:val="clear" w:color="auto" w:fill="auto"/>
            <w:noWrap/>
            <w:vAlign w:val="bottom"/>
            <w:hideMark/>
          </w:tcPr>
          <w:p w14:paraId="079CE643" w14:textId="77777777" w:rsidR="00571114" w:rsidRPr="00935764" w:rsidDel="00BD57E6" w:rsidRDefault="00571114" w:rsidP="00571114">
            <w:pPr>
              <w:jc w:val="center"/>
              <w:outlineLvl w:val="0"/>
              <w:rPr>
                <w:del w:id="8959" w:author="Hervé Monnerie" w:date="2014-06-25T10:26:00Z"/>
                <w:rFonts w:ascii="Helvetica Neue Light" w:eastAsia="Times New Roman" w:hAnsi="Helvetica Neue Light" w:cs="Times New Roman"/>
                <w:color w:val="000000"/>
                <w:szCs w:val="20"/>
                <w:rPrChange w:id="8960" w:author="Arthur de Catheu" w:date="2014-06-20T17:08:00Z">
                  <w:rPr>
                    <w:del w:id="8961" w:author="Hervé Monnerie" w:date="2014-06-25T10:26:00Z"/>
                    <w:rFonts w:eastAsia="Times New Roman" w:cs="Times New Roman"/>
                    <w:color w:val="000000"/>
                    <w:szCs w:val="20"/>
                  </w:rPr>
                </w:rPrChange>
              </w:rPr>
            </w:pPr>
            <w:del w:id="8962" w:author="Hervé Monnerie" w:date="2014-06-25T10:26:00Z">
              <w:r w:rsidRPr="00935764" w:rsidDel="00BD57E6">
                <w:rPr>
                  <w:rFonts w:ascii="Helvetica Neue Light" w:eastAsia="Times New Roman" w:hAnsi="Helvetica Neue Light" w:cs="Times New Roman"/>
                  <w:color w:val="000000"/>
                  <w:szCs w:val="20"/>
                  <w:rPrChange w:id="8963"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293A5290" w14:textId="77777777" w:rsidR="00571114" w:rsidRPr="00935764" w:rsidDel="00BD57E6" w:rsidRDefault="00571114" w:rsidP="00571114">
            <w:pPr>
              <w:jc w:val="left"/>
              <w:outlineLvl w:val="0"/>
              <w:rPr>
                <w:del w:id="8964" w:author="Hervé Monnerie" w:date="2014-06-25T10:26:00Z"/>
                <w:rFonts w:ascii="Helvetica Neue Light" w:eastAsia="Times New Roman" w:hAnsi="Helvetica Neue Light" w:cs="Times New Roman"/>
                <w:color w:val="000000"/>
                <w:szCs w:val="20"/>
                <w:rPrChange w:id="8965" w:author="Arthur de Catheu" w:date="2014-06-20T17:08:00Z">
                  <w:rPr>
                    <w:del w:id="8966" w:author="Hervé Monnerie" w:date="2014-06-25T10:26:00Z"/>
                    <w:rFonts w:eastAsia="Times New Roman" w:cs="Times New Roman"/>
                    <w:color w:val="000000"/>
                    <w:szCs w:val="20"/>
                  </w:rPr>
                </w:rPrChange>
              </w:rPr>
            </w:pPr>
            <w:del w:id="8967" w:author="Hervé Monnerie" w:date="2014-06-25T10:26:00Z">
              <w:r w:rsidRPr="00935764" w:rsidDel="00BD57E6">
                <w:rPr>
                  <w:rFonts w:ascii="Helvetica Neue Light" w:eastAsia="Times New Roman" w:hAnsi="Helvetica Neue Light" w:cs="Times New Roman"/>
                  <w:color w:val="000000"/>
                  <w:szCs w:val="20"/>
                  <w:rPrChange w:id="8968" w:author="Arthur de Catheu" w:date="2014-06-20T17:08:00Z">
                    <w:rPr>
                      <w:rFonts w:eastAsia="Times New Roman" w:cs="Times New Roman"/>
                      <w:color w:val="000000"/>
                      <w:szCs w:val="20"/>
                    </w:rPr>
                  </w:rPrChange>
                </w:rPr>
                <w:delText>M</w:delText>
              </w:r>
            </w:del>
          </w:p>
        </w:tc>
        <w:tc>
          <w:tcPr>
            <w:tcW w:w="1150" w:type="dxa"/>
            <w:tcBorders>
              <w:top w:val="nil"/>
              <w:left w:val="nil"/>
              <w:bottom w:val="single" w:sz="4" w:space="0" w:color="auto"/>
              <w:right w:val="single" w:sz="4" w:space="0" w:color="auto"/>
            </w:tcBorders>
            <w:shd w:val="clear" w:color="000000" w:fill="DCE6F1"/>
            <w:noWrap/>
            <w:vAlign w:val="bottom"/>
            <w:hideMark/>
          </w:tcPr>
          <w:p w14:paraId="3D7E16F5" w14:textId="77777777" w:rsidR="00571114" w:rsidRPr="00935764" w:rsidDel="00BD57E6" w:rsidRDefault="00571114" w:rsidP="00571114">
            <w:pPr>
              <w:jc w:val="left"/>
              <w:outlineLvl w:val="0"/>
              <w:rPr>
                <w:del w:id="8969" w:author="Hervé Monnerie" w:date="2014-06-25T10:26:00Z"/>
                <w:rFonts w:ascii="Helvetica Neue Light" w:eastAsia="Times New Roman" w:hAnsi="Helvetica Neue Light" w:cs="Times New Roman"/>
                <w:color w:val="000000"/>
                <w:szCs w:val="20"/>
                <w:rPrChange w:id="8970" w:author="Arthur de Catheu" w:date="2014-06-20T17:08:00Z">
                  <w:rPr>
                    <w:del w:id="8971" w:author="Hervé Monnerie" w:date="2014-06-25T10:26:00Z"/>
                    <w:rFonts w:eastAsia="Times New Roman" w:cs="Times New Roman"/>
                    <w:color w:val="000000"/>
                    <w:szCs w:val="20"/>
                  </w:rPr>
                </w:rPrChange>
              </w:rPr>
            </w:pPr>
            <w:del w:id="8972" w:author="Hervé Monnerie" w:date="2014-06-25T10:26:00Z">
              <w:r w:rsidRPr="00935764" w:rsidDel="00BD57E6">
                <w:rPr>
                  <w:rFonts w:ascii="Helvetica Neue Light" w:eastAsia="Times New Roman" w:hAnsi="Helvetica Neue Light" w:cs="Times New Roman"/>
                  <w:color w:val="000000"/>
                  <w:szCs w:val="20"/>
                  <w:rPrChange w:id="8973" w:author="Arthur de Catheu" w:date="2014-06-20T17:08:00Z">
                    <w:rPr>
                      <w:rFonts w:eastAsia="Times New Roman" w:cs="Times New Roman"/>
                      <w:color w:val="000000"/>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29439B22" w14:textId="77777777" w:rsidR="00571114" w:rsidRPr="00935764" w:rsidDel="00BD57E6" w:rsidRDefault="00571114" w:rsidP="00571114">
            <w:pPr>
              <w:jc w:val="left"/>
              <w:outlineLvl w:val="0"/>
              <w:rPr>
                <w:del w:id="8974" w:author="Hervé Monnerie" w:date="2014-06-25T10:26:00Z"/>
                <w:rFonts w:ascii="Helvetica Neue Light" w:eastAsia="Times New Roman" w:hAnsi="Helvetica Neue Light" w:cs="Times New Roman"/>
                <w:color w:val="000000"/>
                <w:szCs w:val="20"/>
                <w:rPrChange w:id="8975" w:author="Arthur de Catheu" w:date="2014-06-20T17:08:00Z">
                  <w:rPr>
                    <w:del w:id="8976" w:author="Hervé Monnerie" w:date="2014-06-25T10:26:00Z"/>
                    <w:rFonts w:eastAsia="Times New Roman" w:cs="Times New Roman"/>
                    <w:color w:val="000000"/>
                    <w:szCs w:val="20"/>
                  </w:rPr>
                </w:rPrChange>
              </w:rPr>
            </w:pPr>
            <w:del w:id="8977" w:author="Hervé Monnerie" w:date="2014-06-25T10:26:00Z">
              <w:r w:rsidRPr="00935764" w:rsidDel="00BD57E6">
                <w:rPr>
                  <w:rFonts w:ascii="Helvetica Neue Light" w:eastAsia="Times New Roman" w:hAnsi="Helvetica Neue Light" w:cs="Times New Roman"/>
                  <w:color w:val="000000"/>
                  <w:szCs w:val="20"/>
                  <w:rPrChange w:id="8978"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21A330EF" w14:textId="77777777" w:rsidR="00571114" w:rsidRPr="00935764" w:rsidDel="00BD57E6" w:rsidRDefault="00571114" w:rsidP="00571114">
            <w:pPr>
              <w:jc w:val="left"/>
              <w:outlineLvl w:val="0"/>
              <w:rPr>
                <w:del w:id="8979" w:author="Hervé Monnerie" w:date="2014-06-25T10:26:00Z"/>
                <w:rFonts w:ascii="Helvetica Neue Light" w:eastAsia="Times New Roman" w:hAnsi="Helvetica Neue Light" w:cs="Times New Roman"/>
                <w:color w:val="000000"/>
                <w:szCs w:val="20"/>
                <w:rPrChange w:id="8980" w:author="Arthur de Catheu" w:date="2014-06-20T17:08:00Z">
                  <w:rPr>
                    <w:del w:id="8981" w:author="Hervé Monnerie" w:date="2014-06-25T10:26:00Z"/>
                    <w:rFonts w:eastAsia="Times New Roman" w:cs="Times New Roman"/>
                    <w:color w:val="000000"/>
                    <w:szCs w:val="20"/>
                  </w:rPr>
                </w:rPrChange>
              </w:rPr>
            </w:pPr>
            <w:del w:id="8982" w:author="Hervé Monnerie" w:date="2014-06-25T10:26:00Z">
              <w:r w:rsidRPr="00935764" w:rsidDel="00BD57E6">
                <w:rPr>
                  <w:rFonts w:ascii="Helvetica Neue Light" w:eastAsia="Times New Roman" w:hAnsi="Helvetica Neue Light" w:cs="Times New Roman"/>
                  <w:color w:val="000000"/>
                  <w:szCs w:val="20"/>
                  <w:rPrChange w:id="8983" w:author="Arthur de Catheu" w:date="2014-06-20T17:08:00Z">
                    <w:rPr>
                      <w:rFonts w:eastAsia="Times New Roman" w:cs="Times New Roman"/>
                      <w:color w:val="000000"/>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0C99028A" w14:textId="77777777" w:rsidR="00571114" w:rsidRPr="00935764" w:rsidDel="00BD57E6" w:rsidRDefault="00571114" w:rsidP="00571114">
            <w:pPr>
              <w:jc w:val="left"/>
              <w:outlineLvl w:val="0"/>
              <w:rPr>
                <w:del w:id="8984" w:author="Hervé Monnerie" w:date="2014-06-25T10:26:00Z"/>
                <w:rFonts w:ascii="Helvetica Neue Light" w:eastAsia="Times New Roman" w:hAnsi="Helvetica Neue Light" w:cs="Times New Roman"/>
                <w:color w:val="000000"/>
                <w:szCs w:val="20"/>
                <w:rPrChange w:id="8985" w:author="Arthur de Catheu" w:date="2014-06-20T17:08:00Z">
                  <w:rPr>
                    <w:del w:id="8986" w:author="Hervé Monnerie" w:date="2014-06-25T10:26:00Z"/>
                    <w:rFonts w:eastAsia="Times New Roman" w:cs="Times New Roman"/>
                    <w:color w:val="000000"/>
                    <w:szCs w:val="20"/>
                  </w:rPr>
                </w:rPrChange>
              </w:rPr>
            </w:pPr>
            <w:del w:id="8987" w:author="Hervé Monnerie" w:date="2014-06-25T10:26:00Z">
              <w:r w:rsidRPr="00935764" w:rsidDel="00BD57E6">
                <w:rPr>
                  <w:rFonts w:ascii="Helvetica Neue Light" w:eastAsia="Times New Roman" w:hAnsi="Helvetica Neue Light" w:cs="Times New Roman"/>
                  <w:color w:val="000000"/>
                  <w:szCs w:val="20"/>
                  <w:rPrChange w:id="8988" w:author="Arthur de Catheu" w:date="2014-06-20T17:08:00Z">
                    <w:rPr>
                      <w:rFonts w:eastAsia="Times New Roman" w:cs="Times New Roman"/>
                      <w:color w:val="000000"/>
                      <w:szCs w:val="20"/>
                    </w:rPr>
                  </w:rPrChange>
                </w:rPr>
                <w:delText> </w:delText>
              </w:r>
            </w:del>
          </w:p>
        </w:tc>
      </w:tr>
      <w:tr w:rsidR="00571114" w:rsidRPr="00935764" w:rsidDel="00BD57E6" w14:paraId="27ACEFF9" w14:textId="77777777" w:rsidTr="00571114">
        <w:trPr>
          <w:divId w:val="162168436"/>
          <w:trHeight w:val="279"/>
          <w:del w:id="8989"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44FECD8F" w14:textId="77777777" w:rsidR="00571114" w:rsidRPr="00935764" w:rsidDel="00BD57E6" w:rsidRDefault="00571114" w:rsidP="00571114">
            <w:pPr>
              <w:jc w:val="left"/>
              <w:outlineLvl w:val="0"/>
              <w:rPr>
                <w:del w:id="8990" w:author="Hervé Monnerie" w:date="2014-06-25T10:26:00Z"/>
                <w:rFonts w:ascii="Helvetica Neue Light" w:eastAsia="Times New Roman" w:hAnsi="Helvetica Neue Light" w:cs="Times New Roman"/>
                <w:color w:val="000000"/>
                <w:szCs w:val="20"/>
                <w:rPrChange w:id="8991" w:author="Arthur de Catheu" w:date="2014-06-20T17:08:00Z">
                  <w:rPr>
                    <w:del w:id="8992" w:author="Hervé Monnerie" w:date="2014-06-25T10:26:00Z"/>
                    <w:rFonts w:eastAsia="Times New Roman" w:cs="Times New Roman"/>
                    <w:color w:val="000000"/>
                    <w:szCs w:val="20"/>
                  </w:rPr>
                </w:rPrChange>
              </w:rPr>
            </w:pPr>
            <w:del w:id="8993" w:author="Hervé Monnerie" w:date="2014-06-25T10:26:00Z">
              <w:r w:rsidRPr="00935764" w:rsidDel="00BD57E6">
                <w:rPr>
                  <w:rFonts w:ascii="Helvetica Neue Light" w:eastAsia="Times New Roman" w:hAnsi="Helvetica Neue Light" w:cs="Times New Roman"/>
                  <w:color w:val="000000"/>
                  <w:szCs w:val="20"/>
                  <w:rPrChange w:id="8994" w:author="Arthur de Catheu" w:date="2014-06-20T17:08:00Z">
                    <w:rPr>
                      <w:rFonts w:eastAsia="Times New Roman" w:cs="Times New Roman"/>
                      <w:color w:val="000000"/>
                      <w:szCs w:val="20"/>
                    </w:rPr>
                  </w:rPrChange>
                </w:rPr>
                <w:delText>Entretien téléphonique avec le Cédant</w:delText>
              </w:r>
            </w:del>
          </w:p>
        </w:tc>
        <w:tc>
          <w:tcPr>
            <w:tcW w:w="348" w:type="dxa"/>
            <w:tcBorders>
              <w:top w:val="nil"/>
              <w:left w:val="nil"/>
              <w:bottom w:val="single" w:sz="4" w:space="0" w:color="auto"/>
              <w:right w:val="single" w:sz="4" w:space="0" w:color="auto"/>
            </w:tcBorders>
            <w:shd w:val="clear" w:color="auto" w:fill="auto"/>
            <w:noWrap/>
            <w:vAlign w:val="bottom"/>
            <w:hideMark/>
          </w:tcPr>
          <w:p w14:paraId="7E20AFA0" w14:textId="77777777" w:rsidR="00571114" w:rsidRPr="00935764" w:rsidDel="00BD57E6" w:rsidRDefault="00571114" w:rsidP="00571114">
            <w:pPr>
              <w:jc w:val="center"/>
              <w:outlineLvl w:val="0"/>
              <w:rPr>
                <w:del w:id="8995" w:author="Hervé Monnerie" w:date="2014-06-25T10:26:00Z"/>
                <w:rFonts w:ascii="Helvetica Neue Light" w:eastAsia="Times New Roman" w:hAnsi="Helvetica Neue Light" w:cs="Times New Roman"/>
                <w:color w:val="000000"/>
                <w:szCs w:val="20"/>
                <w:rPrChange w:id="8996" w:author="Arthur de Catheu" w:date="2014-06-20T17:08:00Z">
                  <w:rPr>
                    <w:del w:id="8997" w:author="Hervé Monnerie" w:date="2014-06-25T10:26:00Z"/>
                    <w:rFonts w:eastAsia="Times New Roman" w:cs="Times New Roman"/>
                    <w:color w:val="000000"/>
                    <w:szCs w:val="20"/>
                  </w:rPr>
                </w:rPrChange>
              </w:rPr>
            </w:pPr>
            <w:del w:id="8998" w:author="Hervé Monnerie" w:date="2014-06-25T10:26:00Z">
              <w:r w:rsidRPr="00935764" w:rsidDel="00BD57E6">
                <w:rPr>
                  <w:rFonts w:ascii="Helvetica Neue Light" w:eastAsia="Times New Roman" w:hAnsi="Helvetica Neue Light" w:cs="Times New Roman"/>
                  <w:color w:val="000000"/>
                  <w:szCs w:val="20"/>
                  <w:rPrChange w:id="8999"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46FE94AC" w14:textId="77777777" w:rsidR="00571114" w:rsidRPr="00935764" w:rsidDel="00BD57E6" w:rsidRDefault="00571114" w:rsidP="00571114">
            <w:pPr>
              <w:jc w:val="left"/>
              <w:outlineLvl w:val="0"/>
              <w:rPr>
                <w:del w:id="9000" w:author="Hervé Monnerie" w:date="2014-06-25T10:26:00Z"/>
                <w:rFonts w:ascii="Helvetica Neue Light" w:eastAsia="Times New Roman" w:hAnsi="Helvetica Neue Light" w:cs="Times New Roman"/>
                <w:color w:val="000000"/>
                <w:szCs w:val="20"/>
                <w:rPrChange w:id="9001" w:author="Arthur de Catheu" w:date="2014-06-20T17:08:00Z">
                  <w:rPr>
                    <w:del w:id="9002" w:author="Hervé Monnerie" w:date="2014-06-25T10:26:00Z"/>
                    <w:rFonts w:eastAsia="Times New Roman" w:cs="Times New Roman"/>
                    <w:color w:val="000000"/>
                    <w:szCs w:val="20"/>
                  </w:rPr>
                </w:rPrChange>
              </w:rPr>
            </w:pPr>
            <w:del w:id="9003" w:author="Hervé Monnerie" w:date="2014-06-25T10:26:00Z">
              <w:r w:rsidRPr="00935764" w:rsidDel="00BD57E6">
                <w:rPr>
                  <w:rFonts w:ascii="Helvetica Neue Light" w:eastAsia="Times New Roman" w:hAnsi="Helvetica Neue Light" w:cs="Times New Roman"/>
                  <w:color w:val="000000"/>
                  <w:szCs w:val="20"/>
                  <w:rPrChange w:id="9004" w:author="Arthur de Catheu" w:date="2014-06-20T17:08:00Z">
                    <w:rPr>
                      <w:rFonts w:eastAsia="Times New Roman" w:cs="Times New Roman"/>
                      <w:color w:val="000000"/>
                      <w:szCs w:val="20"/>
                    </w:rPr>
                  </w:rPrChange>
                </w:rPr>
                <w:delText>M</w:delText>
              </w:r>
            </w:del>
          </w:p>
        </w:tc>
        <w:tc>
          <w:tcPr>
            <w:tcW w:w="1150" w:type="dxa"/>
            <w:tcBorders>
              <w:top w:val="nil"/>
              <w:left w:val="nil"/>
              <w:bottom w:val="single" w:sz="4" w:space="0" w:color="auto"/>
              <w:right w:val="single" w:sz="4" w:space="0" w:color="auto"/>
            </w:tcBorders>
            <w:shd w:val="clear" w:color="000000" w:fill="DCE6F1"/>
            <w:noWrap/>
            <w:vAlign w:val="bottom"/>
            <w:hideMark/>
          </w:tcPr>
          <w:p w14:paraId="2F9A5497" w14:textId="77777777" w:rsidR="00571114" w:rsidRPr="00935764" w:rsidDel="00BD57E6" w:rsidRDefault="00571114" w:rsidP="00571114">
            <w:pPr>
              <w:jc w:val="left"/>
              <w:outlineLvl w:val="0"/>
              <w:rPr>
                <w:del w:id="9005" w:author="Hervé Monnerie" w:date="2014-06-25T10:26:00Z"/>
                <w:rFonts w:ascii="Helvetica Neue Light" w:eastAsia="Times New Roman" w:hAnsi="Helvetica Neue Light" w:cs="Times New Roman"/>
                <w:color w:val="000000"/>
                <w:szCs w:val="20"/>
                <w:rPrChange w:id="9006" w:author="Arthur de Catheu" w:date="2014-06-20T17:08:00Z">
                  <w:rPr>
                    <w:del w:id="9007" w:author="Hervé Monnerie" w:date="2014-06-25T10:26:00Z"/>
                    <w:rFonts w:eastAsia="Times New Roman" w:cs="Times New Roman"/>
                    <w:color w:val="000000"/>
                    <w:szCs w:val="20"/>
                  </w:rPr>
                </w:rPrChange>
              </w:rPr>
            </w:pPr>
            <w:del w:id="9008" w:author="Hervé Monnerie" w:date="2014-06-25T10:26:00Z">
              <w:r w:rsidRPr="00935764" w:rsidDel="00BD57E6">
                <w:rPr>
                  <w:rFonts w:ascii="Helvetica Neue Light" w:eastAsia="Times New Roman" w:hAnsi="Helvetica Neue Light" w:cs="Times New Roman"/>
                  <w:color w:val="000000"/>
                  <w:szCs w:val="20"/>
                  <w:rPrChange w:id="9009" w:author="Arthur de Catheu" w:date="2014-06-20T17:08:00Z">
                    <w:rPr>
                      <w:rFonts w:eastAsia="Times New Roman" w:cs="Times New Roman"/>
                      <w:color w:val="000000"/>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4EABF0FB" w14:textId="77777777" w:rsidR="00571114" w:rsidRPr="00935764" w:rsidDel="00BD57E6" w:rsidRDefault="00571114" w:rsidP="00571114">
            <w:pPr>
              <w:jc w:val="left"/>
              <w:outlineLvl w:val="0"/>
              <w:rPr>
                <w:del w:id="9010" w:author="Hervé Monnerie" w:date="2014-06-25T10:26:00Z"/>
                <w:rFonts w:ascii="Helvetica Neue Light" w:eastAsia="Times New Roman" w:hAnsi="Helvetica Neue Light" w:cs="Times New Roman"/>
                <w:color w:val="000000"/>
                <w:szCs w:val="20"/>
                <w:rPrChange w:id="9011" w:author="Arthur de Catheu" w:date="2014-06-20T17:08:00Z">
                  <w:rPr>
                    <w:del w:id="9012" w:author="Hervé Monnerie" w:date="2014-06-25T10:26:00Z"/>
                    <w:rFonts w:eastAsia="Times New Roman" w:cs="Times New Roman"/>
                    <w:color w:val="000000"/>
                    <w:szCs w:val="20"/>
                  </w:rPr>
                </w:rPrChange>
              </w:rPr>
            </w:pPr>
            <w:del w:id="9013" w:author="Hervé Monnerie" w:date="2014-06-25T10:26:00Z">
              <w:r w:rsidRPr="00935764" w:rsidDel="00BD57E6">
                <w:rPr>
                  <w:rFonts w:ascii="Helvetica Neue Light" w:eastAsia="Times New Roman" w:hAnsi="Helvetica Neue Light" w:cs="Times New Roman"/>
                  <w:color w:val="000000"/>
                  <w:szCs w:val="20"/>
                  <w:rPrChange w:id="9014"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3548BC01" w14:textId="77777777" w:rsidR="00571114" w:rsidRPr="00935764" w:rsidDel="00BD57E6" w:rsidRDefault="00571114" w:rsidP="00571114">
            <w:pPr>
              <w:jc w:val="left"/>
              <w:outlineLvl w:val="0"/>
              <w:rPr>
                <w:del w:id="9015" w:author="Hervé Monnerie" w:date="2014-06-25T10:26:00Z"/>
                <w:rFonts w:ascii="Helvetica Neue Light" w:eastAsia="Times New Roman" w:hAnsi="Helvetica Neue Light" w:cs="Times New Roman"/>
                <w:color w:val="000000"/>
                <w:szCs w:val="20"/>
                <w:rPrChange w:id="9016" w:author="Arthur de Catheu" w:date="2014-06-20T17:08:00Z">
                  <w:rPr>
                    <w:del w:id="9017" w:author="Hervé Monnerie" w:date="2014-06-25T10:26:00Z"/>
                    <w:rFonts w:eastAsia="Times New Roman" w:cs="Times New Roman"/>
                    <w:color w:val="000000"/>
                    <w:szCs w:val="20"/>
                  </w:rPr>
                </w:rPrChange>
              </w:rPr>
            </w:pPr>
            <w:del w:id="9018" w:author="Hervé Monnerie" w:date="2014-06-25T10:26:00Z">
              <w:r w:rsidRPr="00935764" w:rsidDel="00BD57E6">
                <w:rPr>
                  <w:rFonts w:ascii="Helvetica Neue Light" w:eastAsia="Times New Roman" w:hAnsi="Helvetica Neue Light" w:cs="Times New Roman"/>
                  <w:color w:val="000000"/>
                  <w:szCs w:val="20"/>
                  <w:rPrChange w:id="9019" w:author="Arthur de Catheu" w:date="2014-06-20T17:08:00Z">
                    <w:rPr>
                      <w:rFonts w:eastAsia="Times New Roman" w:cs="Times New Roman"/>
                      <w:color w:val="000000"/>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42613EA4" w14:textId="77777777" w:rsidR="00571114" w:rsidRPr="00935764" w:rsidDel="00BD57E6" w:rsidRDefault="00571114" w:rsidP="00571114">
            <w:pPr>
              <w:jc w:val="left"/>
              <w:outlineLvl w:val="0"/>
              <w:rPr>
                <w:del w:id="9020" w:author="Hervé Monnerie" w:date="2014-06-25T10:26:00Z"/>
                <w:rFonts w:ascii="Helvetica Neue Light" w:eastAsia="Times New Roman" w:hAnsi="Helvetica Neue Light" w:cs="Times New Roman"/>
                <w:color w:val="000000"/>
                <w:szCs w:val="20"/>
                <w:rPrChange w:id="9021" w:author="Arthur de Catheu" w:date="2014-06-20T17:08:00Z">
                  <w:rPr>
                    <w:del w:id="9022" w:author="Hervé Monnerie" w:date="2014-06-25T10:26:00Z"/>
                    <w:rFonts w:eastAsia="Times New Roman" w:cs="Times New Roman"/>
                    <w:color w:val="000000"/>
                    <w:szCs w:val="20"/>
                  </w:rPr>
                </w:rPrChange>
              </w:rPr>
            </w:pPr>
            <w:del w:id="9023" w:author="Hervé Monnerie" w:date="2014-06-25T10:26:00Z">
              <w:r w:rsidRPr="00935764" w:rsidDel="00BD57E6">
                <w:rPr>
                  <w:rFonts w:ascii="Helvetica Neue Light" w:eastAsia="Times New Roman" w:hAnsi="Helvetica Neue Light" w:cs="Times New Roman"/>
                  <w:color w:val="000000"/>
                  <w:szCs w:val="20"/>
                  <w:rPrChange w:id="9024" w:author="Arthur de Catheu" w:date="2014-06-20T17:08:00Z">
                    <w:rPr>
                      <w:rFonts w:eastAsia="Times New Roman" w:cs="Times New Roman"/>
                      <w:color w:val="000000"/>
                      <w:szCs w:val="20"/>
                    </w:rPr>
                  </w:rPrChange>
                </w:rPr>
                <w:delText> </w:delText>
              </w:r>
            </w:del>
          </w:p>
        </w:tc>
      </w:tr>
      <w:tr w:rsidR="00571114" w:rsidRPr="00935764" w:rsidDel="00BD57E6" w14:paraId="03B3D805" w14:textId="77777777" w:rsidTr="00571114">
        <w:trPr>
          <w:divId w:val="162168436"/>
          <w:trHeight w:val="279"/>
          <w:del w:id="9025" w:author="Hervé Monnerie" w:date="2014-06-25T10:26:00Z"/>
        </w:trPr>
        <w:tc>
          <w:tcPr>
            <w:tcW w:w="4263" w:type="dxa"/>
            <w:tcBorders>
              <w:top w:val="nil"/>
              <w:left w:val="single" w:sz="4" w:space="0" w:color="auto"/>
              <w:bottom w:val="single" w:sz="4" w:space="0" w:color="auto"/>
              <w:right w:val="single" w:sz="4" w:space="0" w:color="auto"/>
            </w:tcBorders>
            <w:shd w:val="clear" w:color="auto" w:fill="auto"/>
            <w:noWrap/>
            <w:vAlign w:val="bottom"/>
            <w:hideMark/>
          </w:tcPr>
          <w:p w14:paraId="307EE77E" w14:textId="77777777" w:rsidR="00571114" w:rsidRPr="00935764" w:rsidDel="00BD57E6" w:rsidRDefault="00571114" w:rsidP="00571114">
            <w:pPr>
              <w:jc w:val="left"/>
              <w:outlineLvl w:val="0"/>
              <w:rPr>
                <w:del w:id="9026" w:author="Hervé Monnerie" w:date="2014-06-25T10:26:00Z"/>
                <w:rFonts w:ascii="Helvetica Neue Light" w:eastAsia="Times New Roman" w:hAnsi="Helvetica Neue Light" w:cs="Times New Roman"/>
                <w:color w:val="000000"/>
                <w:szCs w:val="20"/>
                <w:rPrChange w:id="9027" w:author="Arthur de Catheu" w:date="2014-06-20T17:08:00Z">
                  <w:rPr>
                    <w:del w:id="9028" w:author="Hervé Monnerie" w:date="2014-06-25T10:26:00Z"/>
                    <w:rFonts w:eastAsia="Times New Roman" w:cs="Times New Roman"/>
                    <w:color w:val="000000"/>
                    <w:szCs w:val="20"/>
                  </w:rPr>
                </w:rPrChange>
              </w:rPr>
            </w:pPr>
            <w:del w:id="9029" w:author="Hervé Monnerie" w:date="2014-06-25T10:26:00Z">
              <w:r w:rsidRPr="00935764" w:rsidDel="00BD57E6">
                <w:rPr>
                  <w:rFonts w:ascii="Helvetica Neue Light" w:eastAsia="Times New Roman" w:hAnsi="Helvetica Neue Light" w:cs="Times New Roman"/>
                  <w:color w:val="000000"/>
                  <w:szCs w:val="20"/>
                  <w:rPrChange w:id="9030" w:author="Arthur de Catheu" w:date="2014-06-20T17:08:00Z">
                    <w:rPr>
                      <w:rFonts w:eastAsia="Times New Roman" w:cs="Times New Roman"/>
                      <w:color w:val="000000"/>
                      <w:szCs w:val="20"/>
                    </w:rPr>
                  </w:rPrChange>
                </w:rPr>
                <w:delText>Détermination ligne d'engagement</w:delText>
              </w:r>
            </w:del>
          </w:p>
        </w:tc>
        <w:tc>
          <w:tcPr>
            <w:tcW w:w="348" w:type="dxa"/>
            <w:tcBorders>
              <w:top w:val="nil"/>
              <w:left w:val="nil"/>
              <w:bottom w:val="single" w:sz="4" w:space="0" w:color="auto"/>
              <w:right w:val="single" w:sz="4" w:space="0" w:color="auto"/>
            </w:tcBorders>
            <w:shd w:val="clear" w:color="auto" w:fill="auto"/>
            <w:noWrap/>
            <w:vAlign w:val="bottom"/>
            <w:hideMark/>
          </w:tcPr>
          <w:p w14:paraId="0F83A3EB" w14:textId="77777777" w:rsidR="00571114" w:rsidRPr="00935764" w:rsidDel="00BD57E6" w:rsidRDefault="00571114" w:rsidP="00571114">
            <w:pPr>
              <w:jc w:val="center"/>
              <w:outlineLvl w:val="0"/>
              <w:rPr>
                <w:del w:id="9031" w:author="Hervé Monnerie" w:date="2014-06-25T10:26:00Z"/>
                <w:rFonts w:ascii="Helvetica Neue Light" w:eastAsia="Times New Roman" w:hAnsi="Helvetica Neue Light" w:cs="Times New Roman"/>
                <w:color w:val="000000"/>
                <w:szCs w:val="20"/>
                <w:rPrChange w:id="9032" w:author="Arthur de Catheu" w:date="2014-06-20T17:08:00Z">
                  <w:rPr>
                    <w:del w:id="9033" w:author="Hervé Monnerie" w:date="2014-06-25T10:26:00Z"/>
                    <w:rFonts w:eastAsia="Times New Roman" w:cs="Times New Roman"/>
                    <w:color w:val="000000"/>
                    <w:szCs w:val="20"/>
                  </w:rPr>
                </w:rPrChange>
              </w:rPr>
            </w:pPr>
            <w:del w:id="9034" w:author="Hervé Monnerie" w:date="2014-06-25T10:26:00Z">
              <w:r w:rsidRPr="00935764" w:rsidDel="00BD57E6">
                <w:rPr>
                  <w:rFonts w:ascii="Helvetica Neue Light" w:eastAsia="Times New Roman" w:hAnsi="Helvetica Neue Light" w:cs="Times New Roman"/>
                  <w:color w:val="000000"/>
                  <w:szCs w:val="20"/>
                  <w:rPrChange w:id="9035"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48342B5D" w14:textId="77777777" w:rsidR="00571114" w:rsidRPr="00935764" w:rsidDel="00BD57E6" w:rsidRDefault="00571114" w:rsidP="00571114">
            <w:pPr>
              <w:jc w:val="left"/>
              <w:outlineLvl w:val="0"/>
              <w:rPr>
                <w:del w:id="9036" w:author="Hervé Monnerie" w:date="2014-06-25T10:26:00Z"/>
                <w:rFonts w:ascii="Helvetica Neue Light" w:eastAsia="Times New Roman" w:hAnsi="Helvetica Neue Light" w:cs="Times New Roman"/>
                <w:color w:val="000000"/>
                <w:szCs w:val="20"/>
                <w:rPrChange w:id="9037" w:author="Arthur de Catheu" w:date="2014-06-20T17:08:00Z">
                  <w:rPr>
                    <w:del w:id="9038" w:author="Hervé Monnerie" w:date="2014-06-25T10:26:00Z"/>
                    <w:rFonts w:eastAsia="Times New Roman" w:cs="Times New Roman"/>
                    <w:color w:val="000000"/>
                    <w:szCs w:val="20"/>
                  </w:rPr>
                </w:rPrChange>
              </w:rPr>
            </w:pPr>
            <w:del w:id="9039" w:author="Hervé Monnerie" w:date="2014-06-25T10:26:00Z">
              <w:r w:rsidRPr="00935764" w:rsidDel="00BD57E6">
                <w:rPr>
                  <w:rFonts w:ascii="Helvetica Neue Light" w:eastAsia="Times New Roman" w:hAnsi="Helvetica Neue Light" w:cs="Times New Roman"/>
                  <w:color w:val="000000"/>
                  <w:szCs w:val="20"/>
                  <w:rPrChange w:id="9040" w:author="Arthur de Catheu" w:date="2014-06-20T17:08:00Z">
                    <w:rPr>
                      <w:rFonts w:eastAsia="Times New Roman" w:cs="Times New Roman"/>
                      <w:color w:val="000000"/>
                      <w:szCs w:val="20"/>
                    </w:rPr>
                  </w:rPrChange>
                </w:rPr>
                <w:delText>A</w:delText>
              </w:r>
            </w:del>
          </w:p>
        </w:tc>
        <w:tc>
          <w:tcPr>
            <w:tcW w:w="1150" w:type="dxa"/>
            <w:tcBorders>
              <w:top w:val="nil"/>
              <w:left w:val="nil"/>
              <w:bottom w:val="single" w:sz="4" w:space="0" w:color="auto"/>
              <w:right w:val="single" w:sz="4" w:space="0" w:color="auto"/>
            </w:tcBorders>
            <w:shd w:val="clear" w:color="000000" w:fill="DCE6F1"/>
            <w:noWrap/>
            <w:vAlign w:val="bottom"/>
            <w:hideMark/>
          </w:tcPr>
          <w:p w14:paraId="14706315" w14:textId="77777777" w:rsidR="00571114" w:rsidRPr="00935764" w:rsidDel="00BD57E6" w:rsidRDefault="00571114" w:rsidP="00571114">
            <w:pPr>
              <w:jc w:val="left"/>
              <w:outlineLvl w:val="0"/>
              <w:rPr>
                <w:del w:id="9041" w:author="Hervé Monnerie" w:date="2014-06-25T10:26:00Z"/>
                <w:rFonts w:ascii="Helvetica Neue Light" w:eastAsia="Times New Roman" w:hAnsi="Helvetica Neue Light" w:cs="Times New Roman"/>
                <w:color w:val="000000"/>
                <w:szCs w:val="20"/>
                <w:rPrChange w:id="9042" w:author="Arthur de Catheu" w:date="2014-06-20T17:08:00Z">
                  <w:rPr>
                    <w:del w:id="9043" w:author="Hervé Monnerie" w:date="2014-06-25T10:26:00Z"/>
                    <w:rFonts w:eastAsia="Times New Roman" w:cs="Times New Roman"/>
                    <w:color w:val="000000"/>
                    <w:szCs w:val="20"/>
                  </w:rPr>
                </w:rPrChange>
              </w:rPr>
            </w:pPr>
            <w:del w:id="9044" w:author="Hervé Monnerie" w:date="2014-06-25T10:26:00Z">
              <w:r w:rsidRPr="00935764" w:rsidDel="00BD57E6">
                <w:rPr>
                  <w:rFonts w:ascii="Helvetica Neue Light" w:eastAsia="Times New Roman" w:hAnsi="Helvetica Neue Light" w:cs="Times New Roman"/>
                  <w:color w:val="000000"/>
                  <w:szCs w:val="20"/>
                  <w:rPrChange w:id="9045" w:author="Arthur de Catheu" w:date="2014-06-20T17:08:00Z">
                    <w:rPr>
                      <w:rFonts w:eastAsia="Times New Roman" w:cs="Times New Roman"/>
                      <w:color w:val="000000"/>
                      <w:szCs w:val="20"/>
                    </w:rPr>
                  </w:rPrChange>
                </w:rPr>
                <w:delText> </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3695DD5E" w14:textId="77777777" w:rsidR="00571114" w:rsidRPr="00935764" w:rsidDel="00BD57E6" w:rsidRDefault="00571114" w:rsidP="00571114">
            <w:pPr>
              <w:jc w:val="left"/>
              <w:outlineLvl w:val="0"/>
              <w:rPr>
                <w:del w:id="9046" w:author="Hervé Monnerie" w:date="2014-06-25T10:26:00Z"/>
                <w:rFonts w:ascii="Helvetica Neue Light" w:eastAsia="Times New Roman" w:hAnsi="Helvetica Neue Light" w:cs="Times New Roman"/>
                <w:color w:val="000000"/>
                <w:szCs w:val="20"/>
                <w:rPrChange w:id="9047" w:author="Arthur de Catheu" w:date="2014-06-20T17:08:00Z">
                  <w:rPr>
                    <w:del w:id="9048" w:author="Hervé Monnerie" w:date="2014-06-25T10:26:00Z"/>
                    <w:rFonts w:eastAsia="Times New Roman" w:cs="Times New Roman"/>
                    <w:color w:val="000000"/>
                    <w:szCs w:val="20"/>
                  </w:rPr>
                </w:rPrChange>
              </w:rPr>
            </w:pPr>
            <w:del w:id="9049" w:author="Hervé Monnerie" w:date="2014-06-25T10:26:00Z">
              <w:r w:rsidRPr="00935764" w:rsidDel="00BD57E6">
                <w:rPr>
                  <w:rFonts w:ascii="Helvetica Neue Light" w:eastAsia="Times New Roman" w:hAnsi="Helvetica Neue Light" w:cs="Times New Roman"/>
                  <w:color w:val="000000"/>
                  <w:szCs w:val="20"/>
                  <w:rPrChange w:id="9050"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2E5A3697" w14:textId="77777777" w:rsidR="00571114" w:rsidRPr="00935764" w:rsidDel="00BD57E6" w:rsidRDefault="00571114" w:rsidP="00571114">
            <w:pPr>
              <w:jc w:val="left"/>
              <w:outlineLvl w:val="0"/>
              <w:rPr>
                <w:del w:id="9051" w:author="Hervé Monnerie" w:date="2014-06-25T10:26:00Z"/>
                <w:rFonts w:ascii="Helvetica Neue Light" w:eastAsia="Times New Roman" w:hAnsi="Helvetica Neue Light" w:cs="Times New Roman"/>
                <w:color w:val="000000"/>
                <w:szCs w:val="20"/>
                <w:rPrChange w:id="9052" w:author="Arthur de Catheu" w:date="2014-06-20T17:08:00Z">
                  <w:rPr>
                    <w:del w:id="9053" w:author="Hervé Monnerie" w:date="2014-06-25T10:26:00Z"/>
                    <w:rFonts w:eastAsia="Times New Roman" w:cs="Times New Roman"/>
                    <w:color w:val="000000"/>
                    <w:szCs w:val="20"/>
                  </w:rPr>
                </w:rPrChange>
              </w:rPr>
            </w:pPr>
            <w:del w:id="9054" w:author="Hervé Monnerie" w:date="2014-06-25T10:26:00Z">
              <w:r w:rsidRPr="00935764" w:rsidDel="00BD57E6">
                <w:rPr>
                  <w:rFonts w:ascii="Helvetica Neue Light" w:eastAsia="Times New Roman" w:hAnsi="Helvetica Neue Light" w:cs="Times New Roman"/>
                  <w:color w:val="000000"/>
                  <w:szCs w:val="20"/>
                  <w:rPrChange w:id="9055" w:author="Arthur de Catheu" w:date="2014-06-20T17:08:00Z">
                    <w:rPr>
                      <w:rFonts w:eastAsia="Times New Roman" w:cs="Times New Roman"/>
                      <w:color w:val="000000"/>
                      <w:szCs w:val="20"/>
                    </w:rPr>
                  </w:rPrChange>
                </w:rPr>
                <w:delText> </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55ED17B8" w14:textId="77777777" w:rsidR="00571114" w:rsidRPr="00935764" w:rsidDel="00BD57E6" w:rsidRDefault="00571114" w:rsidP="00571114">
            <w:pPr>
              <w:jc w:val="left"/>
              <w:outlineLvl w:val="0"/>
              <w:rPr>
                <w:del w:id="9056" w:author="Hervé Monnerie" w:date="2014-06-25T10:26:00Z"/>
                <w:rFonts w:ascii="Helvetica Neue Light" w:eastAsia="Times New Roman" w:hAnsi="Helvetica Neue Light" w:cs="Times New Roman"/>
                <w:color w:val="000000"/>
                <w:szCs w:val="20"/>
                <w:rPrChange w:id="9057" w:author="Arthur de Catheu" w:date="2014-06-20T17:08:00Z">
                  <w:rPr>
                    <w:del w:id="9058" w:author="Hervé Monnerie" w:date="2014-06-25T10:26:00Z"/>
                    <w:rFonts w:eastAsia="Times New Roman" w:cs="Times New Roman"/>
                    <w:color w:val="000000"/>
                    <w:szCs w:val="20"/>
                  </w:rPr>
                </w:rPrChange>
              </w:rPr>
            </w:pPr>
            <w:del w:id="9059" w:author="Hervé Monnerie" w:date="2014-06-25T10:26:00Z">
              <w:r w:rsidRPr="00935764" w:rsidDel="00BD57E6">
                <w:rPr>
                  <w:rFonts w:ascii="Helvetica Neue Light" w:eastAsia="Times New Roman" w:hAnsi="Helvetica Neue Light" w:cs="Times New Roman"/>
                  <w:color w:val="000000"/>
                  <w:szCs w:val="20"/>
                  <w:rPrChange w:id="9060" w:author="Arthur de Catheu" w:date="2014-06-20T17:08:00Z">
                    <w:rPr>
                      <w:rFonts w:eastAsia="Times New Roman" w:cs="Times New Roman"/>
                      <w:color w:val="000000"/>
                      <w:szCs w:val="20"/>
                    </w:rPr>
                  </w:rPrChange>
                </w:rPr>
                <w:delText> </w:delText>
              </w:r>
            </w:del>
          </w:p>
        </w:tc>
      </w:tr>
      <w:tr w:rsidR="00571114" w:rsidRPr="00935764" w:rsidDel="00BD57E6" w14:paraId="51D6019D" w14:textId="77777777" w:rsidTr="00571114">
        <w:trPr>
          <w:divId w:val="162168436"/>
          <w:trHeight w:val="279"/>
          <w:del w:id="9061" w:author="Hervé Monnerie" w:date="2014-06-25T10:26:00Z"/>
        </w:trPr>
        <w:tc>
          <w:tcPr>
            <w:tcW w:w="4263" w:type="dxa"/>
            <w:tcBorders>
              <w:top w:val="nil"/>
              <w:left w:val="single" w:sz="4" w:space="0" w:color="auto"/>
              <w:bottom w:val="single" w:sz="4" w:space="0" w:color="auto"/>
              <w:right w:val="single" w:sz="4" w:space="0" w:color="auto"/>
            </w:tcBorders>
            <w:shd w:val="clear" w:color="000000" w:fill="1F497D"/>
            <w:noWrap/>
            <w:vAlign w:val="bottom"/>
            <w:hideMark/>
          </w:tcPr>
          <w:p w14:paraId="2572FA0E" w14:textId="77777777" w:rsidR="00571114" w:rsidRPr="00935764" w:rsidDel="00BD57E6" w:rsidRDefault="00571114" w:rsidP="00571114">
            <w:pPr>
              <w:jc w:val="left"/>
              <w:rPr>
                <w:del w:id="9062" w:author="Hervé Monnerie" w:date="2014-06-25T10:26:00Z"/>
                <w:rFonts w:ascii="Helvetica Neue Light" w:eastAsia="Times New Roman" w:hAnsi="Helvetica Neue Light" w:cs="Times New Roman"/>
                <w:color w:val="FFFFFF"/>
                <w:szCs w:val="20"/>
                <w:rPrChange w:id="9063" w:author="Arthur de Catheu" w:date="2014-06-20T17:08:00Z">
                  <w:rPr>
                    <w:del w:id="9064" w:author="Hervé Monnerie" w:date="2014-06-25T10:26:00Z"/>
                    <w:rFonts w:eastAsia="Times New Roman" w:cs="Times New Roman"/>
                    <w:color w:val="FFFFFF"/>
                    <w:szCs w:val="20"/>
                  </w:rPr>
                </w:rPrChange>
              </w:rPr>
            </w:pPr>
            <w:del w:id="9065" w:author="Hervé Monnerie" w:date="2014-06-25T10:26:00Z">
              <w:r w:rsidRPr="00935764" w:rsidDel="00BD57E6">
                <w:rPr>
                  <w:rFonts w:ascii="Helvetica Neue Light" w:eastAsia="Times New Roman" w:hAnsi="Helvetica Neue Light" w:cs="Times New Roman"/>
                  <w:color w:val="FFFFFF"/>
                  <w:szCs w:val="20"/>
                  <w:rPrChange w:id="9066" w:author="Arthur de Catheu" w:date="2014-06-20T17:08:00Z">
                    <w:rPr>
                      <w:rFonts w:eastAsia="Times New Roman" w:cs="Times New Roman"/>
                      <w:color w:val="FFFFFF"/>
                      <w:szCs w:val="20"/>
                    </w:rPr>
                  </w:rPrChange>
                </w:rPr>
                <w:delText>Dossier Cédant validé par Comité de Crédit</w:delText>
              </w:r>
            </w:del>
          </w:p>
        </w:tc>
        <w:tc>
          <w:tcPr>
            <w:tcW w:w="348" w:type="dxa"/>
            <w:tcBorders>
              <w:top w:val="nil"/>
              <w:left w:val="nil"/>
              <w:bottom w:val="single" w:sz="4" w:space="0" w:color="auto"/>
              <w:right w:val="single" w:sz="4" w:space="0" w:color="auto"/>
            </w:tcBorders>
            <w:shd w:val="clear" w:color="auto" w:fill="auto"/>
            <w:noWrap/>
            <w:vAlign w:val="bottom"/>
            <w:hideMark/>
          </w:tcPr>
          <w:p w14:paraId="46EFB471" w14:textId="77777777" w:rsidR="00571114" w:rsidRPr="00935764" w:rsidDel="00BD57E6" w:rsidRDefault="00571114" w:rsidP="00571114">
            <w:pPr>
              <w:jc w:val="center"/>
              <w:rPr>
                <w:del w:id="9067" w:author="Hervé Monnerie" w:date="2014-06-25T10:26:00Z"/>
                <w:rFonts w:ascii="Helvetica Neue Light" w:eastAsia="Times New Roman" w:hAnsi="Helvetica Neue Light" w:cs="Times New Roman"/>
                <w:color w:val="000000"/>
                <w:szCs w:val="20"/>
                <w:rPrChange w:id="9068" w:author="Arthur de Catheu" w:date="2014-06-20T17:08:00Z">
                  <w:rPr>
                    <w:del w:id="9069" w:author="Hervé Monnerie" w:date="2014-06-25T10:26:00Z"/>
                    <w:rFonts w:eastAsia="Times New Roman" w:cs="Times New Roman"/>
                    <w:color w:val="000000"/>
                    <w:szCs w:val="20"/>
                  </w:rPr>
                </w:rPrChange>
              </w:rPr>
            </w:pPr>
            <w:del w:id="9070" w:author="Hervé Monnerie" w:date="2014-06-25T10:26:00Z">
              <w:r w:rsidRPr="00935764" w:rsidDel="00BD57E6">
                <w:rPr>
                  <w:rFonts w:ascii="Helvetica Neue Light" w:eastAsia="Times New Roman" w:hAnsi="Helvetica Neue Light" w:cs="Times New Roman"/>
                  <w:color w:val="000000"/>
                  <w:szCs w:val="20"/>
                  <w:rPrChange w:id="9071"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74EA2638" w14:textId="77777777" w:rsidR="00571114" w:rsidRPr="00935764" w:rsidDel="00BD57E6" w:rsidRDefault="00571114" w:rsidP="00571114">
            <w:pPr>
              <w:jc w:val="left"/>
              <w:rPr>
                <w:del w:id="9072" w:author="Hervé Monnerie" w:date="2014-06-25T10:26:00Z"/>
                <w:rFonts w:ascii="Helvetica Neue Light" w:eastAsia="Times New Roman" w:hAnsi="Helvetica Neue Light" w:cs="Times New Roman"/>
                <w:color w:val="000000"/>
                <w:szCs w:val="20"/>
                <w:rPrChange w:id="9073" w:author="Arthur de Catheu" w:date="2014-06-20T17:08:00Z">
                  <w:rPr>
                    <w:del w:id="9074" w:author="Hervé Monnerie" w:date="2014-06-25T10:26:00Z"/>
                    <w:rFonts w:eastAsia="Times New Roman" w:cs="Times New Roman"/>
                    <w:color w:val="000000"/>
                    <w:szCs w:val="20"/>
                  </w:rPr>
                </w:rPrChange>
              </w:rPr>
            </w:pPr>
            <w:del w:id="9075" w:author="Hervé Monnerie" w:date="2014-06-25T10:26:00Z">
              <w:r w:rsidRPr="00935764" w:rsidDel="00BD57E6">
                <w:rPr>
                  <w:rFonts w:ascii="Helvetica Neue Light" w:eastAsia="Times New Roman" w:hAnsi="Helvetica Neue Light" w:cs="Times New Roman"/>
                  <w:color w:val="000000"/>
                  <w:szCs w:val="20"/>
                  <w:rPrChange w:id="9076" w:author="Arthur de Catheu" w:date="2014-06-20T17:08:00Z">
                    <w:rPr>
                      <w:rFonts w:eastAsia="Times New Roman" w:cs="Times New Roman"/>
                      <w:color w:val="000000"/>
                      <w:szCs w:val="20"/>
                    </w:rPr>
                  </w:rPrChange>
                </w:rPr>
                <w:delText> </w:delText>
              </w:r>
            </w:del>
          </w:p>
        </w:tc>
        <w:tc>
          <w:tcPr>
            <w:tcW w:w="1150" w:type="dxa"/>
            <w:tcBorders>
              <w:top w:val="nil"/>
              <w:left w:val="nil"/>
              <w:bottom w:val="single" w:sz="4" w:space="0" w:color="auto"/>
              <w:right w:val="single" w:sz="4" w:space="0" w:color="auto"/>
            </w:tcBorders>
            <w:shd w:val="clear" w:color="000000" w:fill="1F497D"/>
            <w:noWrap/>
            <w:vAlign w:val="bottom"/>
            <w:hideMark/>
          </w:tcPr>
          <w:p w14:paraId="55C92402" w14:textId="77777777" w:rsidR="00571114" w:rsidRPr="00935764" w:rsidDel="00BD57E6" w:rsidRDefault="00571114" w:rsidP="00571114">
            <w:pPr>
              <w:jc w:val="center"/>
              <w:rPr>
                <w:del w:id="9077" w:author="Hervé Monnerie" w:date="2014-06-25T10:26:00Z"/>
                <w:rFonts w:ascii="Helvetica Neue Light" w:eastAsia="Times New Roman" w:hAnsi="Helvetica Neue Light" w:cs="Times New Roman"/>
                <w:color w:val="FFFFFF"/>
                <w:szCs w:val="20"/>
                <w:rPrChange w:id="9078" w:author="Arthur de Catheu" w:date="2014-06-20T17:08:00Z">
                  <w:rPr>
                    <w:del w:id="9079" w:author="Hervé Monnerie" w:date="2014-06-25T10:26:00Z"/>
                    <w:rFonts w:eastAsia="Times New Roman" w:cs="Times New Roman"/>
                    <w:color w:val="FFFFFF"/>
                    <w:szCs w:val="20"/>
                  </w:rPr>
                </w:rPrChange>
              </w:rPr>
            </w:pPr>
            <w:del w:id="9080" w:author="Hervé Monnerie" w:date="2014-06-25T10:26:00Z">
              <w:r w:rsidRPr="00935764" w:rsidDel="00BD57E6">
                <w:rPr>
                  <w:rFonts w:ascii="Helvetica Neue Light" w:eastAsia="Times New Roman" w:hAnsi="Helvetica Neue Light" w:cs="Times New Roman"/>
                  <w:color w:val="FFFFFF"/>
                  <w:szCs w:val="20"/>
                  <w:rPrChange w:id="9081" w:author="Arthur de Catheu" w:date="2014-06-20T17:08:00Z">
                    <w:rPr>
                      <w:rFonts w:eastAsia="Times New Roman" w:cs="Times New Roman"/>
                      <w:color w:val="FFFFFF"/>
                      <w:szCs w:val="20"/>
                    </w:rPr>
                  </w:rPrChange>
                </w:rPr>
                <w:delText> </w:delText>
              </w:r>
            </w:del>
          </w:p>
        </w:tc>
        <w:tc>
          <w:tcPr>
            <w:tcW w:w="1150" w:type="dxa"/>
            <w:tcBorders>
              <w:top w:val="nil"/>
              <w:left w:val="nil"/>
              <w:bottom w:val="single" w:sz="4" w:space="0" w:color="auto"/>
              <w:right w:val="single" w:sz="4" w:space="0" w:color="auto"/>
            </w:tcBorders>
            <w:shd w:val="clear" w:color="000000" w:fill="1F497D"/>
            <w:noWrap/>
            <w:vAlign w:val="bottom"/>
            <w:hideMark/>
          </w:tcPr>
          <w:p w14:paraId="20774FB3" w14:textId="77777777" w:rsidR="00571114" w:rsidRPr="00935764" w:rsidDel="00BD57E6" w:rsidRDefault="00571114" w:rsidP="00571114">
            <w:pPr>
              <w:jc w:val="center"/>
              <w:rPr>
                <w:del w:id="9082" w:author="Hervé Monnerie" w:date="2014-06-25T10:26:00Z"/>
                <w:rFonts w:ascii="Helvetica Neue Light" w:eastAsia="Times New Roman" w:hAnsi="Helvetica Neue Light" w:cs="Times New Roman"/>
                <w:color w:val="FFFFFF"/>
                <w:szCs w:val="20"/>
                <w:rPrChange w:id="9083" w:author="Arthur de Catheu" w:date="2014-06-20T17:08:00Z">
                  <w:rPr>
                    <w:del w:id="9084" w:author="Hervé Monnerie" w:date="2014-06-25T10:26:00Z"/>
                    <w:rFonts w:eastAsia="Times New Roman" w:cs="Times New Roman"/>
                    <w:color w:val="FFFFFF"/>
                    <w:szCs w:val="20"/>
                  </w:rPr>
                </w:rPrChange>
              </w:rPr>
            </w:pPr>
            <w:del w:id="9085" w:author="Hervé Monnerie" w:date="2014-06-25T10:26:00Z">
              <w:r w:rsidRPr="00935764" w:rsidDel="00BD57E6">
                <w:rPr>
                  <w:rFonts w:ascii="Helvetica Neue Light" w:eastAsia="Times New Roman" w:hAnsi="Helvetica Neue Light" w:cs="Times New Roman"/>
                  <w:color w:val="FFFFFF"/>
                  <w:szCs w:val="20"/>
                  <w:rPrChange w:id="9086" w:author="Arthur de Catheu" w:date="2014-06-20T17:08:00Z">
                    <w:rPr>
                      <w:rFonts w:eastAsia="Times New Roman" w:cs="Times New Roman"/>
                      <w:color w:val="FFFFFF"/>
                      <w:szCs w:val="20"/>
                    </w:rPr>
                  </w:rPrChange>
                </w:rPr>
                <w:delText>Deadline</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1C3939E1" w14:textId="77777777" w:rsidR="00571114" w:rsidRPr="00935764" w:rsidDel="00BD57E6" w:rsidRDefault="00571114" w:rsidP="00571114">
            <w:pPr>
              <w:jc w:val="left"/>
              <w:rPr>
                <w:del w:id="9087" w:author="Hervé Monnerie" w:date="2014-06-25T10:26:00Z"/>
                <w:rFonts w:ascii="Helvetica Neue Light" w:eastAsia="Times New Roman" w:hAnsi="Helvetica Neue Light" w:cs="Times New Roman"/>
                <w:color w:val="000000"/>
                <w:szCs w:val="20"/>
                <w:rPrChange w:id="9088" w:author="Arthur de Catheu" w:date="2014-06-20T17:08:00Z">
                  <w:rPr>
                    <w:del w:id="9089" w:author="Hervé Monnerie" w:date="2014-06-25T10:26:00Z"/>
                    <w:rFonts w:eastAsia="Times New Roman" w:cs="Times New Roman"/>
                    <w:color w:val="000000"/>
                    <w:szCs w:val="20"/>
                  </w:rPr>
                </w:rPrChange>
              </w:rPr>
            </w:pPr>
            <w:del w:id="9090" w:author="Hervé Monnerie" w:date="2014-06-25T10:26:00Z">
              <w:r w:rsidRPr="00935764" w:rsidDel="00BD57E6">
                <w:rPr>
                  <w:rFonts w:ascii="Helvetica Neue Light" w:eastAsia="Times New Roman" w:hAnsi="Helvetica Neue Light" w:cs="Times New Roman"/>
                  <w:color w:val="000000"/>
                  <w:szCs w:val="20"/>
                  <w:rPrChange w:id="9091" w:author="Arthur de Catheu" w:date="2014-06-20T17:08:00Z">
                    <w:rPr>
                      <w:rFonts w:eastAsia="Times New Roman" w:cs="Times New Roman"/>
                      <w:color w:val="000000"/>
                      <w:szCs w:val="20"/>
                    </w:rPr>
                  </w:rPrChange>
                </w:rPr>
                <w:delText>Deadline</w:delText>
              </w:r>
            </w:del>
          </w:p>
        </w:tc>
        <w:tc>
          <w:tcPr>
            <w:tcW w:w="1513" w:type="dxa"/>
            <w:tcBorders>
              <w:top w:val="nil"/>
              <w:left w:val="nil"/>
              <w:bottom w:val="single" w:sz="4" w:space="0" w:color="auto"/>
              <w:right w:val="single" w:sz="4" w:space="0" w:color="auto"/>
            </w:tcBorders>
            <w:shd w:val="clear" w:color="auto" w:fill="auto"/>
            <w:noWrap/>
            <w:vAlign w:val="bottom"/>
            <w:hideMark/>
          </w:tcPr>
          <w:p w14:paraId="5A6E3AE3" w14:textId="77777777" w:rsidR="00571114" w:rsidRPr="00935764" w:rsidDel="00BD57E6" w:rsidRDefault="00571114" w:rsidP="00571114">
            <w:pPr>
              <w:jc w:val="left"/>
              <w:rPr>
                <w:del w:id="9092" w:author="Hervé Monnerie" w:date="2014-06-25T10:26:00Z"/>
                <w:rFonts w:ascii="Helvetica Neue Light" w:eastAsia="Times New Roman" w:hAnsi="Helvetica Neue Light" w:cs="Times New Roman"/>
                <w:color w:val="000000"/>
                <w:szCs w:val="20"/>
                <w:rPrChange w:id="9093" w:author="Arthur de Catheu" w:date="2014-06-20T17:08:00Z">
                  <w:rPr>
                    <w:del w:id="9094" w:author="Hervé Monnerie" w:date="2014-06-25T10:26:00Z"/>
                    <w:rFonts w:eastAsia="Times New Roman" w:cs="Times New Roman"/>
                    <w:color w:val="000000"/>
                    <w:szCs w:val="20"/>
                  </w:rPr>
                </w:rPrChange>
              </w:rPr>
            </w:pPr>
            <w:del w:id="9095" w:author="Hervé Monnerie" w:date="2014-06-25T10:26:00Z">
              <w:r w:rsidRPr="00935764" w:rsidDel="00BD57E6">
                <w:rPr>
                  <w:rFonts w:ascii="Helvetica Neue Light" w:eastAsia="Times New Roman" w:hAnsi="Helvetica Neue Light" w:cs="Times New Roman"/>
                  <w:color w:val="000000"/>
                  <w:szCs w:val="20"/>
                  <w:rPrChange w:id="9096" w:author="Arthur de Catheu" w:date="2014-06-20T17:08:00Z">
                    <w:rPr>
                      <w:rFonts w:eastAsia="Times New Roman" w:cs="Times New Roman"/>
                      <w:color w:val="000000"/>
                      <w:szCs w:val="20"/>
                    </w:rPr>
                  </w:rPrChange>
                </w:rPr>
                <w:delText> </w:delText>
              </w:r>
            </w:del>
          </w:p>
        </w:tc>
      </w:tr>
      <w:tr w:rsidR="00571114" w:rsidRPr="00935764" w:rsidDel="00BD57E6" w14:paraId="4F907AAB" w14:textId="77777777" w:rsidTr="00571114">
        <w:trPr>
          <w:divId w:val="162168436"/>
          <w:trHeight w:val="279"/>
          <w:del w:id="9097" w:author="Hervé Monnerie" w:date="2014-06-25T10:26:00Z"/>
        </w:trPr>
        <w:tc>
          <w:tcPr>
            <w:tcW w:w="4263" w:type="dxa"/>
            <w:tcBorders>
              <w:top w:val="nil"/>
              <w:left w:val="nil"/>
              <w:bottom w:val="nil"/>
              <w:right w:val="nil"/>
            </w:tcBorders>
            <w:shd w:val="clear" w:color="000000" w:fill="1F497D"/>
            <w:noWrap/>
            <w:vAlign w:val="bottom"/>
            <w:hideMark/>
          </w:tcPr>
          <w:p w14:paraId="1A08B423" w14:textId="77777777" w:rsidR="00571114" w:rsidRPr="00935764" w:rsidDel="00BD57E6" w:rsidRDefault="00571114" w:rsidP="00571114">
            <w:pPr>
              <w:jc w:val="left"/>
              <w:rPr>
                <w:del w:id="9098" w:author="Hervé Monnerie" w:date="2014-06-25T10:26:00Z"/>
                <w:rFonts w:ascii="Helvetica Neue Light" w:eastAsia="Times New Roman" w:hAnsi="Helvetica Neue Light" w:cs="Times New Roman"/>
                <w:color w:val="FFFFFF"/>
                <w:szCs w:val="20"/>
                <w:rPrChange w:id="9099" w:author="Arthur de Catheu" w:date="2014-06-20T17:08:00Z">
                  <w:rPr>
                    <w:del w:id="9100" w:author="Hervé Monnerie" w:date="2014-06-25T10:26:00Z"/>
                    <w:rFonts w:eastAsia="Times New Roman" w:cs="Times New Roman"/>
                    <w:color w:val="FFFFFF"/>
                    <w:szCs w:val="20"/>
                  </w:rPr>
                </w:rPrChange>
              </w:rPr>
            </w:pPr>
            <w:del w:id="9101" w:author="Hervé Monnerie" w:date="2014-06-25T10:26:00Z">
              <w:r w:rsidRPr="00935764" w:rsidDel="00BD57E6">
                <w:rPr>
                  <w:rFonts w:ascii="Helvetica Neue Light" w:eastAsia="Times New Roman" w:hAnsi="Helvetica Neue Light" w:cs="Times New Roman"/>
                  <w:color w:val="FFFFFF"/>
                  <w:szCs w:val="20"/>
                  <w:rPrChange w:id="9102" w:author="Arthur de Catheu" w:date="2014-06-20T17:08:00Z">
                    <w:rPr>
                      <w:rFonts w:eastAsia="Times New Roman" w:cs="Times New Roman"/>
                      <w:color w:val="FFFFFF"/>
                      <w:szCs w:val="20"/>
                    </w:rPr>
                  </w:rPrChange>
                </w:rPr>
                <w:delText>Notification de la validation au Cédant</w:delText>
              </w:r>
            </w:del>
          </w:p>
        </w:tc>
        <w:tc>
          <w:tcPr>
            <w:tcW w:w="348" w:type="dxa"/>
            <w:tcBorders>
              <w:top w:val="nil"/>
              <w:left w:val="nil"/>
              <w:bottom w:val="nil"/>
              <w:right w:val="nil"/>
            </w:tcBorders>
            <w:shd w:val="clear" w:color="auto" w:fill="auto"/>
            <w:noWrap/>
            <w:vAlign w:val="bottom"/>
            <w:hideMark/>
          </w:tcPr>
          <w:p w14:paraId="5AF35CDC" w14:textId="77777777" w:rsidR="00571114" w:rsidRPr="00935764" w:rsidDel="00BD57E6" w:rsidRDefault="00571114" w:rsidP="00571114">
            <w:pPr>
              <w:jc w:val="center"/>
              <w:rPr>
                <w:del w:id="9103" w:author="Hervé Monnerie" w:date="2014-06-25T10:26:00Z"/>
                <w:rFonts w:ascii="Helvetica Neue Light" w:eastAsia="Times New Roman" w:hAnsi="Helvetica Neue Light" w:cs="Times New Roman"/>
                <w:color w:val="000000"/>
                <w:szCs w:val="20"/>
                <w:rPrChange w:id="9104" w:author="Arthur de Catheu" w:date="2014-06-20T17:08:00Z">
                  <w:rPr>
                    <w:del w:id="9105" w:author="Hervé Monnerie" w:date="2014-06-25T10:26:00Z"/>
                    <w:rFonts w:eastAsia="Times New Roman" w:cs="Times New Roman"/>
                    <w:color w:val="000000"/>
                    <w:szCs w:val="20"/>
                  </w:rPr>
                </w:rPrChange>
              </w:rPr>
            </w:pPr>
            <w:del w:id="9106" w:author="Hervé Monnerie" w:date="2014-06-25T10:26:00Z">
              <w:r w:rsidRPr="00935764" w:rsidDel="00BD57E6">
                <w:rPr>
                  <w:rFonts w:ascii="Helvetica Neue Light" w:eastAsia="Times New Roman" w:hAnsi="Helvetica Neue Light" w:cs="Times New Roman"/>
                  <w:color w:val="000000"/>
                  <w:szCs w:val="20"/>
                  <w:rPrChange w:id="9107" w:author="Arthur de Catheu" w:date="2014-06-20T17:08:00Z">
                    <w:rPr>
                      <w:rFonts w:eastAsia="Times New Roman" w:cs="Times New Roman"/>
                      <w:color w:val="000000"/>
                      <w:szCs w:val="20"/>
                    </w:rPr>
                  </w:rPrChange>
                </w:rPr>
                <w:delText> </w:delText>
              </w:r>
            </w:del>
          </w:p>
        </w:tc>
        <w:tc>
          <w:tcPr>
            <w:tcW w:w="1152" w:type="dxa"/>
            <w:tcBorders>
              <w:top w:val="nil"/>
              <w:left w:val="single" w:sz="4" w:space="0" w:color="auto"/>
              <w:bottom w:val="single" w:sz="4" w:space="0" w:color="auto"/>
              <w:right w:val="single" w:sz="4" w:space="0" w:color="auto"/>
            </w:tcBorders>
            <w:shd w:val="clear" w:color="auto" w:fill="auto"/>
            <w:noWrap/>
            <w:vAlign w:val="bottom"/>
            <w:hideMark/>
          </w:tcPr>
          <w:p w14:paraId="453E3BF6" w14:textId="77777777" w:rsidR="00571114" w:rsidRPr="00935764" w:rsidDel="00BD57E6" w:rsidRDefault="00571114" w:rsidP="00571114">
            <w:pPr>
              <w:jc w:val="left"/>
              <w:rPr>
                <w:del w:id="9108" w:author="Hervé Monnerie" w:date="2014-06-25T10:26:00Z"/>
                <w:rFonts w:ascii="Helvetica Neue Light" w:eastAsia="Times New Roman" w:hAnsi="Helvetica Neue Light" w:cs="Times New Roman"/>
                <w:color w:val="000000"/>
                <w:szCs w:val="20"/>
                <w:rPrChange w:id="9109" w:author="Arthur de Catheu" w:date="2014-06-20T17:08:00Z">
                  <w:rPr>
                    <w:del w:id="9110" w:author="Hervé Monnerie" w:date="2014-06-25T10:26:00Z"/>
                    <w:rFonts w:eastAsia="Times New Roman" w:cs="Times New Roman"/>
                    <w:color w:val="000000"/>
                    <w:szCs w:val="20"/>
                  </w:rPr>
                </w:rPrChange>
              </w:rPr>
            </w:pPr>
            <w:del w:id="9111" w:author="Hervé Monnerie" w:date="2014-06-25T10:26:00Z">
              <w:r w:rsidRPr="00935764" w:rsidDel="00BD57E6">
                <w:rPr>
                  <w:rFonts w:ascii="Helvetica Neue Light" w:eastAsia="Times New Roman" w:hAnsi="Helvetica Neue Light" w:cs="Times New Roman"/>
                  <w:color w:val="000000"/>
                  <w:szCs w:val="20"/>
                  <w:rPrChange w:id="9112" w:author="Arthur de Catheu" w:date="2014-06-20T17:08:00Z">
                    <w:rPr>
                      <w:rFonts w:eastAsia="Times New Roman" w:cs="Times New Roman"/>
                      <w:color w:val="000000"/>
                      <w:szCs w:val="20"/>
                    </w:rPr>
                  </w:rPrChange>
                </w:rPr>
                <w:delText>A</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7F8F369D" w14:textId="77777777" w:rsidR="00571114" w:rsidRPr="00935764" w:rsidDel="00BD57E6" w:rsidRDefault="00571114" w:rsidP="00571114">
            <w:pPr>
              <w:jc w:val="left"/>
              <w:rPr>
                <w:del w:id="9113" w:author="Hervé Monnerie" w:date="2014-06-25T10:26:00Z"/>
                <w:rFonts w:ascii="Helvetica Neue Light" w:eastAsia="Times New Roman" w:hAnsi="Helvetica Neue Light" w:cs="Times New Roman"/>
                <w:color w:val="000000"/>
                <w:szCs w:val="20"/>
                <w:rPrChange w:id="9114" w:author="Arthur de Catheu" w:date="2014-06-20T17:08:00Z">
                  <w:rPr>
                    <w:del w:id="9115" w:author="Hervé Monnerie" w:date="2014-06-25T10:26:00Z"/>
                    <w:rFonts w:eastAsia="Times New Roman" w:cs="Times New Roman"/>
                    <w:color w:val="000000"/>
                    <w:szCs w:val="20"/>
                  </w:rPr>
                </w:rPrChange>
              </w:rPr>
            </w:pPr>
            <w:del w:id="9116" w:author="Hervé Monnerie" w:date="2014-06-25T10:26:00Z">
              <w:r w:rsidRPr="00935764" w:rsidDel="00BD57E6">
                <w:rPr>
                  <w:rFonts w:ascii="Helvetica Neue Light" w:eastAsia="Times New Roman" w:hAnsi="Helvetica Neue Light" w:cs="Times New Roman"/>
                  <w:color w:val="000000"/>
                  <w:szCs w:val="20"/>
                  <w:rPrChange w:id="9117" w:author="Arthur de Catheu" w:date="2014-06-20T17:08:00Z">
                    <w:rPr>
                      <w:rFonts w:eastAsia="Times New Roman" w:cs="Times New Roman"/>
                      <w:color w:val="000000"/>
                      <w:szCs w:val="20"/>
                    </w:rPr>
                  </w:rPrChange>
                </w:rPr>
                <w:delText> </w:delText>
              </w:r>
            </w:del>
          </w:p>
        </w:tc>
        <w:tc>
          <w:tcPr>
            <w:tcW w:w="1150" w:type="dxa"/>
            <w:tcBorders>
              <w:top w:val="nil"/>
              <w:left w:val="nil"/>
              <w:bottom w:val="nil"/>
              <w:right w:val="nil"/>
            </w:tcBorders>
            <w:shd w:val="clear" w:color="auto" w:fill="auto"/>
            <w:noWrap/>
            <w:vAlign w:val="bottom"/>
            <w:hideMark/>
          </w:tcPr>
          <w:p w14:paraId="342F149B" w14:textId="77777777" w:rsidR="00571114" w:rsidRPr="00935764" w:rsidDel="00BD57E6" w:rsidRDefault="00571114" w:rsidP="00571114">
            <w:pPr>
              <w:jc w:val="left"/>
              <w:rPr>
                <w:del w:id="9118" w:author="Hervé Monnerie" w:date="2014-06-25T10:26:00Z"/>
                <w:rFonts w:ascii="Helvetica Neue Light" w:eastAsia="Times New Roman" w:hAnsi="Helvetica Neue Light" w:cs="Times New Roman"/>
                <w:color w:val="000000"/>
                <w:szCs w:val="20"/>
                <w:rPrChange w:id="9119" w:author="Arthur de Catheu" w:date="2014-06-20T17:08:00Z">
                  <w:rPr>
                    <w:del w:id="9120" w:author="Hervé Monnerie" w:date="2014-06-25T10:26:00Z"/>
                    <w:rFonts w:eastAsia="Times New Roman" w:cs="Times New Roman"/>
                    <w:color w:val="000000"/>
                    <w:szCs w:val="20"/>
                  </w:rPr>
                </w:rPrChange>
              </w:rPr>
            </w:pPr>
            <w:del w:id="9121" w:author="Hervé Monnerie" w:date="2014-06-25T10:26:00Z">
              <w:r w:rsidRPr="00935764" w:rsidDel="00BD57E6">
                <w:rPr>
                  <w:rFonts w:ascii="Helvetica Neue Light" w:eastAsia="Times New Roman" w:hAnsi="Helvetica Neue Light" w:cs="Times New Roman"/>
                  <w:color w:val="000000"/>
                  <w:szCs w:val="20"/>
                  <w:rPrChange w:id="9122" w:author="Arthur de Catheu" w:date="2014-06-20T17:08:00Z">
                    <w:rPr>
                      <w:rFonts w:eastAsia="Times New Roman" w:cs="Times New Roman"/>
                      <w:color w:val="000000"/>
                      <w:szCs w:val="20"/>
                    </w:rPr>
                  </w:rPrChange>
                </w:rPr>
                <w:delText> </w:delText>
              </w:r>
            </w:del>
          </w:p>
        </w:tc>
        <w:tc>
          <w:tcPr>
            <w:tcW w:w="1152" w:type="dxa"/>
            <w:tcBorders>
              <w:top w:val="nil"/>
              <w:left w:val="single" w:sz="4" w:space="0" w:color="auto"/>
              <w:bottom w:val="single" w:sz="4" w:space="0" w:color="auto"/>
              <w:right w:val="single" w:sz="4" w:space="0" w:color="auto"/>
            </w:tcBorders>
            <w:shd w:val="clear" w:color="000000" w:fill="1F497D"/>
            <w:noWrap/>
            <w:vAlign w:val="bottom"/>
            <w:hideMark/>
          </w:tcPr>
          <w:p w14:paraId="0D36439F" w14:textId="77777777" w:rsidR="00571114" w:rsidRPr="00935764" w:rsidDel="00BD57E6" w:rsidRDefault="00571114" w:rsidP="00571114">
            <w:pPr>
              <w:jc w:val="center"/>
              <w:rPr>
                <w:del w:id="9123" w:author="Hervé Monnerie" w:date="2014-06-25T10:26:00Z"/>
                <w:rFonts w:ascii="Helvetica Neue Light" w:eastAsia="Times New Roman" w:hAnsi="Helvetica Neue Light" w:cs="Times New Roman"/>
                <w:color w:val="FFFFFF"/>
                <w:szCs w:val="20"/>
                <w:rPrChange w:id="9124" w:author="Arthur de Catheu" w:date="2014-06-20T17:08:00Z">
                  <w:rPr>
                    <w:del w:id="9125" w:author="Hervé Monnerie" w:date="2014-06-25T10:26:00Z"/>
                    <w:rFonts w:eastAsia="Times New Roman" w:cs="Times New Roman"/>
                    <w:color w:val="FFFFFF"/>
                    <w:szCs w:val="20"/>
                  </w:rPr>
                </w:rPrChange>
              </w:rPr>
            </w:pPr>
          </w:p>
        </w:tc>
        <w:tc>
          <w:tcPr>
            <w:tcW w:w="1513" w:type="dxa"/>
            <w:tcBorders>
              <w:top w:val="nil"/>
              <w:left w:val="single" w:sz="4" w:space="0" w:color="auto"/>
              <w:bottom w:val="single" w:sz="4" w:space="0" w:color="auto"/>
              <w:right w:val="single" w:sz="4" w:space="0" w:color="auto"/>
            </w:tcBorders>
            <w:shd w:val="clear" w:color="000000" w:fill="1F497D"/>
            <w:noWrap/>
            <w:vAlign w:val="bottom"/>
            <w:hideMark/>
          </w:tcPr>
          <w:p w14:paraId="75CCDEE9" w14:textId="77777777" w:rsidR="00571114" w:rsidRPr="00935764" w:rsidDel="00BD57E6" w:rsidRDefault="00571114" w:rsidP="00571114">
            <w:pPr>
              <w:jc w:val="center"/>
              <w:rPr>
                <w:del w:id="9126" w:author="Hervé Monnerie" w:date="2014-06-25T10:26:00Z"/>
                <w:rFonts w:ascii="Helvetica Neue Light" w:eastAsia="Times New Roman" w:hAnsi="Helvetica Neue Light" w:cs="Times New Roman"/>
                <w:color w:val="FFFFFF"/>
                <w:szCs w:val="20"/>
                <w:rPrChange w:id="9127" w:author="Arthur de Catheu" w:date="2014-06-20T17:08:00Z">
                  <w:rPr>
                    <w:del w:id="9128" w:author="Hervé Monnerie" w:date="2014-06-25T10:26:00Z"/>
                    <w:rFonts w:eastAsia="Times New Roman" w:cs="Times New Roman"/>
                    <w:color w:val="FFFFFF"/>
                    <w:szCs w:val="20"/>
                  </w:rPr>
                </w:rPrChange>
              </w:rPr>
            </w:pPr>
            <w:del w:id="9129" w:author="Hervé Monnerie" w:date="2014-06-25T10:26:00Z">
              <w:r w:rsidRPr="00935764" w:rsidDel="00BD57E6">
                <w:rPr>
                  <w:rFonts w:ascii="Helvetica Neue Light" w:eastAsia="Times New Roman" w:hAnsi="Helvetica Neue Light" w:cs="Times New Roman"/>
                  <w:color w:val="FFFFFF"/>
                  <w:szCs w:val="20"/>
                  <w:rPrChange w:id="9130" w:author="Arthur de Catheu" w:date="2014-06-20T17:08:00Z">
                    <w:rPr>
                      <w:rFonts w:eastAsia="Times New Roman" w:cs="Times New Roman"/>
                      <w:color w:val="FFFFFF"/>
                      <w:szCs w:val="20"/>
                    </w:rPr>
                  </w:rPrChange>
                </w:rPr>
                <w:delText>Deadline</w:delText>
              </w:r>
            </w:del>
          </w:p>
        </w:tc>
      </w:tr>
      <w:tr w:rsidR="00571114" w:rsidRPr="00935764" w:rsidDel="00BD57E6" w14:paraId="03816FEA" w14:textId="77777777" w:rsidTr="00571114">
        <w:trPr>
          <w:divId w:val="162168436"/>
          <w:trHeight w:val="279"/>
          <w:del w:id="9131" w:author="Hervé Monnerie" w:date="2014-06-25T10:26:00Z"/>
        </w:trPr>
        <w:tc>
          <w:tcPr>
            <w:tcW w:w="42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ECCDB" w14:textId="77777777" w:rsidR="00571114" w:rsidRPr="00935764" w:rsidDel="00BD57E6" w:rsidRDefault="00571114" w:rsidP="00571114">
            <w:pPr>
              <w:jc w:val="left"/>
              <w:outlineLvl w:val="0"/>
              <w:rPr>
                <w:del w:id="9132" w:author="Hervé Monnerie" w:date="2014-06-25T10:26:00Z"/>
                <w:rFonts w:ascii="Helvetica Neue Light" w:eastAsia="Times New Roman" w:hAnsi="Helvetica Neue Light" w:cs="Times New Roman"/>
                <w:color w:val="000000"/>
                <w:szCs w:val="20"/>
                <w:rPrChange w:id="9133" w:author="Arthur de Catheu" w:date="2014-06-20T17:08:00Z">
                  <w:rPr>
                    <w:del w:id="9134" w:author="Hervé Monnerie" w:date="2014-06-25T10:26:00Z"/>
                    <w:rFonts w:eastAsia="Times New Roman" w:cs="Times New Roman"/>
                    <w:color w:val="000000"/>
                    <w:szCs w:val="20"/>
                  </w:rPr>
                </w:rPrChange>
              </w:rPr>
            </w:pPr>
            <w:del w:id="9135" w:author="Hervé Monnerie" w:date="2014-06-25T10:26:00Z">
              <w:r w:rsidRPr="00935764" w:rsidDel="00BD57E6">
                <w:rPr>
                  <w:rFonts w:ascii="Helvetica Neue Light" w:eastAsia="Times New Roman" w:hAnsi="Helvetica Neue Light" w:cs="Times New Roman"/>
                  <w:color w:val="000000"/>
                  <w:szCs w:val="20"/>
                  <w:rPrChange w:id="9136" w:author="Arthur de Catheu" w:date="2014-06-20T17:08:00Z">
                    <w:rPr>
                      <w:rFonts w:eastAsia="Times New Roman" w:cs="Times New Roman"/>
                      <w:color w:val="000000"/>
                      <w:szCs w:val="20"/>
                    </w:rPr>
                  </w:rPrChange>
                </w:rPr>
                <w:delText>Création d'un compte courant Cédant</w:delText>
              </w:r>
            </w:del>
          </w:p>
        </w:tc>
        <w:tc>
          <w:tcPr>
            <w:tcW w:w="348" w:type="dxa"/>
            <w:tcBorders>
              <w:top w:val="single" w:sz="4" w:space="0" w:color="auto"/>
              <w:left w:val="nil"/>
              <w:bottom w:val="single" w:sz="4" w:space="0" w:color="auto"/>
              <w:right w:val="single" w:sz="4" w:space="0" w:color="auto"/>
            </w:tcBorders>
            <w:shd w:val="clear" w:color="auto" w:fill="auto"/>
            <w:noWrap/>
            <w:vAlign w:val="bottom"/>
            <w:hideMark/>
          </w:tcPr>
          <w:p w14:paraId="56C5EC7C" w14:textId="77777777" w:rsidR="00571114" w:rsidRPr="00935764" w:rsidDel="00BD57E6" w:rsidRDefault="00571114" w:rsidP="00571114">
            <w:pPr>
              <w:jc w:val="center"/>
              <w:outlineLvl w:val="0"/>
              <w:rPr>
                <w:del w:id="9137" w:author="Hervé Monnerie" w:date="2014-06-25T10:26:00Z"/>
                <w:rFonts w:ascii="Helvetica Neue Light" w:eastAsia="Times New Roman" w:hAnsi="Helvetica Neue Light" w:cs="Times New Roman"/>
                <w:color w:val="000000"/>
                <w:szCs w:val="20"/>
                <w:rPrChange w:id="9138" w:author="Arthur de Catheu" w:date="2014-06-20T17:08:00Z">
                  <w:rPr>
                    <w:del w:id="9139" w:author="Hervé Monnerie" w:date="2014-06-25T10:26:00Z"/>
                    <w:rFonts w:eastAsia="Times New Roman" w:cs="Times New Roman"/>
                    <w:color w:val="000000"/>
                    <w:szCs w:val="20"/>
                  </w:rPr>
                </w:rPrChange>
              </w:rPr>
            </w:pPr>
            <w:del w:id="9140" w:author="Hervé Monnerie" w:date="2014-06-25T10:26:00Z">
              <w:r w:rsidRPr="00935764" w:rsidDel="00BD57E6">
                <w:rPr>
                  <w:rFonts w:ascii="Helvetica Neue Light" w:eastAsia="Times New Roman" w:hAnsi="Helvetica Neue Light" w:cs="Times New Roman"/>
                  <w:color w:val="000000"/>
                  <w:szCs w:val="20"/>
                  <w:rPrChange w:id="9141"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auto" w:fill="auto"/>
            <w:noWrap/>
            <w:vAlign w:val="bottom"/>
            <w:hideMark/>
          </w:tcPr>
          <w:p w14:paraId="020E45DD" w14:textId="77777777" w:rsidR="00571114" w:rsidRPr="00935764" w:rsidDel="00BD57E6" w:rsidRDefault="00571114" w:rsidP="00571114">
            <w:pPr>
              <w:jc w:val="left"/>
              <w:outlineLvl w:val="0"/>
              <w:rPr>
                <w:del w:id="9142" w:author="Hervé Monnerie" w:date="2014-06-25T10:26:00Z"/>
                <w:rFonts w:ascii="Helvetica Neue Light" w:eastAsia="Times New Roman" w:hAnsi="Helvetica Neue Light" w:cs="Times New Roman"/>
                <w:color w:val="000000"/>
                <w:szCs w:val="20"/>
                <w:rPrChange w:id="9143" w:author="Arthur de Catheu" w:date="2014-06-20T17:08:00Z">
                  <w:rPr>
                    <w:del w:id="9144" w:author="Hervé Monnerie" w:date="2014-06-25T10:26:00Z"/>
                    <w:rFonts w:eastAsia="Times New Roman" w:cs="Times New Roman"/>
                    <w:color w:val="000000"/>
                    <w:szCs w:val="20"/>
                  </w:rPr>
                </w:rPrChange>
              </w:rPr>
            </w:pPr>
            <w:del w:id="9145" w:author="Hervé Monnerie" w:date="2014-06-25T10:26:00Z">
              <w:r w:rsidRPr="00935764" w:rsidDel="00BD57E6">
                <w:rPr>
                  <w:rFonts w:ascii="Helvetica Neue Light" w:eastAsia="Times New Roman" w:hAnsi="Helvetica Neue Light" w:cs="Times New Roman"/>
                  <w:color w:val="000000"/>
                  <w:szCs w:val="20"/>
                  <w:rPrChange w:id="9146" w:author="Arthur de Catheu" w:date="2014-06-20T17:08:00Z">
                    <w:rPr>
                      <w:rFonts w:eastAsia="Times New Roman" w:cs="Times New Roman"/>
                      <w:color w:val="000000"/>
                      <w:szCs w:val="20"/>
                    </w:rPr>
                  </w:rPrChange>
                </w:rPr>
                <w:delText>A</w:delText>
              </w:r>
            </w:del>
          </w:p>
        </w:tc>
        <w:tc>
          <w:tcPr>
            <w:tcW w:w="1150" w:type="dxa"/>
            <w:tcBorders>
              <w:top w:val="nil"/>
              <w:left w:val="nil"/>
              <w:bottom w:val="single" w:sz="4" w:space="0" w:color="auto"/>
              <w:right w:val="single" w:sz="4" w:space="0" w:color="auto"/>
            </w:tcBorders>
            <w:shd w:val="clear" w:color="auto" w:fill="auto"/>
            <w:noWrap/>
            <w:vAlign w:val="bottom"/>
            <w:hideMark/>
          </w:tcPr>
          <w:p w14:paraId="789AE994" w14:textId="77777777" w:rsidR="00571114" w:rsidRPr="00935764" w:rsidDel="00BD57E6" w:rsidRDefault="00571114" w:rsidP="00571114">
            <w:pPr>
              <w:jc w:val="left"/>
              <w:outlineLvl w:val="0"/>
              <w:rPr>
                <w:del w:id="9147" w:author="Hervé Monnerie" w:date="2014-06-25T10:26:00Z"/>
                <w:rFonts w:ascii="Helvetica Neue Light" w:eastAsia="Times New Roman" w:hAnsi="Helvetica Neue Light" w:cs="Times New Roman"/>
                <w:color w:val="000000"/>
                <w:szCs w:val="20"/>
                <w:rPrChange w:id="9148" w:author="Arthur de Catheu" w:date="2014-06-20T17:08:00Z">
                  <w:rPr>
                    <w:del w:id="9149" w:author="Hervé Monnerie" w:date="2014-06-25T10:26:00Z"/>
                    <w:rFonts w:eastAsia="Times New Roman" w:cs="Times New Roman"/>
                    <w:color w:val="000000"/>
                    <w:szCs w:val="20"/>
                  </w:rPr>
                </w:rPrChange>
              </w:rPr>
            </w:pPr>
            <w:del w:id="9150" w:author="Hervé Monnerie" w:date="2014-06-25T10:26:00Z">
              <w:r w:rsidRPr="00935764" w:rsidDel="00BD57E6">
                <w:rPr>
                  <w:rFonts w:ascii="Helvetica Neue Light" w:eastAsia="Times New Roman" w:hAnsi="Helvetica Neue Light" w:cs="Times New Roman"/>
                  <w:color w:val="000000"/>
                  <w:szCs w:val="20"/>
                  <w:rPrChange w:id="9151" w:author="Arthur de Catheu" w:date="2014-06-20T17:08:00Z">
                    <w:rPr>
                      <w:rFonts w:eastAsia="Times New Roman" w:cs="Times New Roman"/>
                      <w:color w:val="000000"/>
                      <w:szCs w:val="20"/>
                    </w:rPr>
                  </w:rPrChange>
                </w:rPr>
                <w:delText> </w:delText>
              </w:r>
            </w:del>
          </w:p>
        </w:tc>
        <w:tc>
          <w:tcPr>
            <w:tcW w:w="1150" w:type="dxa"/>
            <w:tcBorders>
              <w:top w:val="single" w:sz="4" w:space="0" w:color="auto"/>
              <w:left w:val="nil"/>
              <w:bottom w:val="single" w:sz="4" w:space="0" w:color="auto"/>
              <w:right w:val="single" w:sz="4" w:space="0" w:color="auto"/>
            </w:tcBorders>
            <w:shd w:val="clear" w:color="auto" w:fill="auto"/>
            <w:noWrap/>
            <w:vAlign w:val="bottom"/>
            <w:hideMark/>
          </w:tcPr>
          <w:p w14:paraId="69FFB8BE" w14:textId="77777777" w:rsidR="00571114" w:rsidRPr="00935764" w:rsidDel="00BD57E6" w:rsidRDefault="00571114" w:rsidP="00571114">
            <w:pPr>
              <w:jc w:val="left"/>
              <w:outlineLvl w:val="0"/>
              <w:rPr>
                <w:del w:id="9152" w:author="Hervé Monnerie" w:date="2014-06-25T10:26:00Z"/>
                <w:rFonts w:ascii="Helvetica Neue Light" w:eastAsia="Times New Roman" w:hAnsi="Helvetica Neue Light" w:cs="Times New Roman"/>
                <w:color w:val="000000"/>
                <w:szCs w:val="20"/>
                <w:rPrChange w:id="9153" w:author="Arthur de Catheu" w:date="2014-06-20T17:08:00Z">
                  <w:rPr>
                    <w:del w:id="9154" w:author="Hervé Monnerie" w:date="2014-06-25T10:26:00Z"/>
                    <w:rFonts w:eastAsia="Times New Roman" w:cs="Times New Roman"/>
                    <w:color w:val="000000"/>
                    <w:szCs w:val="20"/>
                  </w:rPr>
                </w:rPrChange>
              </w:rPr>
            </w:pPr>
            <w:del w:id="9155" w:author="Hervé Monnerie" w:date="2014-06-25T10:26:00Z">
              <w:r w:rsidRPr="00935764" w:rsidDel="00BD57E6">
                <w:rPr>
                  <w:rFonts w:ascii="Helvetica Neue Light" w:eastAsia="Times New Roman" w:hAnsi="Helvetica Neue Light" w:cs="Times New Roman"/>
                  <w:color w:val="000000"/>
                  <w:szCs w:val="20"/>
                  <w:rPrChange w:id="9156" w:author="Arthur de Catheu" w:date="2014-06-20T17:08:00Z">
                    <w:rPr>
                      <w:rFonts w:eastAsia="Times New Roman" w:cs="Times New Roman"/>
                      <w:color w:val="000000"/>
                      <w:szCs w:val="20"/>
                    </w:rPr>
                  </w:rPrChange>
                </w:rPr>
                <w:delText> </w:delText>
              </w:r>
            </w:del>
          </w:p>
        </w:tc>
        <w:tc>
          <w:tcPr>
            <w:tcW w:w="1152" w:type="dxa"/>
            <w:tcBorders>
              <w:top w:val="nil"/>
              <w:left w:val="nil"/>
              <w:bottom w:val="single" w:sz="4" w:space="0" w:color="auto"/>
              <w:right w:val="single" w:sz="4" w:space="0" w:color="auto"/>
            </w:tcBorders>
            <w:shd w:val="clear" w:color="000000" w:fill="DCE6F1"/>
            <w:noWrap/>
            <w:vAlign w:val="bottom"/>
            <w:hideMark/>
          </w:tcPr>
          <w:p w14:paraId="125F4A09" w14:textId="77777777" w:rsidR="00571114" w:rsidRPr="00935764" w:rsidDel="00BD57E6" w:rsidRDefault="00571114" w:rsidP="00571114">
            <w:pPr>
              <w:jc w:val="left"/>
              <w:outlineLvl w:val="0"/>
              <w:rPr>
                <w:del w:id="9157" w:author="Hervé Monnerie" w:date="2014-06-25T10:26:00Z"/>
                <w:rFonts w:ascii="Helvetica Neue Light" w:eastAsia="Times New Roman" w:hAnsi="Helvetica Neue Light" w:cs="Times New Roman"/>
                <w:color w:val="000000"/>
                <w:szCs w:val="20"/>
                <w:rPrChange w:id="9158" w:author="Arthur de Catheu" w:date="2014-06-20T17:08:00Z">
                  <w:rPr>
                    <w:del w:id="9159" w:author="Hervé Monnerie" w:date="2014-06-25T10:26:00Z"/>
                    <w:rFonts w:eastAsia="Times New Roman" w:cs="Times New Roman"/>
                    <w:color w:val="000000"/>
                    <w:szCs w:val="20"/>
                  </w:rPr>
                </w:rPrChange>
              </w:rPr>
            </w:pPr>
            <w:del w:id="9160" w:author="Hervé Monnerie" w:date="2014-06-25T10:26:00Z">
              <w:r w:rsidRPr="00935764" w:rsidDel="00BD57E6">
                <w:rPr>
                  <w:rFonts w:ascii="Helvetica Neue Light" w:eastAsia="Times New Roman" w:hAnsi="Helvetica Neue Light" w:cs="Times New Roman"/>
                  <w:color w:val="000000"/>
                  <w:szCs w:val="20"/>
                  <w:rPrChange w:id="9161" w:author="Arthur de Catheu" w:date="2014-06-20T17:08:00Z">
                    <w:rPr>
                      <w:rFonts w:eastAsia="Times New Roman" w:cs="Times New Roman"/>
                      <w:color w:val="000000"/>
                      <w:szCs w:val="20"/>
                    </w:rPr>
                  </w:rPrChange>
                </w:rPr>
                <w:delText> </w:delText>
              </w:r>
            </w:del>
          </w:p>
        </w:tc>
        <w:tc>
          <w:tcPr>
            <w:tcW w:w="1513" w:type="dxa"/>
            <w:tcBorders>
              <w:top w:val="nil"/>
              <w:left w:val="nil"/>
              <w:bottom w:val="single" w:sz="4" w:space="0" w:color="auto"/>
              <w:right w:val="single" w:sz="4" w:space="0" w:color="auto"/>
            </w:tcBorders>
            <w:shd w:val="clear" w:color="000000" w:fill="DCE6F1"/>
            <w:noWrap/>
            <w:vAlign w:val="bottom"/>
            <w:hideMark/>
          </w:tcPr>
          <w:p w14:paraId="6CA7FC28" w14:textId="77777777" w:rsidR="00571114" w:rsidRPr="00935764" w:rsidDel="00BD57E6" w:rsidRDefault="00571114" w:rsidP="00571114">
            <w:pPr>
              <w:jc w:val="left"/>
              <w:outlineLvl w:val="0"/>
              <w:rPr>
                <w:del w:id="9162" w:author="Hervé Monnerie" w:date="2014-06-25T10:26:00Z"/>
                <w:rFonts w:ascii="Helvetica Neue Light" w:eastAsia="Times New Roman" w:hAnsi="Helvetica Neue Light" w:cs="Times New Roman"/>
                <w:color w:val="000000"/>
                <w:szCs w:val="20"/>
                <w:rPrChange w:id="9163" w:author="Arthur de Catheu" w:date="2014-06-20T17:08:00Z">
                  <w:rPr>
                    <w:del w:id="9164" w:author="Hervé Monnerie" w:date="2014-06-25T10:26:00Z"/>
                    <w:rFonts w:eastAsia="Times New Roman" w:cs="Times New Roman"/>
                    <w:color w:val="000000"/>
                    <w:szCs w:val="20"/>
                  </w:rPr>
                </w:rPrChange>
              </w:rPr>
            </w:pPr>
            <w:del w:id="9165" w:author="Hervé Monnerie" w:date="2014-06-25T10:26:00Z">
              <w:r w:rsidRPr="00935764" w:rsidDel="00BD57E6">
                <w:rPr>
                  <w:rFonts w:ascii="Helvetica Neue Light" w:eastAsia="Times New Roman" w:hAnsi="Helvetica Neue Light" w:cs="Times New Roman"/>
                  <w:color w:val="000000"/>
                  <w:szCs w:val="20"/>
                  <w:rPrChange w:id="9166" w:author="Arthur de Catheu" w:date="2014-06-20T17:08:00Z">
                    <w:rPr>
                      <w:rFonts w:eastAsia="Times New Roman" w:cs="Times New Roman"/>
                      <w:color w:val="000000"/>
                      <w:szCs w:val="20"/>
                    </w:rPr>
                  </w:rPrChange>
                </w:rPr>
                <w:delText> </w:delText>
              </w:r>
            </w:del>
          </w:p>
        </w:tc>
      </w:tr>
    </w:tbl>
    <w:p w14:paraId="1455F115" w14:textId="77777777" w:rsidR="00ED5BD4" w:rsidRPr="00935764" w:rsidRDefault="00ED5BD4">
      <w:pPr>
        <w:jc w:val="left"/>
        <w:rPr>
          <w:rFonts w:ascii="Helvetica Neue Light" w:hAnsi="Helvetica Neue Light"/>
          <w:highlight w:val="yellow"/>
          <w:rPrChange w:id="9167" w:author="Arthur de Catheu" w:date="2014-06-20T17:08:00Z">
            <w:rPr>
              <w:highlight w:val="yellow"/>
            </w:rPr>
          </w:rPrChange>
        </w:rPr>
      </w:pPr>
      <w:r w:rsidRPr="00935764">
        <w:rPr>
          <w:rFonts w:ascii="Helvetica Neue Light" w:hAnsi="Helvetica Neue Light"/>
          <w:highlight w:val="yellow"/>
          <w:rPrChange w:id="9168" w:author="Arthur de Catheu" w:date="2014-06-20T17:08:00Z">
            <w:rPr>
              <w:highlight w:val="yellow"/>
            </w:rPr>
          </w:rPrChange>
        </w:rPr>
        <w:fldChar w:fldCharType="end"/>
      </w:r>
    </w:p>
    <w:tbl>
      <w:tblPr>
        <w:tblW w:w="10199" w:type="dxa"/>
        <w:tblCellMar>
          <w:left w:w="70" w:type="dxa"/>
          <w:right w:w="70" w:type="dxa"/>
        </w:tblCellMar>
        <w:tblLook w:val="04A0" w:firstRow="1" w:lastRow="0" w:firstColumn="1" w:lastColumn="0" w:noHBand="0" w:noVBand="1"/>
      </w:tblPr>
      <w:tblGrid>
        <w:gridCol w:w="3888"/>
        <w:gridCol w:w="399"/>
        <w:gridCol w:w="1106"/>
        <w:gridCol w:w="988"/>
        <w:gridCol w:w="988"/>
        <w:gridCol w:w="1843"/>
        <w:gridCol w:w="1180"/>
      </w:tblGrid>
      <w:tr w:rsidR="00C2509B" w:rsidRPr="00935764" w14:paraId="1050A68E" w14:textId="77777777" w:rsidTr="00C2509B">
        <w:trPr>
          <w:trHeight w:val="501"/>
        </w:trPr>
        <w:tc>
          <w:tcPr>
            <w:tcW w:w="3888" w:type="dxa"/>
            <w:tcBorders>
              <w:top w:val="single" w:sz="4" w:space="0" w:color="auto"/>
              <w:left w:val="single" w:sz="4" w:space="0" w:color="auto"/>
              <w:bottom w:val="nil"/>
              <w:right w:val="single" w:sz="4" w:space="0" w:color="auto"/>
            </w:tcBorders>
            <w:shd w:val="clear" w:color="auto" w:fill="auto"/>
            <w:vAlign w:val="center"/>
            <w:hideMark/>
          </w:tcPr>
          <w:p w14:paraId="3FB7A69A" w14:textId="77777777" w:rsidR="00C2509B" w:rsidRPr="00935764" w:rsidRDefault="00C2509B" w:rsidP="00ED5BD4">
            <w:pPr>
              <w:jc w:val="center"/>
              <w:rPr>
                <w:rFonts w:ascii="Helvetica Neue Light" w:eastAsia="Times New Roman" w:hAnsi="Helvetica Neue Light" w:cs="Times New Roman"/>
                <w:b/>
                <w:bCs/>
                <w:szCs w:val="20"/>
                <w:rPrChange w:id="9169" w:author="Arthur de Catheu" w:date="2014-06-20T17:08:00Z">
                  <w:rPr>
                    <w:rFonts w:eastAsia="Times New Roman" w:cs="Times New Roman"/>
                    <w:b/>
                    <w:bCs/>
                    <w:szCs w:val="20"/>
                  </w:rPr>
                </w:rPrChange>
              </w:rPr>
            </w:pPr>
            <w:r w:rsidRPr="00935764">
              <w:rPr>
                <w:rFonts w:ascii="Helvetica Neue Light" w:eastAsia="Times New Roman" w:hAnsi="Helvetica Neue Light" w:cs="Times New Roman"/>
                <w:b/>
                <w:bCs/>
                <w:szCs w:val="20"/>
                <w:rPrChange w:id="9170" w:author="Arthur de Catheu" w:date="2014-06-20T17:08:00Z">
                  <w:rPr>
                    <w:rFonts w:eastAsia="Times New Roman" w:cs="Times New Roman"/>
                    <w:b/>
                    <w:bCs/>
                    <w:szCs w:val="20"/>
                  </w:rPr>
                </w:rPrChange>
              </w:rPr>
              <w:t>Demande de financement</w:t>
            </w:r>
          </w:p>
        </w:tc>
        <w:tc>
          <w:tcPr>
            <w:tcW w:w="399" w:type="dxa"/>
            <w:tcBorders>
              <w:top w:val="single" w:sz="4" w:space="0" w:color="auto"/>
              <w:left w:val="nil"/>
              <w:bottom w:val="nil"/>
              <w:right w:val="single" w:sz="4" w:space="0" w:color="auto"/>
            </w:tcBorders>
            <w:shd w:val="clear" w:color="auto" w:fill="auto"/>
            <w:vAlign w:val="bottom"/>
            <w:hideMark/>
          </w:tcPr>
          <w:p w14:paraId="40E399B0" w14:textId="77777777" w:rsidR="00C2509B" w:rsidRPr="00935764" w:rsidRDefault="00C2509B" w:rsidP="00ED5BD4">
            <w:pPr>
              <w:jc w:val="center"/>
              <w:rPr>
                <w:rFonts w:ascii="Helvetica Neue Light" w:eastAsia="Times New Roman" w:hAnsi="Helvetica Neue Light" w:cs="Times New Roman"/>
                <w:szCs w:val="20"/>
                <w:rPrChange w:id="9171"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172" w:author="Arthur de Catheu" w:date="2014-06-20T17:08:00Z">
                  <w:rPr>
                    <w:rFonts w:eastAsia="Times New Roman" w:cs="Times New Roman"/>
                    <w:szCs w:val="20"/>
                  </w:rPr>
                </w:rPrChange>
              </w:rPr>
              <w:t> </w:t>
            </w:r>
          </w:p>
        </w:tc>
        <w:tc>
          <w:tcPr>
            <w:tcW w:w="1074" w:type="dxa"/>
            <w:tcBorders>
              <w:top w:val="single" w:sz="4" w:space="0" w:color="auto"/>
              <w:left w:val="nil"/>
              <w:bottom w:val="nil"/>
              <w:right w:val="single" w:sz="4" w:space="0" w:color="auto"/>
            </w:tcBorders>
            <w:shd w:val="clear" w:color="auto" w:fill="auto"/>
            <w:vAlign w:val="center"/>
            <w:hideMark/>
          </w:tcPr>
          <w:p w14:paraId="768BBEAA" w14:textId="77777777" w:rsidR="00C2509B" w:rsidRPr="00935764" w:rsidRDefault="00C2509B" w:rsidP="00ED5BD4">
            <w:pPr>
              <w:jc w:val="center"/>
              <w:rPr>
                <w:rFonts w:ascii="Helvetica Neue Light" w:eastAsia="Times New Roman" w:hAnsi="Helvetica Neue Light" w:cs="Times New Roman"/>
                <w:b/>
                <w:bCs/>
                <w:szCs w:val="20"/>
                <w:rPrChange w:id="9173" w:author="Arthur de Catheu" w:date="2014-06-20T17:08:00Z">
                  <w:rPr>
                    <w:rFonts w:eastAsia="Times New Roman" w:cs="Times New Roman"/>
                    <w:b/>
                    <w:bCs/>
                    <w:szCs w:val="20"/>
                  </w:rPr>
                </w:rPrChange>
              </w:rPr>
            </w:pPr>
            <w:r w:rsidRPr="00935764">
              <w:rPr>
                <w:rFonts w:ascii="Helvetica Neue Light" w:eastAsia="Times New Roman" w:hAnsi="Helvetica Neue Light" w:cs="Times New Roman"/>
                <w:b/>
                <w:bCs/>
                <w:szCs w:val="20"/>
                <w:rPrChange w:id="9174" w:author="Arthur de Catheu" w:date="2014-06-20T17:08:00Z">
                  <w:rPr>
                    <w:rFonts w:eastAsia="Times New Roman" w:cs="Times New Roman"/>
                    <w:b/>
                    <w:bCs/>
                    <w:szCs w:val="20"/>
                  </w:rPr>
                </w:rPrChange>
              </w:rPr>
              <w:t>Demande</w:t>
            </w:r>
          </w:p>
        </w:tc>
        <w:tc>
          <w:tcPr>
            <w:tcW w:w="961" w:type="dxa"/>
            <w:tcBorders>
              <w:top w:val="single" w:sz="4" w:space="0" w:color="auto"/>
              <w:left w:val="nil"/>
              <w:bottom w:val="nil"/>
              <w:right w:val="single" w:sz="4" w:space="0" w:color="auto"/>
            </w:tcBorders>
            <w:shd w:val="clear" w:color="auto" w:fill="auto"/>
            <w:vAlign w:val="center"/>
            <w:hideMark/>
          </w:tcPr>
          <w:p w14:paraId="6A1E75C5" w14:textId="77777777" w:rsidR="00C2509B" w:rsidRPr="00935764" w:rsidRDefault="00C2509B" w:rsidP="00ED5BD4">
            <w:pPr>
              <w:jc w:val="center"/>
              <w:rPr>
                <w:rFonts w:ascii="Helvetica Neue Light" w:eastAsia="Times New Roman" w:hAnsi="Helvetica Neue Light" w:cs="Times New Roman"/>
                <w:b/>
                <w:bCs/>
                <w:szCs w:val="20"/>
                <w:rPrChange w:id="9175" w:author="Arthur de Catheu" w:date="2014-06-20T17:08:00Z">
                  <w:rPr>
                    <w:rFonts w:eastAsia="Times New Roman" w:cs="Times New Roman"/>
                    <w:b/>
                    <w:bCs/>
                    <w:szCs w:val="20"/>
                  </w:rPr>
                </w:rPrChange>
              </w:rPr>
            </w:pPr>
            <w:r w:rsidRPr="00935764">
              <w:rPr>
                <w:rFonts w:ascii="Helvetica Neue Light" w:eastAsia="Times New Roman" w:hAnsi="Helvetica Neue Light" w:cs="Times New Roman"/>
                <w:b/>
                <w:bCs/>
                <w:szCs w:val="20"/>
                <w:rPrChange w:id="9176" w:author="Arthur de Catheu" w:date="2014-06-20T17:08:00Z">
                  <w:rPr>
                    <w:rFonts w:eastAsia="Times New Roman" w:cs="Times New Roman"/>
                    <w:b/>
                    <w:bCs/>
                    <w:szCs w:val="20"/>
                  </w:rPr>
                </w:rPrChange>
              </w:rPr>
              <w:t>Analyse Crédit</w:t>
            </w:r>
          </w:p>
        </w:tc>
        <w:tc>
          <w:tcPr>
            <w:tcW w:w="965" w:type="dxa"/>
            <w:tcBorders>
              <w:top w:val="single" w:sz="4" w:space="0" w:color="auto"/>
              <w:left w:val="nil"/>
              <w:bottom w:val="nil"/>
              <w:right w:val="single" w:sz="4" w:space="0" w:color="auto"/>
            </w:tcBorders>
            <w:shd w:val="clear" w:color="auto" w:fill="auto"/>
            <w:vAlign w:val="center"/>
            <w:hideMark/>
          </w:tcPr>
          <w:p w14:paraId="2D98E3B4" w14:textId="77777777" w:rsidR="00C2509B" w:rsidRPr="00935764" w:rsidRDefault="00C2509B" w:rsidP="00ED5BD4">
            <w:pPr>
              <w:jc w:val="center"/>
              <w:rPr>
                <w:rFonts w:ascii="Helvetica Neue Light" w:eastAsia="Times New Roman" w:hAnsi="Helvetica Neue Light" w:cs="Times New Roman"/>
                <w:b/>
                <w:bCs/>
                <w:szCs w:val="20"/>
                <w:rPrChange w:id="9177" w:author="Arthur de Catheu" w:date="2014-06-20T17:08:00Z">
                  <w:rPr>
                    <w:rFonts w:eastAsia="Times New Roman" w:cs="Times New Roman"/>
                    <w:b/>
                    <w:bCs/>
                    <w:szCs w:val="20"/>
                  </w:rPr>
                </w:rPrChange>
              </w:rPr>
            </w:pPr>
            <w:r w:rsidRPr="00935764">
              <w:rPr>
                <w:rFonts w:ascii="Helvetica Neue Light" w:eastAsia="Times New Roman" w:hAnsi="Helvetica Neue Light" w:cs="Times New Roman"/>
                <w:b/>
                <w:bCs/>
                <w:szCs w:val="20"/>
                <w:rPrChange w:id="9178" w:author="Arthur de Catheu" w:date="2014-06-20T17:08:00Z">
                  <w:rPr>
                    <w:rFonts w:eastAsia="Times New Roman" w:cs="Times New Roman"/>
                    <w:b/>
                    <w:bCs/>
                    <w:szCs w:val="20"/>
                  </w:rPr>
                </w:rPrChange>
              </w:rPr>
              <w:t>Comité Crédit</w:t>
            </w:r>
          </w:p>
        </w:tc>
        <w:tc>
          <w:tcPr>
            <w:tcW w:w="1732" w:type="dxa"/>
            <w:tcBorders>
              <w:top w:val="single" w:sz="4" w:space="0" w:color="auto"/>
              <w:left w:val="nil"/>
              <w:bottom w:val="nil"/>
              <w:right w:val="single" w:sz="4" w:space="0" w:color="auto"/>
            </w:tcBorders>
            <w:shd w:val="clear" w:color="auto" w:fill="auto"/>
            <w:vAlign w:val="center"/>
            <w:hideMark/>
          </w:tcPr>
          <w:p w14:paraId="5D6441C3" w14:textId="77777777" w:rsidR="00C2509B" w:rsidRPr="00935764" w:rsidRDefault="00C2509B" w:rsidP="00ED5BD4">
            <w:pPr>
              <w:jc w:val="center"/>
              <w:rPr>
                <w:rFonts w:ascii="Helvetica Neue Light" w:eastAsia="Times New Roman" w:hAnsi="Helvetica Neue Light" w:cs="Times New Roman"/>
                <w:b/>
                <w:bCs/>
                <w:szCs w:val="20"/>
                <w:rPrChange w:id="9179" w:author="Arthur de Catheu" w:date="2014-06-20T17:08:00Z">
                  <w:rPr>
                    <w:rFonts w:eastAsia="Times New Roman" w:cs="Times New Roman"/>
                    <w:b/>
                    <w:bCs/>
                    <w:szCs w:val="20"/>
                  </w:rPr>
                </w:rPrChange>
              </w:rPr>
            </w:pPr>
            <w:r w:rsidRPr="00935764">
              <w:rPr>
                <w:rFonts w:ascii="Helvetica Neue Light" w:eastAsia="Times New Roman" w:hAnsi="Helvetica Neue Light" w:cs="Times New Roman"/>
                <w:b/>
                <w:bCs/>
                <w:szCs w:val="20"/>
                <w:rPrChange w:id="9180" w:author="Arthur de Catheu" w:date="2014-06-20T17:08:00Z">
                  <w:rPr>
                    <w:rFonts w:eastAsia="Times New Roman" w:cs="Times New Roman"/>
                    <w:b/>
                    <w:bCs/>
                    <w:szCs w:val="20"/>
                  </w:rPr>
                </w:rPrChange>
              </w:rPr>
              <w:t>Comité d'Investissement</w:t>
            </w:r>
          </w:p>
        </w:tc>
        <w:tc>
          <w:tcPr>
            <w:tcW w:w="1180" w:type="dxa"/>
            <w:tcBorders>
              <w:top w:val="single" w:sz="4" w:space="0" w:color="auto"/>
              <w:left w:val="nil"/>
              <w:bottom w:val="nil"/>
              <w:right w:val="single" w:sz="4" w:space="0" w:color="auto"/>
            </w:tcBorders>
            <w:shd w:val="clear" w:color="auto" w:fill="auto"/>
            <w:vAlign w:val="center"/>
            <w:hideMark/>
          </w:tcPr>
          <w:p w14:paraId="6A3BB9B8" w14:textId="77777777" w:rsidR="00C2509B" w:rsidRPr="00935764" w:rsidRDefault="00C2509B" w:rsidP="00ED5BD4">
            <w:pPr>
              <w:jc w:val="center"/>
              <w:rPr>
                <w:rFonts w:ascii="Helvetica Neue Light" w:eastAsia="Times New Roman" w:hAnsi="Helvetica Neue Light" w:cs="Times New Roman"/>
                <w:b/>
                <w:bCs/>
                <w:szCs w:val="20"/>
                <w:rPrChange w:id="9181" w:author="Arthur de Catheu" w:date="2014-06-20T17:08:00Z">
                  <w:rPr>
                    <w:rFonts w:eastAsia="Times New Roman" w:cs="Times New Roman"/>
                    <w:b/>
                    <w:bCs/>
                    <w:szCs w:val="20"/>
                  </w:rPr>
                </w:rPrChange>
              </w:rPr>
            </w:pPr>
            <w:r w:rsidRPr="00935764">
              <w:rPr>
                <w:rFonts w:ascii="Helvetica Neue Light" w:eastAsia="Times New Roman" w:hAnsi="Helvetica Neue Light" w:cs="Times New Roman"/>
                <w:b/>
                <w:bCs/>
                <w:szCs w:val="20"/>
                <w:rPrChange w:id="9182" w:author="Arthur de Catheu" w:date="2014-06-20T17:08:00Z">
                  <w:rPr>
                    <w:rFonts w:eastAsia="Times New Roman" w:cs="Times New Roman"/>
                    <w:b/>
                    <w:bCs/>
                    <w:szCs w:val="20"/>
                  </w:rPr>
                </w:rPrChange>
              </w:rPr>
              <w:t>Réponse à la demande</w:t>
            </w:r>
          </w:p>
        </w:tc>
      </w:tr>
      <w:tr w:rsidR="00C2509B" w:rsidRPr="00935764" w14:paraId="18CFEE15" w14:textId="77777777" w:rsidTr="00C2509B">
        <w:trPr>
          <w:trHeight w:val="289"/>
        </w:trPr>
        <w:tc>
          <w:tcPr>
            <w:tcW w:w="3888" w:type="dxa"/>
            <w:tcBorders>
              <w:top w:val="single" w:sz="4" w:space="0" w:color="auto"/>
              <w:left w:val="single" w:sz="4" w:space="0" w:color="auto"/>
              <w:bottom w:val="double" w:sz="6" w:space="0" w:color="auto"/>
              <w:right w:val="single" w:sz="4" w:space="0" w:color="auto"/>
            </w:tcBorders>
            <w:shd w:val="clear" w:color="000000" w:fill="D9D9D9"/>
            <w:noWrap/>
            <w:vAlign w:val="bottom"/>
            <w:hideMark/>
          </w:tcPr>
          <w:p w14:paraId="01125FD8" w14:textId="77777777" w:rsidR="00C2509B" w:rsidRPr="00935764" w:rsidRDefault="00C2509B" w:rsidP="00ED5BD4">
            <w:pPr>
              <w:jc w:val="center"/>
              <w:rPr>
                <w:rFonts w:ascii="Helvetica Neue Light" w:eastAsia="Times New Roman" w:hAnsi="Helvetica Neue Light" w:cs="Times New Roman"/>
                <w:szCs w:val="20"/>
                <w:rPrChange w:id="9183"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184" w:author="Arthur de Catheu" w:date="2014-06-20T17:08:00Z">
                  <w:rPr>
                    <w:rFonts w:eastAsia="Times New Roman" w:cs="Times New Roman"/>
                    <w:szCs w:val="20"/>
                  </w:rPr>
                </w:rPrChange>
              </w:rPr>
              <w:t>Date de fin de période</w:t>
            </w:r>
          </w:p>
        </w:tc>
        <w:tc>
          <w:tcPr>
            <w:tcW w:w="399" w:type="dxa"/>
            <w:tcBorders>
              <w:top w:val="single" w:sz="4" w:space="0" w:color="auto"/>
              <w:left w:val="nil"/>
              <w:bottom w:val="double" w:sz="6" w:space="0" w:color="auto"/>
              <w:right w:val="single" w:sz="4" w:space="0" w:color="auto"/>
            </w:tcBorders>
            <w:shd w:val="clear" w:color="000000" w:fill="D9D9D9"/>
            <w:noWrap/>
            <w:vAlign w:val="bottom"/>
            <w:hideMark/>
          </w:tcPr>
          <w:p w14:paraId="73AE7932" w14:textId="77777777" w:rsidR="00C2509B" w:rsidRPr="00935764" w:rsidRDefault="00C2509B" w:rsidP="00ED5BD4">
            <w:pPr>
              <w:jc w:val="center"/>
              <w:rPr>
                <w:rFonts w:ascii="Helvetica Neue Light" w:eastAsia="Times New Roman" w:hAnsi="Helvetica Neue Light" w:cs="Times New Roman"/>
                <w:szCs w:val="20"/>
                <w:rPrChange w:id="9185"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186" w:author="Arthur de Catheu" w:date="2014-06-20T17:08:00Z">
                  <w:rPr>
                    <w:rFonts w:eastAsia="Times New Roman" w:cs="Times New Roman"/>
                    <w:szCs w:val="20"/>
                  </w:rPr>
                </w:rPrChange>
              </w:rPr>
              <w:t> </w:t>
            </w:r>
          </w:p>
        </w:tc>
        <w:tc>
          <w:tcPr>
            <w:tcW w:w="1074" w:type="dxa"/>
            <w:tcBorders>
              <w:top w:val="single" w:sz="4" w:space="0" w:color="auto"/>
              <w:left w:val="nil"/>
              <w:bottom w:val="double" w:sz="6" w:space="0" w:color="auto"/>
              <w:right w:val="single" w:sz="4" w:space="0" w:color="auto"/>
            </w:tcBorders>
            <w:shd w:val="clear" w:color="000000" w:fill="D9D9D9"/>
            <w:noWrap/>
            <w:vAlign w:val="center"/>
            <w:hideMark/>
          </w:tcPr>
          <w:p w14:paraId="076C7205" w14:textId="77777777" w:rsidR="00C2509B" w:rsidRPr="00935764" w:rsidRDefault="00C2509B" w:rsidP="00ED5BD4">
            <w:pPr>
              <w:jc w:val="center"/>
              <w:rPr>
                <w:rFonts w:ascii="Helvetica Neue Light" w:eastAsia="Times New Roman" w:hAnsi="Helvetica Neue Light" w:cs="Times New Roman"/>
                <w:szCs w:val="20"/>
                <w:rPrChange w:id="9187"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188" w:author="Arthur de Catheu" w:date="2014-06-20T17:08:00Z">
                  <w:rPr>
                    <w:rFonts w:eastAsia="Times New Roman" w:cs="Times New Roman"/>
                    <w:szCs w:val="20"/>
                  </w:rPr>
                </w:rPrChange>
              </w:rPr>
              <w:t>J+0 20h</w:t>
            </w:r>
          </w:p>
        </w:tc>
        <w:tc>
          <w:tcPr>
            <w:tcW w:w="961" w:type="dxa"/>
            <w:tcBorders>
              <w:top w:val="single" w:sz="4" w:space="0" w:color="auto"/>
              <w:left w:val="nil"/>
              <w:bottom w:val="double" w:sz="6" w:space="0" w:color="auto"/>
              <w:right w:val="single" w:sz="4" w:space="0" w:color="auto"/>
            </w:tcBorders>
            <w:shd w:val="clear" w:color="000000" w:fill="D9D9D9"/>
            <w:noWrap/>
            <w:vAlign w:val="bottom"/>
            <w:hideMark/>
          </w:tcPr>
          <w:p w14:paraId="665EF139" w14:textId="77777777" w:rsidR="00C2509B" w:rsidRPr="00935764" w:rsidRDefault="00C2509B" w:rsidP="00ED5BD4">
            <w:pPr>
              <w:jc w:val="center"/>
              <w:rPr>
                <w:rFonts w:ascii="Helvetica Neue Light" w:eastAsia="Times New Roman" w:hAnsi="Helvetica Neue Light" w:cs="Times New Roman"/>
                <w:szCs w:val="20"/>
                <w:rPrChange w:id="9189"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190" w:author="Arthur de Catheu" w:date="2014-06-20T17:08:00Z">
                  <w:rPr>
                    <w:rFonts w:eastAsia="Times New Roman" w:cs="Times New Roman"/>
                    <w:szCs w:val="20"/>
                  </w:rPr>
                </w:rPrChange>
              </w:rPr>
              <w:t>J+1 17h</w:t>
            </w:r>
          </w:p>
        </w:tc>
        <w:tc>
          <w:tcPr>
            <w:tcW w:w="965" w:type="dxa"/>
            <w:tcBorders>
              <w:top w:val="single" w:sz="4" w:space="0" w:color="auto"/>
              <w:left w:val="nil"/>
              <w:bottom w:val="double" w:sz="6" w:space="0" w:color="auto"/>
              <w:right w:val="single" w:sz="4" w:space="0" w:color="auto"/>
            </w:tcBorders>
            <w:shd w:val="clear" w:color="000000" w:fill="D9D9D9"/>
            <w:noWrap/>
            <w:vAlign w:val="bottom"/>
            <w:hideMark/>
          </w:tcPr>
          <w:p w14:paraId="6358F584" w14:textId="77777777" w:rsidR="00C2509B" w:rsidRPr="00935764" w:rsidRDefault="00C2509B" w:rsidP="00ED5BD4">
            <w:pPr>
              <w:jc w:val="center"/>
              <w:rPr>
                <w:rFonts w:ascii="Helvetica Neue Light" w:eastAsia="Times New Roman" w:hAnsi="Helvetica Neue Light" w:cs="Times New Roman"/>
                <w:szCs w:val="20"/>
                <w:rPrChange w:id="9191"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192" w:author="Arthur de Catheu" w:date="2014-06-20T17:08:00Z">
                  <w:rPr>
                    <w:rFonts w:eastAsia="Times New Roman" w:cs="Times New Roman"/>
                    <w:szCs w:val="20"/>
                  </w:rPr>
                </w:rPrChange>
              </w:rPr>
              <w:t>J+1 18h</w:t>
            </w:r>
          </w:p>
        </w:tc>
        <w:tc>
          <w:tcPr>
            <w:tcW w:w="1732" w:type="dxa"/>
            <w:tcBorders>
              <w:top w:val="single" w:sz="4" w:space="0" w:color="auto"/>
              <w:left w:val="nil"/>
              <w:bottom w:val="double" w:sz="6" w:space="0" w:color="auto"/>
              <w:right w:val="single" w:sz="4" w:space="0" w:color="auto"/>
            </w:tcBorders>
            <w:shd w:val="clear" w:color="000000" w:fill="D9D9D9"/>
            <w:noWrap/>
            <w:vAlign w:val="bottom"/>
            <w:hideMark/>
          </w:tcPr>
          <w:p w14:paraId="66CFB2AD" w14:textId="77777777" w:rsidR="00C2509B" w:rsidRPr="00935764" w:rsidRDefault="00C2509B" w:rsidP="00ED5BD4">
            <w:pPr>
              <w:jc w:val="center"/>
              <w:rPr>
                <w:rFonts w:ascii="Helvetica Neue Light" w:eastAsia="Times New Roman" w:hAnsi="Helvetica Neue Light" w:cs="Times New Roman"/>
                <w:szCs w:val="20"/>
                <w:rPrChange w:id="9193"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194" w:author="Arthur de Catheu" w:date="2014-06-20T17:08:00Z">
                  <w:rPr>
                    <w:rFonts w:eastAsia="Times New Roman" w:cs="Times New Roman"/>
                    <w:szCs w:val="20"/>
                  </w:rPr>
                </w:rPrChange>
              </w:rPr>
              <w:t>J+1 19h</w:t>
            </w:r>
          </w:p>
        </w:tc>
        <w:tc>
          <w:tcPr>
            <w:tcW w:w="1180" w:type="dxa"/>
            <w:tcBorders>
              <w:top w:val="single" w:sz="4" w:space="0" w:color="auto"/>
              <w:left w:val="nil"/>
              <w:bottom w:val="double" w:sz="6" w:space="0" w:color="auto"/>
              <w:right w:val="single" w:sz="4" w:space="0" w:color="auto"/>
            </w:tcBorders>
            <w:shd w:val="clear" w:color="000000" w:fill="D9D9D9"/>
            <w:noWrap/>
            <w:vAlign w:val="bottom"/>
            <w:hideMark/>
          </w:tcPr>
          <w:p w14:paraId="49067C00" w14:textId="77777777" w:rsidR="00C2509B" w:rsidRPr="00935764" w:rsidRDefault="00C2509B" w:rsidP="00ED5BD4">
            <w:pPr>
              <w:jc w:val="center"/>
              <w:rPr>
                <w:rFonts w:ascii="Helvetica Neue Light" w:eastAsia="Times New Roman" w:hAnsi="Helvetica Neue Light" w:cs="Times New Roman"/>
                <w:szCs w:val="20"/>
                <w:rPrChange w:id="9195"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196" w:author="Arthur de Catheu" w:date="2014-06-20T17:08:00Z">
                  <w:rPr>
                    <w:rFonts w:eastAsia="Times New Roman" w:cs="Times New Roman"/>
                    <w:szCs w:val="20"/>
                  </w:rPr>
                </w:rPrChange>
              </w:rPr>
              <w:t>J+1 20h</w:t>
            </w:r>
          </w:p>
        </w:tc>
      </w:tr>
      <w:tr w:rsidR="00C2509B" w:rsidRPr="00935764" w14:paraId="401CD31B" w14:textId="77777777" w:rsidTr="00C2509B">
        <w:trPr>
          <w:trHeight w:val="289"/>
        </w:trPr>
        <w:tc>
          <w:tcPr>
            <w:tcW w:w="3888" w:type="dxa"/>
            <w:tcBorders>
              <w:top w:val="nil"/>
              <w:left w:val="single" w:sz="4" w:space="0" w:color="auto"/>
              <w:bottom w:val="single" w:sz="4" w:space="0" w:color="auto"/>
              <w:right w:val="single" w:sz="4" w:space="0" w:color="auto"/>
            </w:tcBorders>
            <w:shd w:val="clear" w:color="000000" w:fill="FFFFFF"/>
            <w:noWrap/>
            <w:vAlign w:val="bottom"/>
            <w:hideMark/>
          </w:tcPr>
          <w:p w14:paraId="7BED6C8C" w14:textId="77777777" w:rsidR="00C2509B" w:rsidRPr="00935764" w:rsidRDefault="00C2509B" w:rsidP="00ED5BD4">
            <w:pPr>
              <w:jc w:val="left"/>
              <w:rPr>
                <w:rFonts w:ascii="Helvetica Neue Light" w:eastAsia="Times New Roman" w:hAnsi="Helvetica Neue Light" w:cs="Times New Roman"/>
                <w:szCs w:val="20"/>
                <w:rPrChange w:id="9197"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198" w:author="Arthur de Catheu" w:date="2014-06-20T17:08:00Z">
                  <w:rPr>
                    <w:rFonts w:eastAsia="Times New Roman" w:cs="Times New Roman"/>
                    <w:szCs w:val="20"/>
                  </w:rPr>
                </w:rPrChange>
              </w:rPr>
              <w:t>Acceptation de l'avertissement</w:t>
            </w:r>
          </w:p>
        </w:tc>
        <w:tc>
          <w:tcPr>
            <w:tcW w:w="399" w:type="dxa"/>
            <w:tcBorders>
              <w:top w:val="nil"/>
              <w:left w:val="nil"/>
              <w:bottom w:val="single" w:sz="4" w:space="0" w:color="auto"/>
              <w:right w:val="single" w:sz="4" w:space="0" w:color="auto"/>
            </w:tcBorders>
            <w:shd w:val="clear" w:color="000000" w:fill="FFFFFF"/>
            <w:noWrap/>
            <w:vAlign w:val="bottom"/>
            <w:hideMark/>
          </w:tcPr>
          <w:p w14:paraId="2CCC272E" w14:textId="77777777" w:rsidR="00C2509B" w:rsidRPr="00935764" w:rsidRDefault="00C2509B" w:rsidP="00ED5BD4">
            <w:pPr>
              <w:jc w:val="center"/>
              <w:rPr>
                <w:rFonts w:ascii="Helvetica Neue Light" w:eastAsia="Times New Roman" w:hAnsi="Helvetica Neue Light" w:cs="Times New Roman"/>
                <w:szCs w:val="20"/>
                <w:rPrChange w:id="9199"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00" w:author="Arthur de Catheu" w:date="2014-06-20T17:08:00Z">
                  <w:rPr>
                    <w:rFonts w:eastAsia="Times New Roman" w:cs="Times New Roman"/>
                    <w:szCs w:val="20"/>
                  </w:rPr>
                </w:rPrChange>
              </w:rPr>
              <w:t>M</w:t>
            </w:r>
          </w:p>
        </w:tc>
        <w:tc>
          <w:tcPr>
            <w:tcW w:w="1074" w:type="dxa"/>
            <w:tcBorders>
              <w:top w:val="nil"/>
              <w:left w:val="nil"/>
              <w:bottom w:val="single" w:sz="4" w:space="0" w:color="auto"/>
              <w:right w:val="single" w:sz="4" w:space="0" w:color="auto"/>
            </w:tcBorders>
            <w:shd w:val="clear" w:color="000000" w:fill="FFFFFF"/>
            <w:noWrap/>
            <w:vAlign w:val="center"/>
            <w:hideMark/>
          </w:tcPr>
          <w:p w14:paraId="2F07DEB0" w14:textId="77777777" w:rsidR="00C2509B" w:rsidRPr="00935764" w:rsidRDefault="00C2509B" w:rsidP="00ED5BD4">
            <w:pPr>
              <w:jc w:val="center"/>
              <w:rPr>
                <w:rFonts w:ascii="Helvetica Neue Light" w:eastAsia="Times New Roman" w:hAnsi="Helvetica Neue Light" w:cs="Times New Roman"/>
                <w:szCs w:val="20"/>
                <w:rPrChange w:id="9201"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02" w:author="Arthur de Catheu" w:date="2014-06-20T17:08:00Z">
                  <w:rPr>
                    <w:rFonts w:eastAsia="Times New Roman" w:cs="Times New Roman"/>
                    <w:szCs w:val="20"/>
                  </w:rPr>
                </w:rPrChange>
              </w:rPr>
              <w:t> </w:t>
            </w:r>
          </w:p>
        </w:tc>
        <w:tc>
          <w:tcPr>
            <w:tcW w:w="961" w:type="dxa"/>
            <w:tcBorders>
              <w:top w:val="nil"/>
              <w:left w:val="nil"/>
              <w:bottom w:val="single" w:sz="4" w:space="0" w:color="auto"/>
              <w:right w:val="single" w:sz="4" w:space="0" w:color="auto"/>
            </w:tcBorders>
            <w:shd w:val="clear" w:color="000000" w:fill="FFFFFF"/>
            <w:noWrap/>
            <w:vAlign w:val="bottom"/>
            <w:hideMark/>
          </w:tcPr>
          <w:p w14:paraId="5BF6CAA5" w14:textId="77777777" w:rsidR="00C2509B" w:rsidRPr="00935764" w:rsidRDefault="00C2509B" w:rsidP="00ED5BD4">
            <w:pPr>
              <w:jc w:val="center"/>
              <w:rPr>
                <w:rFonts w:ascii="Helvetica Neue Light" w:eastAsia="Times New Roman" w:hAnsi="Helvetica Neue Light" w:cs="Times New Roman"/>
                <w:szCs w:val="20"/>
                <w:rPrChange w:id="9203"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04" w:author="Arthur de Catheu" w:date="2014-06-20T17:08:00Z">
                  <w:rPr>
                    <w:rFonts w:eastAsia="Times New Roman" w:cs="Times New Roman"/>
                    <w:szCs w:val="20"/>
                  </w:rPr>
                </w:rPrChange>
              </w:rPr>
              <w:t> </w:t>
            </w:r>
          </w:p>
        </w:tc>
        <w:tc>
          <w:tcPr>
            <w:tcW w:w="965" w:type="dxa"/>
            <w:tcBorders>
              <w:top w:val="nil"/>
              <w:left w:val="nil"/>
              <w:bottom w:val="single" w:sz="4" w:space="0" w:color="auto"/>
              <w:right w:val="single" w:sz="4" w:space="0" w:color="auto"/>
            </w:tcBorders>
            <w:shd w:val="clear" w:color="000000" w:fill="FFFFFF"/>
            <w:noWrap/>
            <w:vAlign w:val="bottom"/>
            <w:hideMark/>
          </w:tcPr>
          <w:p w14:paraId="25C90B70" w14:textId="77777777" w:rsidR="00C2509B" w:rsidRPr="00935764" w:rsidRDefault="00C2509B" w:rsidP="00ED5BD4">
            <w:pPr>
              <w:jc w:val="center"/>
              <w:rPr>
                <w:rFonts w:ascii="Helvetica Neue Light" w:eastAsia="Times New Roman" w:hAnsi="Helvetica Neue Light" w:cs="Times New Roman"/>
                <w:szCs w:val="20"/>
                <w:rPrChange w:id="9205"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06" w:author="Arthur de Catheu" w:date="2014-06-20T17:08:00Z">
                  <w:rPr>
                    <w:rFonts w:eastAsia="Times New Roman" w:cs="Times New Roman"/>
                    <w:szCs w:val="20"/>
                  </w:rPr>
                </w:rPrChange>
              </w:rPr>
              <w:t> </w:t>
            </w:r>
          </w:p>
        </w:tc>
        <w:tc>
          <w:tcPr>
            <w:tcW w:w="1732" w:type="dxa"/>
            <w:tcBorders>
              <w:top w:val="nil"/>
              <w:left w:val="nil"/>
              <w:bottom w:val="single" w:sz="4" w:space="0" w:color="auto"/>
              <w:right w:val="single" w:sz="4" w:space="0" w:color="auto"/>
            </w:tcBorders>
            <w:shd w:val="clear" w:color="000000" w:fill="FFFFFF"/>
            <w:noWrap/>
            <w:vAlign w:val="bottom"/>
            <w:hideMark/>
          </w:tcPr>
          <w:p w14:paraId="2CC885F4" w14:textId="77777777" w:rsidR="00C2509B" w:rsidRPr="00935764" w:rsidRDefault="00C2509B" w:rsidP="00ED5BD4">
            <w:pPr>
              <w:jc w:val="center"/>
              <w:rPr>
                <w:rFonts w:ascii="Helvetica Neue Light" w:eastAsia="Times New Roman" w:hAnsi="Helvetica Neue Light" w:cs="Times New Roman"/>
                <w:szCs w:val="20"/>
                <w:rPrChange w:id="9207"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08" w:author="Arthur de Catheu" w:date="2014-06-20T17:08:00Z">
                  <w:rPr>
                    <w:rFonts w:eastAsia="Times New Roman" w:cs="Times New Roman"/>
                    <w:szCs w:val="20"/>
                  </w:rPr>
                </w:rPrChange>
              </w:rPr>
              <w:t> </w:t>
            </w:r>
          </w:p>
        </w:tc>
        <w:tc>
          <w:tcPr>
            <w:tcW w:w="1180" w:type="dxa"/>
            <w:tcBorders>
              <w:top w:val="nil"/>
              <w:left w:val="nil"/>
              <w:bottom w:val="single" w:sz="4" w:space="0" w:color="auto"/>
              <w:right w:val="single" w:sz="4" w:space="0" w:color="auto"/>
            </w:tcBorders>
            <w:shd w:val="clear" w:color="000000" w:fill="FFFFFF"/>
            <w:noWrap/>
            <w:vAlign w:val="bottom"/>
            <w:hideMark/>
          </w:tcPr>
          <w:p w14:paraId="23C7B94F" w14:textId="77777777" w:rsidR="00C2509B" w:rsidRPr="00935764" w:rsidRDefault="00C2509B" w:rsidP="00ED5BD4">
            <w:pPr>
              <w:jc w:val="center"/>
              <w:rPr>
                <w:rFonts w:ascii="Helvetica Neue Light" w:eastAsia="Times New Roman" w:hAnsi="Helvetica Neue Light" w:cs="Times New Roman"/>
                <w:szCs w:val="20"/>
                <w:rPrChange w:id="9209"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10" w:author="Arthur de Catheu" w:date="2014-06-20T17:08:00Z">
                  <w:rPr>
                    <w:rFonts w:eastAsia="Times New Roman" w:cs="Times New Roman"/>
                    <w:szCs w:val="20"/>
                  </w:rPr>
                </w:rPrChange>
              </w:rPr>
              <w:t> </w:t>
            </w:r>
          </w:p>
        </w:tc>
      </w:tr>
      <w:tr w:rsidR="00C2509B" w:rsidRPr="00935764" w14:paraId="6CCECBCF" w14:textId="77777777" w:rsidTr="00C2509B">
        <w:trPr>
          <w:trHeight w:val="276"/>
        </w:trPr>
        <w:tc>
          <w:tcPr>
            <w:tcW w:w="3888" w:type="dxa"/>
            <w:tcBorders>
              <w:top w:val="nil"/>
              <w:left w:val="single" w:sz="4" w:space="0" w:color="auto"/>
              <w:bottom w:val="single" w:sz="4" w:space="0" w:color="auto"/>
              <w:right w:val="single" w:sz="4" w:space="0" w:color="auto"/>
            </w:tcBorders>
            <w:shd w:val="clear" w:color="000000" w:fill="FFFFFF"/>
            <w:noWrap/>
            <w:vAlign w:val="bottom"/>
            <w:hideMark/>
          </w:tcPr>
          <w:p w14:paraId="2CDB909F" w14:textId="77777777" w:rsidR="00C2509B" w:rsidRPr="00935764" w:rsidRDefault="00C2509B" w:rsidP="00ED5BD4">
            <w:pPr>
              <w:jc w:val="left"/>
              <w:rPr>
                <w:rFonts w:ascii="Helvetica Neue Light" w:eastAsia="Times New Roman" w:hAnsi="Helvetica Neue Light" w:cs="Times New Roman"/>
                <w:szCs w:val="20"/>
                <w:rPrChange w:id="9211"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12" w:author="Arthur de Catheu" w:date="2014-06-20T17:08:00Z">
                  <w:rPr>
                    <w:rFonts w:eastAsia="Times New Roman" w:cs="Times New Roman"/>
                    <w:szCs w:val="20"/>
                  </w:rPr>
                </w:rPrChange>
              </w:rPr>
              <w:t>Montant et motif du besoin de trésorerie</w:t>
            </w:r>
          </w:p>
        </w:tc>
        <w:tc>
          <w:tcPr>
            <w:tcW w:w="399" w:type="dxa"/>
            <w:tcBorders>
              <w:top w:val="nil"/>
              <w:left w:val="nil"/>
              <w:bottom w:val="single" w:sz="4" w:space="0" w:color="auto"/>
              <w:right w:val="single" w:sz="4" w:space="0" w:color="auto"/>
            </w:tcBorders>
            <w:shd w:val="clear" w:color="000000" w:fill="FFFFFF"/>
            <w:noWrap/>
            <w:vAlign w:val="bottom"/>
            <w:hideMark/>
          </w:tcPr>
          <w:p w14:paraId="277A756B" w14:textId="77777777" w:rsidR="00C2509B" w:rsidRPr="00935764" w:rsidRDefault="00C2509B" w:rsidP="00ED5BD4">
            <w:pPr>
              <w:jc w:val="center"/>
              <w:rPr>
                <w:rFonts w:ascii="Helvetica Neue Light" w:eastAsia="Times New Roman" w:hAnsi="Helvetica Neue Light" w:cs="Times New Roman"/>
                <w:szCs w:val="20"/>
                <w:rPrChange w:id="9213"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14" w:author="Arthur de Catheu" w:date="2014-06-20T17:08:00Z">
                  <w:rPr>
                    <w:rFonts w:eastAsia="Times New Roman" w:cs="Times New Roman"/>
                    <w:szCs w:val="20"/>
                  </w:rPr>
                </w:rPrChange>
              </w:rPr>
              <w:t>M</w:t>
            </w:r>
          </w:p>
        </w:tc>
        <w:tc>
          <w:tcPr>
            <w:tcW w:w="1074" w:type="dxa"/>
            <w:tcBorders>
              <w:top w:val="nil"/>
              <w:left w:val="nil"/>
              <w:bottom w:val="single" w:sz="4" w:space="0" w:color="auto"/>
              <w:right w:val="single" w:sz="4" w:space="0" w:color="auto"/>
            </w:tcBorders>
            <w:shd w:val="clear" w:color="000000" w:fill="FFFFFF"/>
            <w:noWrap/>
            <w:vAlign w:val="center"/>
            <w:hideMark/>
          </w:tcPr>
          <w:p w14:paraId="1FF745BE" w14:textId="77777777" w:rsidR="00C2509B" w:rsidRPr="00935764" w:rsidRDefault="00C2509B" w:rsidP="00ED5BD4">
            <w:pPr>
              <w:jc w:val="center"/>
              <w:rPr>
                <w:rFonts w:ascii="Helvetica Neue Light" w:eastAsia="Times New Roman" w:hAnsi="Helvetica Neue Light" w:cs="Times New Roman"/>
                <w:szCs w:val="20"/>
                <w:rPrChange w:id="9215"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16" w:author="Arthur de Catheu" w:date="2014-06-20T17:08:00Z">
                  <w:rPr>
                    <w:rFonts w:eastAsia="Times New Roman" w:cs="Times New Roman"/>
                    <w:szCs w:val="20"/>
                  </w:rPr>
                </w:rPrChange>
              </w:rPr>
              <w:t> </w:t>
            </w:r>
          </w:p>
        </w:tc>
        <w:tc>
          <w:tcPr>
            <w:tcW w:w="961" w:type="dxa"/>
            <w:tcBorders>
              <w:top w:val="nil"/>
              <w:left w:val="nil"/>
              <w:bottom w:val="single" w:sz="4" w:space="0" w:color="auto"/>
              <w:right w:val="single" w:sz="4" w:space="0" w:color="auto"/>
            </w:tcBorders>
            <w:shd w:val="clear" w:color="000000" w:fill="FFFFFF"/>
            <w:noWrap/>
            <w:vAlign w:val="bottom"/>
            <w:hideMark/>
          </w:tcPr>
          <w:p w14:paraId="6C3B4284" w14:textId="77777777" w:rsidR="00C2509B" w:rsidRPr="00935764" w:rsidRDefault="00C2509B" w:rsidP="00ED5BD4">
            <w:pPr>
              <w:jc w:val="center"/>
              <w:rPr>
                <w:rFonts w:ascii="Helvetica Neue Light" w:eastAsia="Times New Roman" w:hAnsi="Helvetica Neue Light" w:cs="Times New Roman"/>
                <w:szCs w:val="20"/>
                <w:rPrChange w:id="9217"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18" w:author="Arthur de Catheu" w:date="2014-06-20T17:08:00Z">
                  <w:rPr>
                    <w:rFonts w:eastAsia="Times New Roman" w:cs="Times New Roman"/>
                    <w:szCs w:val="20"/>
                  </w:rPr>
                </w:rPrChange>
              </w:rPr>
              <w:t> </w:t>
            </w:r>
          </w:p>
        </w:tc>
        <w:tc>
          <w:tcPr>
            <w:tcW w:w="965" w:type="dxa"/>
            <w:tcBorders>
              <w:top w:val="nil"/>
              <w:left w:val="nil"/>
              <w:bottom w:val="single" w:sz="4" w:space="0" w:color="auto"/>
              <w:right w:val="single" w:sz="4" w:space="0" w:color="auto"/>
            </w:tcBorders>
            <w:shd w:val="clear" w:color="000000" w:fill="FFFFFF"/>
            <w:noWrap/>
            <w:vAlign w:val="bottom"/>
            <w:hideMark/>
          </w:tcPr>
          <w:p w14:paraId="3873C082" w14:textId="77777777" w:rsidR="00C2509B" w:rsidRPr="00935764" w:rsidRDefault="00C2509B" w:rsidP="00ED5BD4">
            <w:pPr>
              <w:jc w:val="center"/>
              <w:rPr>
                <w:rFonts w:ascii="Helvetica Neue Light" w:eastAsia="Times New Roman" w:hAnsi="Helvetica Neue Light" w:cs="Times New Roman"/>
                <w:szCs w:val="20"/>
                <w:rPrChange w:id="9219"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20" w:author="Arthur de Catheu" w:date="2014-06-20T17:08:00Z">
                  <w:rPr>
                    <w:rFonts w:eastAsia="Times New Roman" w:cs="Times New Roman"/>
                    <w:szCs w:val="20"/>
                  </w:rPr>
                </w:rPrChange>
              </w:rPr>
              <w:t> </w:t>
            </w:r>
          </w:p>
        </w:tc>
        <w:tc>
          <w:tcPr>
            <w:tcW w:w="1732" w:type="dxa"/>
            <w:tcBorders>
              <w:top w:val="nil"/>
              <w:left w:val="nil"/>
              <w:bottom w:val="single" w:sz="4" w:space="0" w:color="auto"/>
              <w:right w:val="single" w:sz="4" w:space="0" w:color="auto"/>
            </w:tcBorders>
            <w:shd w:val="clear" w:color="000000" w:fill="FFFFFF"/>
            <w:noWrap/>
            <w:vAlign w:val="bottom"/>
            <w:hideMark/>
          </w:tcPr>
          <w:p w14:paraId="4BAD0D1F" w14:textId="77777777" w:rsidR="00C2509B" w:rsidRPr="00935764" w:rsidRDefault="00C2509B" w:rsidP="00ED5BD4">
            <w:pPr>
              <w:jc w:val="center"/>
              <w:rPr>
                <w:rFonts w:ascii="Helvetica Neue Light" w:eastAsia="Times New Roman" w:hAnsi="Helvetica Neue Light" w:cs="Times New Roman"/>
                <w:szCs w:val="20"/>
                <w:rPrChange w:id="9221"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22" w:author="Arthur de Catheu" w:date="2014-06-20T17:08:00Z">
                  <w:rPr>
                    <w:rFonts w:eastAsia="Times New Roman" w:cs="Times New Roman"/>
                    <w:szCs w:val="20"/>
                  </w:rPr>
                </w:rPrChange>
              </w:rPr>
              <w:t> </w:t>
            </w:r>
          </w:p>
        </w:tc>
        <w:tc>
          <w:tcPr>
            <w:tcW w:w="1180" w:type="dxa"/>
            <w:tcBorders>
              <w:top w:val="nil"/>
              <w:left w:val="nil"/>
              <w:bottom w:val="single" w:sz="4" w:space="0" w:color="auto"/>
              <w:right w:val="single" w:sz="4" w:space="0" w:color="auto"/>
            </w:tcBorders>
            <w:shd w:val="clear" w:color="000000" w:fill="FFFFFF"/>
            <w:noWrap/>
            <w:vAlign w:val="bottom"/>
            <w:hideMark/>
          </w:tcPr>
          <w:p w14:paraId="48DD4C8E" w14:textId="77777777" w:rsidR="00C2509B" w:rsidRPr="00935764" w:rsidRDefault="00C2509B" w:rsidP="00ED5BD4">
            <w:pPr>
              <w:jc w:val="center"/>
              <w:rPr>
                <w:rFonts w:ascii="Helvetica Neue Light" w:eastAsia="Times New Roman" w:hAnsi="Helvetica Neue Light" w:cs="Times New Roman"/>
                <w:szCs w:val="20"/>
                <w:rPrChange w:id="9223"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24" w:author="Arthur de Catheu" w:date="2014-06-20T17:08:00Z">
                  <w:rPr>
                    <w:rFonts w:eastAsia="Times New Roman" w:cs="Times New Roman"/>
                    <w:szCs w:val="20"/>
                  </w:rPr>
                </w:rPrChange>
              </w:rPr>
              <w:t> </w:t>
            </w:r>
          </w:p>
        </w:tc>
      </w:tr>
      <w:tr w:rsidR="00C2509B" w:rsidRPr="00935764" w14:paraId="04F14007" w14:textId="77777777" w:rsidTr="00C2509B">
        <w:trPr>
          <w:trHeight w:val="276"/>
        </w:trPr>
        <w:tc>
          <w:tcPr>
            <w:tcW w:w="3888" w:type="dxa"/>
            <w:tcBorders>
              <w:top w:val="nil"/>
              <w:left w:val="single" w:sz="4" w:space="0" w:color="auto"/>
              <w:bottom w:val="single" w:sz="4" w:space="0" w:color="auto"/>
              <w:right w:val="single" w:sz="4" w:space="0" w:color="auto"/>
            </w:tcBorders>
            <w:shd w:val="clear" w:color="000000" w:fill="FFFFFF"/>
            <w:noWrap/>
            <w:vAlign w:val="bottom"/>
            <w:hideMark/>
          </w:tcPr>
          <w:p w14:paraId="546DB770" w14:textId="2FED8807" w:rsidR="00C2509B" w:rsidRPr="00935764" w:rsidRDefault="00C2509B" w:rsidP="00ED5BD4">
            <w:pPr>
              <w:jc w:val="left"/>
              <w:rPr>
                <w:rFonts w:ascii="Helvetica Neue Light" w:eastAsia="Times New Roman" w:hAnsi="Helvetica Neue Light" w:cs="Times New Roman"/>
                <w:szCs w:val="20"/>
                <w:rPrChange w:id="9225"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26" w:author="Arthur de Catheu" w:date="2014-06-20T17:08:00Z">
                  <w:rPr>
                    <w:rFonts w:eastAsia="Times New Roman" w:cs="Times New Roman"/>
                    <w:szCs w:val="20"/>
                  </w:rPr>
                </w:rPrChange>
              </w:rPr>
              <w:t xml:space="preserve">Sélection et </w:t>
            </w:r>
            <w:r w:rsidR="00395211" w:rsidRPr="00935764">
              <w:rPr>
                <w:rFonts w:ascii="Helvetica Neue Light" w:eastAsia="Times New Roman" w:hAnsi="Helvetica Neue Light" w:cs="Times New Roman"/>
                <w:szCs w:val="20"/>
                <w:rPrChange w:id="9227" w:author="Arthur de Catheu" w:date="2014-06-20T17:08:00Z">
                  <w:rPr>
                    <w:rFonts w:eastAsia="Times New Roman" w:cs="Times New Roman"/>
                    <w:szCs w:val="20"/>
                  </w:rPr>
                </w:rPrChange>
              </w:rPr>
              <w:t>inscription</w:t>
            </w:r>
            <w:r w:rsidRPr="00935764">
              <w:rPr>
                <w:rFonts w:ascii="Helvetica Neue Light" w:eastAsia="Times New Roman" w:hAnsi="Helvetica Neue Light" w:cs="Times New Roman"/>
                <w:szCs w:val="20"/>
                <w:rPrChange w:id="9228" w:author="Arthur de Catheu" w:date="2014-06-20T17:08:00Z">
                  <w:rPr>
                    <w:rFonts w:eastAsia="Times New Roman" w:cs="Times New Roman"/>
                    <w:szCs w:val="20"/>
                  </w:rPr>
                </w:rPrChange>
              </w:rPr>
              <w:t xml:space="preserve"> des Débiteurs par le Cédant, éligibilité automatique</w:t>
            </w:r>
          </w:p>
        </w:tc>
        <w:tc>
          <w:tcPr>
            <w:tcW w:w="399" w:type="dxa"/>
            <w:tcBorders>
              <w:top w:val="nil"/>
              <w:left w:val="nil"/>
              <w:bottom w:val="single" w:sz="4" w:space="0" w:color="auto"/>
              <w:right w:val="single" w:sz="4" w:space="0" w:color="auto"/>
            </w:tcBorders>
            <w:shd w:val="clear" w:color="000000" w:fill="FFFFFF"/>
            <w:noWrap/>
            <w:vAlign w:val="bottom"/>
            <w:hideMark/>
          </w:tcPr>
          <w:p w14:paraId="304CFD67" w14:textId="77777777" w:rsidR="00C2509B" w:rsidRPr="00935764" w:rsidRDefault="00C2509B" w:rsidP="00ED5BD4">
            <w:pPr>
              <w:jc w:val="center"/>
              <w:rPr>
                <w:rFonts w:ascii="Helvetica Neue Light" w:eastAsia="Times New Roman" w:hAnsi="Helvetica Neue Light" w:cs="Times New Roman"/>
                <w:szCs w:val="20"/>
                <w:rPrChange w:id="9229"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30" w:author="Arthur de Catheu" w:date="2014-06-20T17:08:00Z">
                  <w:rPr>
                    <w:rFonts w:eastAsia="Times New Roman" w:cs="Times New Roman"/>
                    <w:szCs w:val="20"/>
                  </w:rPr>
                </w:rPrChange>
              </w:rPr>
              <w:t>M</w:t>
            </w:r>
          </w:p>
        </w:tc>
        <w:tc>
          <w:tcPr>
            <w:tcW w:w="1074" w:type="dxa"/>
            <w:tcBorders>
              <w:top w:val="nil"/>
              <w:left w:val="nil"/>
              <w:bottom w:val="single" w:sz="4" w:space="0" w:color="auto"/>
              <w:right w:val="single" w:sz="4" w:space="0" w:color="auto"/>
            </w:tcBorders>
            <w:shd w:val="clear" w:color="000000" w:fill="FFFFFF"/>
            <w:noWrap/>
            <w:vAlign w:val="center"/>
            <w:hideMark/>
          </w:tcPr>
          <w:p w14:paraId="14A22A51" w14:textId="77777777" w:rsidR="00C2509B" w:rsidRPr="00935764" w:rsidRDefault="00C2509B" w:rsidP="00ED5BD4">
            <w:pPr>
              <w:jc w:val="center"/>
              <w:rPr>
                <w:rFonts w:ascii="Helvetica Neue Light" w:eastAsia="Times New Roman" w:hAnsi="Helvetica Neue Light" w:cs="Times New Roman"/>
                <w:szCs w:val="20"/>
                <w:rPrChange w:id="9231"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32" w:author="Arthur de Catheu" w:date="2014-06-20T17:08:00Z">
                  <w:rPr>
                    <w:rFonts w:eastAsia="Times New Roman" w:cs="Times New Roman"/>
                    <w:szCs w:val="20"/>
                  </w:rPr>
                </w:rPrChange>
              </w:rPr>
              <w:t> </w:t>
            </w:r>
          </w:p>
        </w:tc>
        <w:tc>
          <w:tcPr>
            <w:tcW w:w="961" w:type="dxa"/>
            <w:tcBorders>
              <w:top w:val="nil"/>
              <w:left w:val="nil"/>
              <w:bottom w:val="single" w:sz="4" w:space="0" w:color="auto"/>
              <w:right w:val="single" w:sz="4" w:space="0" w:color="auto"/>
            </w:tcBorders>
            <w:shd w:val="clear" w:color="000000" w:fill="FFFFFF"/>
            <w:noWrap/>
            <w:vAlign w:val="bottom"/>
            <w:hideMark/>
          </w:tcPr>
          <w:p w14:paraId="2C3E2D5C" w14:textId="77777777" w:rsidR="00C2509B" w:rsidRPr="00935764" w:rsidRDefault="00C2509B" w:rsidP="00ED5BD4">
            <w:pPr>
              <w:jc w:val="center"/>
              <w:rPr>
                <w:rFonts w:ascii="Helvetica Neue Light" w:eastAsia="Times New Roman" w:hAnsi="Helvetica Neue Light" w:cs="Times New Roman"/>
                <w:szCs w:val="20"/>
                <w:rPrChange w:id="9233"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34" w:author="Arthur de Catheu" w:date="2014-06-20T17:08:00Z">
                  <w:rPr>
                    <w:rFonts w:eastAsia="Times New Roman" w:cs="Times New Roman"/>
                    <w:szCs w:val="20"/>
                  </w:rPr>
                </w:rPrChange>
              </w:rPr>
              <w:t> </w:t>
            </w:r>
          </w:p>
        </w:tc>
        <w:tc>
          <w:tcPr>
            <w:tcW w:w="965" w:type="dxa"/>
            <w:tcBorders>
              <w:top w:val="nil"/>
              <w:left w:val="nil"/>
              <w:bottom w:val="single" w:sz="4" w:space="0" w:color="auto"/>
              <w:right w:val="single" w:sz="4" w:space="0" w:color="auto"/>
            </w:tcBorders>
            <w:shd w:val="clear" w:color="000000" w:fill="FFFFFF"/>
            <w:noWrap/>
            <w:vAlign w:val="bottom"/>
            <w:hideMark/>
          </w:tcPr>
          <w:p w14:paraId="685EE448" w14:textId="77777777" w:rsidR="00C2509B" w:rsidRPr="00935764" w:rsidRDefault="00C2509B" w:rsidP="00ED5BD4">
            <w:pPr>
              <w:jc w:val="center"/>
              <w:rPr>
                <w:rFonts w:ascii="Helvetica Neue Light" w:eastAsia="Times New Roman" w:hAnsi="Helvetica Neue Light" w:cs="Times New Roman"/>
                <w:szCs w:val="20"/>
                <w:rPrChange w:id="9235"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36" w:author="Arthur de Catheu" w:date="2014-06-20T17:08:00Z">
                  <w:rPr>
                    <w:rFonts w:eastAsia="Times New Roman" w:cs="Times New Roman"/>
                    <w:szCs w:val="20"/>
                  </w:rPr>
                </w:rPrChange>
              </w:rPr>
              <w:t> </w:t>
            </w:r>
          </w:p>
        </w:tc>
        <w:tc>
          <w:tcPr>
            <w:tcW w:w="1732" w:type="dxa"/>
            <w:tcBorders>
              <w:top w:val="nil"/>
              <w:left w:val="nil"/>
              <w:bottom w:val="single" w:sz="4" w:space="0" w:color="auto"/>
              <w:right w:val="single" w:sz="4" w:space="0" w:color="auto"/>
            </w:tcBorders>
            <w:shd w:val="clear" w:color="000000" w:fill="FFFFFF"/>
            <w:noWrap/>
            <w:vAlign w:val="bottom"/>
            <w:hideMark/>
          </w:tcPr>
          <w:p w14:paraId="1B689166" w14:textId="77777777" w:rsidR="00C2509B" w:rsidRPr="00935764" w:rsidRDefault="00C2509B" w:rsidP="00ED5BD4">
            <w:pPr>
              <w:jc w:val="center"/>
              <w:rPr>
                <w:rFonts w:ascii="Helvetica Neue Light" w:eastAsia="Times New Roman" w:hAnsi="Helvetica Neue Light" w:cs="Times New Roman"/>
                <w:szCs w:val="20"/>
                <w:rPrChange w:id="9237"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38" w:author="Arthur de Catheu" w:date="2014-06-20T17:08:00Z">
                  <w:rPr>
                    <w:rFonts w:eastAsia="Times New Roman" w:cs="Times New Roman"/>
                    <w:szCs w:val="20"/>
                  </w:rPr>
                </w:rPrChange>
              </w:rPr>
              <w:t> </w:t>
            </w:r>
          </w:p>
        </w:tc>
        <w:tc>
          <w:tcPr>
            <w:tcW w:w="1180" w:type="dxa"/>
            <w:tcBorders>
              <w:top w:val="nil"/>
              <w:left w:val="nil"/>
              <w:bottom w:val="single" w:sz="4" w:space="0" w:color="auto"/>
              <w:right w:val="single" w:sz="4" w:space="0" w:color="auto"/>
            </w:tcBorders>
            <w:shd w:val="clear" w:color="000000" w:fill="FFFFFF"/>
            <w:noWrap/>
            <w:vAlign w:val="bottom"/>
            <w:hideMark/>
          </w:tcPr>
          <w:p w14:paraId="159EB778" w14:textId="77777777" w:rsidR="00C2509B" w:rsidRPr="00935764" w:rsidRDefault="00C2509B" w:rsidP="00ED5BD4">
            <w:pPr>
              <w:jc w:val="center"/>
              <w:rPr>
                <w:rFonts w:ascii="Helvetica Neue Light" w:eastAsia="Times New Roman" w:hAnsi="Helvetica Neue Light" w:cs="Times New Roman"/>
                <w:szCs w:val="20"/>
                <w:rPrChange w:id="9239"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240" w:author="Arthur de Catheu" w:date="2014-06-20T17:08:00Z">
                  <w:rPr>
                    <w:rFonts w:eastAsia="Times New Roman" w:cs="Times New Roman"/>
                    <w:szCs w:val="20"/>
                  </w:rPr>
                </w:rPrChange>
              </w:rPr>
              <w:t> </w:t>
            </w:r>
          </w:p>
        </w:tc>
      </w:tr>
      <w:tr w:rsidR="00C2509B" w:rsidRPr="00935764" w14:paraId="31B196C3"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36320052"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41" w:author="Arthur de Catheu" w:date="2014-06-20T17:08:00Z">
                  <w:rPr>
                    <w:rFonts w:eastAsia="Times New Roman" w:cs="Times New Roman"/>
                    <w:color w:val="000000"/>
                    <w:szCs w:val="20"/>
                  </w:rPr>
                </w:rPrChange>
              </w:rPr>
            </w:pPr>
            <w:bookmarkStart w:id="9242" w:name="_Toc390884281"/>
            <w:r w:rsidRPr="00935764">
              <w:rPr>
                <w:rFonts w:ascii="Helvetica Neue Light" w:eastAsia="Times New Roman" w:hAnsi="Helvetica Neue Light" w:cs="Times New Roman"/>
                <w:color w:val="000000"/>
                <w:szCs w:val="20"/>
                <w:rPrChange w:id="9243" w:author="Arthur de Catheu" w:date="2014-06-20T17:08:00Z">
                  <w:rPr>
                    <w:rFonts w:eastAsia="Times New Roman" w:cs="Times New Roman"/>
                    <w:color w:val="000000"/>
                    <w:szCs w:val="20"/>
                  </w:rPr>
                </w:rPrChange>
              </w:rPr>
              <w:t>Téléchargement des factures et justificatifs</w:t>
            </w:r>
            <w:bookmarkEnd w:id="9242"/>
          </w:p>
        </w:tc>
        <w:tc>
          <w:tcPr>
            <w:tcW w:w="399" w:type="dxa"/>
            <w:tcBorders>
              <w:top w:val="nil"/>
              <w:left w:val="nil"/>
              <w:bottom w:val="single" w:sz="4" w:space="0" w:color="auto"/>
              <w:right w:val="single" w:sz="4" w:space="0" w:color="auto"/>
            </w:tcBorders>
            <w:shd w:val="clear" w:color="auto" w:fill="auto"/>
            <w:noWrap/>
            <w:vAlign w:val="bottom"/>
            <w:hideMark/>
          </w:tcPr>
          <w:p w14:paraId="22EEE95D"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244" w:author="Arthur de Catheu" w:date="2014-06-20T17:08:00Z">
                  <w:rPr>
                    <w:rFonts w:eastAsia="Times New Roman" w:cs="Times New Roman"/>
                    <w:color w:val="000000"/>
                    <w:szCs w:val="20"/>
                  </w:rPr>
                </w:rPrChange>
              </w:rPr>
            </w:pPr>
            <w:bookmarkStart w:id="9245" w:name="_Toc390884282"/>
            <w:r w:rsidRPr="00935764">
              <w:rPr>
                <w:rFonts w:ascii="Helvetica Neue Light" w:eastAsia="Times New Roman" w:hAnsi="Helvetica Neue Light" w:cs="Times New Roman"/>
                <w:color w:val="000000"/>
                <w:szCs w:val="20"/>
                <w:rPrChange w:id="9246" w:author="Arthur de Catheu" w:date="2014-06-20T17:08:00Z">
                  <w:rPr>
                    <w:rFonts w:eastAsia="Times New Roman" w:cs="Times New Roman"/>
                    <w:color w:val="000000"/>
                    <w:szCs w:val="20"/>
                  </w:rPr>
                </w:rPrChange>
              </w:rPr>
              <w:t>M</w:t>
            </w:r>
            <w:bookmarkEnd w:id="9245"/>
          </w:p>
        </w:tc>
        <w:tc>
          <w:tcPr>
            <w:tcW w:w="1074" w:type="dxa"/>
            <w:tcBorders>
              <w:top w:val="nil"/>
              <w:left w:val="nil"/>
              <w:bottom w:val="single" w:sz="4" w:space="0" w:color="auto"/>
              <w:right w:val="single" w:sz="4" w:space="0" w:color="auto"/>
            </w:tcBorders>
            <w:shd w:val="clear" w:color="000000" w:fill="F2DCDB"/>
            <w:noWrap/>
            <w:vAlign w:val="bottom"/>
            <w:hideMark/>
          </w:tcPr>
          <w:p w14:paraId="427B6482"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47"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48"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auto" w:fill="auto"/>
            <w:noWrap/>
            <w:vAlign w:val="bottom"/>
            <w:hideMark/>
          </w:tcPr>
          <w:p w14:paraId="12CBB342"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49"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50"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2BA8B143"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51"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52"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01A5195B"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53"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54"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35CA6C82"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55"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56" w:author="Arthur de Catheu" w:date="2014-06-20T17:08:00Z">
                  <w:rPr>
                    <w:rFonts w:eastAsia="Times New Roman" w:cs="Times New Roman"/>
                    <w:color w:val="000000"/>
                    <w:szCs w:val="20"/>
                  </w:rPr>
                </w:rPrChange>
              </w:rPr>
              <w:t> </w:t>
            </w:r>
          </w:p>
        </w:tc>
      </w:tr>
      <w:tr w:rsidR="00C2509B" w:rsidRPr="00935764" w14:paraId="66354D2C"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04F18C7D"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57" w:author="Arthur de Catheu" w:date="2014-06-20T17:08:00Z">
                  <w:rPr>
                    <w:rFonts w:eastAsia="Times New Roman" w:cs="Times New Roman"/>
                    <w:color w:val="000000"/>
                    <w:szCs w:val="20"/>
                  </w:rPr>
                </w:rPrChange>
              </w:rPr>
            </w:pPr>
            <w:bookmarkStart w:id="9258" w:name="_Toc390884283"/>
            <w:r w:rsidRPr="00935764">
              <w:rPr>
                <w:rFonts w:ascii="Helvetica Neue Light" w:eastAsia="Times New Roman" w:hAnsi="Helvetica Neue Light" w:cs="Times New Roman"/>
                <w:color w:val="000000"/>
                <w:szCs w:val="20"/>
                <w:rPrChange w:id="9259" w:author="Arthur de Catheu" w:date="2014-06-20T17:08:00Z">
                  <w:rPr>
                    <w:rFonts w:eastAsia="Times New Roman" w:cs="Times New Roman"/>
                    <w:color w:val="000000"/>
                    <w:szCs w:val="20"/>
                  </w:rPr>
                </w:rPrChange>
              </w:rPr>
              <w:t>Renseignement Correspondant Débiteur par Facture (2 pour Facture &gt; 20 K€)</w:t>
            </w:r>
            <w:bookmarkEnd w:id="9258"/>
          </w:p>
        </w:tc>
        <w:tc>
          <w:tcPr>
            <w:tcW w:w="399" w:type="dxa"/>
            <w:tcBorders>
              <w:top w:val="nil"/>
              <w:left w:val="nil"/>
              <w:bottom w:val="single" w:sz="4" w:space="0" w:color="auto"/>
              <w:right w:val="single" w:sz="4" w:space="0" w:color="auto"/>
            </w:tcBorders>
            <w:shd w:val="clear" w:color="auto" w:fill="auto"/>
            <w:noWrap/>
            <w:vAlign w:val="bottom"/>
            <w:hideMark/>
          </w:tcPr>
          <w:p w14:paraId="47BA719D" w14:textId="731861AE" w:rsidR="00C2509B" w:rsidRPr="00935764" w:rsidRDefault="00C2509B" w:rsidP="00ED5BD4">
            <w:pPr>
              <w:jc w:val="center"/>
              <w:outlineLvl w:val="0"/>
              <w:rPr>
                <w:rFonts w:ascii="Helvetica Neue Light" w:eastAsia="Times New Roman" w:hAnsi="Helvetica Neue Light" w:cs="Times New Roman"/>
                <w:color w:val="000000"/>
                <w:szCs w:val="20"/>
                <w:rPrChange w:id="926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61" w:author="Arthur de Catheu" w:date="2014-06-20T17:08:00Z">
                  <w:rPr>
                    <w:rFonts w:eastAsia="Times New Roman" w:cs="Times New Roman"/>
                    <w:color w:val="000000"/>
                    <w:szCs w:val="20"/>
                  </w:rPr>
                </w:rPrChange>
              </w:rPr>
              <w:t> </w:t>
            </w:r>
            <w:bookmarkStart w:id="9262" w:name="_Toc390884284"/>
            <w:r w:rsidRPr="00935764">
              <w:rPr>
                <w:rFonts w:ascii="Helvetica Neue Light" w:eastAsia="Times New Roman" w:hAnsi="Helvetica Neue Light" w:cs="Times New Roman"/>
                <w:color w:val="000000"/>
                <w:szCs w:val="20"/>
                <w:rPrChange w:id="9263" w:author="Arthur de Catheu" w:date="2014-06-20T17:08:00Z">
                  <w:rPr>
                    <w:rFonts w:eastAsia="Times New Roman" w:cs="Times New Roman"/>
                    <w:color w:val="000000"/>
                    <w:szCs w:val="20"/>
                  </w:rPr>
                </w:rPrChange>
              </w:rPr>
              <w:t>M</w:t>
            </w:r>
            <w:bookmarkEnd w:id="9262"/>
          </w:p>
        </w:tc>
        <w:tc>
          <w:tcPr>
            <w:tcW w:w="1074" w:type="dxa"/>
            <w:tcBorders>
              <w:top w:val="nil"/>
              <w:left w:val="nil"/>
              <w:bottom w:val="single" w:sz="4" w:space="0" w:color="auto"/>
              <w:right w:val="single" w:sz="4" w:space="0" w:color="auto"/>
            </w:tcBorders>
            <w:shd w:val="clear" w:color="000000" w:fill="F2DCDB"/>
            <w:noWrap/>
            <w:vAlign w:val="bottom"/>
            <w:hideMark/>
          </w:tcPr>
          <w:p w14:paraId="56A573A5"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6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65"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auto" w:fill="auto"/>
            <w:noWrap/>
            <w:vAlign w:val="bottom"/>
            <w:hideMark/>
          </w:tcPr>
          <w:p w14:paraId="24525217"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66"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67"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05240B55"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6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69"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52D38096"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7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71"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16F8E9FD"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7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73" w:author="Arthur de Catheu" w:date="2014-06-20T17:08:00Z">
                  <w:rPr>
                    <w:rFonts w:eastAsia="Times New Roman" w:cs="Times New Roman"/>
                    <w:color w:val="000000"/>
                    <w:szCs w:val="20"/>
                  </w:rPr>
                </w:rPrChange>
              </w:rPr>
              <w:t> </w:t>
            </w:r>
          </w:p>
        </w:tc>
      </w:tr>
      <w:tr w:rsidR="00C2509B" w:rsidRPr="00935764" w14:paraId="17472BF5"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25DE8F04"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74" w:author="Arthur de Catheu" w:date="2014-06-20T17:08:00Z">
                  <w:rPr>
                    <w:rFonts w:eastAsia="Times New Roman" w:cs="Times New Roman"/>
                    <w:color w:val="000000"/>
                    <w:szCs w:val="20"/>
                  </w:rPr>
                </w:rPrChange>
              </w:rPr>
            </w:pPr>
            <w:bookmarkStart w:id="9275" w:name="_Toc390884285"/>
            <w:r w:rsidRPr="00935764">
              <w:rPr>
                <w:rFonts w:ascii="Helvetica Neue Light" w:eastAsia="Times New Roman" w:hAnsi="Helvetica Neue Light" w:cs="Times New Roman"/>
                <w:color w:val="000000"/>
                <w:szCs w:val="20"/>
                <w:rPrChange w:id="9276" w:author="Arthur de Catheu" w:date="2014-06-20T17:08:00Z">
                  <w:rPr>
                    <w:rFonts w:eastAsia="Times New Roman" w:cs="Times New Roman"/>
                    <w:color w:val="000000"/>
                    <w:szCs w:val="20"/>
                  </w:rPr>
                </w:rPrChange>
              </w:rPr>
              <w:t>Demande de financement</w:t>
            </w:r>
            <w:bookmarkEnd w:id="9275"/>
          </w:p>
        </w:tc>
        <w:tc>
          <w:tcPr>
            <w:tcW w:w="399" w:type="dxa"/>
            <w:tcBorders>
              <w:top w:val="nil"/>
              <w:left w:val="nil"/>
              <w:bottom w:val="single" w:sz="4" w:space="0" w:color="auto"/>
              <w:right w:val="single" w:sz="4" w:space="0" w:color="auto"/>
            </w:tcBorders>
            <w:shd w:val="clear" w:color="auto" w:fill="auto"/>
            <w:noWrap/>
            <w:vAlign w:val="bottom"/>
            <w:hideMark/>
          </w:tcPr>
          <w:p w14:paraId="279AFCBC"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277" w:author="Arthur de Catheu" w:date="2014-06-20T17:08:00Z">
                  <w:rPr>
                    <w:rFonts w:eastAsia="Times New Roman" w:cs="Times New Roman"/>
                    <w:color w:val="000000"/>
                    <w:szCs w:val="20"/>
                  </w:rPr>
                </w:rPrChange>
              </w:rPr>
            </w:pPr>
            <w:bookmarkStart w:id="9278" w:name="_Toc390884286"/>
            <w:r w:rsidRPr="00935764">
              <w:rPr>
                <w:rFonts w:ascii="Helvetica Neue Light" w:eastAsia="Times New Roman" w:hAnsi="Helvetica Neue Light" w:cs="Times New Roman"/>
                <w:color w:val="000000"/>
                <w:szCs w:val="20"/>
                <w:rPrChange w:id="9279" w:author="Arthur de Catheu" w:date="2014-06-20T17:08:00Z">
                  <w:rPr>
                    <w:rFonts w:eastAsia="Times New Roman" w:cs="Times New Roman"/>
                    <w:color w:val="000000"/>
                    <w:szCs w:val="20"/>
                  </w:rPr>
                </w:rPrChange>
              </w:rPr>
              <w:t>M</w:t>
            </w:r>
            <w:bookmarkEnd w:id="9278"/>
          </w:p>
        </w:tc>
        <w:tc>
          <w:tcPr>
            <w:tcW w:w="1074" w:type="dxa"/>
            <w:tcBorders>
              <w:top w:val="nil"/>
              <w:left w:val="nil"/>
              <w:bottom w:val="single" w:sz="4" w:space="0" w:color="auto"/>
              <w:right w:val="single" w:sz="4" w:space="0" w:color="auto"/>
            </w:tcBorders>
            <w:shd w:val="clear" w:color="000000" w:fill="F2DCDB"/>
            <w:noWrap/>
            <w:vAlign w:val="bottom"/>
            <w:hideMark/>
          </w:tcPr>
          <w:p w14:paraId="7FDE7BA7"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8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81"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auto" w:fill="auto"/>
            <w:noWrap/>
            <w:vAlign w:val="bottom"/>
            <w:hideMark/>
          </w:tcPr>
          <w:p w14:paraId="153AC130"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8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83"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0A120A4F"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8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85"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71223131"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86"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87"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47C6235B"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28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89" w:author="Arthur de Catheu" w:date="2014-06-20T17:08:00Z">
                  <w:rPr>
                    <w:rFonts w:eastAsia="Times New Roman" w:cs="Times New Roman"/>
                    <w:color w:val="000000"/>
                    <w:szCs w:val="20"/>
                  </w:rPr>
                </w:rPrChange>
              </w:rPr>
              <w:t> </w:t>
            </w:r>
          </w:p>
        </w:tc>
      </w:tr>
      <w:tr w:rsidR="00C2509B" w:rsidRPr="00935764" w14:paraId="571291A9" w14:textId="77777777" w:rsidTr="00C2509B">
        <w:trPr>
          <w:trHeight w:val="276"/>
        </w:trPr>
        <w:tc>
          <w:tcPr>
            <w:tcW w:w="3888" w:type="dxa"/>
            <w:tcBorders>
              <w:top w:val="nil"/>
              <w:left w:val="single" w:sz="4" w:space="0" w:color="auto"/>
              <w:bottom w:val="single" w:sz="4" w:space="0" w:color="auto"/>
              <w:right w:val="single" w:sz="4" w:space="0" w:color="auto"/>
            </w:tcBorders>
            <w:shd w:val="clear" w:color="000000" w:fill="C0504D"/>
            <w:noWrap/>
            <w:vAlign w:val="bottom"/>
            <w:hideMark/>
          </w:tcPr>
          <w:p w14:paraId="206E1DF0" w14:textId="77777777" w:rsidR="00C2509B" w:rsidRPr="00935764" w:rsidRDefault="00C2509B" w:rsidP="00ED5BD4">
            <w:pPr>
              <w:jc w:val="left"/>
              <w:rPr>
                <w:rFonts w:ascii="Helvetica Neue Light" w:eastAsia="Times New Roman" w:hAnsi="Helvetica Neue Light" w:cs="Times New Roman"/>
                <w:color w:val="FFFFFF"/>
                <w:szCs w:val="20"/>
                <w:rPrChange w:id="9290" w:author="Arthur de Catheu" w:date="2014-06-20T17:08:00Z">
                  <w:rPr>
                    <w:rFonts w:eastAsia="Times New Roman" w:cs="Times New Roman"/>
                    <w:color w:val="FFFFFF"/>
                    <w:szCs w:val="20"/>
                  </w:rPr>
                </w:rPrChange>
              </w:rPr>
            </w:pPr>
            <w:r w:rsidRPr="00935764">
              <w:rPr>
                <w:rFonts w:ascii="Helvetica Neue Light" w:eastAsia="Times New Roman" w:hAnsi="Helvetica Neue Light" w:cs="Times New Roman"/>
                <w:color w:val="FFFFFF"/>
                <w:szCs w:val="20"/>
                <w:rPrChange w:id="9291" w:author="Arthur de Catheu" w:date="2014-06-20T17:08:00Z">
                  <w:rPr>
                    <w:rFonts w:eastAsia="Times New Roman" w:cs="Times New Roman"/>
                    <w:color w:val="FFFFFF"/>
                    <w:szCs w:val="20"/>
                  </w:rPr>
                </w:rPrChange>
              </w:rPr>
              <w:t>Soumission de la demande</w:t>
            </w:r>
          </w:p>
        </w:tc>
        <w:tc>
          <w:tcPr>
            <w:tcW w:w="399" w:type="dxa"/>
            <w:tcBorders>
              <w:top w:val="nil"/>
              <w:left w:val="nil"/>
              <w:bottom w:val="single" w:sz="4" w:space="0" w:color="auto"/>
              <w:right w:val="single" w:sz="4" w:space="0" w:color="auto"/>
            </w:tcBorders>
            <w:shd w:val="clear" w:color="auto" w:fill="auto"/>
            <w:noWrap/>
            <w:vAlign w:val="bottom"/>
            <w:hideMark/>
          </w:tcPr>
          <w:p w14:paraId="1C15B99A" w14:textId="77777777" w:rsidR="00C2509B" w:rsidRPr="00935764" w:rsidRDefault="00C2509B" w:rsidP="00ED5BD4">
            <w:pPr>
              <w:jc w:val="center"/>
              <w:rPr>
                <w:rFonts w:ascii="Helvetica Neue Light" w:eastAsia="Times New Roman" w:hAnsi="Helvetica Neue Light" w:cs="Times New Roman"/>
                <w:color w:val="000000"/>
                <w:szCs w:val="20"/>
                <w:rPrChange w:id="929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93" w:author="Arthur de Catheu" w:date="2014-06-20T17:08:00Z">
                  <w:rPr>
                    <w:rFonts w:eastAsia="Times New Roman" w:cs="Times New Roman"/>
                    <w:color w:val="000000"/>
                    <w:szCs w:val="20"/>
                  </w:rPr>
                </w:rPrChange>
              </w:rPr>
              <w:t>A</w:t>
            </w:r>
          </w:p>
        </w:tc>
        <w:tc>
          <w:tcPr>
            <w:tcW w:w="1074" w:type="dxa"/>
            <w:tcBorders>
              <w:top w:val="nil"/>
              <w:left w:val="nil"/>
              <w:bottom w:val="single" w:sz="4" w:space="0" w:color="auto"/>
              <w:right w:val="single" w:sz="4" w:space="0" w:color="auto"/>
            </w:tcBorders>
            <w:shd w:val="clear" w:color="000000" w:fill="C0504D"/>
            <w:noWrap/>
            <w:vAlign w:val="bottom"/>
            <w:hideMark/>
          </w:tcPr>
          <w:p w14:paraId="087E0A5D" w14:textId="77777777" w:rsidR="00C2509B" w:rsidRPr="00935764" w:rsidRDefault="00C2509B" w:rsidP="00ED5BD4">
            <w:pPr>
              <w:jc w:val="left"/>
              <w:rPr>
                <w:rFonts w:ascii="Helvetica Neue Light" w:eastAsia="Times New Roman" w:hAnsi="Helvetica Neue Light" w:cs="Times New Roman"/>
                <w:color w:val="000000"/>
                <w:szCs w:val="20"/>
                <w:rPrChange w:id="929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95"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auto" w:fill="auto"/>
            <w:noWrap/>
            <w:vAlign w:val="bottom"/>
            <w:hideMark/>
          </w:tcPr>
          <w:p w14:paraId="666034D9" w14:textId="77777777" w:rsidR="00C2509B" w:rsidRPr="00935764" w:rsidRDefault="00C2509B" w:rsidP="00ED5BD4">
            <w:pPr>
              <w:jc w:val="left"/>
              <w:rPr>
                <w:rFonts w:ascii="Helvetica Neue Light" w:eastAsia="Times New Roman" w:hAnsi="Helvetica Neue Light" w:cs="Times New Roman"/>
                <w:color w:val="000000"/>
                <w:szCs w:val="20"/>
                <w:rPrChange w:id="9296"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97"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13D86956" w14:textId="77777777" w:rsidR="00C2509B" w:rsidRPr="00935764" w:rsidRDefault="00C2509B" w:rsidP="00ED5BD4">
            <w:pPr>
              <w:jc w:val="left"/>
              <w:rPr>
                <w:rFonts w:ascii="Helvetica Neue Light" w:eastAsia="Times New Roman" w:hAnsi="Helvetica Neue Light" w:cs="Times New Roman"/>
                <w:color w:val="000000"/>
                <w:szCs w:val="20"/>
                <w:rPrChange w:id="929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299"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704DCF6C" w14:textId="77777777" w:rsidR="00C2509B" w:rsidRPr="00935764" w:rsidRDefault="00C2509B" w:rsidP="00ED5BD4">
            <w:pPr>
              <w:jc w:val="left"/>
              <w:rPr>
                <w:rFonts w:ascii="Helvetica Neue Light" w:eastAsia="Times New Roman" w:hAnsi="Helvetica Neue Light" w:cs="Times New Roman"/>
                <w:color w:val="000000"/>
                <w:szCs w:val="20"/>
                <w:rPrChange w:id="930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01"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741B5180" w14:textId="77777777" w:rsidR="00C2509B" w:rsidRPr="00935764" w:rsidRDefault="00C2509B" w:rsidP="00ED5BD4">
            <w:pPr>
              <w:jc w:val="left"/>
              <w:rPr>
                <w:rFonts w:ascii="Helvetica Neue Light" w:eastAsia="Times New Roman" w:hAnsi="Helvetica Neue Light" w:cs="Times New Roman"/>
                <w:color w:val="000000"/>
                <w:szCs w:val="20"/>
                <w:rPrChange w:id="930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03" w:author="Arthur de Catheu" w:date="2014-06-20T17:08:00Z">
                  <w:rPr>
                    <w:rFonts w:eastAsia="Times New Roman" w:cs="Times New Roman"/>
                    <w:color w:val="000000"/>
                    <w:szCs w:val="20"/>
                  </w:rPr>
                </w:rPrChange>
              </w:rPr>
              <w:t> </w:t>
            </w:r>
          </w:p>
        </w:tc>
      </w:tr>
      <w:tr w:rsidR="00C2509B" w:rsidRPr="00935764" w14:paraId="20FF69DD"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7E6AEB77"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04" w:author="Arthur de Catheu" w:date="2014-06-20T17:08:00Z">
                  <w:rPr>
                    <w:rFonts w:eastAsia="Times New Roman" w:cs="Times New Roman"/>
                    <w:color w:val="000000"/>
                    <w:szCs w:val="20"/>
                  </w:rPr>
                </w:rPrChange>
              </w:rPr>
            </w:pPr>
            <w:bookmarkStart w:id="9305" w:name="_Toc390884287"/>
            <w:r w:rsidRPr="00935764">
              <w:rPr>
                <w:rFonts w:ascii="Helvetica Neue Light" w:eastAsia="Times New Roman" w:hAnsi="Helvetica Neue Light" w:cs="Times New Roman"/>
                <w:color w:val="000000"/>
                <w:szCs w:val="20"/>
                <w:rPrChange w:id="9306" w:author="Arthur de Catheu" w:date="2014-06-20T17:08:00Z">
                  <w:rPr>
                    <w:rFonts w:eastAsia="Times New Roman" w:cs="Times New Roman"/>
                    <w:color w:val="000000"/>
                    <w:szCs w:val="20"/>
                  </w:rPr>
                </w:rPrChange>
              </w:rPr>
              <w:t>Vérification mentions légales sur Factures</w:t>
            </w:r>
            <w:bookmarkEnd w:id="9305"/>
          </w:p>
        </w:tc>
        <w:tc>
          <w:tcPr>
            <w:tcW w:w="399" w:type="dxa"/>
            <w:tcBorders>
              <w:top w:val="nil"/>
              <w:left w:val="nil"/>
              <w:bottom w:val="single" w:sz="4" w:space="0" w:color="auto"/>
              <w:right w:val="single" w:sz="4" w:space="0" w:color="auto"/>
            </w:tcBorders>
            <w:shd w:val="clear" w:color="auto" w:fill="auto"/>
            <w:noWrap/>
            <w:vAlign w:val="bottom"/>
            <w:hideMark/>
          </w:tcPr>
          <w:p w14:paraId="0CDF54D7"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307" w:author="Arthur de Catheu" w:date="2014-06-20T17:08:00Z">
                  <w:rPr>
                    <w:rFonts w:eastAsia="Times New Roman" w:cs="Times New Roman"/>
                    <w:color w:val="000000"/>
                    <w:szCs w:val="20"/>
                  </w:rPr>
                </w:rPrChange>
              </w:rPr>
            </w:pPr>
            <w:bookmarkStart w:id="9308" w:name="_Toc390884288"/>
            <w:r w:rsidRPr="00935764">
              <w:rPr>
                <w:rFonts w:ascii="Helvetica Neue Light" w:eastAsia="Times New Roman" w:hAnsi="Helvetica Neue Light" w:cs="Times New Roman"/>
                <w:color w:val="000000"/>
                <w:szCs w:val="20"/>
                <w:rPrChange w:id="9309" w:author="Arthur de Catheu" w:date="2014-06-20T17:08:00Z">
                  <w:rPr>
                    <w:rFonts w:eastAsia="Times New Roman" w:cs="Times New Roman"/>
                    <w:color w:val="000000"/>
                    <w:szCs w:val="20"/>
                  </w:rPr>
                </w:rPrChange>
              </w:rPr>
              <w:t>A</w:t>
            </w:r>
            <w:bookmarkEnd w:id="9308"/>
          </w:p>
        </w:tc>
        <w:tc>
          <w:tcPr>
            <w:tcW w:w="1074" w:type="dxa"/>
            <w:tcBorders>
              <w:top w:val="nil"/>
              <w:left w:val="nil"/>
              <w:bottom w:val="single" w:sz="4" w:space="0" w:color="auto"/>
              <w:right w:val="single" w:sz="4" w:space="0" w:color="auto"/>
            </w:tcBorders>
            <w:shd w:val="clear" w:color="auto" w:fill="auto"/>
            <w:noWrap/>
            <w:vAlign w:val="bottom"/>
            <w:hideMark/>
          </w:tcPr>
          <w:p w14:paraId="6EC66D68"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1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11"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000000" w:fill="DCE6F1"/>
            <w:noWrap/>
            <w:vAlign w:val="bottom"/>
            <w:hideMark/>
          </w:tcPr>
          <w:p w14:paraId="4D601C8D"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1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13"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7B342B1B"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1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15"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1B669B81"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16"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17"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4A685E88"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1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19" w:author="Arthur de Catheu" w:date="2014-06-20T17:08:00Z">
                  <w:rPr>
                    <w:rFonts w:eastAsia="Times New Roman" w:cs="Times New Roman"/>
                    <w:color w:val="000000"/>
                    <w:szCs w:val="20"/>
                  </w:rPr>
                </w:rPrChange>
              </w:rPr>
              <w:t> </w:t>
            </w:r>
          </w:p>
        </w:tc>
      </w:tr>
      <w:tr w:rsidR="00C2509B" w:rsidRPr="00935764" w14:paraId="5A83A98D"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018D10B1"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20" w:author="Arthur de Catheu" w:date="2014-06-20T17:08:00Z">
                  <w:rPr>
                    <w:rFonts w:eastAsia="Times New Roman" w:cs="Times New Roman"/>
                    <w:color w:val="000000"/>
                    <w:szCs w:val="20"/>
                  </w:rPr>
                </w:rPrChange>
              </w:rPr>
            </w:pPr>
            <w:bookmarkStart w:id="9321" w:name="_Toc390884289"/>
            <w:r w:rsidRPr="00935764">
              <w:rPr>
                <w:rFonts w:ascii="Helvetica Neue Light" w:eastAsia="Times New Roman" w:hAnsi="Helvetica Neue Light" w:cs="Times New Roman"/>
                <w:color w:val="000000"/>
                <w:szCs w:val="20"/>
                <w:rPrChange w:id="9322" w:author="Arthur de Catheu" w:date="2014-06-20T17:08:00Z">
                  <w:rPr>
                    <w:rFonts w:eastAsia="Times New Roman" w:cs="Times New Roman"/>
                    <w:color w:val="000000"/>
                    <w:szCs w:val="20"/>
                  </w:rPr>
                </w:rPrChange>
              </w:rPr>
              <w:t>Validité des données Factures et justificatifs</w:t>
            </w:r>
            <w:bookmarkEnd w:id="9321"/>
          </w:p>
        </w:tc>
        <w:tc>
          <w:tcPr>
            <w:tcW w:w="399" w:type="dxa"/>
            <w:tcBorders>
              <w:top w:val="nil"/>
              <w:left w:val="nil"/>
              <w:bottom w:val="single" w:sz="4" w:space="0" w:color="auto"/>
              <w:right w:val="single" w:sz="4" w:space="0" w:color="auto"/>
            </w:tcBorders>
            <w:shd w:val="clear" w:color="auto" w:fill="auto"/>
            <w:noWrap/>
            <w:vAlign w:val="bottom"/>
            <w:hideMark/>
          </w:tcPr>
          <w:p w14:paraId="15586127"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323" w:author="Arthur de Catheu" w:date="2014-06-20T17:08:00Z">
                  <w:rPr>
                    <w:rFonts w:eastAsia="Times New Roman" w:cs="Times New Roman"/>
                    <w:color w:val="000000"/>
                    <w:szCs w:val="20"/>
                  </w:rPr>
                </w:rPrChange>
              </w:rPr>
            </w:pPr>
            <w:bookmarkStart w:id="9324" w:name="_Toc390884290"/>
            <w:r w:rsidRPr="00935764">
              <w:rPr>
                <w:rFonts w:ascii="Helvetica Neue Light" w:eastAsia="Times New Roman" w:hAnsi="Helvetica Neue Light" w:cs="Times New Roman"/>
                <w:color w:val="000000"/>
                <w:szCs w:val="20"/>
                <w:rPrChange w:id="9325" w:author="Arthur de Catheu" w:date="2014-06-20T17:08:00Z">
                  <w:rPr>
                    <w:rFonts w:eastAsia="Times New Roman" w:cs="Times New Roman"/>
                    <w:color w:val="000000"/>
                    <w:szCs w:val="20"/>
                  </w:rPr>
                </w:rPrChange>
              </w:rPr>
              <w:t>A</w:t>
            </w:r>
            <w:bookmarkEnd w:id="9324"/>
          </w:p>
        </w:tc>
        <w:tc>
          <w:tcPr>
            <w:tcW w:w="1074" w:type="dxa"/>
            <w:tcBorders>
              <w:top w:val="nil"/>
              <w:left w:val="nil"/>
              <w:bottom w:val="single" w:sz="4" w:space="0" w:color="auto"/>
              <w:right w:val="single" w:sz="4" w:space="0" w:color="auto"/>
            </w:tcBorders>
            <w:shd w:val="clear" w:color="auto" w:fill="auto"/>
            <w:noWrap/>
            <w:vAlign w:val="bottom"/>
            <w:hideMark/>
          </w:tcPr>
          <w:p w14:paraId="7A93D710"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26"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27"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000000" w:fill="DCE6F1"/>
            <w:noWrap/>
            <w:vAlign w:val="bottom"/>
            <w:hideMark/>
          </w:tcPr>
          <w:p w14:paraId="14AE8AB9"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2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29"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070C877E"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3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31"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06B6ADAA"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3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33"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293111C6"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3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35" w:author="Arthur de Catheu" w:date="2014-06-20T17:08:00Z">
                  <w:rPr>
                    <w:rFonts w:eastAsia="Times New Roman" w:cs="Times New Roman"/>
                    <w:color w:val="000000"/>
                    <w:szCs w:val="20"/>
                  </w:rPr>
                </w:rPrChange>
              </w:rPr>
              <w:t> </w:t>
            </w:r>
          </w:p>
        </w:tc>
      </w:tr>
      <w:tr w:rsidR="00C2509B" w:rsidRPr="00935764" w14:paraId="772D5864"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080C7126"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36" w:author="Arthur de Catheu" w:date="2014-06-20T17:08:00Z">
                  <w:rPr>
                    <w:rFonts w:eastAsia="Times New Roman" w:cs="Times New Roman"/>
                    <w:color w:val="000000"/>
                    <w:szCs w:val="20"/>
                  </w:rPr>
                </w:rPrChange>
              </w:rPr>
            </w:pPr>
            <w:bookmarkStart w:id="9337" w:name="_Toc390884291"/>
            <w:r w:rsidRPr="00935764">
              <w:rPr>
                <w:rFonts w:ascii="Helvetica Neue Light" w:eastAsia="Times New Roman" w:hAnsi="Helvetica Neue Light" w:cs="Times New Roman"/>
                <w:color w:val="000000"/>
                <w:szCs w:val="20"/>
                <w:rPrChange w:id="9338" w:author="Arthur de Catheu" w:date="2014-06-20T17:08:00Z">
                  <w:rPr>
                    <w:rFonts w:eastAsia="Times New Roman" w:cs="Times New Roman"/>
                    <w:color w:val="000000"/>
                    <w:szCs w:val="20"/>
                  </w:rPr>
                </w:rPrChange>
              </w:rPr>
              <w:t>Contrôle double mobilisation</w:t>
            </w:r>
            <w:bookmarkEnd w:id="9337"/>
          </w:p>
        </w:tc>
        <w:tc>
          <w:tcPr>
            <w:tcW w:w="399" w:type="dxa"/>
            <w:tcBorders>
              <w:top w:val="nil"/>
              <w:left w:val="nil"/>
              <w:bottom w:val="single" w:sz="4" w:space="0" w:color="auto"/>
              <w:right w:val="single" w:sz="4" w:space="0" w:color="auto"/>
            </w:tcBorders>
            <w:shd w:val="clear" w:color="auto" w:fill="auto"/>
            <w:noWrap/>
            <w:vAlign w:val="bottom"/>
            <w:hideMark/>
          </w:tcPr>
          <w:p w14:paraId="7D1E1881"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339" w:author="Arthur de Catheu" w:date="2014-06-20T17:08:00Z">
                  <w:rPr>
                    <w:rFonts w:eastAsia="Times New Roman" w:cs="Times New Roman"/>
                    <w:color w:val="000000"/>
                    <w:szCs w:val="20"/>
                  </w:rPr>
                </w:rPrChange>
              </w:rPr>
            </w:pPr>
            <w:bookmarkStart w:id="9340" w:name="_Toc390884292"/>
            <w:r w:rsidRPr="00935764">
              <w:rPr>
                <w:rFonts w:ascii="Helvetica Neue Light" w:eastAsia="Times New Roman" w:hAnsi="Helvetica Neue Light" w:cs="Times New Roman"/>
                <w:color w:val="000000"/>
                <w:szCs w:val="20"/>
                <w:rPrChange w:id="9341" w:author="Arthur de Catheu" w:date="2014-06-20T17:08:00Z">
                  <w:rPr>
                    <w:rFonts w:eastAsia="Times New Roman" w:cs="Times New Roman"/>
                    <w:color w:val="000000"/>
                    <w:szCs w:val="20"/>
                  </w:rPr>
                </w:rPrChange>
              </w:rPr>
              <w:t>A</w:t>
            </w:r>
            <w:bookmarkEnd w:id="9340"/>
          </w:p>
        </w:tc>
        <w:tc>
          <w:tcPr>
            <w:tcW w:w="1074" w:type="dxa"/>
            <w:tcBorders>
              <w:top w:val="nil"/>
              <w:left w:val="nil"/>
              <w:bottom w:val="single" w:sz="4" w:space="0" w:color="auto"/>
              <w:right w:val="single" w:sz="4" w:space="0" w:color="auto"/>
            </w:tcBorders>
            <w:shd w:val="clear" w:color="auto" w:fill="auto"/>
            <w:noWrap/>
            <w:vAlign w:val="bottom"/>
            <w:hideMark/>
          </w:tcPr>
          <w:p w14:paraId="069F0A26"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4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43"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000000" w:fill="DCE6F1"/>
            <w:noWrap/>
            <w:vAlign w:val="bottom"/>
            <w:hideMark/>
          </w:tcPr>
          <w:p w14:paraId="1E54FBE5"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4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45"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3D503A7C"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46"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47"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49E08D06"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4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49"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468F0130"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5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51" w:author="Arthur de Catheu" w:date="2014-06-20T17:08:00Z">
                  <w:rPr>
                    <w:rFonts w:eastAsia="Times New Roman" w:cs="Times New Roman"/>
                    <w:color w:val="000000"/>
                    <w:szCs w:val="20"/>
                  </w:rPr>
                </w:rPrChange>
              </w:rPr>
              <w:t> </w:t>
            </w:r>
          </w:p>
        </w:tc>
      </w:tr>
      <w:tr w:rsidR="00C2509B" w:rsidRPr="00935764" w14:paraId="389B6C67"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21A4D8E2"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52" w:author="Arthur de Catheu" w:date="2014-06-20T17:08:00Z">
                  <w:rPr>
                    <w:rFonts w:eastAsia="Times New Roman" w:cs="Times New Roman"/>
                    <w:color w:val="000000"/>
                    <w:szCs w:val="20"/>
                  </w:rPr>
                </w:rPrChange>
              </w:rPr>
            </w:pPr>
            <w:bookmarkStart w:id="9353" w:name="_Toc390884293"/>
            <w:proofErr w:type="spellStart"/>
            <w:r w:rsidRPr="00935764">
              <w:rPr>
                <w:rFonts w:ascii="Helvetica Neue Light" w:eastAsia="Times New Roman" w:hAnsi="Helvetica Neue Light" w:cs="Times New Roman"/>
                <w:color w:val="000000"/>
                <w:szCs w:val="20"/>
                <w:rPrChange w:id="9354" w:author="Arthur de Catheu" w:date="2014-06-20T17:08:00Z">
                  <w:rPr>
                    <w:rFonts w:eastAsia="Times New Roman" w:cs="Times New Roman"/>
                    <w:color w:val="000000"/>
                    <w:szCs w:val="20"/>
                  </w:rPr>
                </w:rPrChange>
              </w:rPr>
              <w:t>Scoring</w:t>
            </w:r>
            <w:proofErr w:type="spellEnd"/>
            <w:r w:rsidRPr="00935764">
              <w:rPr>
                <w:rFonts w:ascii="Helvetica Neue Light" w:eastAsia="Times New Roman" w:hAnsi="Helvetica Neue Light" w:cs="Times New Roman"/>
                <w:color w:val="000000"/>
                <w:szCs w:val="20"/>
                <w:rPrChange w:id="9355" w:author="Arthur de Catheu" w:date="2014-06-20T17:08:00Z">
                  <w:rPr>
                    <w:rFonts w:eastAsia="Times New Roman" w:cs="Times New Roman"/>
                    <w:color w:val="000000"/>
                    <w:szCs w:val="20"/>
                  </w:rPr>
                </w:rPrChange>
              </w:rPr>
              <w:t xml:space="preserve"> Créance</w:t>
            </w:r>
            <w:bookmarkEnd w:id="9353"/>
          </w:p>
        </w:tc>
        <w:tc>
          <w:tcPr>
            <w:tcW w:w="399" w:type="dxa"/>
            <w:tcBorders>
              <w:top w:val="nil"/>
              <w:left w:val="nil"/>
              <w:bottom w:val="single" w:sz="4" w:space="0" w:color="auto"/>
              <w:right w:val="single" w:sz="4" w:space="0" w:color="auto"/>
            </w:tcBorders>
            <w:shd w:val="clear" w:color="auto" w:fill="auto"/>
            <w:noWrap/>
            <w:vAlign w:val="bottom"/>
            <w:hideMark/>
          </w:tcPr>
          <w:p w14:paraId="2EE011BE"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356" w:author="Arthur de Catheu" w:date="2014-06-20T17:08:00Z">
                  <w:rPr>
                    <w:rFonts w:eastAsia="Times New Roman" w:cs="Times New Roman"/>
                    <w:color w:val="000000"/>
                    <w:szCs w:val="20"/>
                  </w:rPr>
                </w:rPrChange>
              </w:rPr>
            </w:pPr>
            <w:bookmarkStart w:id="9357" w:name="_Toc390884294"/>
            <w:r w:rsidRPr="00935764">
              <w:rPr>
                <w:rFonts w:ascii="Helvetica Neue Light" w:eastAsia="Times New Roman" w:hAnsi="Helvetica Neue Light" w:cs="Times New Roman"/>
                <w:color w:val="000000"/>
                <w:szCs w:val="20"/>
                <w:rPrChange w:id="9358" w:author="Arthur de Catheu" w:date="2014-06-20T17:08:00Z">
                  <w:rPr>
                    <w:rFonts w:eastAsia="Times New Roman" w:cs="Times New Roman"/>
                    <w:color w:val="000000"/>
                    <w:szCs w:val="20"/>
                  </w:rPr>
                </w:rPrChange>
              </w:rPr>
              <w:t>A</w:t>
            </w:r>
            <w:bookmarkEnd w:id="9357"/>
          </w:p>
        </w:tc>
        <w:tc>
          <w:tcPr>
            <w:tcW w:w="1074" w:type="dxa"/>
            <w:tcBorders>
              <w:top w:val="nil"/>
              <w:left w:val="nil"/>
              <w:bottom w:val="single" w:sz="4" w:space="0" w:color="auto"/>
              <w:right w:val="single" w:sz="4" w:space="0" w:color="auto"/>
            </w:tcBorders>
            <w:shd w:val="clear" w:color="auto" w:fill="auto"/>
            <w:noWrap/>
            <w:vAlign w:val="bottom"/>
            <w:hideMark/>
          </w:tcPr>
          <w:p w14:paraId="65157B37"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59"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60"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000000" w:fill="DCE6F1"/>
            <w:noWrap/>
            <w:vAlign w:val="bottom"/>
            <w:hideMark/>
          </w:tcPr>
          <w:p w14:paraId="0424DAFB"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61"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62"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14F1752D"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63"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64"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0E28F659"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65"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66"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547F743F"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67"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68" w:author="Arthur de Catheu" w:date="2014-06-20T17:08:00Z">
                  <w:rPr>
                    <w:rFonts w:eastAsia="Times New Roman" w:cs="Times New Roman"/>
                    <w:color w:val="000000"/>
                    <w:szCs w:val="20"/>
                  </w:rPr>
                </w:rPrChange>
              </w:rPr>
              <w:t> </w:t>
            </w:r>
          </w:p>
        </w:tc>
      </w:tr>
      <w:tr w:rsidR="00C2509B" w:rsidRPr="00935764" w14:paraId="4AA92D2F"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3D9A8B40"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69" w:author="Arthur de Catheu" w:date="2014-06-20T17:08:00Z">
                  <w:rPr>
                    <w:rFonts w:eastAsia="Times New Roman" w:cs="Times New Roman"/>
                    <w:color w:val="000000"/>
                    <w:szCs w:val="20"/>
                  </w:rPr>
                </w:rPrChange>
              </w:rPr>
            </w:pPr>
            <w:bookmarkStart w:id="9370" w:name="_Toc390884295"/>
            <w:r w:rsidRPr="00935764">
              <w:rPr>
                <w:rFonts w:ascii="Helvetica Neue Light" w:eastAsia="Times New Roman" w:hAnsi="Helvetica Neue Light" w:cs="Times New Roman"/>
                <w:color w:val="000000"/>
                <w:szCs w:val="20"/>
                <w:rPrChange w:id="9371" w:author="Arthur de Catheu" w:date="2014-06-20T17:08:00Z">
                  <w:rPr>
                    <w:rFonts w:eastAsia="Times New Roman" w:cs="Times New Roman"/>
                    <w:color w:val="000000"/>
                    <w:szCs w:val="20"/>
                  </w:rPr>
                </w:rPrChange>
              </w:rPr>
              <w:t>Analyse Débiteur (ratios financiers, secteur)</w:t>
            </w:r>
            <w:bookmarkEnd w:id="9370"/>
          </w:p>
        </w:tc>
        <w:tc>
          <w:tcPr>
            <w:tcW w:w="399" w:type="dxa"/>
            <w:tcBorders>
              <w:top w:val="nil"/>
              <w:left w:val="nil"/>
              <w:bottom w:val="single" w:sz="4" w:space="0" w:color="auto"/>
              <w:right w:val="single" w:sz="4" w:space="0" w:color="auto"/>
            </w:tcBorders>
            <w:shd w:val="clear" w:color="auto" w:fill="auto"/>
            <w:noWrap/>
            <w:vAlign w:val="bottom"/>
            <w:hideMark/>
          </w:tcPr>
          <w:p w14:paraId="74C7FEF2"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372" w:author="Arthur de Catheu" w:date="2014-06-20T17:08:00Z">
                  <w:rPr>
                    <w:rFonts w:eastAsia="Times New Roman" w:cs="Times New Roman"/>
                    <w:color w:val="000000"/>
                    <w:szCs w:val="20"/>
                  </w:rPr>
                </w:rPrChange>
              </w:rPr>
            </w:pPr>
            <w:bookmarkStart w:id="9373" w:name="_Toc390884296"/>
            <w:r w:rsidRPr="00935764">
              <w:rPr>
                <w:rFonts w:ascii="Helvetica Neue Light" w:eastAsia="Times New Roman" w:hAnsi="Helvetica Neue Light" w:cs="Times New Roman"/>
                <w:color w:val="000000"/>
                <w:szCs w:val="20"/>
                <w:rPrChange w:id="9374" w:author="Arthur de Catheu" w:date="2014-06-20T17:08:00Z">
                  <w:rPr>
                    <w:rFonts w:eastAsia="Times New Roman" w:cs="Times New Roman"/>
                    <w:color w:val="000000"/>
                    <w:szCs w:val="20"/>
                  </w:rPr>
                </w:rPrChange>
              </w:rPr>
              <w:t>M</w:t>
            </w:r>
            <w:bookmarkEnd w:id="9373"/>
          </w:p>
        </w:tc>
        <w:tc>
          <w:tcPr>
            <w:tcW w:w="1074" w:type="dxa"/>
            <w:tcBorders>
              <w:top w:val="nil"/>
              <w:left w:val="nil"/>
              <w:bottom w:val="single" w:sz="4" w:space="0" w:color="auto"/>
              <w:right w:val="single" w:sz="4" w:space="0" w:color="auto"/>
            </w:tcBorders>
            <w:shd w:val="clear" w:color="auto" w:fill="auto"/>
            <w:noWrap/>
            <w:vAlign w:val="bottom"/>
            <w:hideMark/>
          </w:tcPr>
          <w:p w14:paraId="378C7630"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75"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76"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000000" w:fill="DCE6F1"/>
            <w:noWrap/>
            <w:vAlign w:val="bottom"/>
            <w:hideMark/>
          </w:tcPr>
          <w:p w14:paraId="229ED50C"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77"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78"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425FFD62"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79"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80"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77887223"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81"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82"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488FAB3D"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83"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84" w:author="Arthur de Catheu" w:date="2014-06-20T17:08:00Z">
                  <w:rPr>
                    <w:rFonts w:eastAsia="Times New Roman" w:cs="Times New Roman"/>
                    <w:color w:val="000000"/>
                    <w:szCs w:val="20"/>
                  </w:rPr>
                </w:rPrChange>
              </w:rPr>
              <w:t> </w:t>
            </w:r>
          </w:p>
        </w:tc>
      </w:tr>
      <w:tr w:rsidR="00C2509B" w:rsidRPr="00935764" w14:paraId="3AA46E41"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57373EBD"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85" w:author="Arthur de Catheu" w:date="2014-06-20T17:08:00Z">
                  <w:rPr>
                    <w:rFonts w:eastAsia="Times New Roman" w:cs="Times New Roman"/>
                    <w:color w:val="000000"/>
                    <w:szCs w:val="20"/>
                  </w:rPr>
                </w:rPrChange>
              </w:rPr>
            </w:pPr>
            <w:bookmarkStart w:id="9386" w:name="_Toc390884297"/>
            <w:r w:rsidRPr="00935764">
              <w:rPr>
                <w:rFonts w:ascii="Helvetica Neue Light" w:eastAsia="Times New Roman" w:hAnsi="Helvetica Neue Light" w:cs="Times New Roman"/>
                <w:color w:val="000000"/>
                <w:szCs w:val="20"/>
                <w:rPrChange w:id="9387" w:author="Arthur de Catheu" w:date="2014-06-20T17:08:00Z">
                  <w:rPr>
                    <w:rFonts w:eastAsia="Times New Roman" w:cs="Times New Roman"/>
                    <w:color w:val="000000"/>
                    <w:szCs w:val="20"/>
                  </w:rPr>
                </w:rPrChange>
              </w:rPr>
              <w:t>Détermination ligne d'engagement Débiteur</w:t>
            </w:r>
            <w:bookmarkEnd w:id="9386"/>
          </w:p>
        </w:tc>
        <w:tc>
          <w:tcPr>
            <w:tcW w:w="399" w:type="dxa"/>
            <w:tcBorders>
              <w:top w:val="nil"/>
              <w:left w:val="nil"/>
              <w:bottom w:val="single" w:sz="4" w:space="0" w:color="auto"/>
              <w:right w:val="single" w:sz="4" w:space="0" w:color="auto"/>
            </w:tcBorders>
            <w:shd w:val="clear" w:color="auto" w:fill="auto"/>
            <w:noWrap/>
            <w:vAlign w:val="bottom"/>
            <w:hideMark/>
          </w:tcPr>
          <w:p w14:paraId="19867866"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388" w:author="Arthur de Catheu" w:date="2014-06-20T17:08:00Z">
                  <w:rPr>
                    <w:rFonts w:eastAsia="Times New Roman" w:cs="Times New Roman"/>
                    <w:color w:val="000000"/>
                    <w:szCs w:val="20"/>
                  </w:rPr>
                </w:rPrChange>
              </w:rPr>
            </w:pPr>
            <w:bookmarkStart w:id="9389" w:name="_Toc390884298"/>
            <w:r w:rsidRPr="00935764">
              <w:rPr>
                <w:rFonts w:ascii="Helvetica Neue Light" w:eastAsia="Times New Roman" w:hAnsi="Helvetica Neue Light" w:cs="Times New Roman"/>
                <w:color w:val="000000"/>
                <w:szCs w:val="20"/>
                <w:rPrChange w:id="9390" w:author="Arthur de Catheu" w:date="2014-06-20T17:08:00Z">
                  <w:rPr>
                    <w:rFonts w:eastAsia="Times New Roman" w:cs="Times New Roman"/>
                    <w:color w:val="000000"/>
                    <w:szCs w:val="20"/>
                  </w:rPr>
                </w:rPrChange>
              </w:rPr>
              <w:t>A</w:t>
            </w:r>
            <w:bookmarkEnd w:id="9389"/>
          </w:p>
        </w:tc>
        <w:tc>
          <w:tcPr>
            <w:tcW w:w="1074" w:type="dxa"/>
            <w:tcBorders>
              <w:top w:val="nil"/>
              <w:left w:val="nil"/>
              <w:bottom w:val="single" w:sz="4" w:space="0" w:color="auto"/>
              <w:right w:val="single" w:sz="4" w:space="0" w:color="auto"/>
            </w:tcBorders>
            <w:shd w:val="clear" w:color="auto" w:fill="auto"/>
            <w:noWrap/>
            <w:vAlign w:val="bottom"/>
            <w:hideMark/>
          </w:tcPr>
          <w:p w14:paraId="56C5B366"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91"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92"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000000" w:fill="DCE6F1"/>
            <w:noWrap/>
            <w:vAlign w:val="bottom"/>
            <w:hideMark/>
          </w:tcPr>
          <w:p w14:paraId="798041CB"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93"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94"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4868FE9C"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95"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96"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7EFC75DE"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97"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398"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3642C5A0"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399"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00" w:author="Arthur de Catheu" w:date="2014-06-20T17:08:00Z">
                  <w:rPr>
                    <w:rFonts w:eastAsia="Times New Roman" w:cs="Times New Roman"/>
                    <w:color w:val="000000"/>
                    <w:szCs w:val="20"/>
                  </w:rPr>
                </w:rPrChange>
              </w:rPr>
              <w:t> </w:t>
            </w:r>
          </w:p>
        </w:tc>
      </w:tr>
      <w:tr w:rsidR="00C2509B" w:rsidRPr="00935764" w14:paraId="59AA543B"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5126995D"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01" w:author="Arthur de Catheu" w:date="2014-06-20T17:08:00Z">
                  <w:rPr>
                    <w:rFonts w:eastAsia="Times New Roman" w:cs="Times New Roman"/>
                    <w:color w:val="000000"/>
                    <w:szCs w:val="20"/>
                  </w:rPr>
                </w:rPrChange>
              </w:rPr>
            </w:pPr>
            <w:bookmarkStart w:id="9402" w:name="_Toc390884299"/>
            <w:r w:rsidRPr="00935764">
              <w:rPr>
                <w:rFonts w:ascii="Helvetica Neue Light" w:eastAsia="Times New Roman" w:hAnsi="Helvetica Neue Light" w:cs="Times New Roman"/>
                <w:color w:val="000000"/>
                <w:szCs w:val="20"/>
                <w:rPrChange w:id="9403" w:author="Arthur de Catheu" w:date="2014-06-20T17:08:00Z">
                  <w:rPr>
                    <w:rFonts w:eastAsia="Times New Roman" w:cs="Times New Roman"/>
                    <w:color w:val="000000"/>
                    <w:szCs w:val="20"/>
                  </w:rPr>
                </w:rPrChange>
              </w:rPr>
              <w:t>Contrôle encours sur créances en portefeuille (Cédant / Débiteur)</w:t>
            </w:r>
            <w:bookmarkEnd w:id="9402"/>
          </w:p>
        </w:tc>
        <w:tc>
          <w:tcPr>
            <w:tcW w:w="399" w:type="dxa"/>
            <w:tcBorders>
              <w:top w:val="nil"/>
              <w:left w:val="nil"/>
              <w:bottom w:val="single" w:sz="4" w:space="0" w:color="auto"/>
              <w:right w:val="single" w:sz="4" w:space="0" w:color="auto"/>
            </w:tcBorders>
            <w:shd w:val="clear" w:color="auto" w:fill="auto"/>
            <w:noWrap/>
            <w:vAlign w:val="bottom"/>
            <w:hideMark/>
          </w:tcPr>
          <w:p w14:paraId="4ED00591"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404" w:author="Arthur de Catheu" w:date="2014-06-20T17:08:00Z">
                  <w:rPr>
                    <w:rFonts w:eastAsia="Times New Roman" w:cs="Times New Roman"/>
                    <w:color w:val="000000"/>
                    <w:szCs w:val="20"/>
                  </w:rPr>
                </w:rPrChange>
              </w:rPr>
            </w:pPr>
            <w:bookmarkStart w:id="9405" w:name="_Toc390884300"/>
            <w:r w:rsidRPr="00935764">
              <w:rPr>
                <w:rFonts w:ascii="Helvetica Neue Light" w:eastAsia="Times New Roman" w:hAnsi="Helvetica Neue Light" w:cs="Times New Roman"/>
                <w:color w:val="000000"/>
                <w:szCs w:val="20"/>
                <w:rPrChange w:id="9406" w:author="Arthur de Catheu" w:date="2014-06-20T17:08:00Z">
                  <w:rPr>
                    <w:rFonts w:eastAsia="Times New Roman" w:cs="Times New Roman"/>
                    <w:color w:val="000000"/>
                    <w:szCs w:val="20"/>
                  </w:rPr>
                </w:rPrChange>
              </w:rPr>
              <w:t>A</w:t>
            </w:r>
            <w:bookmarkEnd w:id="9405"/>
          </w:p>
        </w:tc>
        <w:tc>
          <w:tcPr>
            <w:tcW w:w="1074" w:type="dxa"/>
            <w:tcBorders>
              <w:top w:val="nil"/>
              <w:left w:val="nil"/>
              <w:bottom w:val="single" w:sz="4" w:space="0" w:color="auto"/>
              <w:right w:val="single" w:sz="4" w:space="0" w:color="auto"/>
            </w:tcBorders>
            <w:shd w:val="clear" w:color="auto" w:fill="auto"/>
            <w:noWrap/>
            <w:vAlign w:val="bottom"/>
            <w:hideMark/>
          </w:tcPr>
          <w:p w14:paraId="1D726F1C"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07"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08"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000000" w:fill="DCE6F1"/>
            <w:noWrap/>
            <w:vAlign w:val="bottom"/>
            <w:hideMark/>
          </w:tcPr>
          <w:p w14:paraId="4A1D3A12"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09"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10"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5E49A785"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11"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12"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4AAC7122"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13"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14"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547CFAB2"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15"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16" w:author="Arthur de Catheu" w:date="2014-06-20T17:08:00Z">
                  <w:rPr>
                    <w:rFonts w:eastAsia="Times New Roman" w:cs="Times New Roman"/>
                    <w:color w:val="000000"/>
                    <w:szCs w:val="20"/>
                  </w:rPr>
                </w:rPrChange>
              </w:rPr>
              <w:t> </w:t>
            </w:r>
          </w:p>
        </w:tc>
      </w:tr>
      <w:tr w:rsidR="00C2509B" w:rsidRPr="00935764" w14:paraId="5539B6D7"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766E45E7"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17" w:author="Arthur de Catheu" w:date="2014-06-20T17:08:00Z">
                  <w:rPr>
                    <w:rFonts w:eastAsia="Times New Roman" w:cs="Times New Roman"/>
                    <w:color w:val="000000"/>
                    <w:szCs w:val="20"/>
                  </w:rPr>
                </w:rPrChange>
              </w:rPr>
            </w:pPr>
            <w:bookmarkStart w:id="9418" w:name="_Toc390884301"/>
            <w:r w:rsidRPr="00935764">
              <w:rPr>
                <w:rFonts w:ascii="Helvetica Neue Light" w:eastAsia="Times New Roman" w:hAnsi="Helvetica Neue Light" w:cs="Times New Roman"/>
                <w:color w:val="000000"/>
                <w:szCs w:val="20"/>
                <w:rPrChange w:id="9419" w:author="Arthur de Catheu" w:date="2014-06-20T17:08:00Z">
                  <w:rPr>
                    <w:rFonts w:eastAsia="Times New Roman" w:cs="Times New Roman"/>
                    <w:color w:val="000000"/>
                    <w:szCs w:val="20"/>
                  </w:rPr>
                </w:rPrChange>
              </w:rPr>
              <w:t>Contrôle encours arriéré et recouvrement EH (DIC)</w:t>
            </w:r>
            <w:bookmarkEnd w:id="9418"/>
          </w:p>
        </w:tc>
        <w:tc>
          <w:tcPr>
            <w:tcW w:w="399" w:type="dxa"/>
            <w:tcBorders>
              <w:top w:val="nil"/>
              <w:left w:val="nil"/>
              <w:bottom w:val="single" w:sz="4" w:space="0" w:color="auto"/>
              <w:right w:val="single" w:sz="4" w:space="0" w:color="auto"/>
            </w:tcBorders>
            <w:shd w:val="clear" w:color="auto" w:fill="auto"/>
            <w:noWrap/>
            <w:vAlign w:val="bottom"/>
            <w:hideMark/>
          </w:tcPr>
          <w:p w14:paraId="6DFAE28F"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420" w:author="Arthur de Catheu" w:date="2014-06-20T17:08:00Z">
                  <w:rPr>
                    <w:rFonts w:eastAsia="Times New Roman" w:cs="Times New Roman"/>
                    <w:color w:val="000000"/>
                    <w:szCs w:val="20"/>
                  </w:rPr>
                </w:rPrChange>
              </w:rPr>
            </w:pPr>
            <w:bookmarkStart w:id="9421" w:name="_Toc390884302"/>
            <w:r w:rsidRPr="00935764">
              <w:rPr>
                <w:rFonts w:ascii="Helvetica Neue Light" w:eastAsia="Times New Roman" w:hAnsi="Helvetica Neue Light" w:cs="Times New Roman"/>
                <w:color w:val="000000"/>
                <w:szCs w:val="20"/>
                <w:rPrChange w:id="9422" w:author="Arthur de Catheu" w:date="2014-06-20T17:08:00Z">
                  <w:rPr>
                    <w:rFonts w:eastAsia="Times New Roman" w:cs="Times New Roman"/>
                    <w:color w:val="000000"/>
                    <w:szCs w:val="20"/>
                  </w:rPr>
                </w:rPrChange>
              </w:rPr>
              <w:t>A</w:t>
            </w:r>
            <w:bookmarkEnd w:id="9421"/>
          </w:p>
        </w:tc>
        <w:tc>
          <w:tcPr>
            <w:tcW w:w="1074" w:type="dxa"/>
            <w:tcBorders>
              <w:top w:val="nil"/>
              <w:left w:val="nil"/>
              <w:bottom w:val="single" w:sz="4" w:space="0" w:color="auto"/>
              <w:right w:val="single" w:sz="4" w:space="0" w:color="auto"/>
            </w:tcBorders>
            <w:shd w:val="clear" w:color="auto" w:fill="auto"/>
            <w:noWrap/>
            <w:vAlign w:val="bottom"/>
            <w:hideMark/>
          </w:tcPr>
          <w:p w14:paraId="4CD2830E"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23"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24"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000000" w:fill="DCE6F1"/>
            <w:noWrap/>
            <w:vAlign w:val="bottom"/>
            <w:hideMark/>
          </w:tcPr>
          <w:p w14:paraId="42FA9AB6"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25"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26"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230DFDCD"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27"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28"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6ACE7876"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29"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30"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0DF042A7"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31"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32" w:author="Arthur de Catheu" w:date="2014-06-20T17:08:00Z">
                  <w:rPr>
                    <w:rFonts w:eastAsia="Times New Roman" w:cs="Times New Roman"/>
                    <w:color w:val="000000"/>
                    <w:szCs w:val="20"/>
                  </w:rPr>
                </w:rPrChange>
              </w:rPr>
              <w:t> </w:t>
            </w:r>
          </w:p>
        </w:tc>
      </w:tr>
      <w:tr w:rsidR="00C2509B" w:rsidRPr="00935764" w14:paraId="2F8103DC"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22283C76"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33" w:author="Arthur de Catheu" w:date="2014-06-20T17:08:00Z">
                  <w:rPr>
                    <w:rFonts w:eastAsia="Times New Roman" w:cs="Times New Roman"/>
                    <w:color w:val="000000"/>
                    <w:szCs w:val="20"/>
                  </w:rPr>
                </w:rPrChange>
              </w:rPr>
            </w:pPr>
            <w:bookmarkStart w:id="9434" w:name="_Toc390884303"/>
            <w:r w:rsidRPr="00935764">
              <w:rPr>
                <w:rFonts w:ascii="Helvetica Neue Light" w:eastAsia="Times New Roman" w:hAnsi="Helvetica Neue Light" w:cs="Times New Roman"/>
                <w:color w:val="000000"/>
                <w:szCs w:val="20"/>
                <w:rPrChange w:id="9435" w:author="Arthur de Catheu" w:date="2014-06-20T17:08:00Z">
                  <w:rPr>
                    <w:rFonts w:eastAsia="Times New Roman" w:cs="Times New Roman"/>
                    <w:color w:val="000000"/>
                    <w:szCs w:val="20"/>
                  </w:rPr>
                </w:rPrChange>
              </w:rPr>
              <w:t>Contrôle du niveau d'agrément EH si Débiteur déjà enregistré</w:t>
            </w:r>
            <w:bookmarkEnd w:id="9434"/>
          </w:p>
        </w:tc>
        <w:tc>
          <w:tcPr>
            <w:tcW w:w="399" w:type="dxa"/>
            <w:tcBorders>
              <w:top w:val="nil"/>
              <w:left w:val="nil"/>
              <w:bottom w:val="single" w:sz="4" w:space="0" w:color="auto"/>
              <w:right w:val="single" w:sz="4" w:space="0" w:color="auto"/>
            </w:tcBorders>
            <w:shd w:val="clear" w:color="auto" w:fill="auto"/>
            <w:noWrap/>
            <w:vAlign w:val="bottom"/>
            <w:hideMark/>
          </w:tcPr>
          <w:p w14:paraId="4244EF9F"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436" w:author="Arthur de Catheu" w:date="2014-06-20T17:08:00Z">
                  <w:rPr>
                    <w:rFonts w:eastAsia="Times New Roman" w:cs="Times New Roman"/>
                    <w:color w:val="000000"/>
                    <w:szCs w:val="20"/>
                  </w:rPr>
                </w:rPrChange>
              </w:rPr>
            </w:pPr>
            <w:bookmarkStart w:id="9437" w:name="_Toc390884304"/>
            <w:r w:rsidRPr="00935764">
              <w:rPr>
                <w:rFonts w:ascii="Helvetica Neue Light" w:eastAsia="Times New Roman" w:hAnsi="Helvetica Neue Light" w:cs="Times New Roman"/>
                <w:color w:val="000000"/>
                <w:szCs w:val="20"/>
                <w:rPrChange w:id="9438" w:author="Arthur de Catheu" w:date="2014-06-20T17:08:00Z">
                  <w:rPr>
                    <w:rFonts w:eastAsia="Times New Roman" w:cs="Times New Roman"/>
                    <w:color w:val="000000"/>
                    <w:szCs w:val="20"/>
                  </w:rPr>
                </w:rPrChange>
              </w:rPr>
              <w:t>A</w:t>
            </w:r>
            <w:bookmarkEnd w:id="9437"/>
          </w:p>
        </w:tc>
        <w:tc>
          <w:tcPr>
            <w:tcW w:w="1074" w:type="dxa"/>
            <w:tcBorders>
              <w:top w:val="nil"/>
              <w:left w:val="nil"/>
              <w:bottom w:val="single" w:sz="4" w:space="0" w:color="auto"/>
              <w:right w:val="single" w:sz="4" w:space="0" w:color="auto"/>
            </w:tcBorders>
            <w:shd w:val="clear" w:color="auto" w:fill="auto"/>
            <w:noWrap/>
            <w:vAlign w:val="bottom"/>
            <w:hideMark/>
          </w:tcPr>
          <w:p w14:paraId="69A98D30"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39"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40"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000000" w:fill="DCE6F1"/>
            <w:noWrap/>
            <w:vAlign w:val="bottom"/>
            <w:hideMark/>
          </w:tcPr>
          <w:p w14:paraId="289A4FE4"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41"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42"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42F7B56B"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43"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44"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33F7B0AC"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45"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46"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4041986A"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47"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48" w:author="Arthur de Catheu" w:date="2014-06-20T17:08:00Z">
                  <w:rPr>
                    <w:rFonts w:eastAsia="Times New Roman" w:cs="Times New Roman"/>
                    <w:color w:val="000000"/>
                    <w:szCs w:val="20"/>
                  </w:rPr>
                </w:rPrChange>
              </w:rPr>
              <w:t> </w:t>
            </w:r>
          </w:p>
        </w:tc>
      </w:tr>
      <w:tr w:rsidR="00C2509B" w:rsidRPr="00935764" w14:paraId="037AB26B"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037DD13D"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49" w:author="Arthur de Catheu" w:date="2014-06-20T17:08:00Z">
                  <w:rPr>
                    <w:rFonts w:eastAsia="Times New Roman" w:cs="Times New Roman"/>
                    <w:color w:val="000000"/>
                    <w:szCs w:val="20"/>
                  </w:rPr>
                </w:rPrChange>
              </w:rPr>
            </w:pPr>
            <w:bookmarkStart w:id="9450" w:name="_Toc390884305"/>
            <w:r w:rsidRPr="00935764">
              <w:rPr>
                <w:rFonts w:ascii="Helvetica Neue Light" w:eastAsia="Times New Roman" w:hAnsi="Helvetica Neue Light" w:cs="Times New Roman"/>
                <w:color w:val="000000"/>
                <w:szCs w:val="20"/>
                <w:rPrChange w:id="9451" w:author="Arthur de Catheu" w:date="2014-06-20T17:08:00Z">
                  <w:rPr>
                    <w:rFonts w:eastAsia="Times New Roman" w:cs="Times New Roman"/>
                    <w:color w:val="000000"/>
                    <w:szCs w:val="20"/>
                  </w:rPr>
                </w:rPrChange>
              </w:rPr>
              <w:lastRenderedPageBreak/>
              <w:t>Contrôle de la matérialité</w:t>
            </w:r>
            <w:bookmarkEnd w:id="9450"/>
          </w:p>
        </w:tc>
        <w:tc>
          <w:tcPr>
            <w:tcW w:w="399" w:type="dxa"/>
            <w:tcBorders>
              <w:top w:val="nil"/>
              <w:left w:val="nil"/>
              <w:bottom w:val="single" w:sz="4" w:space="0" w:color="auto"/>
              <w:right w:val="single" w:sz="4" w:space="0" w:color="auto"/>
            </w:tcBorders>
            <w:shd w:val="clear" w:color="auto" w:fill="auto"/>
            <w:noWrap/>
            <w:vAlign w:val="bottom"/>
            <w:hideMark/>
          </w:tcPr>
          <w:p w14:paraId="3EA76350"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452" w:author="Arthur de Catheu" w:date="2014-06-20T17:08:00Z">
                  <w:rPr>
                    <w:rFonts w:eastAsia="Times New Roman" w:cs="Times New Roman"/>
                    <w:color w:val="000000"/>
                    <w:szCs w:val="20"/>
                  </w:rPr>
                </w:rPrChange>
              </w:rPr>
            </w:pPr>
            <w:bookmarkStart w:id="9453" w:name="_Toc390884306"/>
            <w:r w:rsidRPr="00935764">
              <w:rPr>
                <w:rFonts w:ascii="Helvetica Neue Light" w:eastAsia="Times New Roman" w:hAnsi="Helvetica Neue Light" w:cs="Times New Roman"/>
                <w:color w:val="000000"/>
                <w:szCs w:val="20"/>
                <w:rPrChange w:id="9454" w:author="Arthur de Catheu" w:date="2014-06-20T17:08:00Z">
                  <w:rPr>
                    <w:rFonts w:eastAsia="Times New Roman" w:cs="Times New Roman"/>
                    <w:color w:val="000000"/>
                    <w:szCs w:val="20"/>
                  </w:rPr>
                </w:rPrChange>
              </w:rPr>
              <w:t>M</w:t>
            </w:r>
            <w:bookmarkEnd w:id="9453"/>
          </w:p>
        </w:tc>
        <w:tc>
          <w:tcPr>
            <w:tcW w:w="1074" w:type="dxa"/>
            <w:tcBorders>
              <w:top w:val="nil"/>
              <w:left w:val="nil"/>
              <w:bottom w:val="single" w:sz="4" w:space="0" w:color="auto"/>
              <w:right w:val="single" w:sz="4" w:space="0" w:color="auto"/>
            </w:tcBorders>
            <w:shd w:val="clear" w:color="auto" w:fill="auto"/>
            <w:noWrap/>
            <w:vAlign w:val="bottom"/>
            <w:hideMark/>
          </w:tcPr>
          <w:p w14:paraId="3699BFBE"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55"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56"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000000" w:fill="DCE6F1"/>
            <w:noWrap/>
            <w:vAlign w:val="bottom"/>
            <w:hideMark/>
          </w:tcPr>
          <w:p w14:paraId="435DA108"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57"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58"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79F794E8"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59"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60"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2A1882CA"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61"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62"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095E58A0"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63"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64" w:author="Arthur de Catheu" w:date="2014-06-20T17:08:00Z">
                  <w:rPr>
                    <w:rFonts w:eastAsia="Times New Roman" w:cs="Times New Roman"/>
                    <w:color w:val="000000"/>
                    <w:szCs w:val="20"/>
                  </w:rPr>
                </w:rPrChange>
              </w:rPr>
              <w:t> </w:t>
            </w:r>
          </w:p>
        </w:tc>
      </w:tr>
      <w:tr w:rsidR="00C2509B" w:rsidRPr="00935764" w14:paraId="4244362B"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151B6081"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65" w:author="Arthur de Catheu" w:date="2014-06-20T17:08:00Z">
                  <w:rPr>
                    <w:rFonts w:eastAsia="Times New Roman" w:cs="Times New Roman"/>
                    <w:color w:val="000000"/>
                    <w:szCs w:val="20"/>
                  </w:rPr>
                </w:rPrChange>
              </w:rPr>
            </w:pPr>
            <w:bookmarkStart w:id="9466" w:name="_Toc390884307"/>
            <w:r w:rsidRPr="00935764">
              <w:rPr>
                <w:rFonts w:ascii="Helvetica Neue Light" w:eastAsia="Times New Roman" w:hAnsi="Helvetica Neue Light" w:cs="Times New Roman"/>
                <w:color w:val="000000"/>
                <w:szCs w:val="20"/>
                <w:rPrChange w:id="9467" w:author="Arthur de Catheu" w:date="2014-06-20T17:08:00Z">
                  <w:rPr>
                    <w:rFonts w:eastAsia="Times New Roman" w:cs="Times New Roman"/>
                    <w:color w:val="000000"/>
                    <w:szCs w:val="20"/>
                  </w:rPr>
                </w:rPrChange>
              </w:rPr>
              <w:t>Demande de surveillance (EH) pour nouveau Débiteur</w:t>
            </w:r>
            <w:bookmarkEnd w:id="9466"/>
          </w:p>
        </w:tc>
        <w:tc>
          <w:tcPr>
            <w:tcW w:w="399" w:type="dxa"/>
            <w:tcBorders>
              <w:top w:val="nil"/>
              <w:left w:val="nil"/>
              <w:bottom w:val="single" w:sz="4" w:space="0" w:color="auto"/>
              <w:right w:val="single" w:sz="4" w:space="0" w:color="auto"/>
            </w:tcBorders>
            <w:shd w:val="clear" w:color="auto" w:fill="auto"/>
            <w:noWrap/>
            <w:vAlign w:val="bottom"/>
            <w:hideMark/>
          </w:tcPr>
          <w:p w14:paraId="22DA5A48"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468" w:author="Arthur de Catheu" w:date="2014-06-20T17:08:00Z">
                  <w:rPr>
                    <w:rFonts w:eastAsia="Times New Roman" w:cs="Times New Roman"/>
                    <w:color w:val="000000"/>
                    <w:szCs w:val="20"/>
                  </w:rPr>
                </w:rPrChange>
              </w:rPr>
            </w:pPr>
            <w:bookmarkStart w:id="9469" w:name="_Toc390884308"/>
            <w:r w:rsidRPr="00935764">
              <w:rPr>
                <w:rFonts w:ascii="Helvetica Neue Light" w:eastAsia="Times New Roman" w:hAnsi="Helvetica Neue Light" w:cs="Times New Roman"/>
                <w:color w:val="000000"/>
                <w:szCs w:val="20"/>
                <w:rPrChange w:id="9470" w:author="Arthur de Catheu" w:date="2014-06-20T17:08:00Z">
                  <w:rPr>
                    <w:rFonts w:eastAsia="Times New Roman" w:cs="Times New Roman"/>
                    <w:color w:val="000000"/>
                    <w:szCs w:val="20"/>
                  </w:rPr>
                </w:rPrChange>
              </w:rPr>
              <w:t>M</w:t>
            </w:r>
            <w:bookmarkEnd w:id="9469"/>
          </w:p>
        </w:tc>
        <w:tc>
          <w:tcPr>
            <w:tcW w:w="1074" w:type="dxa"/>
            <w:tcBorders>
              <w:top w:val="nil"/>
              <w:left w:val="nil"/>
              <w:bottom w:val="single" w:sz="4" w:space="0" w:color="auto"/>
              <w:right w:val="single" w:sz="4" w:space="0" w:color="auto"/>
            </w:tcBorders>
            <w:shd w:val="clear" w:color="auto" w:fill="auto"/>
            <w:noWrap/>
            <w:vAlign w:val="bottom"/>
            <w:hideMark/>
          </w:tcPr>
          <w:p w14:paraId="2DC65386"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71"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72"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000000" w:fill="DCE6F1"/>
            <w:noWrap/>
            <w:vAlign w:val="bottom"/>
            <w:hideMark/>
          </w:tcPr>
          <w:p w14:paraId="2C7F0D94"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73"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74"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2138AEB3"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75"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76"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1692CAE4"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77"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78"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187E59B5"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79"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80" w:author="Arthur de Catheu" w:date="2014-06-20T17:08:00Z">
                  <w:rPr>
                    <w:rFonts w:eastAsia="Times New Roman" w:cs="Times New Roman"/>
                    <w:color w:val="000000"/>
                    <w:szCs w:val="20"/>
                  </w:rPr>
                </w:rPrChange>
              </w:rPr>
              <w:t> </w:t>
            </w:r>
          </w:p>
        </w:tc>
      </w:tr>
      <w:tr w:rsidR="00C2509B" w:rsidRPr="00935764" w14:paraId="299117CD"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4DDED90D"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81" w:author="Arthur de Catheu" w:date="2014-06-20T17:08:00Z">
                  <w:rPr>
                    <w:rFonts w:eastAsia="Times New Roman" w:cs="Times New Roman"/>
                    <w:color w:val="000000"/>
                    <w:szCs w:val="20"/>
                  </w:rPr>
                </w:rPrChange>
              </w:rPr>
            </w:pPr>
            <w:bookmarkStart w:id="9482" w:name="_Toc390884309"/>
            <w:r w:rsidRPr="00935764">
              <w:rPr>
                <w:rFonts w:ascii="Helvetica Neue Light" w:eastAsia="Times New Roman" w:hAnsi="Helvetica Neue Light" w:cs="Times New Roman"/>
                <w:color w:val="000000"/>
                <w:szCs w:val="20"/>
                <w:rPrChange w:id="9483" w:author="Arthur de Catheu" w:date="2014-06-20T17:08:00Z">
                  <w:rPr>
                    <w:rFonts w:eastAsia="Times New Roman" w:cs="Times New Roman"/>
                    <w:color w:val="000000"/>
                    <w:szCs w:val="20"/>
                  </w:rPr>
                </w:rPrChange>
              </w:rPr>
              <w:t xml:space="preserve">Réponse </w:t>
            </w:r>
            <w:proofErr w:type="gramStart"/>
            <w:r w:rsidRPr="00935764">
              <w:rPr>
                <w:rFonts w:ascii="Helvetica Neue Light" w:eastAsia="Times New Roman" w:hAnsi="Helvetica Neue Light" w:cs="Times New Roman"/>
                <w:color w:val="000000"/>
                <w:szCs w:val="20"/>
                <w:rPrChange w:id="9484" w:author="Arthur de Catheu" w:date="2014-06-20T17:08:00Z">
                  <w:rPr>
                    <w:rFonts w:eastAsia="Times New Roman" w:cs="Times New Roman"/>
                    <w:color w:val="000000"/>
                    <w:szCs w:val="20"/>
                  </w:rPr>
                </w:rPrChange>
              </w:rPr>
              <w:t>de EH</w:t>
            </w:r>
            <w:bookmarkEnd w:id="9482"/>
            <w:proofErr w:type="gramEnd"/>
          </w:p>
        </w:tc>
        <w:tc>
          <w:tcPr>
            <w:tcW w:w="399" w:type="dxa"/>
            <w:tcBorders>
              <w:top w:val="nil"/>
              <w:left w:val="nil"/>
              <w:bottom w:val="single" w:sz="4" w:space="0" w:color="auto"/>
              <w:right w:val="single" w:sz="4" w:space="0" w:color="auto"/>
            </w:tcBorders>
            <w:shd w:val="clear" w:color="auto" w:fill="auto"/>
            <w:noWrap/>
            <w:vAlign w:val="bottom"/>
            <w:hideMark/>
          </w:tcPr>
          <w:p w14:paraId="33036278"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485" w:author="Arthur de Catheu" w:date="2014-06-20T17:08:00Z">
                  <w:rPr>
                    <w:rFonts w:eastAsia="Times New Roman" w:cs="Times New Roman"/>
                    <w:color w:val="000000"/>
                    <w:szCs w:val="20"/>
                  </w:rPr>
                </w:rPrChange>
              </w:rPr>
            </w:pPr>
            <w:bookmarkStart w:id="9486" w:name="_Toc390884310"/>
            <w:r w:rsidRPr="00935764">
              <w:rPr>
                <w:rFonts w:ascii="Helvetica Neue Light" w:eastAsia="Times New Roman" w:hAnsi="Helvetica Neue Light" w:cs="Times New Roman"/>
                <w:color w:val="000000"/>
                <w:szCs w:val="20"/>
                <w:rPrChange w:id="9487" w:author="Arthur de Catheu" w:date="2014-06-20T17:08:00Z">
                  <w:rPr>
                    <w:rFonts w:eastAsia="Times New Roman" w:cs="Times New Roman"/>
                    <w:color w:val="000000"/>
                    <w:szCs w:val="20"/>
                  </w:rPr>
                </w:rPrChange>
              </w:rPr>
              <w:t>A</w:t>
            </w:r>
            <w:bookmarkEnd w:id="9486"/>
          </w:p>
        </w:tc>
        <w:tc>
          <w:tcPr>
            <w:tcW w:w="1074" w:type="dxa"/>
            <w:tcBorders>
              <w:top w:val="nil"/>
              <w:left w:val="nil"/>
              <w:bottom w:val="single" w:sz="4" w:space="0" w:color="auto"/>
              <w:right w:val="single" w:sz="4" w:space="0" w:color="auto"/>
            </w:tcBorders>
            <w:shd w:val="clear" w:color="auto" w:fill="auto"/>
            <w:noWrap/>
            <w:vAlign w:val="bottom"/>
            <w:hideMark/>
          </w:tcPr>
          <w:p w14:paraId="23E55EA7"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8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89"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000000" w:fill="DCE6F1"/>
            <w:noWrap/>
            <w:vAlign w:val="bottom"/>
            <w:hideMark/>
          </w:tcPr>
          <w:p w14:paraId="316CE3F7"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9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91"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39725685"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9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93"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726DF358"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9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95"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7F1D7EA9"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96"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497" w:author="Arthur de Catheu" w:date="2014-06-20T17:08:00Z">
                  <w:rPr>
                    <w:rFonts w:eastAsia="Times New Roman" w:cs="Times New Roman"/>
                    <w:color w:val="000000"/>
                    <w:szCs w:val="20"/>
                  </w:rPr>
                </w:rPrChange>
              </w:rPr>
              <w:t> </w:t>
            </w:r>
          </w:p>
        </w:tc>
      </w:tr>
      <w:tr w:rsidR="00C2509B" w:rsidRPr="00935764" w14:paraId="3A3F66C6"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3E4AD76F"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498" w:author="Arthur de Catheu" w:date="2014-06-20T17:08:00Z">
                  <w:rPr>
                    <w:rFonts w:eastAsia="Times New Roman" w:cs="Times New Roman"/>
                    <w:color w:val="000000"/>
                    <w:szCs w:val="20"/>
                  </w:rPr>
                </w:rPrChange>
              </w:rPr>
            </w:pPr>
            <w:bookmarkStart w:id="9499" w:name="_Toc390884311"/>
            <w:r w:rsidRPr="00935764">
              <w:rPr>
                <w:rFonts w:ascii="Helvetica Neue Light" w:eastAsia="Times New Roman" w:hAnsi="Helvetica Neue Light" w:cs="Times New Roman"/>
                <w:color w:val="000000"/>
                <w:szCs w:val="20"/>
                <w:rPrChange w:id="9500" w:author="Arthur de Catheu" w:date="2014-06-20T17:08:00Z">
                  <w:rPr>
                    <w:rFonts w:eastAsia="Times New Roman" w:cs="Times New Roman"/>
                    <w:color w:val="000000"/>
                    <w:szCs w:val="20"/>
                  </w:rPr>
                </w:rPrChange>
              </w:rPr>
              <w:t>Sélection des Créances</w:t>
            </w:r>
            <w:bookmarkEnd w:id="9499"/>
          </w:p>
        </w:tc>
        <w:tc>
          <w:tcPr>
            <w:tcW w:w="399" w:type="dxa"/>
            <w:tcBorders>
              <w:top w:val="nil"/>
              <w:left w:val="nil"/>
              <w:bottom w:val="single" w:sz="4" w:space="0" w:color="auto"/>
              <w:right w:val="single" w:sz="4" w:space="0" w:color="auto"/>
            </w:tcBorders>
            <w:shd w:val="clear" w:color="auto" w:fill="auto"/>
            <w:noWrap/>
            <w:vAlign w:val="bottom"/>
            <w:hideMark/>
          </w:tcPr>
          <w:p w14:paraId="663C289C"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501" w:author="Arthur de Catheu" w:date="2014-06-20T17:08:00Z">
                  <w:rPr>
                    <w:rFonts w:eastAsia="Times New Roman" w:cs="Times New Roman"/>
                    <w:color w:val="000000"/>
                    <w:szCs w:val="20"/>
                  </w:rPr>
                </w:rPrChange>
              </w:rPr>
            </w:pPr>
            <w:bookmarkStart w:id="9502" w:name="_Toc390884312"/>
            <w:r w:rsidRPr="00935764">
              <w:rPr>
                <w:rFonts w:ascii="Helvetica Neue Light" w:eastAsia="Times New Roman" w:hAnsi="Helvetica Neue Light" w:cs="Times New Roman"/>
                <w:color w:val="000000"/>
                <w:szCs w:val="20"/>
                <w:rPrChange w:id="9503" w:author="Arthur de Catheu" w:date="2014-06-20T17:08:00Z">
                  <w:rPr>
                    <w:rFonts w:eastAsia="Times New Roman" w:cs="Times New Roman"/>
                    <w:color w:val="000000"/>
                    <w:szCs w:val="20"/>
                  </w:rPr>
                </w:rPrChange>
              </w:rPr>
              <w:t>M</w:t>
            </w:r>
            <w:bookmarkEnd w:id="9502"/>
          </w:p>
        </w:tc>
        <w:tc>
          <w:tcPr>
            <w:tcW w:w="1074" w:type="dxa"/>
            <w:tcBorders>
              <w:top w:val="nil"/>
              <w:left w:val="nil"/>
              <w:bottom w:val="single" w:sz="4" w:space="0" w:color="auto"/>
              <w:right w:val="single" w:sz="4" w:space="0" w:color="auto"/>
            </w:tcBorders>
            <w:shd w:val="clear" w:color="auto" w:fill="auto"/>
            <w:noWrap/>
            <w:vAlign w:val="bottom"/>
            <w:hideMark/>
          </w:tcPr>
          <w:p w14:paraId="2CEEE2F5"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0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05"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000000" w:fill="DCE6F1"/>
            <w:noWrap/>
            <w:vAlign w:val="bottom"/>
            <w:hideMark/>
          </w:tcPr>
          <w:p w14:paraId="63859543"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06"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07"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16BC1764"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0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09"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48DA07F5"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1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11"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6F70176B"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1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13" w:author="Arthur de Catheu" w:date="2014-06-20T17:08:00Z">
                  <w:rPr>
                    <w:rFonts w:eastAsia="Times New Roman" w:cs="Times New Roman"/>
                    <w:color w:val="000000"/>
                    <w:szCs w:val="20"/>
                  </w:rPr>
                </w:rPrChange>
              </w:rPr>
              <w:t> </w:t>
            </w:r>
          </w:p>
        </w:tc>
      </w:tr>
      <w:tr w:rsidR="00C2509B" w:rsidRPr="00935764" w14:paraId="7F207111"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2D5679FF"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14" w:author="Arthur de Catheu" w:date="2014-06-20T17:08:00Z">
                  <w:rPr>
                    <w:rFonts w:eastAsia="Times New Roman" w:cs="Times New Roman"/>
                    <w:color w:val="000000"/>
                    <w:szCs w:val="20"/>
                  </w:rPr>
                </w:rPrChange>
              </w:rPr>
            </w:pPr>
            <w:bookmarkStart w:id="9515" w:name="_Toc390884313"/>
            <w:r w:rsidRPr="00935764">
              <w:rPr>
                <w:rFonts w:ascii="Helvetica Neue Light" w:eastAsia="Times New Roman" w:hAnsi="Helvetica Neue Light" w:cs="Times New Roman"/>
                <w:color w:val="000000"/>
                <w:szCs w:val="20"/>
                <w:rPrChange w:id="9516" w:author="Arthur de Catheu" w:date="2014-06-20T17:08:00Z">
                  <w:rPr>
                    <w:rFonts w:eastAsia="Times New Roman" w:cs="Times New Roman"/>
                    <w:color w:val="000000"/>
                    <w:szCs w:val="20"/>
                  </w:rPr>
                </w:rPrChange>
              </w:rPr>
              <w:t>Préparation Fiche comité Crédit</w:t>
            </w:r>
            <w:bookmarkEnd w:id="9515"/>
          </w:p>
        </w:tc>
        <w:tc>
          <w:tcPr>
            <w:tcW w:w="399" w:type="dxa"/>
            <w:tcBorders>
              <w:top w:val="nil"/>
              <w:left w:val="nil"/>
              <w:bottom w:val="single" w:sz="4" w:space="0" w:color="auto"/>
              <w:right w:val="single" w:sz="4" w:space="0" w:color="auto"/>
            </w:tcBorders>
            <w:shd w:val="clear" w:color="auto" w:fill="auto"/>
            <w:noWrap/>
            <w:vAlign w:val="bottom"/>
            <w:hideMark/>
          </w:tcPr>
          <w:p w14:paraId="4443B929"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517" w:author="Arthur de Catheu" w:date="2014-06-20T17:08:00Z">
                  <w:rPr>
                    <w:rFonts w:eastAsia="Times New Roman" w:cs="Times New Roman"/>
                    <w:color w:val="000000"/>
                    <w:szCs w:val="20"/>
                  </w:rPr>
                </w:rPrChange>
              </w:rPr>
            </w:pPr>
            <w:bookmarkStart w:id="9518" w:name="_Toc390884314"/>
            <w:r w:rsidRPr="00935764">
              <w:rPr>
                <w:rFonts w:ascii="Helvetica Neue Light" w:eastAsia="Times New Roman" w:hAnsi="Helvetica Neue Light" w:cs="Times New Roman"/>
                <w:color w:val="000000"/>
                <w:szCs w:val="20"/>
                <w:rPrChange w:id="9519" w:author="Arthur de Catheu" w:date="2014-06-20T17:08:00Z">
                  <w:rPr>
                    <w:rFonts w:eastAsia="Times New Roman" w:cs="Times New Roman"/>
                    <w:color w:val="000000"/>
                    <w:szCs w:val="20"/>
                  </w:rPr>
                </w:rPrChange>
              </w:rPr>
              <w:t>A</w:t>
            </w:r>
            <w:bookmarkEnd w:id="9518"/>
          </w:p>
        </w:tc>
        <w:tc>
          <w:tcPr>
            <w:tcW w:w="1074" w:type="dxa"/>
            <w:tcBorders>
              <w:top w:val="nil"/>
              <w:left w:val="nil"/>
              <w:bottom w:val="single" w:sz="4" w:space="0" w:color="auto"/>
              <w:right w:val="single" w:sz="4" w:space="0" w:color="auto"/>
            </w:tcBorders>
            <w:shd w:val="clear" w:color="auto" w:fill="auto"/>
            <w:noWrap/>
            <w:vAlign w:val="bottom"/>
            <w:hideMark/>
          </w:tcPr>
          <w:p w14:paraId="752340B1"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2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21"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000000" w:fill="DCE6F1"/>
            <w:noWrap/>
            <w:vAlign w:val="bottom"/>
            <w:hideMark/>
          </w:tcPr>
          <w:p w14:paraId="6475CE98"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2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23"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168386A5"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2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25"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4ED13138"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26"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27"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4A5A23E9"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2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29" w:author="Arthur de Catheu" w:date="2014-06-20T17:08:00Z">
                  <w:rPr>
                    <w:rFonts w:eastAsia="Times New Roman" w:cs="Times New Roman"/>
                    <w:color w:val="000000"/>
                    <w:szCs w:val="20"/>
                  </w:rPr>
                </w:rPrChange>
              </w:rPr>
              <w:t> </w:t>
            </w:r>
          </w:p>
        </w:tc>
      </w:tr>
      <w:tr w:rsidR="00C2509B" w:rsidRPr="00935764" w14:paraId="6AF8BE6E" w14:textId="77777777" w:rsidTr="00C2509B">
        <w:trPr>
          <w:trHeight w:val="276"/>
        </w:trPr>
        <w:tc>
          <w:tcPr>
            <w:tcW w:w="3888" w:type="dxa"/>
            <w:tcBorders>
              <w:top w:val="nil"/>
              <w:left w:val="single" w:sz="4" w:space="0" w:color="auto"/>
              <w:bottom w:val="single" w:sz="4" w:space="0" w:color="auto"/>
              <w:right w:val="single" w:sz="4" w:space="0" w:color="auto"/>
            </w:tcBorders>
            <w:shd w:val="clear" w:color="000000" w:fill="1F497D"/>
            <w:noWrap/>
            <w:vAlign w:val="bottom"/>
            <w:hideMark/>
          </w:tcPr>
          <w:p w14:paraId="1A9E87B3" w14:textId="77777777" w:rsidR="00C2509B" w:rsidRPr="00935764" w:rsidRDefault="00C2509B" w:rsidP="00ED5BD4">
            <w:pPr>
              <w:jc w:val="left"/>
              <w:rPr>
                <w:rFonts w:ascii="Helvetica Neue Light" w:eastAsia="Times New Roman" w:hAnsi="Helvetica Neue Light" w:cs="Times New Roman"/>
                <w:color w:val="FFFFFF"/>
                <w:szCs w:val="20"/>
                <w:rPrChange w:id="9530" w:author="Arthur de Catheu" w:date="2014-06-20T17:08:00Z">
                  <w:rPr>
                    <w:rFonts w:eastAsia="Times New Roman" w:cs="Times New Roman"/>
                    <w:color w:val="FFFFFF"/>
                    <w:szCs w:val="20"/>
                  </w:rPr>
                </w:rPrChange>
              </w:rPr>
            </w:pPr>
            <w:r w:rsidRPr="00935764">
              <w:rPr>
                <w:rFonts w:ascii="Helvetica Neue Light" w:eastAsia="Times New Roman" w:hAnsi="Helvetica Neue Light" w:cs="Times New Roman"/>
                <w:color w:val="FFFFFF"/>
                <w:szCs w:val="20"/>
                <w:rPrChange w:id="9531" w:author="Arthur de Catheu" w:date="2014-06-20T17:08:00Z">
                  <w:rPr>
                    <w:rFonts w:eastAsia="Times New Roman" w:cs="Times New Roman"/>
                    <w:color w:val="FFFFFF"/>
                    <w:szCs w:val="20"/>
                  </w:rPr>
                </w:rPrChange>
              </w:rPr>
              <w:t>Proposition au Comité de Crédit</w:t>
            </w:r>
          </w:p>
        </w:tc>
        <w:tc>
          <w:tcPr>
            <w:tcW w:w="399" w:type="dxa"/>
            <w:tcBorders>
              <w:top w:val="nil"/>
              <w:left w:val="nil"/>
              <w:bottom w:val="single" w:sz="4" w:space="0" w:color="auto"/>
              <w:right w:val="single" w:sz="4" w:space="0" w:color="auto"/>
            </w:tcBorders>
            <w:shd w:val="clear" w:color="auto" w:fill="auto"/>
            <w:noWrap/>
            <w:vAlign w:val="bottom"/>
            <w:hideMark/>
          </w:tcPr>
          <w:p w14:paraId="7F0FD8B4" w14:textId="77777777" w:rsidR="00C2509B" w:rsidRPr="00935764" w:rsidRDefault="00C2509B" w:rsidP="00ED5BD4">
            <w:pPr>
              <w:jc w:val="center"/>
              <w:rPr>
                <w:rFonts w:ascii="Helvetica Neue Light" w:eastAsia="Times New Roman" w:hAnsi="Helvetica Neue Light" w:cs="Times New Roman"/>
                <w:color w:val="000000"/>
                <w:szCs w:val="20"/>
                <w:rPrChange w:id="953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33" w:author="Arthur de Catheu" w:date="2014-06-20T17:08:00Z">
                  <w:rPr>
                    <w:rFonts w:eastAsia="Times New Roman" w:cs="Times New Roman"/>
                    <w:color w:val="000000"/>
                    <w:szCs w:val="20"/>
                  </w:rPr>
                </w:rPrChange>
              </w:rPr>
              <w:t>A</w:t>
            </w:r>
          </w:p>
        </w:tc>
        <w:tc>
          <w:tcPr>
            <w:tcW w:w="1074" w:type="dxa"/>
            <w:tcBorders>
              <w:top w:val="nil"/>
              <w:left w:val="nil"/>
              <w:bottom w:val="single" w:sz="4" w:space="0" w:color="auto"/>
              <w:right w:val="single" w:sz="4" w:space="0" w:color="auto"/>
            </w:tcBorders>
            <w:shd w:val="clear" w:color="auto" w:fill="auto"/>
            <w:noWrap/>
            <w:vAlign w:val="bottom"/>
            <w:hideMark/>
          </w:tcPr>
          <w:p w14:paraId="1DF97C89" w14:textId="77777777" w:rsidR="00C2509B" w:rsidRPr="00935764" w:rsidRDefault="00C2509B" w:rsidP="00ED5BD4">
            <w:pPr>
              <w:jc w:val="left"/>
              <w:rPr>
                <w:rFonts w:ascii="Helvetica Neue Light" w:eastAsia="Times New Roman" w:hAnsi="Helvetica Neue Light" w:cs="Times New Roman"/>
                <w:color w:val="000000"/>
                <w:szCs w:val="20"/>
                <w:rPrChange w:id="953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35"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000000" w:fill="1F497D"/>
            <w:noWrap/>
            <w:vAlign w:val="bottom"/>
            <w:hideMark/>
          </w:tcPr>
          <w:p w14:paraId="072B5316" w14:textId="77777777" w:rsidR="00C2509B" w:rsidRPr="00935764" w:rsidRDefault="00C2509B" w:rsidP="00ED5BD4">
            <w:pPr>
              <w:jc w:val="center"/>
              <w:rPr>
                <w:rFonts w:ascii="Helvetica Neue Light" w:eastAsia="Times New Roman" w:hAnsi="Helvetica Neue Light" w:cs="Times New Roman"/>
                <w:color w:val="FFFFFF"/>
                <w:szCs w:val="20"/>
                <w:rPrChange w:id="9536" w:author="Arthur de Catheu" w:date="2014-06-20T17:08:00Z">
                  <w:rPr>
                    <w:rFonts w:eastAsia="Times New Roman" w:cs="Times New Roman"/>
                    <w:color w:val="FFFFFF"/>
                    <w:szCs w:val="20"/>
                  </w:rPr>
                </w:rPrChange>
              </w:rPr>
            </w:pPr>
            <w:r w:rsidRPr="00935764">
              <w:rPr>
                <w:rFonts w:ascii="Helvetica Neue Light" w:eastAsia="Times New Roman" w:hAnsi="Helvetica Neue Light" w:cs="Times New Roman"/>
                <w:color w:val="FFFFFF"/>
                <w:szCs w:val="20"/>
                <w:rPrChange w:id="9537" w:author="Arthur de Catheu" w:date="2014-06-20T17:08:00Z">
                  <w:rPr>
                    <w:rFonts w:eastAsia="Times New Roman" w:cs="Times New Roman"/>
                    <w:color w:val="FFFFFF"/>
                    <w:szCs w:val="20"/>
                  </w:rPr>
                </w:rPrChange>
              </w:rPr>
              <w:t>Deadline</w:t>
            </w:r>
          </w:p>
        </w:tc>
        <w:tc>
          <w:tcPr>
            <w:tcW w:w="965" w:type="dxa"/>
            <w:tcBorders>
              <w:top w:val="nil"/>
              <w:left w:val="nil"/>
              <w:bottom w:val="single" w:sz="4" w:space="0" w:color="auto"/>
              <w:right w:val="single" w:sz="4" w:space="0" w:color="auto"/>
            </w:tcBorders>
            <w:shd w:val="clear" w:color="auto" w:fill="auto"/>
            <w:noWrap/>
            <w:vAlign w:val="bottom"/>
            <w:hideMark/>
          </w:tcPr>
          <w:p w14:paraId="241F3921" w14:textId="77777777" w:rsidR="00C2509B" w:rsidRPr="00935764" w:rsidRDefault="00C2509B" w:rsidP="00ED5BD4">
            <w:pPr>
              <w:jc w:val="left"/>
              <w:rPr>
                <w:rFonts w:ascii="Helvetica Neue Light" w:eastAsia="Times New Roman" w:hAnsi="Helvetica Neue Light" w:cs="Times New Roman"/>
                <w:color w:val="000000"/>
                <w:szCs w:val="20"/>
                <w:rPrChange w:id="953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39"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5CDF5B10" w14:textId="77777777" w:rsidR="00C2509B" w:rsidRPr="00935764" w:rsidRDefault="00C2509B" w:rsidP="00ED5BD4">
            <w:pPr>
              <w:jc w:val="left"/>
              <w:rPr>
                <w:rFonts w:ascii="Helvetica Neue Light" w:eastAsia="Times New Roman" w:hAnsi="Helvetica Neue Light" w:cs="Times New Roman"/>
                <w:color w:val="000000"/>
                <w:szCs w:val="20"/>
                <w:rPrChange w:id="954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41"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7FB557DD" w14:textId="77777777" w:rsidR="00C2509B" w:rsidRPr="00935764" w:rsidRDefault="00C2509B" w:rsidP="00ED5BD4">
            <w:pPr>
              <w:jc w:val="left"/>
              <w:rPr>
                <w:rFonts w:ascii="Helvetica Neue Light" w:eastAsia="Times New Roman" w:hAnsi="Helvetica Neue Light" w:cs="Times New Roman"/>
                <w:color w:val="000000"/>
                <w:szCs w:val="20"/>
                <w:rPrChange w:id="954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43" w:author="Arthur de Catheu" w:date="2014-06-20T17:08:00Z">
                  <w:rPr>
                    <w:rFonts w:eastAsia="Times New Roman" w:cs="Times New Roman"/>
                    <w:color w:val="000000"/>
                    <w:szCs w:val="20"/>
                  </w:rPr>
                </w:rPrChange>
              </w:rPr>
              <w:t> </w:t>
            </w:r>
          </w:p>
        </w:tc>
      </w:tr>
      <w:tr w:rsidR="00C2509B" w:rsidRPr="00935764" w14:paraId="24E968D0"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63AE799F"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44" w:author="Arthur de Catheu" w:date="2014-06-20T17:08:00Z">
                  <w:rPr>
                    <w:rFonts w:eastAsia="Times New Roman" w:cs="Times New Roman"/>
                    <w:color w:val="000000"/>
                    <w:szCs w:val="20"/>
                  </w:rPr>
                </w:rPrChange>
              </w:rPr>
            </w:pPr>
            <w:bookmarkStart w:id="9545" w:name="_Toc390884315"/>
            <w:r w:rsidRPr="00935764">
              <w:rPr>
                <w:rFonts w:ascii="Helvetica Neue Light" w:eastAsia="Times New Roman" w:hAnsi="Helvetica Neue Light" w:cs="Times New Roman"/>
                <w:color w:val="000000"/>
                <w:szCs w:val="20"/>
                <w:rPrChange w:id="9546" w:author="Arthur de Catheu" w:date="2014-06-20T17:08:00Z">
                  <w:rPr>
                    <w:rFonts w:eastAsia="Times New Roman" w:cs="Times New Roman"/>
                    <w:color w:val="000000"/>
                    <w:szCs w:val="20"/>
                  </w:rPr>
                </w:rPrChange>
              </w:rPr>
              <w:t>Contrôle des concentrations</w:t>
            </w:r>
            <w:bookmarkEnd w:id="9545"/>
          </w:p>
        </w:tc>
        <w:tc>
          <w:tcPr>
            <w:tcW w:w="399" w:type="dxa"/>
            <w:tcBorders>
              <w:top w:val="nil"/>
              <w:left w:val="nil"/>
              <w:bottom w:val="single" w:sz="4" w:space="0" w:color="auto"/>
              <w:right w:val="single" w:sz="4" w:space="0" w:color="auto"/>
            </w:tcBorders>
            <w:shd w:val="clear" w:color="auto" w:fill="auto"/>
            <w:noWrap/>
            <w:vAlign w:val="bottom"/>
            <w:hideMark/>
          </w:tcPr>
          <w:p w14:paraId="43EF7A30"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547" w:author="Arthur de Catheu" w:date="2014-06-20T17:08:00Z">
                  <w:rPr>
                    <w:rFonts w:eastAsia="Times New Roman" w:cs="Times New Roman"/>
                    <w:color w:val="000000"/>
                    <w:szCs w:val="20"/>
                  </w:rPr>
                </w:rPrChange>
              </w:rPr>
            </w:pPr>
            <w:bookmarkStart w:id="9548" w:name="_Toc390884316"/>
            <w:r w:rsidRPr="00935764">
              <w:rPr>
                <w:rFonts w:ascii="Helvetica Neue Light" w:eastAsia="Times New Roman" w:hAnsi="Helvetica Neue Light" w:cs="Times New Roman"/>
                <w:color w:val="000000"/>
                <w:szCs w:val="20"/>
                <w:rPrChange w:id="9549" w:author="Arthur de Catheu" w:date="2014-06-20T17:08:00Z">
                  <w:rPr>
                    <w:rFonts w:eastAsia="Times New Roman" w:cs="Times New Roman"/>
                    <w:color w:val="000000"/>
                    <w:szCs w:val="20"/>
                  </w:rPr>
                </w:rPrChange>
              </w:rPr>
              <w:t>A</w:t>
            </w:r>
            <w:bookmarkEnd w:id="9548"/>
          </w:p>
        </w:tc>
        <w:tc>
          <w:tcPr>
            <w:tcW w:w="1074" w:type="dxa"/>
            <w:tcBorders>
              <w:top w:val="nil"/>
              <w:left w:val="nil"/>
              <w:bottom w:val="single" w:sz="4" w:space="0" w:color="auto"/>
              <w:right w:val="single" w:sz="4" w:space="0" w:color="auto"/>
            </w:tcBorders>
            <w:shd w:val="clear" w:color="auto" w:fill="auto"/>
            <w:noWrap/>
            <w:vAlign w:val="bottom"/>
            <w:hideMark/>
          </w:tcPr>
          <w:p w14:paraId="552F4932"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5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51"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auto" w:fill="auto"/>
            <w:noWrap/>
            <w:vAlign w:val="bottom"/>
            <w:hideMark/>
          </w:tcPr>
          <w:p w14:paraId="1217E121"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5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53"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000000" w:fill="DCE6F1"/>
            <w:noWrap/>
            <w:vAlign w:val="bottom"/>
            <w:hideMark/>
          </w:tcPr>
          <w:p w14:paraId="392459EC"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5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55"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000000" w:fill="FFFFFF"/>
            <w:noWrap/>
            <w:vAlign w:val="bottom"/>
            <w:hideMark/>
          </w:tcPr>
          <w:p w14:paraId="429A8FA5"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56"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57"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3E858FC6"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5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59" w:author="Arthur de Catheu" w:date="2014-06-20T17:08:00Z">
                  <w:rPr>
                    <w:rFonts w:eastAsia="Times New Roman" w:cs="Times New Roman"/>
                    <w:color w:val="000000"/>
                    <w:szCs w:val="20"/>
                  </w:rPr>
                </w:rPrChange>
              </w:rPr>
              <w:t> </w:t>
            </w:r>
          </w:p>
        </w:tc>
      </w:tr>
      <w:tr w:rsidR="00C2509B" w:rsidRPr="00935764" w14:paraId="2C6AD258"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2966AAC9"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60" w:author="Arthur de Catheu" w:date="2014-06-20T17:08:00Z">
                  <w:rPr>
                    <w:rFonts w:eastAsia="Times New Roman" w:cs="Times New Roman"/>
                    <w:color w:val="000000"/>
                    <w:szCs w:val="20"/>
                  </w:rPr>
                </w:rPrChange>
              </w:rPr>
            </w:pPr>
            <w:bookmarkStart w:id="9561" w:name="_Toc390884317"/>
            <w:r w:rsidRPr="00935764">
              <w:rPr>
                <w:rFonts w:ascii="Helvetica Neue Light" w:eastAsia="Times New Roman" w:hAnsi="Helvetica Neue Light" w:cs="Times New Roman"/>
                <w:color w:val="000000"/>
                <w:szCs w:val="20"/>
                <w:rPrChange w:id="9562" w:author="Arthur de Catheu" w:date="2014-06-20T17:08:00Z">
                  <w:rPr>
                    <w:rFonts w:eastAsia="Times New Roman" w:cs="Times New Roman"/>
                    <w:color w:val="000000"/>
                    <w:szCs w:val="20"/>
                  </w:rPr>
                </w:rPrChange>
              </w:rPr>
              <w:t>Vote du Comité Crédit</w:t>
            </w:r>
            <w:bookmarkEnd w:id="9561"/>
          </w:p>
        </w:tc>
        <w:tc>
          <w:tcPr>
            <w:tcW w:w="399" w:type="dxa"/>
            <w:tcBorders>
              <w:top w:val="nil"/>
              <w:left w:val="nil"/>
              <w:bottom w:val="single" w:sz="4" w:space="0" w:color="auto"/>
              <w:right w:val="single" w:sz="4" w:space="0" w:color="auto"/>
            </w:tcBorders>
            <w:shd w:val="clear" w:color="auto" w:fill="auto"/>
            <w:noWrap/>
            <w:vAlign w:val="bottom"/>
            <w:hideMark/>
          </w:tcPr>
          <w:p w14:paraId="7CF6C441"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563" w:author="Arthur de Catheu" w:date="2014-06-20T17:08:00Z">
                  <w:rPr>
                    <w:rFonts w:eastAsia="Times New Roman" w:cs="Times New Roman"/>
                    <w:color w:val="000000"/>
                    <w:szCs w:val="20"/>
                  </w:rPr>
                </w:rPrChange>
              </w:rPr>
            </w:pPr>
            <w:bookmarkStart w:id="9564" w:name="_Toc390884318"/>
            <w:r w:rsidRPr="00935764">
              <w:rPr>
                <w:rFonts w:ascii="Helvetica Neue Light" w:eastAsia="Times New Roman" w:hAnsi="Helvetica Neue Light" w:cs="Times New Roman"/>
                <w:color w:val="000000"/>
                <w:szCs w:val="20"/>
                <w:rPrChange w:id="9565" w:author="Arthur de Catheu" w:date="2014-06-20T17:08:00Z">
                  <w:rPr>
                    <w:rFonts w:eastAsia="Times New Roman" w:cs="Times New Roman"/>
                    <w:color w:val="000000"/>
                    <w:szCs w:val="20"/>
                  </w:rPr>
                </w:rPrChange>
              </w:rPr>
              <w:t>M</w:t>
            </w:r>
            <w:bookmarkEnd w:id="9564"/>
          </w:p>
        </w:tc>
        <w:tc>
          <w:tcPr>
            <w:tcW w:w="1074" w:type="dxa"/>
            <w:tcBorders>
              <w:top w:val="nil"/>
              <w:left w:val="nil"/>
              <w:bottom w:val="single" w:sz="4" w:space="0" w:color="auto"/>
              <w:right w:val="single" w:sz="4" w:space="0" w:color="auto"/>
            </w:tcBorders>
            <w:shd w:val="clear" w:color="auto" w:fill="auto"/>
            <w:noWrap/>
            <w:vAlign w:val="bottom"/>
            <w:hideMark/>
          </w:tcPr>
          <w:p w14:paraId="21D3F8F0"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66"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67"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auto" w:fill="auto"/>
            <w:noWrap/>
            <w:vAlign w:val="bottom"/>
            <w:hideMark/>
          </w:tcPr>
          <w:p w14:paraId="5C01C476"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6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69"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000000" w:fill="DCE6F1"/>
            <w:noWrap/>
            <w:vAlign w:val="bottom"/>
            <w:hideMark/>
          </w:tcPr>
          <w:p w14:paraId="4ADAC253"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7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71"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455DD3BA"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7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73"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3B905DCA"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7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75" w:author="Arthur de Catheu" w:date="2014-06-20T17:08:00Z">
                  <w:rPr>
                    <w:rFonts w:eastAsia="Times New Roman" w:cs="Times New Roman"/>
                    <w:color w:val="000000"/>
                    <w:szCs w:val="20"/>
                  </w:rPr>
                </w:rPrChange>
              </w:rPr>
              <w:t> </w:t>
            </w:r>
          </w:p>
        </w:tc>
      </w:tr>
      <w:tr w:rsidR="00C2509B" w:rsidRPr="00935764" w14:paraId="47B155B0" w14:textId="77777777" w:rsidTr="00C2509B">
        <w:trPr>
          <w:trHeight w:val="276"/>
        </w:trPr>
        <w:tc>
          <w:tcPr>
            <w:tcW w:w="3888" w:type="dxa"/>
            <w:tcBorders>
              <w:top w:val="nil"/>
              <w:left w:val="single" w:sz="4" w:space="0" w:color="auto"/>
              <w:bottom w:val="single" w:sz="4" w:space="0" w:color="auto"/>
              <w:right w:val="single" w:sz="4" w:space="0" w:color="auto"/>
            </w:tcBorders>
            <w:shd w:val="clear" w:color="000000" w:fill="1F497D"/>
            <w:noWrap/>
            <w:vAlign w:val="bottom"/>
            <w:hideMark/>
          </w:tcPr>
          <w:p w14:paraId="19144A25" w14:textId="77777777" w:rsidR="00C2509B" w:rsidRPr="00935764" w:rsidRDefault="00C2509B" w:rsidP="00ED5BD4">
            <w:pPr>
              <w:jc w:val="left"/>
              <w:outlineLvl w:val="0"/>
              <w:rPr>
                <w:rFonts w:ascii="Helvetica Neue Light" w:eastAsia="Times New Roman" w:hAnsi="Helvetica Neue Light" w:cs="Times New Roman"/>
                <w:color w:val="FFFFFF"/>
                <w:szCs w:val="20"/>
                <w:rPrChange w:id="9576" w:author="Arthur de Catheu" w:date="2014-06-20T17:08:00Z">
                  <w:rPr>
                    <w:rFonts w:eastAsia="Times New Roman" w:cs="Times New Roman"/>
                    <w:color w:val="FFFFFF"/>
                    <w:szCs w:val="20"/>
                  </w:rPr>
                </w:rPrChange>
              </w:rPr>
            </w:pPr>
            <w:bookmarkStart w:id="9577" w:name="_Toc390884319"/>
            <w:proofErr w:type="spellStart"/>
            <w:r w:rsidRPr="00935764">
              <w:rPr>
                <w:rFonts w:ascii="Helvetica Neue Light" w:eastAsia="Times New Roman" w:hAnsi="Helvetica Neue Light" w:cs="Times New Roman"/>
                <w:color w:val="FFFFFF"/>
                <w:szCs w:val="20"/>
                <w:rPrChange w:id="9578" w:author="Arthur de Catheu" w:date="2014-06-20T17:08:00Z">
                  <w:rPr>
                    <w:rFonts w:eastAsia="Times New Roman" w:cs="Times New Roman"/>
                    <w:color w:val="FFFFFF"/>
                    <w:szCs w:val="20"/>
                  </w:rPr>
                </w:rPrChange>
              </w:rPr>
              <w:t>Propposition</w:t>
            </w:r>
            <w:proofErr w:type="spellEnd"/>
            <w:r w:rsidRPr="00935764">
              <w:rPr>
                <w:rFonts w:ascii="Helvetica Neue Light" w:eastAsia="Times New Roman" w:hAnsi="Helvetica Neue Light" w:cs="Times New Roman"/>
                <w:color w:val="FFFFFF"/>
                <w:szCs w:val="20"/>
                <w:rPrChange w:id="9579" w:author="Arthur de Catheu" w:date="2014-06-20T17:08:00Z">
                  <w:rPr>
                    <w:rFonts w:eastAsia="Times New Roman" w:cs="Times New Roman"/>
                    <w:color w:val="FFFFFF"/>
                    <w:szCs w:val="20"/>
                  </w:rPr>
                </w:rPrChange>
              </w:rPr>
              <w:t xml:space="preserve"> au Comité d'Investissement</w:t>
            </w:r>
            <w:bookmarkEnd w:id="9577"/>
          </w:p>
        </w:tc>
        <w:tc>
          <w:tcPr>
            <w:tcW w:w="399" w:type="dxa"/>
            <w:tcBorders>
              <w:top w:val="nil"/>
              <w:left w:val="nil"/>
              <w:bottom w:val="single" w:sz="4" w:space="0" w:color="auto"/>
              <w:right w:val="single" w:sz="4" w:space="0" w:color="auto"/>
            </w:tcBorders>
            <w:shd w:val="clear" w:color="auto" w:fill="auto"/>
            <w:noWrap/>
            <w:vAlign w:val="bottom"/>
            <w:hideMark/>
          </w:tcPr>
          <w:p w14:paraId="099FD182"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580" w:author="Arthur de Catheu" w:date="2014-06-20T17:08:00Z">
                  <w:rPr>
                    <w:rFonts w:eastAsia="Times New Roman" w:cs="Times New Roman"/>
                    <w:color w:val="000000"/>
                    <w:szCs w:val="20"/>
                  </w:rPr>
                </w:rPrChange>
              </w:rPr>
            </w:pPr>
            <w:bookmarkStart w:id="9581" w:name="_Toc390884320"/>
            <w:r w:rsidRPr="00935764">
              <w:rPr>
                <w:rFonts w:ascii="Helvetica Neue Light" w:eastAsia="Times New Roman" w:hAnsi="Helvetica Neue Light" w:cs="Times New Roman"/>
                <w:color w:val="000000"/>
                <w:szCs w:val="20"/>
                <w:rPrChange w:id="9582" w:author="Arthur de Catheu" w:date="2014-06-20T17:08:00Z">
                  <w:rPr>
                    <w:rFonts w:eastAsia="Times New Roman" w:cs="Times New Roman"/>
                    <w:color w:val="000000"/>
                    <w:szCs w:val="20"/>
                  </w:rPr>
                </w:rPrChange>
              </w:rPr>
              <w:t>A</w:t>
            </w:r>
            <w:bookmarkEnd w:id="9581"/>
          </w:p>
        </w:tc>
        <w:tc>
          <w:tcPr>
            <w:tcW w:w="1074" w:type="dxa"/>
            <w:tcBorders>
              <w:top w:val="nil"/>
              <w:left w:val="nil"/>
              <w:bottom w:val="single" w:sz="4" w:space="0" w:color="auto"/>
              <w:right w:val="single" w:sz="4" w:space="0" w:color="auto"/>
            </w:tcBorders>
            <w:shd w:val="clear" w:color="auto" w:fill="auto"/>
            <w:noWrap/>
            <w:vAlign w:val="bottom"/>
            <w:hideMark/>
          </w:tcPr>
          <w:p w14:paraId="53352C7C"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83"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84"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auto" w:fill="auto"/>
            <w:noWrap/>
            <w:vAlign w:val="bottom"/>
            <w:hideMark/>
          </w:tcPr>
          <w:p w14:paraId="39F87D18"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85"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86"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000000" w:fill="1F497D"/>
            <w:noWrap/>
            <w:vAlign w:val="bottom"/>
            <w:hideMark/>
          </w:tcPr>
          <w:p w14:paraId="0CE3D8B7" w14:textId="77777777" w:rsidR="00C2509B" w:rsidRPr="00935764" w:rsidRDefault="00C2509B" w:rsidP="00ED5BD4">
            <w:pPr>
              <w:jc w:val="center"/>
              <w:outlineLvl w:val="0"/>
              <w:rPr>
                <w:rFonts w:ascii="Helvetica Neue Light" w:eastAsia="Times New Roman" w:hAnsi="Helvetica Neue Light" w:cs="Times New Roman"/>
                <w:color w:val="FFFFFF"/>
                <w:szCs w:val="20"/>
                <w:rPrChange w:id="9587" w:author="Arthur de Catheu" w:date="2014-06-20T17:08:00Z">
                  <w:rPr>
                    <w:rFonts w:eastAsia="Times New Roman" w:cs="Times New Roman"/>
                    <w:color w:val="FFFFFF"/>
                    <w:szCs w:val="20"/>
                  </w:rPr>
                </w:rPrChange>
              </w:rPr>
            </w:pPr>
            <w:bookmarkStart w:id="9588" w:name="_Toc390884321"/>
            <w:r w:rsidRPr="00935764">
              <w:rPr>
                <w:rFonts w:ascii="Helvetica Neue Light" w:eastAsia="Times New Roman" w:hAnsi="Helvetica Neue Light" w:cs="Times New Roman"/>
                <w:color w:val="FFFFFF"/>
                <w:szCs w:val="20"/>
                <w:rPrChange w:id="9589" w:author="Arthur de Catheu" w:date="2014-06-20T17:08:00Z">
                  <w:rPr>
                    <w:rFonts w:eastAsia="Times New Roman" w:cs="Times New Roman"/>
                    <w:color w:val="FFFFFF"/>
                    <w:szCs w:val="20"/>
                  </w:rPr>
                </w:rPrChange>
              </w:rPr>
              <w:t>Deadline</w:t>
            </w:r>
            <w:bookmarkEnd w:id="9588"/>
          </w:p>
        </w:tc>
        <w:tc>
          <w:tcPr>
            <w:tcW w:w="1732" w:type="dxa"/>
            <w:tcBorders>
              <w:top w:val="nil"/>
              <w:left w:val="nil"/>
              <w:bottom w:val="single" w:sz="4" w:space="0" w:color="auto"/>
              <w:right w:val="single" w:sz="4" w:space="0" w:color="auto"/>
            </w:tcBorders>
            <w:shd w:val="clear" w:color="auto" w:fill="auto"/>
            <w:noWrap/>
            <w:vAlign w:val="bottom"/>
            <w:hideMark/>
          </w:tcPr>
          <w:p w14:paraId="1BFD938A"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9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91"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6A11CB4E"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9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593" w:author="Arthur de Catheu" w:date="2014-06-20T17:08:00Z">
                  <w:rPr>
                    <w:rFonts w:eastAsia="Times New Roman" w:cs="Times New Roman"/>
                    <w:color w:val="000000"/>
                    <w:szCs w:val="20"/>
                  </w:rPr>
                </w:rPrChange>
              </w:rPr>
              <w:t> </w:t>
            </w:r>
          </w:p>
        </w:tc>
      </w:tr>
      <w:tr w:rsidR="00C2509B" w:rsidRPr="00935764" w14:paraId="2B996DF3"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79311F6B"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594" w:author="Arthur de Catheu" w:date="2014-06-20T17:08:00Z">
                  <w:rPr>
                    <w:rFonts w:eastAsia="Times New Roman" w:cs="Times New Roman"/>
                    <w:color w:val="000000"/>
                    <w:szCs w:val="20"/>
                  </w:rPr>
                </w:rPrChange>
              </w:rPr>
            </w:pPr>
            <w:bookmarkStart w:id="9595" w:name="_Toc390884322"/>
            <w:r w:rsidRPr="00935764">
              <w:rPr>
                <w:rFonts w:ascii="Helvetica Neue Light" w:eastAsia="Times New Roman" w:hAnsi="Helvetica Neue Light" w:cs="Times New Roman"/>
                <w:color w:val="000000"/>
                <w:szCs w:val="20"/>
                <w:rPrChange w:id="9596" w:author="Arthur de Catheu" w:date="2014-06-20T17:08:00Z">
                  <w:rPr>
                    <w:rFonts w:eastAsia="Times New Roman" w:cs="Times New Roman"/>
                    <w:color w:val="000000"/>
                    <w:szCs w:val="20"/>
                  </w:rPr>
                </w:rPrChange>
              </w:rPr>
              <w:t>Contrôle des triggers</w:t>
            </w:r>
            <w:bookmarkEnd w:id="9595"/>
          </w:p>
        </w:tc>
        <w:tc>
          <w:tcPr>
            <w:tcW w:w="399" w:type="dxa"/>
            <w:tcBorders>
              <w:top w:val="nil"/>
              <w:left w:val="nil"/>
              <w:bottom w:val="single" w:sz="4" w:space="0" w:color="auto"/>
              <w:right w:val="single" w:sz="4" w:space="0" w:color="auto"/>
            </w:tcBorders>
            <w:shd w:val="clear" w:color="auto" w:fill="auto"/>
            <w:noWrap/>
            <w:vAlign w:val="bottom"/>
            <w:hideMark/>
          </w:tcPr>
          <w:p w14:paraId="50AE2357"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597" w:author="Arthur de Catheu" w:date="2014-06-20T17:08:00Z">
                  <w:rPr>
                    <w:rFonts w:eastAsia="Times New Roman" w:cs="Times New Roman"/>
                    <w:color w:val="000000"/>
                    <w:szCs w:val="20"/>
                  </w:rPr>
                </w:rPrChange>
              </w:rPr>
            </w:pPr>
            <w:bookmarkStart w:id="9598" w:name="_Toc390884323"/>
            <w:r w:rsidRPr="00935764">
              <w:rPr>
                <w:rFonts w:ascii="Helvetica Neue Light" w:eastAsia="Times New Roman" w:hAnsi="Helvetica Neue Light" w:cs="Times New Roman"/>
                <w:color w:val="000000"/>
                <w:szCs w:val="20"/>
                <w:rPrChange w:id="9599" w:author="Arthur de Catheu" w:date="2014-06-20T17:08:00Z">
                  <w:rPr>
                    <w:rFonts w:eastAsia="Times New Roman" w:cs="Times New Roman"/>
                    <w:color w:val="000000"/>
                    <w:szCs w:val="20"/>
                  </w:rPr>
                </w:rPrChange>
              </w:rPr>
              <w:t>A</w:t>
            </w:r>
            <w:bookmarkEnd w:id="9598"/>
          </w:p>
        </w:tc>
        <w:tc>
          <w:tcPr>
            <w:tcW w:w="1074" w:type="dxa"/>
            <w:tcBorders>
              <w:top w:val="nil"/>
              <w:left w:val="nil"/>
              <w:bottom w:val="single" w:sz="4" w:space="0" w:color="auto"/>
              <w:right w:val="single" w:sz="4" w:space="0" w:color="auto"/>
            </w:tcBorders>
            <w:shd w:val="clear" w:color="auto" w:fill="auto"/>
            <w:noWrap/>
            <w:vAlign w:val="bottom"/>
            <w:hideMark/>
          </w:tcPr>
          <w:p w14:paraId="438EA622"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60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01"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auto" w:fill="auto"/>
            <w:noWrap/>
            <w:vAlign w:val="bottom"/>
            <w:hideMark/>
          </w:tcPr>
          <w:p w14:paraId="528844E9"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60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03"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50C88153"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60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05"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000000" w:fill="DCE6F1"/>
            <w:noWrap/>
            <w:vAlign w:val="bottom"/>
            <w:hideMark/>
          </w:tcPr>
          <w:p w14:paraId="37162F76"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606"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07"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69278154"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60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09" w:author="Arthur de Catheu" w:date="2014-06-20T17:08:00Z">
                  <w:rPr>
                    <w:rFonts w:eastAsia="Times New Roman" w:cs="Times New Roman"/>
                    <w:color w:val="000000"/>
                    <w:szCs w:val="20"/>
                  </w:rPr>
                </w:rPrChange>
              </w:rPr>
              <w:t> </w:t>
            </w:r>
          </w:p>
        </w:tc>
      </w:tr>
      <w:tr w:rsidR="00C2509B" w:rsidRPr="00935764" w14:paraId="068C94EB" w14:textId="77777777" w:rsidTr="00C2509B">
        <w:trPr>
          <w:trHeight w:val="276"/>
        </w:trPr>
        <w:tc>
          <w:tcPr>
            <w:tcW w:w="3888" w:type="dxa"/>
            <w:tcBorders>
              <w:top w:val="nil"/>
              <w:left w:val="single" w:sz="4" w:space="0" w:color="auto"/>
              <w:bottom w:val="single" w:sz="4" w:space="0" w:color="auto"/>
              <w:right w:val="single" w:sz="4" w:space="0" w:color="auto"/>
            </w:tcBorders>
            <w:shd w:val="clear" w:color="auto" w:fill="auto"/>
            <w:noWrap/>
            <w:vAlign w:val="bottom"/>
            <w:hideMark/>
          </w:tcPr>
          <w:p w14:paraId="381BD579"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610" w:author="Arthur de Catheu" w:date="2014-06-20T17:08:00Z">
                  <w:rPr>
                    <w:rFonts w:eastAsia="Times New Roman" w:cs="Times New Roman"/>
                    <w:color w:val="000000"/>
                    <w:szCs w:val="20"/>
                  </w:rPr>
                </w:rPrChange>
              </w:rPr>
            </w:pPr>
            <w:bookmarkStart w:id="9611" w:name="_Toc390884324"/>
            <w:r w:rsidRPr="00935764">
              <w:rPr>
                <w:rFonts w:ascii="Helvetica Neue Light" w:eastAsia="Times New Roman" w:hAnsi="Helvetica Neue Light" w:cs="Times New Roman"/>
                <w:color w:val="000000"/>
                <w:szCs w:val="20"/>
                <w:rPrChange w:id="9612" w:author="Arthur de Catheu" w:date="2014-06-20T17:08:00Z">
                  <w:rPr>
                    <w:rFonts w:eastAsia="Times New Roman" w:cs="Times New Roman"/>
                    <w:color w:val="000000"/>
                    <w:szCs w:val="20"/>
                  </w:rPr>
                </w:rPrChange>
              </w:rPr>
              <w:t>Vote du Comité d'Investissement</w:t>
            </w:r>
            <w:bookmarkEnd w:id="9611"/>
          </w:p>
        </w:tc>
        <w:tc>
          <w:tcPr>
            <w:tcW w:w="399" w:type="dxa"/>
            <w:tcBorders>
              <w:top w:val="nil"/>
              <w:left w:val="nil"/>
              <w:bottom w:val="single" w:sz="4" w:space="0" w:color="auto"/>
              <w:right w:val="single" w:sz="4" w:space="0" w:color="auto"/>
            </w:tcBorders>
            <w:shd w:val="clear" w:color="auto" w:fill="auto"/>
            <w:noWrap/>
            <w:vAlign w:val="bottom"/>
            <w:hideMark/>
          </w:tcPr>
          <w:p w14:paraId="15481E95"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613" w:author="Arthur de Catheu" w:date="2014-06-20T17:08:00Z">
                  <w:rPr>
                    <w:rFonts w:eastAsia="Times New Roman" w:cs="Times New Roman"/>
                    <w:color w:val="000000"/>
                    <w:szCs w:val="20"/>
                  </w:rPr>
                </w:rPrChange>
              </w:rPr>
            </w:pPr>
            <w:bookmarkStart w:id="9614" w:name="_Toc390884325"/>
            <w:r w:rsidRPr="00935764">
              <w:rPr>
                <w:rFonts w:ascii="Helvetica Neue Light" w:eastAsia="Times New Roman" w:hAnsi="Helvetica Neue Light" w:cs="Times New Roman"/>
                <w:color w:val="000000"/>
                <w:szCs w:val="20"/>
                <w:rPrChange w:id="9615" w:author="Arthur de Catheu" w:date="2014-06-20T17:08:00Z">
                  <w:rPr>
                    <w:rFonts w:eastAsia="Times New Roman" w:cs="Times New Roman"/>
                    <w:color w:val="000000"/>
                    <w:szCs w:val="20"/>
                  </w:rPr>
                </w:rPrChange>
              </w:rPr>
              <w:t>M</w:t>
            </w:r>
            <w:bookmarkEnd w:id="9614"/>
          </w:p>
        </w:tc>
        <w:tc>
          <w:tcPr>
            <w:tcW w:w="1074" w:type="dxa"/>
            <w:tcBorders>
              <w:top w:val="nil"/>
              <w:left w:val="nil"/>
              <w:bottom w:val="single" w:sz="4" w:space="0" w:color="auto"/>
              <w:right w:val="single" w:sz="4" w:space="0" w:color="auto"/>
            </w:tcBorders>
            <w:shd w:val="clear" w:color="auto" w:fill="auto"/>
            <w:noWrap/>
            <w:vAlign w:val="bottom"/>
            <w:hideMark/>
          </w:tcPr>
          <w:p w14:paraId="0ACA0882"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616"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17"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auto" w:fill="auto"/>
            <w:noWrap/>
            <w:vAlign w:val="bottom"/>
            <w:hideMark/>
          </w:tcPr>
          <w:p w14:paraId="03B5168E"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61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19"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552F0952"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62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21"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000000" w:fill="DCE6F1"/>
            <w:noWrap/>
            <w:vAlign w:val="bottom"/>
            <w:hideMark/>
          </w:tcPr>
          <w:p w14:paraId="0885706D"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62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23"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auto" w:fill="auto"/>
            <w:noWrap/>
            <w:vAlign w:val="bottom"/>
            <w:hideMark/>
          </w:tcPr>
          <w:p w14:paraId="0236ACB7"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62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25" w:author="Arthur de Catheu" w:date="2014-06-20T17:08:00Z">
                  <w:rPr>
                    <w:rFonts w:eastAsia="Times New Roman" w:cs="Times New Roman"/>
                    <w:color w:val="000000"/>
                    <w:szCs w:val="20"/>
                  </w:rPr>
                </w:rPrChange>
              </w:rPr>
              <w:t> </w:t>
            </w:r>
          </w:p>
        </w:tc>
      </w:tr>
      <w:tr w:rsidR="00C2509B" w:rsidRPr="00935764" w14:paraId="4F9AC351" w14:textId="77777777" w:rsidTr="00C2509B">
        <w:trPr>
          <w:trHeight w:val="276"/>
        </w:trPr>
        <w:tc>
          <w:tcPr>
            <w:tcW w:w="3888" w:type="dxa"/>
            <w:tcBorders>
              <w:top w:val="nil"/>
              <w:left w:val="single" w:sz="4" w:space="0" w:color="auto"/>
              <w:bottom w:val="single" w:sz="4" w:space="0" w:color="auto"/>
              <w:right w:val="single" w:sz="4" w:space="0" w:color="auto"/>
            </w:tcBorders>
            <w:shd w:val="clear" w:color="000000" w:fill="1F497D"/>
            <w:noWrap/>
            <w:vAlign w:val="bottom"/>
            <w:hideMark/>
          </w:tcPr>
          <w:p w14:paraId="5A39A3D5" w14:textId="77777777" w:rsidR="00C2509B" w:rsidRPr="00935764" w:rsidRDefault="00C2509B" w:rsidP="00ED5BD4">
            <w:pPr>
              <w:jc w:val="left"/>
              <w:rPr>
                <w:rFonts w:ascii="Helvetica Neue Light" w:eastAsia="Times New Roman" w:hAnsi="Helvetica Neue Light" w:cs="Times New Roman"/>
                <w:color w:val="FFFFFF"/>
                <w:szCs w:val="20"/>
                <w:rPrChange w:id="9626" w:author="Arthur de Catheu" w:date="2014-06-20T17:08:00Z">
                  <w:rPr>
                    <w:rFonts w:eastAsia="Times New Roman" w:cs="Times New Roman"/>
                    <w:color w:val="FFFFFF"/>
                    <w:szCs w:val="20"/>
                  </w:rPr>
                </w:rPrChange>
              </w:rPr>
            </w:pPr>
            <w:r w:rsidRPr="00935764">
              <w:rPr>
                <w:rFonts w:ascii="Helvetica Neue Light" w:eastAsia="Times New Roman" w:hAnsi="Helvetica Neue Light" w:cs="Times New Roman"/>
                <w:color w:val="FFFFFF"/>
                <w:szCs w:val="20"/>
                <w:rPrChange w:id="9627" w:author="Arthur de Catheu" w:date="2014-06-20T17:08:00Z">
                  <w:rPr>
                    <w:rFonts w:eastAsia="Times New Roman" w:cs="Times New Roman"/>
                    <w:color w:val="FFFFFF"/>
                    <w:szCs w:val="20"/>
                  </w:rPr>
                </w:rPrChange>
              </w:rPr>
              <w:t>Validation du Comité d'Investissement</w:t>
            </w:r>
          </w:p>
        </w:tc>
        <w:tc>
          <w:tcPr>
            <w:tcW w:w="399" w:type="dxa"/>
            <w:tcBorders>
              <w:top w:val="nil"/>
              <w:left w:val="nil"/>
              <w:bottom w:val="single" w:sz="4" w:space="0" w:color="auto"/>
              <w:right w:val="single" w:sz="4" w:space="0" w:color="auto"/>
            </w:tcBorders>
            <w:shd w:val="clear" w:color="auto" w:fill="auto"/>
            <w:noWrap/>
            <w:vAlign w:val="bottom"/>
            <w:hideMark/>
          </w:tcPr>
          <w:p w14:paraId="251F589D" w14:textId="77777777" w:rsidR="00C2509B" w:rsidRPr="00935764" w:rsidRDefault="00C2509B" w:rsidP="00ED5BD4">
            <w:pPr>
              <w:jc w:val="center"/>
              <w:rPr>
                <w:rFonts w:ascii="Helvetica Neue Light" w:eastAsia="Times New Roman" w:hAnsi="Helvetica Neue Light" w:cs="Times New Roman"/>
                <w:color w:val="000000"/>
                <w:szCs w:val="20"/>
                <w:rPrChange w:id="962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29" w:author="Arthur de Catheu" w:date="2014-06-20T17:08:00Z">
                  <w:rPr>
                    <w:rFonts w:eastAsia="Times New Roman" w:cs="Times New Roman"/>
                    <w:color w:val="000000"/>
                    <w:szCs w:val="20"/>
                  </w:rPr>
                </w:rPrChange>
              </w:rPr>
              <w:t>M</w:t>
            </w:r>
          </w:p>
        </w:tc>
        <w:tc>
          <w:tcPr>
            <w:tcW w:w="1074" w:type="dxa"/>
            <w:tcBorders>
              <w:top w:val="nil"/>
              <w:left w:val="nil"/>
              <w:bottom w:val="single" w:sz="4" w:space="0" w:color="auto"/>
              <w:right w:val="single" w:sz="4" w:space="0" w:color="auto"/>
            </w:tcBorders>
            <w:shd w:val="clear" w:color="auto" w:fill="auto"/>
            <w:noWrap/>
            <w:vAlign w:val="bottom"/>
            <w:hideMark/>
          </w:tcPr>
          <w:p w14:paraId="3E973B5A" w14:textId="77777777" w:rsidR="00C2509B" w:rsidRPr="00935764" w:rsidRDefault="00C2509B" w:rsidP="00ED5BD4">
            <w:pPr>
              <w:jc w:val="left"/>
              <w:rPr>
                <w:rFonts w:ascii="Helvetica Neue Light" w:eastAsia="Times New Roman" w:hAnsi="Helvetica Neue Light" w:cs="Times New Roman"/>
                <w:color w:val="000000"/>
                <w:szCs w:val="20"/>
                <w:rPrChange w:id="963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31" w:author="Arthur de Catheu" w:date="2014-06-20T17:08:00Z">
                  <w:rPr>
                    <w:rFonts w:eastAsia="Times New Roman" w:cs="Times New Roman"/>
                    <w:color w:val="000000"/>
                    <w:szCs w:val="20"/>
                  </w:rPr>
                </w:rPrChange>
              </w:rPr>
              <w:t> </w:t>
            </w:r>
          </w:p>
        </w:tc>
        <w:tc>
          <w:tcPr>
            <w:tcW w:w="961" w:type="dxa"/>
            <w:tcBorders>
              <w:top w:val="nil"/>
              <w:left w:val="nil"/>
              <w:bottom w:val="single" w:sz="4" w:space="0" w:color="auto"/>
              <w:right w:val="single" w:sz="4" w:space="0" w:color="auto"/>
            </w:tcBorders>
            <w:shd w:val="clear" w:color="auto" w:fill="auto"/>
            <w:noWrap/>
            <w:vAlign w:val="bottom"/>
            <w:hideMark/>
          </w:tcPr>
          <w:p w14:paraId="4ACCCE00" w14:textId="77777777" w:rsidR="00C2509B" w:rsidRPr="00935764" w:rsidRDefault="00C2509B" w:rsidP="00ED5BD4">
            <w:pPr>
              <w:jc w:val="left"/>
              <w:rPr>
                <w:rFonts w:ascii="Helvetica Neue Light" w:eastAsia="Times New Roman" w:hAnsi="Helvetica Neue Light" w:cs="Times New Roman"/>
                <w:color w:val="000000"/>
                <w:szCs w:val="20"/>
                <w:rPrChange w:id="963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33" w:author="Arthur de Catheu" w:date="2014-06-20T17:08:00Z">
                  <w:rPr>
                    <w:rFonts w:eastAsia="Times New Roman" w:cs="Times New Roman"/>
                    <w:color w:val="000000"/>
                    <w:szCs w:val="20"/>
                  </w:rPr>
                </w:rPrChange>
              </w:rPr>
              <w:t> </w:t>
            </w:r>
          </w:p>
        </w:tc>
        <w:tc>
          <w:tcPr>
            <w:tcW w:w="965" w:type="dxa"/>
            <w:tcBorders>
              <w:top w:val="nil"/>
              <w:left w:val="nil"/>
              <w:bottom w:val="single" w:sz="4" w:space="0" w:color="auto"/>
              <w:right w:val="single" w:sz="4" w:space="0" w:color="auto"/>
            </w:tcBorders>
            <w:shd w:val="clear" w:color="auto" w:fill="auto"/>
            <w:noWrap/>
            <w:vAlign w:val="bottom"/>
            <w:hideMark/>
          </w:tcPr>
          <w:p w14:paraId="2E07BBD4" w14:textId="77777777" w:rsidR="00C2509B" w:rsidRPr="00935764" w:rsidRDefault="00C2509B" w:rsidP="00ED5BD4">
            <w:pPr>
              <w:jc w:val="left"/>
              <w:rPr>
                <w:rFonts w:ascii="Helvetica Neue Light" w:eastAsia="Times New Roman" w:hAnsi="Helvetica Neue Light" w:cs="Times New Roman"/>
                <w:color w:val="000000"/>
                <w:szCs w:val="20"/>
                <w:rPrChange w:id="963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35"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000000" w:fill="1F497D"/>
            <w:noWrap/>
            <w:vAlign w:val="bottom"/>
            <w:hideMark/>
          </w:tcPr>
          <w:p w14:paraId="79BD8815" w14:textId="77777777" w:rsidR="00C2509B" w:rsidRPr="00935764" w:rsidRDefault="00C2509B" w:rsidP="00ED5BD4">
            <w:pPr>
              <w:jc w:val="center"/>
              <w:rPr>
                <w:rFonts w:ascii="Helvetica Neue Light" w:eastAsia="Times New Roman" w:hAnsi="Helvetica Neue Light" w:cs="Times New Roman"/>
                <w:color w:val="FFFFFF"/>
                <w:szCs w:val="20"/>
                <w:rPrChange w:id="9636" w:author="Arthur de Catheu" w:date="2014-06-20T17:08:00Z">
                  <w:rPr>
                    <w:rFonts w:eastAsia="Times New Roman" w:cs="Times New Roman"/>
                    <w:color w:val="FFFFFF"/>
                    <w:szCs w:val="20"/>
                  </w:rPr>
                </w:rPrChange>
              </w:rPr>
            </w:pPr>
            <w:r w:rsidRPr="00935764">
              <w:rPr>
                <w:rFonts w:ascii="Helvetica Neue Light" w:eastAsia="Times New Roman" w:hAnsi="Helvetica Neue Light" w:cs="Times New Roman"/>
                <w:color w:val="FFFFFF"/>
                <w:szCs w:val="20"/>
                <w:rPrChange w:id="9637" w:author="Arthur de Catheu" w:date="2014-06-20T17:08:00Z">
                  <w:rPr>
                    <w:rFonts w:eastAsia="Times New Roman" w:cs="Times New Roman"/>
                    <w:color w:val="FFFFFF"/>
                    <w:szCs w:val="20"/>
                  </w:rPr>
                </w:rPrChange>
              </w:rPr>
              <w:t>Deadline</w:t>
            </w:r>
          </w:p>
        </w:tc>
        <w:tc>
          <w:tcPr>
            <w:tcW w:w="1180" w:type="dxa"/>
            <w:tcBorders>
              <w:top w:val="nil"/>
              <w:left w:val="nil"/>
              <w:bottom w:val="single" w:sz="4" w:space="0" w:color="auto"/>
              <w:right w:val="single" w:sz="4" w:space="0" w:color="auto"/>
            </w:tcBorders>
            <w:shd w:val="clear" w:color="auto" w:fill="auto"/>
            <w:noWrap/>
            <w:vAlign w:val="bottom"/>
            <w:hideMark/>
          </w:tcPr>
          <w:p w14:paraId="771A862F" w14:textId="77777777" w:rsidR="00C2509B" w:rsidRPr="00935764" w:rsidRDefault="00C2509B" w:rsidP="00ED5BD4">
            <w:pPr>
              <w:jc w:val="left"/>
              <w:rPr>
                <w:rFonts w:ascii="Helvetica Neue Light" w:eastAsia="Times New Roman" w:hAnsi="Helvetica Neue Light" w:cs="Times New Roman"/>
                <w:color w:val="000000"/>
                <w:szCs w:val="20"/>
                <w:rPrChange w:id="963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39" w:author="Arthur de Catheu" w:date="2014-06-20T17:08:00Z">
                  <w:rPr>
                    <w:rFonts w:eastAsia="Times New Roman" w:cs="Times New Roman"/>
                    <w:color w:val="000000"/>
                    <w:szCs w:val="20"/>
                  </w:rPr>
                </w:rPrChange>
              </w:rPr>
              <w:t> </w:t>
            </w:r>
          </w:p>
        </w:tc>
      </w:tr>
      <w:tr w:rsidR="00C2509B" w:rsidRPr="00935764" w14:paraId="0FA59096" w14:textId="77777777" w:rsidTr="00C2509B">
        <w:trPr>
          <w:trHeight w:val="265"/>
        </w:trPr>
        <w:tc>
          <w:tcPr>
            <w:tcW w:w="3888" w:type="dxa"/>
            <w:tcBorders>
              <w:top w:val="nil"/>
              <w:left w:val="single" w:sz="4" w:space="0" w:color="auto"/>
              <w:bottom w:val="nil"/>
              <w:right w:val="single" w:sz="4" w:space="0" w:color="auto"/>
            </w:tcBorders>
            <w:shd w:val="clear" w:color="000000" w:fill="1F497D"/>
            <w:noWrap/>
            <w:vAlign w:val="bottom"/>
            <w:hideMark/>
          </w:tcPr>
          <w:p w14:paraId="7F43D935" w14:textId="77777777" w:rsidR="00C2509B" w:rsidRPr="00935764" w:rsidRDefault="00C2509B" w:rsidP="00ED5BD4">
            <w:pPr>
              <w:jc w:val="left"/>
              <w:rPr>
                <w:rFonts w:ascii="Helvetica Neue Light" w:eastAsia="Times New Roman" w:hAnsi="Helvetica Neue Light" w:cs="Times New Roman"/>
                <w:color w:val="FFFFFF"/>
                <w:szCs w:val="20"/>
                <w:rPrChange w:id="9640" w:author="Arthur de Catheu" w:date="2014-06-20T17:08:00Z">
                  <w:rPr>
                    <w:rFonts w:eastAsia="Times New Roman" w:cs="Times New Roman"/>
                    <w:color w:val="FFFFFF"/>
                    <w:szCs w:val="20"/>
                  </w:rPr>
                </w:rPrChange>
              </w:rPr>
            </w:pPr>
            <w:r w:rsidRPr="00935764">
              <w:rPr>
                <w:rFonts w:ascii="Helvetica Neue Light" w:eastAsia="Times New Roman" w:hAnsi="Helvetica Neue Light" w:cs="Times New Roman"/>
                <w:color w:val="FFFFFF"/>
                <w:szCs w:val="20"/>
                <w:rPrChange w:id="9641" w:author="Arthur de Catheu" w:date="2014-06-20T17:08:00Z">
                  <w:rPr>
                    <w:rFonts w:eastAsia="Times New Roman" w:cs="Times New Roman"/>
                    <w:color w:val="FFFFFF"/>
                    <w:szCs w:val="20"/>
                  </w:rPr>
                </w:rPrChange>
              </w:rPr>
              <w:t>Offre de financement validée</w:t>
            </w:r>
          </w:p>
        </w:tc>
        <w:tc>
          <w:tcPr>
            <w:tcW w:w="399" w:type="dxa"/>
            <w:tcBorders>
              <w:top w:val="nil"/>
              <w:left w:val="nil"/>
              <w:bottom w:val="nil"/>
              <w:right w:val="single" w:sz="4" w:space="0" w:color="auto"/>
            </w:tcBorders>
            <w:shd w:val="clear" w:color="auto" w:fill="auto"/>
            <w:noWrap/>
            <w:vAlign w:val="bottom"/>
            <w:hideMark/>
          </w:tcPr>
          <w:p w14:paraId="76AFB70C" w14:textId="77777777" w:rsidR="00C2509B" w:rsidRPr="00935764" w:rsidRDefault="00C2509B" w:rsidP="00ED5BD4">
            <w:pPr>
              <w:jc w:val="center"/>
              <w:rPr>
                <w:rFonts w:ascii="Helvetica Neue Light" w:eastAsia="Times New Roman" w:hAnsi="Helvetica Neue Light" w:cs="Times New Roman"/>
                <w:color w:val="000000"/>
                <w:szCs w:val="20"/>
                <w:rPrChange w:id="964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43" w:author="Arthur de Catheu" w:date="2014-06-20T17:08:00Z">
                  <w:rPr>
                    <w:rFonts w:eastAsia="Times New Roman" w:cs="Times New Roman"/>
                    <w:color w:val="000000"/>
                    <w:szCs w:val="20"/>
                  </w:rPr>
                </w:rPrChange>
              </w:rPr>
              <w:t>A</w:t>
            </w:r>
          </w:p>
        </w:tc>
        <w:tc>
          <w:tcPr>
            <w:tcW w:w="1074" w:type="dxa"/>
            <w:tcBorders>
              <w:top w:val="nil"/>
              <w:left w:val="nil"/>
              <w:bottom w:val="nil"/>
              <w:right w:val="single" w:sz="4" w:space="0" w:color="auto"/>
            </w:tcBorders>
            <w:shd w:val="clear" w:color="auto" w:fill="auto"/>
            <w:noWrap/>
            <w:vAlign w:val="bottom"/>
            <w:hideMark/>
          </w:tcPr>
          <w:p w14:paraId="4E0E2E4F" w14:textId="77777777" w:rsidR="00C2509B" w:rsidRPr="00935764" w:rsidRDefault="00C2509B" w:rsidP="00ED5BD4">
            <w:pPr>
              <w:jc w:val="left"/>
              <w:rPr>
                <w:rFonts w:ascii="Helvetica Neue Light" w:eastAsia="Times New Roman" w:hAnsi="Helvetica Neue Light" w:cs="Times New Roman"/>
                <w:color w:val="000000"/>
                <w:szCs w:val="20"/>
                <w:rPrChange w:id="964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45" w:author="Arthur de Catheu" w:date="2014-06-20T17:08:00Z">
                  <w:rPr>
                    <w:rFonts w:eastAsia="Times New Roman" w:cs="Times New Roman"/>
                    <w:color w:val="000000"/>
                    <w:szCs w:val="20"/>
                  </w:rPr>
                </w:rPrChange>
              </w:rPr>
              <w:t> </w:t>
            </w:r>
          </w:p>
        </w:tc>
        <w:tc>
          <w:tcPr>
            <w:tcW w:w="961" w:type="dxa"/>
            <w:tcBorders>
              <w:top w:val="nil"/>
              <w:left w:val="nil"/>
              <w:bottom w:val="nil"/>
              <w:right w:val="single" w:sz="4" w:space="0" w:color="auto"/>
            </w:tcBorders>
            <w:shd w:val="clear" w:color="auto" w:fill="auto"/>
            <w:noWrap/>
            <w:vAlign w:val="bottom"/>
            <w:hideMark/>
          </w:tcPr>
          <w:p w14:paraId="11137CB8" w14:textId="77777777" w:rsidR="00C2509B" w:rsidRPr="00935764" w:rsidRDefault="00C2509B" w:rsidP="00ED5BD4">
            <w:pPr>
              <w:jc w:val="left"/>
              <w:rPr>
                <w:rFonts w:ascii="Helvetica Neue Light" w:eastAsia="Times New Roman" w:hAnsi="Helvetica Neue Light" w:cs="Times New Roman"/>
                <w:color w:val="000000"/>
                <w:szCs w:val="20"/>
                <w:rPrChange w:id="9646"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47" w:author="Arthur de Catheu" w:date="2014-06-20T17:08:00Z">
                  <w:rPr>
                    <w:rFonts w:eastAsia="Times New Roman" w:cs="Times New Roman"/>
                    <w:color w:val="000000"/>
                    <w:szCs w:val="20"/>
                  </w:rPr>
                </w:rPrChange>
              </w:rPr>
              <w:t> </w:t>
            </w:r>
          </w:p>
        </w:tc>
        <w:tc>
          <w:tcPr>
            <w:tcW w:w="965" w:type="dxa"/>
            <w:tcBorders>
              <w:top w:val="nil"/>
              <w:left w:val="nil"/>
              <w:bottom w:val="nil"/>
              <w:right w:val="single" w:sz="4" w:space="0" w:color="auto"/>
            </w:tcBorders>
            <w:shd w:val="clear" w:color="auto" w:fill="auto"/>
            <w:noWrap/>
            <w:vAlign w:val="bottom"/>
            <w:hideMark/>
          </w:tcPr>
          <w:p w14:paraId="33A46786" w14:textId="77777777" w:rsidR="00C2509B" w:rsidRPr="00935764" w:rsidRDefault="00C2509B" w:rsidP="00ED5BD4">
            <w:pPr>
              <w:jc w:val="left"/>
              <w:rPr>
                <w:rFonts w:ascii="Helvetica Neue Light" w:eastAsia="Times New Roman" w:hAnsi="Helvetica Neue Light" w:cs="Times New Roman"/>
                <w:color w:val="000000"/>
                <w:szCs w:val="20"/>
                <w:rPrChange w:id="964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49" w:author="Arthur de Catheu" w:date="2014-06-20T17:08:00Z">
                  <w:rPr>
                    <w:rFonts w:eastAsia="Times New Roman" w:cs="Times New Roman"/>
                    <w:color w:val="000000"/>
                    <w:szCs w:val="20"/>
                  </w:rPr>
                </w:rPrChange>
              </w:rPr>
              <w:t> </w:t>
            </w:r>
          </w:p>
        </w:tc>
        <w:tc>
          <w:tcPr>
            <w:tcW w:w="1732" w:type="dxa"/>
            <w:tcBorders>
              <w:top w:val="nil"/>
              <w:left w:val="nil"/>
              <w:bottom w:val="single" w:sz="4" w:space="0" w:color="auto"/>
              <w:right w:val="single" w:sz="4" w:space="0" w:color="auto"/>
            </w:tcBorders>
            <w:shd w:val="clear" w:color="auto" w:fill="auto"/>
            <w:noWrap/>
            <w:vAlign w:val="bottom"/>
            <w:hideMark/>
          </w:tcPr>
          <w:p w14:paraId="452460DD" w14:textId="77777777" w:rsidR="00C2509B" w:rsidRPr="00935764" w:rsidRDefault="00C2509B" w:rsidP="00ED5BD4">
            <w:pPr>
              <w:jc w:val="left"/>
              <w:rPr>
                <w:rFonts w:ascii="Helvetica Neue Light" w:eastAsia="Times New Roman" w:hAnsi="Helvetica Neue Light" w:cs="Times New Roman"/>
                <w:color w:val="000000"/>
                <w:szCs w:val="20"/>
                <w:rPrChange w:id="965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51" w:author="Arthur de Catheu" w:date="2014-06-20T17:08:00Z">
                  <w:rPr>
                    <w:rFonts w:eastAsia="Times New Roman" w:cs="Times New Roman"/>
                    <w:color w:val="000000"/>
                    <w:szCs w:val="20"/>
                  </w:rPr>
                </w:rPrChange>
              </w:rPr>
              <w:t> </w:t>
            </w:r>
          </w:p>
        </w:tc>
        <w:tc>
          <w:tcPr>
            <w:tcW w:w="1180" w:type="dxa"/>
            <w:tcBorders>
              <w:top w:val="nil"/>
              <w:left w:val="nil"/>
              <w:bottom w:val="single" w:sz="4" w:space="0" w:color="auto"/>
              <w:right w:val="single" w:sz="4" w:space="0" w:color="auto"/>
            </w:tcBorders>
            <w:shd w:val="clear" w:color="000000" w:fill="1F497D"/>
            <w:noWrap/>
            <w:vAlign w:val="bottom"/>
            <w:hideMark/>
          </w:tcPr>
          <w:p w14:paraId="1FA4C851" w14:textId="77777777" w:rsidR="00C2509B" w:rsidRPr="00935764" w:rsidRDefault="00C2509B" w:rsidP="00ED5BD4">
            <w:pPr>
              <w:jc w:val="center"/>
              <w:rPr>
                <w:rFonts w:ascii="Helvetica Neue Light" w:eastAsia="Times New Roman" w:hAnsi="Helvetica Neue Light" w:cs="Times New Roman"/>
                <w:color w:val="FFFFFF"/>
                <w:szCs w:val="20"/>
                <w:rPrChange w:id="9652" w:author="Arthur de Catheu" w:date="2014-06-20T17:08:00Z">
                  <w:rPr>
                    <w:rFonts w:eastAsia="Times New Roman" w:cs="Times New Roman"/>
                    <w:color w:val="FFFFFF"/>
                    <w:szCs w:val="20"/>
                  </w:rPr>
                </w:rPrChange>
              </w:rPr>
            </w:pPr>
            <w:r w:rsidRPr="00935764">
              <w:rPr>
                <w:rFonts w:ascii="Helvetica Neue Light" w:eastAsia="Times New Roman" w:hAnsi="Helvetica Neue Light" w:cs="Times New Roman"/>
                <w:color w:val="FFFFFF"/>
                <w:szCs w:val="20"/>
                <w:rPrChange w:id="9653" w:author="Arthur de Catheu" w:date="2014-06-20T17:08:00Z">
                  <w:rPr>
                    <w:rFonts w:eastAsia="Times New Roman" w:cs="Times New Roman"/>
                    <w:color w:val="FFFFFF"/>
                    <w:szCs w:val="20"/>
                  </w:rPr>
                </w:rPrChange>
              </w:rPr>
              <w:t>Deadline</w:t>
            </w:r>
          </w:p>
        </w:tc>
      </w:tr>
    </w:tbl>
    <w:p w14:paraId="1C99E1E1" w14:textId="77777777" w:rsidR="00ED5BD4" w:rsidRPr="00935764" w:rsidRDefault="00ED5BD4">
      <w:pPr>
        <w:jc w:val="left"/>
        <w:rPr>
          <w:rFonts w:ascii="Helvetica Neue Light" w:hAnsi="Helvetica Neue Light"/>
          <w:highlight w:val="yellow"/>
          <w:rPrChange w:id="9654" w:author="Arthur de Catheu" w:date="2014-06-20T17:08:00Z">
            <w:rPr>
              <w:highlight w:val="yellow"/>
            </w:rPr>
          </w:rPrChange>
        </w:rPr>
      </w:pPr>
    </w:p>
    <w:tbl>
      <w:tblPr>
        <w:tblW w:w="8630" w:type="dxa"/>
        <w:tblCellMar>
          <w:left w:w="70" w:type="dxa"/>
          <w:right w:w="70" w:type="dxa"/>
        </w:tblCellMar>
        <w:tblLook w:val="04A0" w:firstRow="1" w:lastRow="0" w:firstColumn="1" w:lastColumn="0" w:noHBand="0" w:noVBand="1"/>
      </w:tblPr>
      <w:tblGrid>
        <w:gridCol w:w="3966"/>
        <w:gridCol w:w="336"/>
        <w:gridCol w:w="1017"/>
        <w:gridCol w:w="1349"/>
        <w:gridCol w:w="1131"/>
        <w:gridCol w:w="1256"/>
      </w:tblGrid>
      <w:tr w:rsidR="00C2509B" w:rsidRPr="00935764" w14:paraId="2BEA9AAC" w14:textId="77777777" w:rsidTr="008774CE">
        <w:trPr>
          <w:trHeight w:val="578"/>
        </w:trPr>
        <w:tc>
          <w:tcPr>
            <w:tcW w:w="3966" w:type="dxa"/>
            <w:tcBorders>
              <w:top w:val="single" w:sz="4" w:space="0" w:color="auto"/>
              <w:left w:val="single" w:sz="4" w:space="0" w:color="auto"/>
              <w:bottom w:val="nil"/>
              <w:right w:val="single" w:sz="4" w:space="0" w:color="auto"/>
            </w:tcBorders>
            <w:shd w:val="clear" w:color="auto" w:fill="auto"/>
            <w:vAlign w:val="center"/>
            <w:hideMark/>
          </w:tcPr>
          <w:p w14:paraId="661C44DE" w14:textId="77777777" w:rsidR="00C2509B" w:rsidRPr="00935764" w:rsidRDefault="00C2509B" w:rsidP="00ED5BD4">
            <w:pPr>
              <w:jc w:val="center"/>
              <w:rPr>
                <w:rFonts w:ascii="Helvetica Neue Light" w:eastAsia="Times New Roman" w:hAnsi="Helvetica Neue Light" w:cs="Times New Roman"/>
                <w:b/>
                <w:bCs/>
                <w:szCs w:val="20"/>
                <w:rPrChange w:id="9655" w:author="Arthur de Catheu" w:date="2014-06-20T17:08:00Z">
                  <w:rPr>
                    <w:rFonts w:eastAsia="Times New Roman" w:cs="Times New Roman"/>
                    <w:b/>
                    <w:bCs/>
                    <w:szCs w:val="20"/>
                  </w:rPr>
                </w:rPrChange>
              </w:rPr>
            </w:pPr>
            <w:r w:rsidRPr="00935764">
              <w:rPr>
                <w:rFonts w:ascii="Helvetica Neue Light" w:eastAsia="Times New Roman" w:hAnsi="Helvetica Neue Light" w:cs="Times New Roman"/>
                <w:b/>
                <w:bCs/>
                <w:szCs w:val="20"/>
                <w:rPrChange w:id="9656" w:author="Arthur de Catheu" w:date="2014-06-20T17:08:00Z">
                  <w:rPr>
                    <w:rFonts w:eastAsia="Times New Roman" w:cs="Times New Roman"/>
                    <w:b/>
                    <w:bCs/>
                    <w:szCs w:val="20"/>
                  </w:rPr>
                </w:rPrChange>
              </w:rPr>
              <w:t>Offre de financement</w:t>
            </w:r>
          </w:p>
        </w:tc>
        <w:tc>
          <w:tcPr>
            <w:tcW w:w="311" w:type="dxa"/>
            <w:tcBorders>
              <w:top w:val="single" w:sz="4" w:space="0" w:color="auto"/>
              <w:left w:val="nil"/>
              <w:bottom w:val="nil"/>
              <w:right w:val="single" w:sz="4" w:space="0" w:color="auto"/>
            </w:tcBorders>
            <w:shd w:val="clear" w:color="auto" w:fill="auto"/>
            <w:vAlign w:val="bottom"/>
            <w:hideMark/>
          </w:tcPr>
          <w:p w14:paraId="1C157BED" w14:textId="77777777" w:rsidR="00C2509B" w:rsidRPr="00935764" w:rsidRDefault="00C2509B" w:rsidP="00ED5BD4">
            <w:pPr>
              <w:jc w:val="center"/>
              <w:rPr>
                <w:rFonts w:ascii="Helvetica Neue Light" w:eastAsia="Times New Roman" w:hAnsi="Helvetica Neue Light" w:cs="Times New Roman"/>
                <w:szCs w:val="20"/>
                <w:rPrChange w:id="9657"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658" w:author="Arthur de Catheu" w:date="2014-06-20T17:08:00Z">
                  <w:rPr>
                    <w:rFonts w:eastAsia="Times New Roman" w:cs="Times New Roman"/>
                    <w:szCs w:val="20"/>
                  </w:rPr>
                </w:rPrChange>
              </w:rPr>
              <w:t> </w:t>
            </w:r>
          </w:p>
        </w:tc>
        <w:tc>
          <w:tcPr>
            <w:tcW w:w="1017" w:type="dxa"/>
            <w:tcBorders>
              <w:top w:val="single" w:sz="4" w:space="0" w:color="auto"/>
              <w:left w:val="nil"/>
              <w:bottom w:val="nil"/>
              <w:right w:val="single" w:sz="4" w:space="0" w:color="auto"/>
            </w:tcBorders>
            <w:shd w:val="clear" w:color="auto" w:fill="auto"/>
            <w:vAlign w:val="center"/>
            <w:hideMark/>
          </w:tcPr>
          <w:p w14:paraId="7F3FF70E" w14:textId="77777777" w:rsidR="00C2509B" w:rsidRPr="00935764" w:rsidRDefault="00C2509B" w:rsidP="00ED5BD4">
            <w:pPr>
              <w:jc w:val="center"/>
              <w:rPr>
                <w:rFonts w:ascii="Helvetica Neue Light" w:eastAsia="Times New Roman" w:hAnsi="Helvetica Neue Light" w:cs="Times New Roman"/>
                <w:b/>
                <w:bCs/>
                <w:szCs w:val="20"/>
                <w:rPrChange w:id="9659" w:author="Arthur de Catheu" w:date="2014-06-20T17:08:00Z">
                  <w:rPr>
                    <w:rFonts w:eastAsia="Times New Roman" w:cs="Times New Roman"/>
                    <w:b/>
                    <w:bCs/>
                    <w:szCs w:val="20"/>
                  </w:rPr>
                </w:rPrChange>
              </w:rPr>
            </w:pPr>
            <w:r w:rsidRPr="00935764">
              <w:rPr>
                <w:rFonts w:ascii="Helvetica Neue Light" w:eastAsia="Times New Roman" w:hAnsi="Helvetica Neue Light" w:cs="Times New Roman"/>
                <w:b/>
                <w:bCs/>
                <w:szCs w:val="20"/>
                <w:rPrChange w:id="9660" w:author="Arthur de Catheu" w:date="2014-06-20T17:08:00Z">
                  <w:rPr>
                    <w:rFonts w:eastAsia="Times New Roman" w:cs="Times New Roman"/>
                    <w:b/>
                    <w:bCs/>
                    <w:szCs w:val="20"/>
                  </w:rPr>
                </w:rPrChange>
              </w:rPr>
              <w:t>Offre</w:t>
            </w:r>
          </w:p>
        </w:tc>
        <w:tc>
          <w:tcPr>
            <w:tcW w:w="1138" w:type="dxa"/>
            <w:tcBorders>
              <w:top w:val="single" w:sz="4" w:space="0" w:color="auto"/>
              <w:left w:val="nil"/>
              <w:bottom w:val="nil"/>
              <w:right w:val="single" w:sz="4" w:space="0" w:color="auto"/>
            </w:tcBorders>
            <w:shd w:val="clear" w:color="auto" w:fill="auto"/>
            <w:vAlign w:val="center"/>
            <w:hideMark/>
          </w:tcPr>
          <w:p w14:paraId="53F5CA9F" w14:textId="77777777" w:rsidR="00C2509B" w:rsidRPr="00935764" w:rsidRDefault="00C2509B" w:rsidP="00ED5BD4">
            <w:pPr>
              <w:jc w:val="center"/>
              <w:rPr>
                <w:rFonts w:ascii="Helvetica Neue Light" w:eastAsia="Times New Roman" w:hAnsi="Helvetica Neue Light" w:cs="Times New Roman"/>
                <w:b/>
                <w:bCs/>
                <w:szCs w:val="20"/>
                <w:rPrChange w:id="9661" w:author="Arthur de Catheu" w:date="2014-06-20T17:08:00Z">
                  <w:rPr>
                    <w:rFonts w:eastAsia="Times New Roman" w:cs="Times New Roman"/>
                    <w:b/>
                    <w:bCs/>
                    <w:szCs w:val="20"/>
                  </w:rPr>
                </w:rPrChange>
              </w:rPr>
            </w:pPr>
            <w:r w:rsidRPr="00935764">
              <w:rPr>
                <w:rFonts w:ascii="Helvetica Neue Light" w:eastAsia="Times New Roman" w:hAnsi="Helvetica Neue Light" w:cs="Times New Roman"/>
                <w:b/>
                <w:bCs/>
                <w:szCs w:val="20"/>
                <w:rPrChange w:id="9662" w:author="Arthur de Catheu" w:date="2014-06-20T17:08:00Z">
                  <w:rPr>
                    <w:rFonts w:eastAsia="Times New Roman" w:cs="Times New Roman"/>
                    <w:b/>
                    <w:bCs/>
                    <w:szCs w:val="20"/>
                  </w:rPr>
                </w:rPrChange>
              </w:rPr>
              <w:t>Acceptation de l'Offre</w:t>
            </w:r>
          </w:p>
        </w:tc>
        <w:tc>
          <w:tcPr>
            <w:tcW w:w="1131" w:type="dxa"/>
            <w:tcBorders>
              <w:top w:val="single" w:sz="4" w:space="0" w:color="auto"/>
              <w:left w:val="nil"/>
              <w:bottom w:val="nil"/>
              <w:right w:val="single" w:sz="4" w:space="0" w:color="auto"/>
            </w:tcBorders>
            <w:shd w:val="clear" w:color="auto" w:fill="auto"/>
            <w:vAlign w:val="center"/>
            <w:hideMark/>
          </w:tcPr>
          <w:p w14:paraId="176B1D64" w14:textId="77777777" w:rsidR="00C2509B" w:rsidRPr="00935764" w:rsidRDefault="00C2509B" w:rsidP="00ED5BD4">
            <w:pPr>
              <w:jc w:val="center"/>
              <w:rPr>
                <w:rFonts w:ascii="Helvetica Neue Light" w:eastAsia="Times New Roman" w:hAnsi="Helvetica Neue Light" w:cs="Times New Roman"/>
                <w:b/>
                <w:bCs/>
                <w:szCs w:val="20"/>
                <w:rPrChange w:id="9663" w:author="Arthur de Catheu" w:date="2014-06-20T17:08:00Z">
                  <w:rPr>
                    <w:rFonts w:eastAsia="Times New Roman" w:cs="Times New Roman"/>
                    <w:b/>
                    <w:bCs/>
                    <w:szCs w:val="20"/>
                  </w:rPr>
                </w:rPrChange>
              </w:rPr>
            </w:pPr>
            <w:r w:rsidRPr="00935764">
              <w:rPr>
                <w:rFonts w:ascii="Helvetica Neue Light" w:eastAsia="Times New Roman" w:hAnsi="Helvetica Neue Light" w:cs="Times New Roman"/>
                <w:b/>
                <w:bCs/>
                <w:szCs w:val="20"/>
                <w:rPrChange w:id="9664" w:author="Arthur de Catheu" w:date="2014-06-20T17:08:00Z">
                  <w:rPr>
                    <w:rFonts w:eastAsia="Times New Roman" w:cs="Times New Roman"/>
                    <w:b/>
                    <w:bCs/>
                    <w:szCs w:val="20"/>
                  </w:rPr>
                </w:rPrChange>
              </w:rPr>
              <w:t>Envoie des fichiers plats</w:t>
            </w:r>
          </w:p>
        </w:tc>
        <w:tc>
          <w:tcPr>
            <w:tcW w:w="1067" w:type="dxa"/>
            <w:tcBorders>
              <w:top w:val="single" w:sz="4" w:space="0" w:color="auto"/>
              <w:left w:val="nil"/>
              <w:bottom w:val="nil"/>
              <w:right w:val="single" w:sz="4" w:space="0" w:color="auto"/>
            </w:tcBorders>
            <w:shd w:val="clear" w:color="auto" w:fill="auto"/>
            <w:vAlign w:val="center"/>
            <w:hideMark/>
          </w:tcPr>
          <w:p w14:paraId="035340D3" w14:textId="77777777" w:rsidR="00C2509B" w:rsidRPr="00935764" w:rsidRDefault="00C2509B" w:rsidP="00ED5BD4">
            <w:pPr>
              <w:jc w:val="center"/>
              <w:rPr>
                <w:rFonts w:ascii="Helvetica Neue Light" w:eastAsia="Times New Roman" w:hAnsi="Helvetica Neue Light" w:cs="Times New Roman"/>
                <w:b/>
                <w:bCs/>
                <w:szCs w:val="20"/>
                <w:rPrChange w:id="9665" w:author="Arthur de Catheu" w:date="2014-06-20T17:08:00Z">
                  <w:rPr>
                    <w:rFonts w:eastAsia="Times New Roman" w:cs="Times New Roman"/>
                    <w:b/>
                    <w:bCs/>
                    <w:szCs w:val="20"/>
                  </w:rPr>
                </w:rPrChange>
              </w:rPr>
            </w:pPr>
            <w:r w:rsidRPr="00935764">
              <w:rPr>
                <w:rFonts w:ascii="Helvetica Neue Light" w:eastAsia="Times New Roman" w:hAnsi="Helvetica Neue Light" w:cs="Times New Roman"/>
                <w:b/>
                <w:bCs/>
                <w:szCs w:val="20"/>
                <w:rPrChange w:id="9666" w:author="Arthur de Catheu" w:date="2014-06-20T17:08:00Z">
                  <w:rPr>
                    <w:rFonts w:eastAsia="Times New Roman" w:cs="Times New Roman"/>
                    <w:b/>
                    <w:bCs/>
                    <w:szCs w:val="20"/>
                  </w:rPr>
                </w:rPrChange>
              </w:rPr>
              <w:t>Opérations bancaires</w:t>
            </w:r>
          </w:p>
        </w:tc>
      </w:tr>
      <w:tr w:rsidR="00C2509B" w:rsidRPr="00935764" w14:paraId="25DCB171" w14:textId="77777777" w:rsidTr="008774CE">
        <w:trPr>
          <w:trHeight w:val="275"/>
        </w:trPr>
        <w:tc>
          <w:tcPr>
            <w:tcW w:w="3966" w:type="dxa"/>
            <w:tcBorders>
              <w:top w:val="single" w:sz="4" w:space="0" w:color="auto"/>
              <w:left w:val="single" w:sz="4" w:space="0" w:color="auto"/>
              <w:bottom w:val="double" w:sz="6" w:space="0" w:color="auto"/>
              <w:right w:val="single" w:sz="4" w:space="0" w:color="auto"/>
            </w:tcBorders>
            <w:shd w:val="clear" w:color="000000" w:fill="D9D9D9"/>
            <w:noWrap/>
            <w:vAlign w:val="bottom"/>
            <w:hideMark/>
          </w:tcPr>
          <w:p w14:paraId="623C7EEB" w14:textId="77777777" w:rsidR="00C2509B" w:rsidRPr="00935764" w:rsidRDefault="00C2509B" w:rsidP="00ED5BD4">
            <w:pPr>
              <w:jc w:val="center"/>
              <w:rPr>
                <w:rFonts w:ascii="Helvetica Neue Light" w:eastAsia="Times New Roman" w:hAnsi="Helvetica Neue Light" w:cs="Times New Roman"/>
                <w:szCs w:val="20"/>
                <w:rPrChange w:id="9667"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668" w:author="Arthur de Catheu" w:date="2014-06-20T17:08:00Z">
                  <w:rPr>
                    <w:rFonts w:eastAsia="Times New Roman" w:cs="Times New Roman"/>
                    <w:szCs w:val="20"/>
                  </w:rPr>
                </w:rPrChange>
              </w:rPr>
              <w:t>Date de fin de période</w:t>
            </w:r>
          </w:p>
        </w:tc>
        <w:tc>
          <w:tcPr>
            <w:tcW w:w="311" w:type="dxa"/>
            <w:tcBorders>
              <w:top w:val="single" w:sz="4" w:space="0" w:color="auto"/>
              <w:left w:val="nil"/>
              <w:bottom w:val="double" w:sz="6" w:space="0" w:color="auto"/>
              <w:right w:val="single" w:sz="4" w:space="0" w:color="auto"/>
            </w:tcBorders>
            <w:shd w:val="clear" w:color="000000" w:fill="D9D9D9"/>
            <w:noWrap/>
            <w:vAlign w:val="bottom"/>
            <w:hideMark/>
          </w:tcPr>
          <w:p w14:paraId="6C8D0DA8" w14:textId="77777777" w:rsidR="00C2509B" w:rsidRPr="00935764" w:rsidRDefault="00C2509B" w:rsidP="00ED5BD4">
            <w:pPr>
              <w:jc w:val="center"/>
              <w:rPr>
                <w:rFonts w:ascii="Helvetica Neue Light" w:eastAsia="Times New Roman" w:hAnsi="Helvetica Neue Light" w:cs="Times New Roman"/>
                <w:szCs w:val="20"/>
                <w:rPrChange w:id="9669"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670" w:author="Arthur de Catheu" w:date="2014-06-20T17:08:00Z">
                  <w:rPr>
                    <w:rFonts w:eastAsia="Times New Roman" w:cs="Times New Roman"/>
                    <w:szCs w:val="20"/>
                  </w:rPr>
                </w:rPrChange>
              </w:rPr>
              <w:t> </w:t>
            </w:r>
          </w:p>
        </w:tc>
        <w:tc>
          <w:tcPr>
            <w:tcW w:w="1017" w:type="dxa"/>
            <w:tcBorders>
              <w:top w:val="single" w:sz="4" w:space="0" w:color="auto"/>
              <w:left w:val="nil"/>
              <w:bottom w:val="double" w:sz="6" w:space="0" w:color="auto"/>
              <w:right w:val="single" w:sz="4" w:space="0" w:color="auto"/>
            </w:tcBorders>
            <w:shd w:val="clear" w:color="000000" w:fill="D9D9D9"/>
            <w:noWrap/>
            <w:vAlign w:val="center"/>
            <w:hideMark/>
          </w:tcPr>
          <w:p w14:paraId="7A51C723" w14:textId="77777777" w:rsidR="00C2509B" w:rsidRPr="00935764" w:rsidRDefault="00C2509B" w:rsidP="00ED5BD4">
            <w:pPr>
              <w:jc w:val="center"/>
              <w:rPr>
                <w:rFonts w:ascii="Helvetica Neue Light" w:eastAsia="Times New Roman" w:hAnsi="Helvetica Neue Light" w:cs="Times New Roman"/>
                <w:szCs w:val="20"/>
                <w:rPrChange w:id="9671"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672" w:author="Arthur de Catheu" w:date="2014-06-20T17:08:00Z">
                  <w:rPr>
                    <w:rFonts w:eastAsia="Times New Roman" w:cs="Times New Roman"/>
                    <w:szCs w:val="20"/>
                  </w:rPr>
                </w:rPrChange>
              </w:rPr>
              <w:t>J+1 20h</w:t>
            </w:r>
          </w:p>
        </w:tc>
        <w:tc>
          <w:tcPr>
            <w:tcW w:w="1138" w:type="dxa"/>
            <w:tcBorders>
              <w:top w:val="single" w:sz="4" w:space="0" w:color="auto"/>
              <w:left w:val="nil"/>
              <w:bottom w:val="double" w:sz="6" w:space="0" w:color="auto"/>
              <w:right w:val="single" w:sz="4" w:space="0" w:color="auto"/>
            </w:tcBorders>
            <w:shd w:val="clear" w:color="000000" w:fill="D9D9D9"/>
            <w:noWrap/>
            <w:vAlign w:val="bottom"/>
            <w:hideMark/>
          </w:tcPr>
          <w:p w14:paraId="2E517324" w14:textId="77777777" w:rsidR="00C2509B" w:rsidRPr="00935764" w:rsidRDefault="00C2509B" w:rsidP="00ED5BD4">
            <w:pPr>
              <w:jc w:val="center"/>
              <w:rPr>
                <w:rFonts w:ascii="Helvetica Neue Light" w:eastAsia="Times New Roman" w:hAnsi="Helvetica Neue Light" w:cs="Times New Roman"/>
                <w:szCs w:val="20"/>
                <w:rPrChange w:id="9673"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674" w:author="Arthur de Catheu" w:date="2014-06-20T17:08:00Z">
                  <w:rPr>
                    <w:rFonts w:eastAsia="Times New Roman" w:cs="Times New Roman"/>
                    <w:szCs w:val="20"/>
                  </w:rPr>
                </w:rPrChange>
              </w:rPr>
              <w:t>J+2 20h</w:t>
            </w:r>
          </w:p>
        </w:tc>
        <w:tc>
          <w:tcPr>
            <w:tcW w:w="1131" w:type="dxa"/>
            <w:tcBorders>
              <w:top w:val="single" w:sz="4" w:space="0" w:color="auto"/>
              <w:left w:val="nil"/>
              <w:bottom w:val="double" w:sz="6" w:space="0" w:color="auto"/>
              <w:right w:val="single" w:sz="4" w:space="0" w:color="auto"/>
            </w:tcBorders>
            <w:shd w:val="clear" w:color="000000" w:fill="D9D9D9"/>
            <w:noWrap/>
            <w:vAlign w:val="bottom"/>
            <w:hideMark/>
          </w:tcPr>
          <w:p w14:paraId="05BAF570" w14:textId="77777777" w:rsidR="00C2509B" w:rsidRPr="00935764" w:rsidRDefault="00C2509B" w:rsidP="00ED5BD4">
            <w:pPr>
              <w:jc w:val="center"/>
              <w:rPr>
                <w:rFonts w:ascii="Helvetica Neue Light" w:eastAsia="Times New Roman" w:hAnsi="Helvetica Neue Light" w:cs="Times New Roman"/>
                <w:szCs w:val="20"/>
                <w:rPrChange w:id="9675"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676" w:author="Arthur de Catheu" w:date="2014-06-20T17:08:00Z">
                  <w:rPr>
                    <w:rFonts w:eastAsia="Times New Roman" w:cs="Times New Roman"/>
                    <w:szCs w:val="20"/>
                  </w:rPr>
                </w:rPrChange>
              </w:rPr>
              <w:t>J+2 21h</w:t>
            </w:r>
          </w:p>
        </w:tc>
        <w:tc>
          <w:tcPr>
            <w:tcW w:w="1067" w:type="dxa"/>
            <w:tcBorders>
              <w:top w:val="single" w:sz="4" w:space="0" w:color="auto"/>
              <w:left w:val="nil"/>
              <w:bottom w:val="double" w:sz="6" w:space="0" w:color="auto"/>
              <w:right w:val="single" w:sz="4" w:space="0" w:color="auto"/>
            </w:tcBorders>
            <w:shd w:val="clear" w:color="000000" w:fill="D9D9D9"/>
            <w:noWrap/>
            <w:vAlign w:val="bottom"/>
            <w:hideMark/>
          </w:tcPr>
          <w:p w14:paraId="7066767E" w14:textId="77777777" w:rsidR="00C2509B" w:rsidRPr="00935764" w:rsidRDefault="00C2509B" w:rsidP="00ED5BD4">
            <w:pPr>
              <w:jc w:val="center"/>
              <w:rPr>
                <w:rFonts w:ascii="Helvetica Neue Light" w:eastAsia="Times New Roman" w:hAnsi="Helvetica Neue Light" w:cs="Times New Roman"/>
                <w:szCs w:val="20"/>
                <w:rPrChange w:id="9677" w:author="Arthur de Catheu" w:date="2014-06-20T17:08:00Z">
                  <w:rPr>
                    <w:rFonts w:eastAsia="Times New Roman" w:cs="Times New Roman"/>
                    <w:szCs w:val="20"/>
                  </w:rPr>
                </w:rPrChange>
              </w:rPr>
            </w:pPr>
            <w:r w:rsidRPr="00935764">
              <w:rPr>
                <w:rFonts w:ascii="Helvetica Neue Light" w:eastAsia="Times New Roman" w:hAnsi="Helvetica Neue Light" w:cs="Times New Roman"/>
                <w:szCs w:val="20"/>
                <w:rPrChange w:id="9678" w:author="Arthur de Catheu" w:date="2014-06-20T17:08:00Z">
                  <w:rPr>
                    <w:rFonts w:eastAsia="Times New Roman" w:cs="Times New Roman"/>
                    <w:szCs w:val="20"/>
                  </w:rPr>
                </w:rPrChange>
              </w:rPr>
              <w:t>J+3 14h</w:t>
            </w:r>
          </w:p>
        </w:tc>
      </w:tr>
      <w:tr w:rsidR="00C2509B" w:rsidRPr="00935764" w14:paraId="5F069933" w14:textId="77777777" w:rsidTr="008774CE">
        <w:trPr>
          <w:trHeight w:val="275"/>
        </w:trPr>
        <w:tc>
          <w:tcPr>
            <w:tcW w:w="3966"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14:paraId="1E9004A9" w14:textId="77777777" w:rsidR="00C2509B" w:rsidRPr="00935764" w:rsidRDefault="00C2509B" w:rsidP="00ED5BD4">
            <w:pPr>
              <w:jc w:val="left"/>
              <w:rPr>
                <w:rFonts w:ascii="Helvetica Neue Light" w:eastAsia="Times New Roman" w:hAnsi="Helvetica Neue Light" w:cs="Times New Roman"/>
                <w:color w:val="FFFFFF"/>
                <w:szCs w:val="20"/>
                <w:rPrChange w:id="9679" w:author="Arthur de Catheu" w:date="2014-06-20T17:08:00Z">
                  <w:rPr>
                    <w:rFonts w:eastAsia="Times New Roman" w:cs="Times New Roman"/>
                    <w:color w:val="FFFFFF"/>
                    <w:szCs w:val="20"/>
                  </w:rPr>
                </w:rPrChange>
              </w:rPr>
            </w:pPr>
            <w:r w:rsidRPr="00935764">
              <w:rPr>
                <w:rFonts w:ascii="Helvetica Neue Light" w:eastAsia="Times New Roman" w:hAnsi="Helvetica Neue Light" w:cs="Times New Roman"/>
                <w:color w:val="FFFFFF"/>
                <w:szCs w:val="20"/>
                <w:rPrChange w:id="9680" w:author="Arthur de Catheu" w:date="2014-06-20T17:08:00Z">
                  <w:rPr>
                    <w:rFonts w:eastAsia="Times New Roman" w:cs="Times New Roman"/>
                    <w:color w:val="FFFFFF"/>
                    <w:szCs w:val="20"/>
                  </w:rPr>
                </w:rPrChange>
              </w:rPr>
              <w:t>Soumission de l'Offre</w:t>
            </w:r>
          </w:p>
        </w:tc>
        <w:tc>
          <w:tcPr>
            <w:tcW w:w="311" w:type="dxa"/>
            <w:tcBorders>
              <w:top w:val="single" w:sz="4" w:space="0" w:color="auto"/>
              <w:left w:val="nil"/>
              <w:bottom w:val="single" w:sz="4" w:space="0" w:color="auto"/>
              <w:right w:val="single" w:sz="4" w:space="0" w:color="auto"/>
            </w:tcBorders>
            <w:shd w:val="clear" w:color="auto" w:fill="auto"/>
            <w:noWrap/>
            <w:vAlign w:val="bottom"/>
            <w:hideMark/>
          </w:tcPr>
          <w:p w14:paraId="6AF7EE09" w14:textId="77777777" w:rsidR="00C2509B" w:rsidRPr="00935764" w:rsidRDefault="00C2509B" w:rsidP="00ED5BD4">
            <w:pPr>
              <w:jc w:val="center"/>
              <w:rPr>
                <w:rFonts w:ascii="Helvetica Neue Light" w:eastAsia="Times New Roman" w:hAnsi="Helvetica Neue Light" w:cs="Times New Roman"/>
                <w:color w:val="000000"/>
                <w:szCs w:val="20"/>
                <w:rPrChange w:id="9681"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82" w:author="Arthur de Catheu" w:date="2014-06-20T17:08:00Z">
                  <w:rPr>
                    <w:rFonts w:eastAsia="Times New Roman" w:cs="Times New Roman"/>
                    <w:color w:val="000000"/>
                    <w:szCs w:val="20"/>
                  </w:rPr>
                </w:rPrChange>
              </w:rPr>
              <w:t>A</w:t>
            </w:r>
          </w:p>
        </w:tc>
        <w:tc>
          <w:tcPr>
            <w:tcW w:w="1017" w:type="dxa"/>
            <w:tcBorders>
              <w:top w:val="single" w:sz="4" w:space="0" w:color="auto"/>
              <w:left w:val="nil"/>
              <w:bottom w:val="single" w:sz="4" w:space="0" w:color="auto"/>
              <w:right w:val="single" w:sz="4" w:space="0" w:color="auto"/>
            </w:tcBorders>
            <w:shd w:val="clear" w:color="000000" w:fill="1F497D"/>
            <w:noWrap/>
            <w:vAlign w:val="bottom"/>
            <w:hideMark/>
          </w:tcPr>
          <w:p w14:paraId="4473BA6B" w14:textId="77777777" w:rsidR="00C2509B" w:rsidRPr="00935764" w:rsidRDefault="00C2509B" w:rsidP="00ED5BD4">
            <w:pPr>
              <w:jc w:val="left"/>
              <w:rPr>
                <w:rFonts w:ascii="Helvetica Neue Light" w:eastAsia="Times New Roman" w:hAnsi="Helvetica Neue Light" w:cs="Times New Roman"/>
                <w:color w:val="000000"/>
                <w:szCs w:val="20"/>
                <w:rPrChange w:id="9683"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84" w:author="Arthur de Catheu" w:date="2014-06-20T17:08:00Z">
                  <w:rPr>
                    <w:rFonts w:eastAsia="Times New Roman" w:cs="Times New Roman"/>
                    <w:color w:val="000000"/>
                    <w:szCs w:val="20"/>
                  </w:rPr>
                </w:rPrChange>
              </w:rPr>
              <w:t> </w:t>
            </w:r>
          </w:p>
        </w:tc>
        <w:tc>
          <w:tcPr>
            <w:tcW w:w="1138" w:type="dxa"/>
            <w:tcBorders>
              <w:top w:val="single" w:sz="4" w:space="0" w:color="auto"/>
              <w:left w:val="nil"/>
              <w:bottom w:val="single" w:sz="4" w:space="0" w:color="auto"/>
              <w:right w:val="single" w:sz="4" w:space="0" w:color="auto"/>
            </w:tcBorders>
            <w:shd w:val="clear" w:color="auto" w:fill="auto"/>
            <w:noWrap/>
            <w:vAlign w:val="bottom"/>
            <w:hideMark/>
          </w:tcPr>
          <w:p w14:paraId="26C36B1F" w14:textId="77777777" w:rsidR="00C2509B" w:rsidRPr="00935764" w:rsidRDefault="00C2509B" w:rsidP="00ED5BD4">
            <w:pPr>
              <w:jc w:val="left"/>
              <w:rPr>
                <w:rFonts w:ascii="Helvetica Neue Light" w:eastAsia="Times New Roman" w:hAnsi="Helvetica Neue Light" w:cs="Times New Roman"/>
                <w:color w:val="000000"/>
                <w:szCs w:val="20"/>
                <w:rPrChange w:id="9685"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86" w:author="Arthur de Catheu" w:date="2014-06-20T17:08:00Z">
                  <w:rPr>
                    <w:rFonts w:eastAsia="Times New Roman" w:cs="Times New Roman"/>
                    <w:color w:val="000000"/>
                    <w:szCs w:val="20"/>
                  </w:rPr>
                </w:rPrChange>
              </w:rPr>
              <w:t> </w:t>
            </w:r>
          </w:p>
        </w:tc>
        <w:tc>
          <w:tcPr>
            <w:tcW w:w="1131" w:type="dxa"/>
            <w:tcBorders>
              <w:top w:val="single" w:sz="4" w:space="0" w:color="auto"/>
              <w:left w:val="nil"/>
              <w:bottom w:val="single" w:sz="4" w:space="0" w:color="auto"/>
              <w:right w:val="single" w:sz="4" w:space="0" w:color="auto"/>
            </w:tcBorders>
            <w:shd w:val="clear" w:color="auto" w:fill="auto"/>
            <w:noWrap/>
            <w:vAlign w:val="bottom"/>
            <w:hideMark/>
          </w:tcPr>
          <w:p w14:paraId="31F14C58" w14:textId="77777777" w:rsidR="00C2509B" w:rsidRPr="00935764" w:rsidRDefault="00C2509B" w:rsidP="00ED5BD4">
            <w:pPr>
              <w:jc w:val="left"/>
              <w:rPr>
                <w:rFonts w:ascii="Helvetica Neue Light" w:eastAsia="Times New Roman" w:hAnsi="Helvetica Neue Light" w:cs="Times New Roman"/>
                <w:color w:val="000000"/>
                <w:szCs w:val="20"/>
                <w:rPrChange w:id="9687"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88" w:author="Arthur de Catheu" w:date="2014-06-20T17:08:00Z">
                  <w:rPr>
                    <w:rFonts w:eastAsia="Times New Roman" w:cs="Times New Roman"/>
                    <w:color w:val="000000"/>
                    <w:szCs w:val="20"/>
                  </w:rPr>
                </w:rPrChange>
              </w:rPr>
              <w:t> </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14:paraId="110A9BC5" w14:textId="77777777" w:rsidR="00C2509B" w:rsidRPr="00935764" w:rsidRDefault="00C2509B" w:rsidP="00ED5BD4">
            <w:pPr>
              <w:jc w:val="left"/>
              <w:rPr>
                <w:rFonts w:ascii="Helvetica Neue Light" w:eastAsia="Times New Roman" w:hAnsi="Helvetica Neue Light" w:cs="Times New Roman"/>
                <w:color w:val="000000"/>
                <w:szCs w:val="20"/>
                <w:rPrChange w:id="9689"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90" w:author="Arthur de Catheu" w:date="2014-06-20T17:08:00Z">
                  <w:rPr>
                    <w:rFonts w:eastAsia="Times New Roman" w:cs="Times New Roman"/>
                    <w:color w:val="000000"/>
                    <w:szCs w:val="20"/>
                  </w:rPr>
                </w:rPrChange>
              </w:rPr>
              <w:t> </w:t>
            </w:r>
          </w:p>
        </w:tc>
      </w:tr>
      <w:tr w:rsidR="00C2509B" w:rsidRPr="00935764" w14:paraId="1FDC2B0C" w14:textId="77777777" w:rsidTr="008774CE">
        <w:trPr>
          <w:trHeight w:val="262"/>
        </w:trPr>
        <w:tc>
          <w:tcPr>
            <w:tcW w:w="3966" w:type="dxa"/>
            <w:tcBorders>
              <w:top w:val="nil"/>
              <w:left w:val="single" w:sz="4" w:space="0" w:color="auto"/>
              <w:bottom w:val="single" w:sz="4" w:space="0" w:color="auto"/>
              <w:right w:val="single" w:sz="4" w:space="0" w:color="auto"/>
            </w:tcBorders>
            <w:shd w:val="clear" w:color="auto" w:fill="auto"/>
            <w:noWrap/>
            <w:vAlign w:val="bottom"/>
            <w:hideMark/>
          </w:tcPr>
          <w:p w14:paraId="1B30220E"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691" w:author="Arthur de Catheu" w:date="2014-06-20T17:08:00Z">
                  <w:rPr>
                    <w:rFonts w:eastAsia="Times New Roman" w:cs="Times New Roman"/>
                    <w:color w:val="000000"/>
                    <w:szCs w:val="20"/>
                  </w:rPr>
                </w:rPrChange>
              </w:rPr>
            </w:pPr>
            <w:bookmarkStart w:id="9692" w:name="_Toc390884326"/>
            <w:r w:rsidRPr="00935764">
              <w:rPr>
                <w:rFonts w:ascii="Helvetica Neue Light" w:eastAsia="Times New Roman" w:hAnsi="Helvetica Neue Light" w:cs="Times New Roman"/>
                <w:color w:val="000000"/>
                <w:szCs w:val="20"/>
                <w:rPrChange w:id="9693" w:author="Arthur de Catheu" w:date="2014-06-20T17:08:00Z">
                  <w:rPr>
                    <w:rFonts w:eastAsia="Times New Roman" w:cs="Times New Roman"/>
                    <w:color w:val="000000"/>
                    <w:szCs w:val="20"/>
                  </w:rPr>
                </w:rPrChange>
              </w:rPr>
              <w:t>Numérotation du Bordereau de Cession</w:t>
            </w:r>
            <w:bookmarkEnd w:id="9692"/>
          </w:p>
        </w:tc>
        <w:tc>
          <w:tcPr>
            <w:tcW w:w="311" w:type="dxa"/>
            <w:tcBorders>
              <w:top w:val="nil"/>
              <w:left w:val="nil"/>
              <w:bottom w:val="single" w:sz="4" w:space="0" w:color="auto"/>
              <w:right w:val="single" w:sz="4" w:space="0" w:color="auto"/>
            </w:tcBorders>
            <w:shd w:val="clear" w:color="auto" w:fill="auto"/>
            <w:noWrap/>
            <w:vAlign w:val="bottom"/>
            <w:hideMark/>
          </w:tcPr>
          <w:p w14:paraId="63EB3A3F"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694" w:author="Arthur de Catheu" w:date="2014-06-20T17:08:00Z">
                  <w:rPr>
                    <w:rFonts w:eastAsia="Times New Roman" w:cs="Times New Roman"/>
                    <w:color w:val="000000"/>
                    <w:szCs w:val="20"/>
                  </w:rPr>
                </w:rPrChange>
              </w:rPr>
            </w:pPr>
            <w:bookmarkStart w:id="9695" w:name="_Toc390884327"/>
            <w:r w:rsidRPr="00935764">
              <w:rPr>
                <w:rFonts w:ascii="Helvetica Neue Light" w:eastAsia="Times New Roman" w:hAnsi="Helvetica Neue Light" w:cs="Times New Roman"/>
                <w:color w:val="000000"/>
                <w:szCs w:val="20"/>
                <w:rPrChange w:id="9696" w:author="Arthur de Catheu" w:date="2014-06-20T17:08:00Z">
                  <w:rPr>
                    <w:rFonts w:eastAsia="Times New Roman" w:cs="Times New Roman"/>
                    <w:color w:val="000000"/>
                    <w:szCs w:val="20"/>
                  </w:rPr>
                </w:rPrChange>
              </w:rPr>
              <w:t>A</w:t>
            </w:r>
            <w:bookmarkEnd w:id="9695"/>
          </w:p>
        </w:tc>
        <w:tc>
          <w:tcPr>
            <w:tcW w:w="1017" w:type="dxa"/>
            <w:tcBorders>
              <w:top w:val="nil"/>
              <w:left w:val="nil"/>
              <w:bottom w:val="single" w:sz="4" w:space="0" w:color="auto"/>
              <w:right w:val="single" w:sz="4" w:space="0" w:color="auto"/>
            </w:tcBorders>
            <w:shd w:val="clear" w:color="auto" w:fill="auto"/>
            <w:noWrap/>
            <w:vAlign w:val="bottom"/>
            <w:hideMark/>
          </w:tcPr>
          <w:p w14:paraId="5226742D"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697"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698" w:author="Arthur de Catheu" w:date="2014-06-20T17:08:00Z">
                  <w:rPr>
                    <w:rFonts w:eastAsia="Times New Roman" w:cs="Times New Roman"/>
                    <w:color w:val="000000"/>
                    <w:szCs w:val="20"/>
                  </w:rPr>
                </w:rPrChange>
              </w:rPr>
              <w:t> </w:t>
            </w:r>
          </w:p>
        </w:tc>
        <w:tc>
          <w:tcPr>
            <w:tcW w:w="1138" w:type="dxa"/>
            <w:tcBorders>
              <w:top w:val="nil"/>
              <w:left w:val="nil"/>
              <w:bottom w:val="single" w:sz="4" w:space="0" w:color="auto"/>
              <w:right w:val="single" w:sz="4" w:space="0" w:color="auto"/>
            </w:tcBorders>
            <w:shd w:val="clear" w:color="000000" w:fill="DCE6F1"/>
            <w:noWrap/>
            <w:vAlign w:val="bottom"/>
            <w:hideMark/>
          </w:tcPr>
          <w:p w14:paraId="2843D4C4"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699"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00" w:author="Arthur de Catheu" w:date="2014-06-20T17:08:00Z">
                  <w:rPr>
                    <w:rFonts w:eastAsia="Times New Roman" w:cs="Times New Roman"/>
                    <w:color w:val="000000"/>
                    <w:szCs w:val="20"/>
                  </w:rPr>
                </w:rPrChange>
              </w:rPr>
              <w:t> </w:t>
            </w:r>
          </w:p>
        </w:tc>
        <w:tc>
          <w:tcPr>
            <w:tcW w:w="1131" w:type="dxa"/>
            <w:tcBorders>
              <w:top w:val="nil"/>
              <w:left w:val="nil"/>
              <w:bottom w:val="single" w:sz="4" w:space="0" w:color="auto"/>
              <w:right w:val="single" w:sz="4" w:space="0" w:color="auto"/>
            </w:tcBorders>
            <w:shd w:val="clear" w:color="auto" w:fill="auto"/>
            <w:noWrap/>
            <w:vAlign w:val="bottom"/>
            <w:hideMark/>
          </w:tcPr>
          <w:p w14:paraId="4D4624B1"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01"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02" w:author="Arthur de Catheu" w:date="2014-06-20T17:08:00Z">
                  <w:rPr>
                    <w:rFonts w:eastAsia="Times New Roman" w:cs="Times New Roman"/>
                    <w:color w:val="000000"/>
                    <w:szCs w:val="20"/>
                  </w:rPr>
                </w:rPrChange>
              </w:rPr>
              <w:t> </w:t>
            </w:r>
          </w:p>
        </w:tc>
        <w:tc>
          <w:tcPr>
            <w:tcW w:w="1067" w:type="dxa"/>
            <w:tcBorders>
              <w:top w:val="nil"/>
              <w:left w:val="nil"/>
              <w:bottom w:val="single" w:sz="4" w:space="0" w:color="auto"/>
              <w:right w:val="single" w:sz="4" w:space="0" w:color="auto"/>
            </w:tcBorders>
            <w:shd w:val="clear" w:color="auto" w:fill="auto"/>
            <w:noWrap/>
            <w:vAlign w:val="bottom"/>
            <w:hideMark/>
          </w:tcPr>
          <w:p w14:paraId="16FA6AB4"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03"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04" w:author="Arthur de Catheu" w:date="2014-06-20T17:08:00Z">
                  <w:rPr>
                    <w:rFonts w:eastAsia="Times New Roman" w:cs="Times New Roman"/>
                    <w:color w:val="000000"/>
                    <w:szCs w:val="20"/>
                  </w:rPr>
                </w:rPrChange>
              </w:rPr>
              <w:t> </w:t>
            </w:r>
          </w:p>
        </w:tc>
      </w:tr>
      <w:tr w:rsidR="00C2509B" w:rsidRPr="00935764" w14:paraId="424573CD" w14:textId="77777777" w:rsidTr="008774CE">
        <w:trPr>
          <w:trHeight w:val="262"/>
        </w:trPr>
        <w:tc>
          <w:tcPr>
            <w:tcW w:w="3966" w:type="dxa"/>
            <w:tcBorders>
              <w:top w:val="nil"/>
              <w:left w:val="single" w:sz="4" w:space="0" w:color="auto"/>
              <w:bottom w:val="single" w:sz="4" w:space="0" w:color="auto"/>
              <w:right w:val="single" w:sz="4" w:space="0" w:color="auto"/>
            </w:tcBorders>
            <w:shd w:val="clear" w:color="auto" w:fill="auto"/>
            <w:noWrap/>
            <w:vAlign w:val="bottom"/>
            <w:hideMark/>
          </w:tcPr>
          <w:p w14:paraId="2A264757"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05" w:author="Arthur de Catheu" w:date="2014-06-20T17:08:00Z">
                  <w:rPr>
                    <w:rFonts w:eastAsia="Times New Roman" w:cs="Times New Roman"/>
                    <w:color w:val="000000"/>
                    <w:szCs w:val="20"/>
                  </w:rPr>
                </w:rPrChange>
              </w:rPr>
            </w:pPr>
            <w:bookmarkStart w:id="9706" w:name="_Toc390884328"/>
            <w:r w:rsidRPr="00935764">
              <w:rPr>
                <w:rFonts w:ascii="Helvetica Neue Light" w:eastAsia="Times New Roman" w:hAnsi="Helvetica Neue Light" w:cs="Times New Roman"/>
                <w:color w:val="000000"/>
                <w:szCs w:val="20"/>
                <w:rPrChange w:id="9707" w:author="Arthur de Catheu" w:date="2014-06-20T17:08:00Z">
                  <w:rPr>
                    <w:rFonts w:eastAsia="Times New Roman" w:cs="Times New Roman"/>
                    <w:color w:val="000000"/>
                    <w:szCs w:val="20"/>
                  </w:rPr>
                </w:rPrChange>
              </w:rPr>
              <w:t>Signature Convention de cession et Mandat SEPA (1ère cession)</w:t>
            </w:r>
            <w:bookmarkEnd w:id="9706"/>
          </w:p>
        </w:tc>
        <w:tc>
          <w:tcPr>
            <w:tcW w:w="311" w:type="dxa"/>
            <w:tcBorders>
              <w:top w:val="nil"/>
              <w:left w:val="nil"/>
              <w:bottom w:val="single" w:sz="4" w:space="0" w:color="auto"/>
              <w:right w:val="single" w:sz="4" w:space="0" w:color="auto"/>
            </w:tcBorders>
            <w:shd w:val="clear" w:color="auto" w:fill="auto"/>
            <w:noWrap/>
            <w:vAlign w:val="bottom"/>
            <w:hideMark/>
          </w:tcPr>
          <w:p w14:paraId="1A3AF06E"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70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09" w:author="Arthur de Catheu" w:date="2014-06-20T17:08:00Z">
                  <w:rPr>
                    <w:rFonts w:eastAsia="Times New Roman" w:cs="Times New Roman"/>
                    <w:color w:val="000000"/>
                    <w:szCs w:val="20"/>
                  </w:rPr>
                </w:rPrChange>
              </w:rPr>
              <w:t> </w:t>
            </w:r>
          </w:p>
        </w:tc>
        <w:tc>
          <w:tcPr>
            <w:tcW w:w="1017" w:type="dxa"/>
            <w:tcBorders>
              <w:top w:val="nil"/>
              <w:left w:val="nil"/>
              <w:bottom w:val="single" w:sz="4" w:space="0" w:color="auto"/>
              <w:right w:val="single" w:sz="4" w:space="0" w:color="auto"/>
            </w:tcBorders>
            <w:shd w:val="clear" w:color="auto" w:fill="auto"/>
            <w:noWrap/>
            <w:vAlign w:val="bottom"/>
            <w:hideMark/>
          </w:tcPr>
          <w:p w14:paraId="622677C9"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10"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11" w:author="Arthur de Catheu" w:date="2014-06-20T17:08:00Z">
                  <w:rPr>
                    <w:rFonts w:eastAsia="Times New Roman" w:cs="Times New Roman"/>
                    <w:color w:val="000000"/>
                    <w:szCs w:val="20"/>
                  </w:rPr>
                </w:rPrChange>
              </w:rPr>
              <w:t> </w:t>
            </w:r>
          </w:p>
        </w:tc>
        <w:tc>
          <w:tcPr>
            <w:tcW w:w="1138" w:type="dxa"/>
            <w:tcBorders>
              <w:top w:val="nil"/>
              <w:left w:val="nil"/>
              <w:bottom w:val="single" w:sz="4" w:space="0" w:color="auto"/>
              <w:right w:val="single" w:sz="4" w:space="0" w:color="auto"/>
            </w:tcBorders>
            <w:shd w:val="clear" w:color="000000" w:fill="DCE6F1"/>
            <w:noWrap/>
            <w:vAlign w:val="bottom"/>
            <w:hideMark/>
          </w:tcPr>
          <w:p w14:paraId="78CE5353"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1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13" w:author="Arthur de Catheu" w:date="2014-06-20T17:08:00Z">
                  <w:rPr>
                    <w:rFonts w:eastAsia="Times New Roman" w:cs="Times New Roman"/>
                    <w:color w:val="000000"/>
                    <w:szCs w:val="20"/>
                  </w:rPr>
                </w:rPrChange>
              </w:rPr>
              <w:t> </w:t>
            </w:r>
          </w:p>
        </w:tc>
        <w:tc>
          <w:tcPr>
            <w:tcW w:w="1131" w:type="dxa"/>
            <w:tcBorders>
              <w:top w:val="nil"/>
              <w:left w:val="nil"/>
              <w:bottom w:val="single" w:sz="4" w:space="0" w:color="auto"/>
              <w:right w:val="single" w:sz="4" w:space="0" w:color="auto"/>
            </w:tcBorders>
            <w:shd w:val="clear" w:color="auto" w:fill="auto"/>
            <w:noWrap/>
            <w:vAlign w:val="bottom"/>
            <w:hideMark/>
          </w:tcPr>
          <w:p w14:paraId="1E5F9A47"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1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15" w:author="Arthur de Catheu" w:date="2014-06-20T17:08:00Z">
                  <w:rPr>
                    <w:rFonts w:eastAsia="Times New Roman" w:cs="Times New Roman"/>
                    <w:color w:val="000000"/>
                    <w:szCs w:val="20"/>
                  </w:rPr>
                </w:rPrChange>
              </w:rPr>
              <w:t> </w:t>
            </w:r>
          </w:p>
        </w:tc>
        <w:tc>
          <w:tcPr>
            <w:tcW w:w="1067" w:type="dxa"/>
            <w:tcBorders>
              <w:top w:val="nil"/>
              <w:left w:val="nil"/>
              <w:bottom w:val="single" w:sz="4" w:space="0" w:color="auto"/>
              <w:right w:val="single" w:sz="4" w:space="0" w:color="auto"/>
            </w:tcBorders>
            <w:shd w:val="clear" w:color="auto" w:fill="auto"/>
            <w:noWrap/>
            <w:vAlign w:val="bottom"/>
            <w:hideMark/>
          </w:tcPr>
          <w:p w14:paraId="54AE6AD6"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16"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17" w:author="Arthur de Catheu" w:date="2014-06-20T17:08:00Z">
                  <w:rPr>
                    <w:rFonts w:eastAsia="Times New Roman" w:cs="Times New Roman"/>
                    <w:color w:val="000000"/>
                    <w:szCs w:val="20"/>
                  </w:rPr>
                </w:rPrChange>
              </w:rPr>
              <w:t> </w:t>
            </w:r>
          </w:p>
        </w:tc>
      </w:tr>
      <w:tr w:rsidR="00C2509B" w:rsidRPr="00935764" w14:paraId="3A15E85A" w14:textId="77777777" w:rsidTr="008774CE">
        <w:trPr>
          <w:trHeight w:val="262"/>
        </w:trPr>
        <w:tc>
          <w:tcPr>
            <w:tcW w:w="3966" w:type="dxa"/>
            <w:tcBorders>
              <w:top w:val="nil"/>
              <w:left w:val="single" w:sz="4" w:space="0" w:color="auto"/>
              <w:bottom w:val="single" w:sz="4" w:space="0" w:color="auto"/>
              <w:right w:val="single" w:sz="4" w:space="0" w:color="auto"/>
            </w:tcBorders>
            <w:shd w:val="clear" w:color="auto" w:fill="auto"/>
            <w:noWrap/>
            <w:vAlign w:val="bottom"/>
            <w:hideMark/>
          </w:tcPr>
          <w:p w14:paraId="7D785410"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18" w:author="Arthur de Catheu" w:date="2014-06-20T17:08:00Z">
                  <w:rPr>
                    <w:rFonts w:eastAsia="Times New Roman" w:cs="Times New Roman"/>
                    <w:color w:val="000000"/>
                    <w:szCs w:val="20"/>
                  </w:rPr>
                </w:rPrChange>
              </w:rPr>
            </w:pPr>
            <w:bookmarkStart w:id="9719" w:name="_Toc390884329"/>
            <w:r w:rsidRPr="00935764">
              <w:rPr>
                <w:rFonts w:ascii="Helvetica Neue Light" w:eastAsia="Times New Roman" w:hAnsi="Helvetica Neue Light" w:cs="Times New Roman"/>
                <w:color w:val="000000"/>
                <w:szCs w:val="20"/>
                <w:rPrChange w:id="9720" w:author="Arthur de Catheu" w:date="2014-06-20T17:08:00Z">
                  <w:rPr>
                    <w:rFonts w:eastAsia="Times New Roman" w:cs="Times New Roman"/>
                    <w:color w:val="000000"/>
                    <w:szCs w:val="20"/>
                  </w:rPr>
                </w:rPrChange>
              </w:rPr>
              <w:t>Signature du Bordereau par le Cédant</w:t>
            </w:r>
            <w:bookmarkEnd w:id="9719"/>
          </w:p>
        </w:tc>
        <w:tc>
          <w:tcPr>
            <w:tcW w:w="311" w:type="dxa"/>
            <w:tcBorders>
              <w:top w:val="nil"/>
              <w:left w:val="nil"/>
              <w:bottom w:val="single" w:sz="4" w:space="0" w:color="auto"/>
              <w:right w:val="single" w:sz="4" w:space="0" w:color="auto"/>
            </w:tcBorders>
            <w:shd w:val="clear" w:color="auto" w:fill="auto"/>
            <w:noWrap/>
            <w:vAlign w:val="bottom"/>
            <w:hideMark/>
          </w:tcPr>
          <w:p w14:paraId="3EB1C857"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721" w:author="Arthur de Catheu" w:date="2014-06-20T17:08:00Z">
                  <w:rPr>
                    <w:rFonts w:eastAsia="Times New Roman" w:cs="Times New Roman"/>
                    <w:color w:val="000000"/>
                    <w:szCs w:val="20"/>
                  </w:rPr>
                </w:rPrChange>
              </w:rPr>
            </w:pPr>
            <w:bookmarkStart w:id="9722" w:name="_Toc390884330"/>
            <w:r w:rsidRPr="00935764">
              <w:rPr>
                <w:rFonts w:ascii="Helvetica Neue Light" w:eastAsia="Times New Roman" w:hAnsi="Helvetica Neue Light" w:cs="Times New Roman"/>
                <w:color w:val="000000"/>
                <w:szCs w:val="20"/>
                <w:rPrChange w:id="9723" w:author="Arthur de Catheu" w:date="2014-06-20T17:08:00Z">
                  <w:rPr>
                    <w:rFonts w:eastAsia="Times New Roman" w:cs="Times New Roman"/>
                    <w:color w:val="000000"/>
                    <w:szCs w:val="20"/>
                  </w:rPr>
                </w:rPrChange>
              </w:rPr>
              <w:t>M</w:t>
            </w:r>
            <w:bookmarkEnd w:id="9722"/>
          </w:p>
        </w:tc>
        <w:tc>
          <w:tcPr>
            <w:tcW w:w="1017" w:type="dxa"/>
            <w:tcBorders>
              <w:top w:val="nil"/>
              <w:left w:val="nil"/>
              <w:bottom w:val="single" w:sz="4" w:space="0" w:color="auto"/>
              <w:right w:val="single" w:sz="4" w:space="0" w:color="auto"/>
            </w:tcBorders>
            <w:shd w:val="clear" w:color="auto" w:fill="auto"/>
            <w:noWrap/>
            <w:vAlign w:val="bottom"/>
            <w:hideMark/>
          </w:tcPr>
          <w:p w14:paraId="455F8BF8"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2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25" w:author="Arthur de Catheu" w:date="2014-06-20T17:08:00Z">
                  <w:rPr>
                    <w:rFonts w:eastAsia="Times New Roman" w:cs="Times New Roman"/>
                    <w:color w:val="000000"/>
                    <w:szCs w:val="20"/>
                  </w:rPr>
                </w:rPrChange>
              </w:rPr>
              <w:t> </w:t>
            </w:r>
          </w:p>
        </w:tc>
        <w:tc>
          <w:tcPr>
            <w:tcW w:w="1138" w:type="dxa"/>
            <w:tcBorders>
              <w:top w:val="nil"/>
              <w:left w:val="nil"/>
              <w:bottom w:val="single" w:sz="4" w:space="0" w:color="auto"/>
              <w:right w:val="single" w:sz="4" w:space="0" w:color="auto"/>
            </w:tcBorders>
            <w:shd w:val="clear" w:color="000000" w:fill="C0504D"/>
            <w:noWrap/>
            <w:vAlign w:val="bottom"/>
            <w:hideMark/>
          </w:tcPr>
          <w:p w14:paraId="7D89852D" w14:textId="77777777" w:rsidR="00C2509B" w:rsidRPr="00935764" w:rsidRDefault="00C2509B" w:rsidP="00ED5BD4">
            <w:pPr>
              <w:jc w:val="center"/>
              <w:outlineLvl w:val="0"/>
              <w:rPr>
                <w:rFonts w:ascii="Helvetica Neue Light" w:eastAsia="Times New Roman" w:hAnsi="Helvetica Neue Light" w:cs="Times New Roman"/>
                <w:color w:val="FFFFFF"/>
                <w:szCs w:val="20"/>
                <w:rPrChange w:id="9726" w:author="Arthur de Catheu" w:date="2014-06-20T17:08:00Z">
                  <w:rPr>
                    <w:rFonts w:eastAsia="Times New Roman" w:cs="Times New Roman"/>
                    <w:color w:val="FFFFFF"/>
                    <w:szCs w:val="20"/>
                  </w:rPr>
                </w:rPrChange>
              </w:rPr>
            </w:pPr>
            <w:bookmarkStart w:id="9727" w:name="_Toc390884331"/>
            <w:r w:rsidRPr="00935764">
              <w:rPr>
                <w:rFonts w:ascii="Helvetica Neue Light" w:eastAsia="Times New Roman" w:hAnsi="Helvetica Neue Light" w:cs="Times New Roman"/>
                <w:color w:val="FFFFFF"/>
                <w:szCs w:val="20"/>
                <w:rPrChange w:id="9728" w:author="Arthur de Catheu" w:date="2014-06-20T17:08:00Z">
                  <w:rPr>
                    <w:rFonts w:eastAsia="Times New Roman" w:cs="Times New Roman"/>
                    <w:color w:val="FFFFFF"/>
                    <w:szCs w:val="20"/>
                  </w:rPr>
                </w:rPrChange>
              </w:rPr>
              <w:t>Deadline</w:t>
            </w:r>
            <w:bookmarkEnd w:id="9727"/>
          </w:p>
        </w:tc>
        <w:tc>
          <w:tcPr>
            <w:tcW w:w="1131" w:type="dxa"/>
            <w:tcBorders>
              <w:top w:val="nil"/>
              <w:left w:val="nil"/>
              <w:bottom w:val="single" w:sz="4" w:space="0" w:color="auto"/>
              <w:right w:val="single" w:sz="4" w:space="0" w:color="auto"/>
            </w:tcBorders>
            <w:shd w:val="clear" w:color="auto" w:fill="auto"/>
            <w:noWrap/>
            <w:vAlign w:val="bottom"/>
            <w:hideMark/>
          </w:tcPr>
          <w:p w14:paraId="1FC7189E"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29"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30" w:author="Arthur de Catheu" w:date="2014-06-20T17:08:00Z">
                  <w:rPr>
                    <w:rFonts w:eastAsia="Times New Roman" w:cs="Times New Roman"/>
                    <w:color w:val="000000"/>
                    <w:szCs w:val="20"/>
                  </w:rPr>
                </w:rPrChange>
              </w:rPr>
              <w:t> </w:t>
            </w:r>
          </w:p>
        </w:tc>
        <w:tc>
          <w:tcPr>
            <w:tcW w:w="1067" w:type="dxa"/>
            <w:tcBorders>
              <w:top w:val="nil"/>
              <w:left w:val="nil"/>
              <w:bottom w:val="single" w:sz="4" w:space="0" w:color="auto"/>
              <w:right w:val="single" w:sz="4" w:space="0" w:color="auto"/>
            </w:tcBorders>
            <w:shd w:val="clear" w:color="auto" w:fill="auto"/>
            <w:noWrap/>
            <w:vAlign w:val="bottom"/>
            <w:hideMark/>
          </w:tcPr>
          <w:p w14:paraId="3408363F"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31"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32" w:author="Arthur de Catheu" w:date="2014-06-20T17:08:00Z">
                  <w:rPr>
                    <w:rFonts w:eastAsia="Times New Roman" w:cs="Times New Roman"/>
                    <w:color w:val="000000"/>
                    <w:szCs w:val="20"/>
                  </w:rPr>
                </w:rPrChange>
              </w:rPr>
              <w:t> </w:t>
            </w:r>
          </w:p>
        </w:tc>
      </w:tr>
      <w:tr w:rsidR="008774CE" w:rsidRPr="00935764" w14:paraId="39CF4B73" w14:textId="77777777" w:rsidTr="008774CE">
        <w:trPr>
          <w:trHeight w:val="262"/>
        </w:trPr>
        <w:tc>
          <w:tcPr>
            <w:tcW w:w="3966" w:type="dxa"/>
            <w:tcBorders>
              <w:top w:val="nil"/>
              <w:left w:val="single" w:sz="4" w:space="0" w:color="auto"/>
              <w:bottom w:val="single" w:sz="4" w:space="0" w:color="auto"/>
              <w:right w:val="single" w:sz="4" w:space="0" w:color="auto"/>
            </w:tcBorders>
            <w:shd w:val="clear" w:color="auto" w:fill="auto"/>
            <w:noWrap/>
            <w:vAlign w:val="bottom"/>
          </w:tcPr>
          <w:p w14:paraId="14124038" w14:textId="114A52B0" w:rsidR="008774CE" w:rsidRPr="00935764" w:rsidRDefault="008774CE" w:rsidP="00ED5BD4">
            <w:pPr>
              <w:jc w:val="left"/>
              <w:outlineLvl w:val="0"/>
              <w:rPr>
                <w:rFonts w:ascii="Helvetica Neue Light" w:eastAsia="Times New Roman" w:hAnsi="Helvetica Neue Light" w:cs="Times New Roman"/>
                <w:color w:val="000000"/>
                <w:szCs w:val="20"/>
                <w:rPrChange w:id="9733" w:author="Arthur de Catheu" w:date="2014-06-20T17:08:00Z">
                  <w:rPr>
                    <w:rFonts w:eastAsia="Times New Roman" w:cs="Times New Roman"/>
                    <w:color w:val="000000"/>
                    <w:szCs w:val="20"/>
                  </w:rPr>
                </w:rPrChange>
              </w:rPr>
            </w:pPr>
            <w:bookmarkStart w:id="9734" w:name="_Toc390884332"/>
            <w:r w:rsidRPr="00935764">
              <w:rPr>
                <w:rFonts w:ascii="Helvetica Neue Light" w:eastAsia="Times New Roman" w:hAnsi="Helvetica Neue Light" w:cs="Times New Roman"/>
                <w:color w:val="000000"/>
                <w:szCs w:val="20"/>
                <w:rPrChange w:id="9735" w:author="Arthur de Catheu" w:date="2014-06-20T17:08:00Z">
                  <w:rPr>
                    <w:rFonts w:eastAsia="Times New Roman" w:cs="Times New Roman"/>
                    <w:color w:val="000000"/>
                    <w:szCs w:val="20"/>
                  </w:rPr>
                </w:rPrChange>
              </w:rPr>
              <w:t>Demande d’agrément (EH)</w:t>
            </w:r>
            <w:bookmarkEnd w:id="9734"/>
          </w:p>
        </w:tc>
        <w:tc>
          <w:tcPr>
            <w:tcW w:w="311" w:type="dxa"/>
            <w:tcBorders>
              <w:top w:val="nil"/>
              <w:left w:val="nil"/>
              <w:bottom w:val="single" w:sz="4" w:space="0" w:color="auto"/>
              <w:right w:val="single" w:sz="4" w:space="0" w:color="auto"/>
            </w:tcBorders>
            <w:shd w:val="clear" w:color="auto" w:fill="auto"/>
            <w:noWrap/>
            <w:vAlign w:val="bottom"/>
          </w:tcPr>
          <w:p w14:paraId="1B3663D0" w14:textId="77777777" w:rsidR="008774CE" w:rsidRPr="00935764" w:rsidRDefault="008774CE" w:rsidP="00ED5BD4">
            <w:pPr>
              <w:jc w:val="center"/>
              <w:outlineLvl w:val="0"/>
              <w:rPr>
                <w:rFonts w:ascii="Helvetica Neue Light" w:eastAsia="Times New Roman" w:hAnsi="Helvetica Neue Light" w:cs="Times New Roman"/>
                <w:color w:val="000000"/>
                <w:szCs w:val="20"/>
                <w:rPrChange w:id="9736" w:author="Arthur de Catheu" w:date="2014-06-20T17:08:00Z">
                  <w:rPr>
                    <w:rFonts w:eastAsia="Times New Roman" w:cs="Times New Roman"/>
                    <w:color w:val="000000"/>
                    <w:szCs w:val="20"/>
                  </w:rPr>
                </w:rPrChange>
              </w:rPr>
            </w:pPr>
          </w:p>
        </w:tc>
        <w:tc>
          <w:tcPr>
            <w:tcW w:w="1017" w:type="dxa"/>
            <w:tcBorders>
              <w:top w:val="nil"/>
              <w:left w:val="nil"/>
              <w:bottom w:val="single" w:sz="4" w:space="0" w:color="auto"/>
              <w:right w:val="single" w:sz="4" w:space="0" w:color="auto"/>
            </w:tcBorders>
            <w:shd w:val="clear" w:color="auto" w:fill="auto"/>
            <w:noWrap/>
            <w:vAlign w:val="bottom"/>
          </w:tcPr>
          <w:p w14:paraId="109FD046" w14:textId="77777777" w:rsidR="008774CE" w:rsidRPr="00935764" w:rsidRDefault="008774CE" w:rsidP="00ED5BD4">
            <w:pPr>
              <w:jc w:val="left"/>
              <w:outlineLvl w:val="0"/>
              <w:rPr>
                <w:rFonts w:ascii="Helvetica Neue Light" w:eastAsia="Times New Roman" w:hAnsi="Helvetica Neue Light" w:cs="Times New Roman"/>
                <w:color w:val="000000"/>
                <w:szCs w:val="20"/>
                <w:rPrChange w:id="9737" w:author="Arthur de Catheu" w:date="2014-06-20T17:08:00Z">
                  <w:rPr>
                    <w:rFonts w:eastAsia="Times New Roman" w:cs="Times New Roman"/>
                    <w:color w:val="000000"/>
                    <w:szCs w:val="20"/>
                  </w:rPr>
                </w:rPrChange>
              </w:rPr>
            </w:pPr>
          </w:p>
        </w:tc>
        <w:tc>
          <w:tcPr>
            <w:tcW w:w="1138" w:type="dxa"/>
            <w:tcBorders>
              <w:top w:val="nil"/>
              <w:left w:val="nil"/>
              <w:bottom w:val="single" w:sz="4" w:space="0" w:color="auto"/>
              <w:right w:val="single" w:sz="4" w:space="0" w:color="auto"/>
            </w:tcBorders>
            <w:shd w:val="clear" w:color="000000" w:fill="DCE6F1"/>
            <w:noWrap/>
            <w:vAlign w:val="bottom"/>
          </w:tcPr>
          <w:p w14:paraId="5E05B943" w14:textId="77777777" w:rsidR="008774CE" w:rsidRPr="00935764" w:rsidRDefault="008774CE" w:rsidP="00ED5BD4">
            <w:pPr>
              <w:jc w:val="left"/>
              <w:outlineLvl w:val="0"/>
              <w:rPr>
                <w:rFonts w:ascii="Helvetica Neue Light" w:eastAsia="Times New Roman" w:hAnsi="Helvetica Neue Light" w:cs="Times New Roman"/>
                <w:color w:val="000000"/>
                <w:szCs w:val="20"/>
                <w:rPrChange w:id="9738" w:author="Arthur de Catheu" w:date="2014-06-20T17:08:00Z">
                  <w:rPr>
                    <w:rFonts w:eastAsia="Times New Roman" w:cs="Times New Roman"/>
                    <w:color w:val="000000"/>
                    <w:szCs w:val="20"/>
                  </w:rPr>
                </w:rPrChange>
              </w:rPr>
            </w:pPr>
          </w:p>
        </w:tc>
        <w:tc>
          <w:tcPr>
            <w:tcW w:w="1131" w:type="dxa"/>
            <w:tcBorders>
              <w:top w:val="nil"/>
              <w:left w:val="nil"/>
              <w:bottom w:val="single" w:sz="4" w:space="0" w:color="auto"/>
              <w:right w:val="single" w:sz="4" w:space="0" w:color="auto"/>
            </w:tcBorders>
            <w:shd w:val="clear" w:color="auto" w:fill="auto"/>
            <w:noWrap/>
            <w:vAlign w:val="bottom"/>
          </w:tcPr>
          <w:p w14:paraId="1CA12326" w14:textId="77777777" w:rsidR="008774CE" w:rsidRPr="00935764" w:rsidRDefault="008774CE" w:rsidP="00ED5BD4">
            <w:pPr>
              <w:jc w:val="left"/>
              <w:outlineLvl w:val="0"/>
              <w:rPr>
                <w:rFonts w:ascii="Helvetica Neue Light" w:eastAsia="Times New Roman" w:hAnsi="Helvetica Neue Light" w:cs="Times New Roman"/>
                <w:color w:val="000000"/>
                <w:szCs w:val="20"/>
                <w:rPrChange w:id="9739" w:author="Arthur de Catheu" w:date="2014-06-20T17:08:00Z">
                  <w:rPr>
                    <w:rFonts w:eastAsia="Times New Roman" w:cs="Times New Roman"/>
                    <w:color w:val="000000"/>
                    <w:szCs w:val="20"/>
                  </w:rPr>
                </w:rPrChange>
              </w:rPr>
            </w:pPr>
          </w:p>
        </w:tc>
        <w:tc>
          <w:tcPr>
            <w:tcW w:w="1067" w:type="dxa"/>
            <w:tcBorders>
              <w:top w:val="nil"/>
              <w:left w:val="nil"/>
              <w:bottom w:val="single" w:sz="4" w:space="0" w:color="auto"/>
              <w:right w:val="single" w:sz="4" w:space="0" w:color="auto"/>
            </w:tcBorders>
            <w:shd w:val="clear" w:color="auto" w:fill="auto"/>
            <w:noWrap/>
            <w:vAlign w:val="bottom"/>
          </w:tcPr>
          <w:p w14:paraId="6CCE1A2E" w14:textId="77777777" w:rsidR="008774CE" w:rsidRPr="00935764" w:rsidRDefault="008774CE" w:rsidP="00ED5BD4">
            <w:pPr>
              <w:jc w:val="left"/>
              <w:outlineLvl w:val="0"/>
              <w:rPr>
                <w:rFonts w:ascii="Helvetica Neue Light" w:eastAsia="Times New Roman" w:hAnsi="Helvetica Neue Light" w:cs="Times New Roman"/>
                <w:color w:val="000000"/>
                <w:szCs w:val="20"/>
                <w:rPrChange w:id="9740" w:author="Arthur de Catheu" w:date="2014-06-20T17:08:00Z">
                  <w:rPr>
                    <w:rFonts w:eastAsia="Times New Roman" w:cs="Times New Roman"/>
                    <w:color w:val="000000"/>
                    <w:szCs w:val="20"/>
                  </w:rPr>
                </w:rPrChange>
              </w:rPr>
            </w:pPr>
          </w:p>
        </w:tc>
      </w:tr>
      <w:tr w:rsidR="008774CE" w:rsidRPr="00935764" w14:paraId="1FDA91D6" w14:textId="77777777" w:rsidTr="008774CE">
        <w:trPr>
          <w:trHeight w:val="262"/>
        </w:trPr>
        <w:tc>
          <w:tcPr>
            <w:tcW w:w="3966" w:type="dxa"/>
            <w:tcBorders>
              <w:top w:val="nil"/>
              <w:left w:val="single" w:sz="4" w:space="0" w:color="auto"/>
              <w:bottom w:val="single" w:sz="4" w:space="0" w:color="auto"/>
              <w:right w:val="single" w:sz="4" w:space="0" w:color="auto"/>
            </w:tcBorders>
            <w:shd w:val="clear" w:color="auto" w:fill="auto"/>
            <w:noWrap/>
            <w:vAlign w:val="bottom"/>
          </w:tcPr>
          <w:p w14:paraId="4E67A861" w14:textId="043053F8" w:rsidR="008774CE" w:rsidRPr="00935764" w:rsidRDefault="008774CE" w:rsidP="008774CE">
            <w:pPr>
              <w:jc w:val="left"/>
              <w:outlineLvl w:val="0"/>
              <w:rPr>
                <w:rFonts w:ascii="Helvetica Neue Light" w:eastAsia="Times New Roman" w:hAnsi="Helvetica Neue Light" w:cs="Times New Roman"/>
                <w:color w:val="000000"/>
                <w:szCs w:val="20"/>
                <w:rPrChange w:id="9741" w:author="Arthur de Catheu" w:date="2014-06-20T17:08:00Z">
                  <w:rPr>
                    <w:rFonts w:eastAsia="Times New Roman" w:cs="Times New Roman"/>
                    <w:color w:val="000000"/>
                    <w:szCs w:val="20"/>
                  </w:rPr>
                </w:rPrChange>
              </w:rPr>
            </w:pPr>
            <w:bookmarkStart w:id="9742" w:name="_Toc390884333"/>
            <w:r w:rsidRPr="00935764">
              <w:rPr>
                <w:rFonts w:ascii="Helvetica Neue Light" w:eastAsia="Times New Roman" w:hAnsi="Helvetica Neue Light" w:cs="Times New Roman"/>
                <w:color w:val="000000"/>
                <w:szCs w:val="20"/>
                <w:rPrChange w:id="9743" w:author="Arthur de Catheu" w:date="2014-06-20T17:08:00Z">
                  <w:rPr>
                    <w:rFonts w:eastAsia="Times New Roman" w:cs="Times New Roman"/>
                    <w:color w:val="000000"/>
                    <w:szCs w:val="20"/>
                  </w:rPr>
                </w:rPrChange>
              </w:rPr>
              <w:t>Signature du Bordereau par Finexkap AM</w:t>
            </w:r>
            <w:bookmarkEnd w:id="9742"/>
            <w:r w:rsidRPr="00935764">
              <w:rPr>
                <w:rFonts w:ascii="Helvetica Neue Light" w:eastAsia="Times New Roman" w:hAnsi="Helvetica Neue Light" w:cs="Times New Roman"/>
                <w:color w:val="000000"/>
                <w:szCs w:val="20"/>
                <w:rPrChange w:id="9744" w:author="Arthur de Catheu" w:date="2014-06-20T17:08:00Z">
                  <w:rPr>
                    <w:rFonts w:eastAsia="Times New Roman" w:cs="Times New Roman"/>
                    <w:color w:val="000000"/>
                    <w:szCs w:val="20"/>
                  </w:rPr>
                </w:rPrChange>
              </w:rPr>
              <w:t xml:space="preserve"> </w:t>
            </w:r>
          </w:p>
        </w:tc>
        <w:tc>
          <w:tcPr>
            <w:tcW w:w="311" w:type="dxa"/>
            <w:tcBorders>
              <w:top w:val="nil"/>
              <w:left w:val="nil"/>
              <w:bottom w:val="single" w:sz="4" w:space="0" w:color="auto"/>
              <w:right w:val="single" w:sz="4" w:space="0" w:color="auto"/>
            </w:tcBorders>
            <w:shd w:val="clear" w:color="auto" w:fill="auto"/>
            <w:noWrap/>
            <w:vAlign w:val="bottom"/>
          </w:tcPr>
          <w:p w14:paraId="79B36DFF" w14:textId="77777777" w:rsidR="008774CE" w:rsidRPr="00935764" w:rsidRDefault="008774CE" w:rsidP="00ED5BD4">
            <w:pPr>
              <w:jc w:val="center"/>
              <w:outlineLvl w:val="0"/>
              <w:rPr>
                <w:rFonts w:ascii="Helvetica Neue Light" w:eastAsia="Times New Roman" w:hAnsi="Helvetica Neue Light" w:cs="Times New Roman"/>
                <w:color w:val="000000"/>
                <w:szCs w:val="20"/>
                <w:rPrChange w:id="9745" w:author="Arthur de Catheu" w:date="2014-06-20T17:08:00Z">
                  <w:rPr>
                    <w:rFonts w:eastAsia="Times New Roman" w:cs="Times New Roman"/>
                    <w:color w:val="000000"/>
                    <w:szCs w:val="20"/>
                  </w:rPr>
                </w:rPrChange>
              </w:rPr>
            </w:pPr>
          </w:p>
        </w:tc>
        <w:tc>
          <w:tcPr>
            <w:tcW w:w="1017" w:type="dxa"/>
            <w:tcBorders>
              <w:top w:val="nil"/>
              <w:left w:val="nil"/>
              <w:bottom w:val="single" w:sz="4" w:space="0" w:color="auto"/>
              <w:right w:val="single" w:sz="4" w:space="0" w:color="auto"/>
            </w:tcBorders>
            <w:shd w:val="clear" w:color="auto" w:fill="auto"/>
            <w:noWrap/>
            <w:vAlign w:val="bottom"/>
          </w:tcPr>
          <w:p w14:paraId="738FCAE4" w14:textId="77777777" w:rsidR="008774CE" w:rsidRPr="00935764" w:rsidRDefault="008774CE" w:rsidP="00ED5BD4">
            <w:pPr>
              <w:jc w:val="left"/>
              <w:outlineLvl w:val="0"/>
              <w:rPr>
                <w:rFonts w:ascii="Helvetica Neue Light" w:eastAsia="Times New Roman" w:hAnsi="Helvetica Neue Light" w:cs="Times New Roman"/>
                <w:color w:val="000000"/>
                <w:szCs w:val="20"/>
                <w:rPrChange w:id="9746" w:author="Arthur de Catheu" w:date="2014-06-20T17:08:00Z">
                  <w:rPr>
                    <w:rFonts w:eastAsia="Times New Roman" w:cs="Times New Roman"/>
                    <w:color w:val="000000"/>
                    <w:szCs w:val="20"/>
                  </w:rPr>
                </w:rPrChange>
              </w:rPr>
            </w:pPr>
          </w:p>
        </w:tc>
        <w:tc>
          <w:tcPr>
            <w:tcW w:w="1138" w:type="dxa"/>
            <w:tcBorders>
              <w:top w:val="nil"/>
              <w:left w:val="nil"/>
              <w:bottom w:val="single" w:sz="4" w:space="0" w:color="auto"/>
              <w:right w:val="single" w:sz="4" w:space="0" w:color="auto"/>
            </w:tcBorders>
            <w:shd w:val="clear" w:color="000000" w:fill="DCE6F1"/>
            <w:noWrap/>
            <w:vAlign w:val="bottom"/>
          </w:tcPr>
          <w:p w14:paraId="6E678563" w14:textId="77777777" w:rsidR="008774CE" w:rsidRPr="00935764" w:rsidRDefault="008774CE" w:rsidP="00ED5BD4">
            <w:pPr>
              <w:jc w:val="left"/>
              <w:outlineLvl w:val="0"/>
              <w:rPr>
                <w:rFonts w:ascii="Helvetica Neue Light" w:eastAsia="Times New Roman" w:hAnsi="Helvetica Neue Light" w:cs="Times New Roman"/>
                <w:color w:val="000000"/>
                <w:szCs w:val="20"/>
                <w:rPrChange w:id="9747" w:author="Arthur de Catheu" w:date="2014-06-20T17:08:00Z">
                  <w:rPr>
                    <w:rFonts w:eastAsia="Times New Roman" w:cs="Times New Roman"/>
                    <w:color w:val="000000"/>
                    <w:szCs w:val="20"/>
                  </w:rPr>
                </w:rPrChange>
              </w:rPr>
            </w:pPr>
          </w:p>
        </w:tc>
        <w:tc>
          <w:tcPr>
            <w:tcW w:w="1131" w:type="dxa"/>
            <w:tcBorders>
              <w:top w:val="nil"/>
              <w:left w:val="nil"/>
              <w:bottom w:val="single" w:sz="4" w:space="0" w:color="auto"/>
              <w:right w:val="single" w:sz="4" w:space="0" w:color="auto"/>
            </w:tcBorders>
            <w:shd w:val="clear" w:color="auto" w:fill="auto"/>
            <w:noWrap/>
            <w:vAlign w:val="bottom"/>
          </w:tcPr>
          <w:p w14:paraId="14750AD9" w14:textId="77777777" w:rsidR="008774CE" w:rsidRPr="00935764" w:rsidRDefault="008774CE" w:rsidP="00ED5BD4">
            <w:pPr>
              <w:jc w:val="left"/>
              <w:outlineLvl w:val="0"/>
              <w:rPr>
                <w:rFonts w:ascii="Helvetica Neue Light" w:eastAsia="Times New Roman" w:hAnsi="Helvetica Neue Light" w:cs="Times New Roman"/>
                <w:color w:val="000000"/>
                <w:szCs w:val="20"/>
                <w:rPrChange w:id="9748" w:author="Arthur de Catheu" w:date="2014-06-20T17:08:00Z">
                  <w:rPr>
                    <w:rFonts w:eastAsia="Times New Roman" w:cs="Times New Roman"/>
                    <w:color w:val="000000"/>
                    <w:szCs w:val="20"/>
                  </w:rPr>
                </w:rPrChange>
              </w:rPr>
            </w:pPr>
          </w:p>
        </w:tc>
        <w:tc>
          <w:tcPr>
            <w:tcW w:w="1067" w:type="dxa"/>
            <w:tcBorders>
              <w:top w:val="nil"/>
              <w:left w:val="nil"/>
              <w:bottom w:val="single" w:sz="4" w:space="0" w:color="auto"/>
              <w:right w:val="single" w:sz="4" w:space="0" w:color="auto"/>
            </w:tcBorders>
            <w:shd w:val="clear" w:color="auto" w:fill="auto"/>
            <w:noWrap/>
            <w:vAlign w:val="bottom"/>
          </w:tcPr>
          <w:p w14:paraId="692DDF40" w14:textId="77777777" w:rsidR="008774CE" w:rsidRPr="00935764" w:rsidRDefault="008774CE" w:rsidP="00ED5BD4">
            <w:pPr>
              <w:jc w:val="left"/>
              <w:outlineLvl w:val="0"/>
              <w:rPr>
                <w:rFonts w:ascii="Helvetica Neue Light" w:eastAsia="Times New Roman" w:hAnsi="Helvetica Neue Light" w:cs="Times New Roman"/>
                <w:color w:val="000000"/>
                <w:szCs w:val="20"/>
                <w:rPrChange w:id="9749" w:author="Arthur de Catheu" w:date="2014-06-20T17:08:00Z">
                  <w:rPr>
                    <w:rFonts w:eastAsia="Times New Roman" w:cs="Times New Roman"/>
                    <w:color w:val="000000"/>
                    <w:szCs w:val="20"/>
                  </w:rPr>
                </w:rPrChange>
              </w:rPr>
            </w:pPr>
          </w:p>
        </w:tc>
      </w:tr>
      <w:tr w:rsidR="00C2509B" w:rsidRPr="00935764" w14:paraId="67089469" w14:textId="77777777" w:rsidTr="008774CE">
        <w:trPr>
          <w:trHeight w:val="262"/>
        </w:trPr>
        <w:tc>
          <w:tcPr>
            <w:tcW w:w="3966" w:type="dxa"/>
            <w:tcBorders>
              <w:top w:val="nil"/>
              <w:left w:val="single" w:sz="4" w:space="0" w:color="auto"/>
              <w:bottom w:val="single" w:sz="4" w:space="0" w:color="auto"/>
              <w:right w:val="single" w:sz="4" w:space="0" w:color="auto"/>
            </w:tcBorders>
            <w:shd w:val="clear" w:color="auto" w:fill="auto"/>
            <w:noWrap/>
            <w:vAlign w:val="bottom"/>
            <w:hideMark/>
          </w:tcPr>
          <w:p w14:paraId="757F99E3"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50" w:author="Arthur de Catheu" w:date="2014-06-20T17:08:00Z">
                  <w:rPr>
                    <w:rFonts w:eastAsia="Times New Roman" w:cs="Times New Roman"/>
                    <w:color w:val="000000"/>
                    <w:szCs w:val="20"/>
                  </w:rPr>
                </w:rPrChange>
              </w:rPr>
            </w:pPr>
            <w:bookmarkStart w:id="9751" w:name="_Toc390884334"/>
            <w:proofErr w:type="spellStart"/>
            <w:r w:rsidRPr="00935764">
              <w:rPr>
                <w:rFonts w:ascii="Helvetica Neue Light" w:eastAsia="Times New Roman" w:hAnsi="Helvetica Neue Light" w:cs="Times New Roman"/>
                <w:color w:val="000000"/>
                <w:szCs w:val="20"/>
                <w:rPrChange w:id="9752" w:author="Arthur de Catheu" w:date="2014-06-20T17:08:00Z">
                  <w:rPr>
                    <w:rFonts w:eastAsia="Times New Roman" w:cs="Times New Roman"/>
                    <w:color w:val="000000"/>
                    <w:szCs w:val="20"/>
                  </w:rPr>
                </w:rPrChange>
              </w:rPr>
              <w:t>Horodotage</w:t>
            </w:r>
            <w:proofErr w:type="spellEnd"/>
            <w:r w:rsidRPr="00935764">
              <w:rPr>
                <w:rFonts w:ascii="Helvetica Neue Light" w:eastAsia="Times New Roman" w:hAnsi="Helvetica Neue Light" w:cs="Times New Roman"/>
                <w:color w:val="000000"/>
                <w:szCs w:val="20"/>
                <w:rPrChange w:id="9753" w:author="Arthur de Catheu" w:date="2014-06-20T17:08:00Z">
                  <w:rPr>
                    <w:rFonts w:eastAsia="Times New Roman" w:cs="Times New Roman"/>
                    <w:color w:val="000000"/>
                    <w:szCs w:val="20"/>
                  </w:rPr>
                </w:rPrChange>
              </w:rPr>
              <w:t xml:space="preserve"> du Bordereau</w:t>
            </w:r>
            <w:bookmarkEnd w:id="9751"/>
          </w:p>
        </w:tc>
        <w:tc>
          <w:tcPr>
            <w:tcW w:w="311" w:type="dxa"/>
            <w:tcBorders>
              <w:top w:val="nil"/>
              <w:left w:val="nil"/>
              <w:bottom w:val="single" w:sz="4" w:space="0" w:color="auto"/>
              <w:right w:val="single" w:sz="4" w:space="0" w:color="auto"/>
            </w:tcBorders>
            <w:shd w:val="clear" w:color="auto" w:fill="auto"/>
            <w:noWrap/>
            <w:vAlign w:val="bottom"/>
            <w:hideMark/>
          </w:tcPr>
          <w:p w14:paraId="0F3C8639"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754" w:author="Arthur de Catheu" w:date="2014-06-20T17:08:00Z">
                  <w:rPr>
                    <w:rFonts w:eastAsia="Times New Roman" w:cs="Times New Roman"/>
                    <w:color w:val="000000"/>
                    <w:szCs w:val="20"/>
                  </w:rPr>
                </w:rPrChange>
              </w:rPr>
            </w:pPr>
            <w:bookmarkStart w:id="9755" w:name="_Toc390884335"/>
            <w:r w:rsidRPr="00935764">
              <w:rPr>
                <w:rFonts w:ascii="Helvetica Neue Light" w:eastAsia="Times New Roman" w:hAnsi="Helvetica Neue Light" w:cs="Times New Roman"/>
                <w:color w:val="000000"/>
                <w:szCs w:val="20"/>
                <w:rPrChange w:id="9756" w:author="Arthur de Catheu" w:date="2014-06-20T17:08:00Z">
                  <w:rPr>
                    <w:rFonts w:eastAsia="Times New Roman" w:cs="Times New Roman"/>
                    <w:color w:val="000000"/>
                    <w:szCs w:val="20"/>
                  </w:rPr>
                </w:rPrChange>
              </w:rPr>
              <w:t>A</w:t>
            </w:r>
            <w:bookmarkEnd w:id="9755"/>
          </w:p>
        </w:tc>
        <w:tc>
          <w:tcPr>
            <w:tcW w:w="1017" w:type="dxa"/>
            <w:tcBorders>
              <w:top w:val="nil"/>
              <w:left w:val="nil"/>
              <w:bottom w:val="single" w:sz="4" w:space="0" w:color="auto"/>
              <w:right w:val="single" w:sz="4" w:space="0" w:color="auto"/>
            </w:tcBorders>
            <w:shd w:val="clear" w:color="auto" w:fill="auto"/>
            <w:noWrap/>
            <w:vAlign w:val="bottom"/>
            <w:hideMark/>
          </w:tcPr>
          <w:p w14:paraId="1FF5EFB5"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57"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58" w:author="Arthur de Catheu" w:date="2014-06-20T17:08:00Z">
                  <w:rPr>
                    <w:rFonts w:eastAsia="Times New Roman" w:cs="Times New Roman"/>
                    <w:color w:val="000000"/>
                    <w:szCs w:val="20"/>
                  </w:rPr>
                </w:rPrChange>
              </w:rPr>
              <w:t> </w:t>
            </w:r>
          </w:p>
        </w:tc>
        <w:tc>
          <w:tcPr>
            <w:tcW w:w="1138" w:type="dxa"/>
            <w:tcBorders>
              <w:top w:val="nil"/>
              <w:left w:val="nil"/>
              <w:bottom w:val="single" w:sz="4" w:space="0" w:color="auto"/>
              <w:right w:val="single" w:sz="4" w:space="0" w:color="auto"/>
            </w:tcBorders>
            <w:shd w:val="clear" w:color="000000" w:fill="DCE6F1"/>
            <w:noWrap/>
            <w:vAlign w:val="bottom"/>
            <w:hideMark/>
          </w:tcPr>
          <w:p w14:paraId="38F9B2AB"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59"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60" w:author="Arthur de Catheu" w:date="2014-06-20T17:08:00Z">
                  <w:rPr>
                    <w:rFonts w:eastAsia="Times New Roman" w:cs="Times New Roman"/>
                    <w:color w:val="000000"/>
                    <w:szCs w:val="20"/>
                  </w:rPr>
                </w:rPrChange>
              </w:rPr>
              <w:t> </w:t>
            </w:r>
          </w:p>
        </w:tc>
        <w:tc>
          <w:tcPr>
            <w:tcW w:w="1131" w:type="dxa"/>
            <w:tcBorders>
              <w:top w:val="nil"/>
              <w:left w:val="nil"/>
              <w:bottom w:val="single" w:sz="4" w:space="0" w:color="auto"/>
              <w:right w:val="single" w:sz="4" w:space="0" w:color="auto"/>
            </w:tcBorders>
            <w:shd w:val="clear" w:color="auto" w:fill="auto"/>
            <w:noWrap/>
            <w:vAlign w:val="bottom"/>
            <w:hideMark/>
          </w:tcPr>
          <w:p w14:paraId="5E4821A3"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61"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62" w:author="Arthur de Catheu" w:date="2014-06-20T17:08:00Z">
                  <w:rPr>
                    <w:rFonts w:eastAsia="Times New Roman" w:cs="Times New Roman"/>
                    <w:color w:val="000000"/>
                    <w:szCs w:val="20"/>
                  </w:rPr>
                </w:rPrChange>
              </w:rPr>
              <w:t> </w:t>
            </w:r>
          </w:p>
        </w:tc>
        <w:tc>
          <w:tcPr>
            <w:tcW w:w="1067" w:type="dxa"/>
            <w:tcBorders>
              <w:top w:val="nil"/>
              <w:left w:val="nil"/>
              <w:bottom w:val="single" w:sz="4" w:space="0" w:color="auto"/>
              <w:right w:val="single" w:sz="4" w:space="0" w:color="auto"/>
            </w:tcBorders>
            <w:shd w:val="clear" w:color="auto" w:fill="auto"/>
            <w:noWrap/>
            <w:vAlign w:val="bottom"/>
            <w:hideMark/>
          </w:tcPr>
          <w:p w14:paraId="103F4A0D"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63"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64" w:author="Arthur de Catheu" w:date="2014-06-20T17:08:00Z">
                  <w:rPr>
                    <w:rFonts w:eastAsia="Times New Roman" w:cs="Times New Roman"/>
                    <w:color w:val="000000"/>
                    <w:szCs w:val="20"/>
                  </w:rPr>
                </w:rPrChange>
              </w:rPr>
              <w:t> </w:t>
            </w:r>
          </w:p>
        </w:tc>
      </w:tr>
      <w:tr w:rsidR="00C2509B" w:rsidRPr="00935764" w14:paraId="7734C59E" w14:textId="77777777" w:rsidTr="008774CE">
        <w:trPr>
          <w:trHeight w:val="262"/>
        </w:trPr>
        <w:tc>
          <w:tcPr>
            <w:tcW w:w="3966" w:type="dxa"/>
            <w:tcBorders>
              <w:top w:val="nil"/>
              <w:left w:val="single" w:sz="4" w:space="0" w:color="auto"/>
              <w:bottom w:val="single" w:sz="4" w:space="0" w:color="auto"/>
              <w:right w:val="single" w:sz="4" w:space="0" w:color="auto"/>
            </w:tcBorders>
            <w:shd w:val="clear" w:color="auto" w:fill="auto"/>
            <w:noWrap/>
            <w:vAlign w:val="bottom"/>
            <w:hideMark/>
          </w:tcPr>
          <w:p w14:paraId="4F32691E"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65" w:author="Arthur de Catheu" w:date="2014-06-20T17:08:00Z">
                  <w:rPr>
                    <w:rFonts w:eastAsia="Times New Roman" w:cs="Times New Roman"/>
                    <w:color w:val="000000"/>
                    <w:szCs w:val="20"/>
                  </w:rPr>
                </w:rPrChange>
              </w:rPr>
            </w:pPr>
            <w:bookmarkStart w:id="9766" w:name="_Toc390884336"/>
            <w:r w:rsidRPr="00935764">
              <w:rPr>
                <w:rFonts w:ascii="Helvetica Neue Light" w:eastAsia="Times New Roman" w:hAnsi="Helvetica Neue Light" w:cs="Times New Roman"/>
                <w:color w:val="000000"/>
                <w:szCs w:val="20"/>
                <w:rPrChange w:id="9767" w:author="Arthur de Catheu" w:date="2014-06-20T17:08:00Z">
                  <w:rPr>
                    <w:rFonts w:eastAsia="Times New Roman" w:cs="Times New Roman"/>
                    <w:color w:val="000000"/>
                    <w:szCs w:val="20"/>
                  </w:rPr>
                </w:rPrChange>
              </w:rPr>
              <w:t>Compilation des Offres acceptées</w:t>
            </w:r>
            <w:bookmarkEnd w:id="9766"/>
            <w:r w:rsidRPr="00935764">
              <w:rPr>
                <w:rFonts w:ascii="Helvetica Neue Light" w:eastAsia="Times New Roman" w:hAnsi="Helvetica Neue Light" w:cs="Times New Roman"/>
                <w:color w:val="000000"/>
                <w:szCs w:val="20"/>
                <w:rPrChange w:id="9768" w:author="Arthur de Catheu" w:date="2014-06-20T17:08:00Z">
                  <w:rPr>
                    <w:rFonts w:eastAsia="Times New Roman" w:cs="Times New Roman"/>
                    <w:color w:val="000000"/>
                    <w:szCs w:val="20"/>
                  </w:rPr>
                </w:rPrChange>
              </w:rPr>
              <w:t xml:space="preserve"> </w:t>
            </w:r>
          </w:p>
        </w:tc>
        <w:tc>
          <w:tcPr>
            <w:tcW w:w="311" w:type="dxa"/>
            <w:tcBorders>
              <w:top w:val="nil"/>
              <w:left w:val="nil"/>
              <w:bottom w:val="single" w:sz="4" w:space="0" w:color="auto"/>
              <w:right w:val="single" w:sz="4" w:space="0" w:color="auto"/>
            </w:tcBorders>
            <w:shd w:val="clear" w:color="auto" w:fill="auto"/>
            <w:noWrap/>
            <w:vAlign w:val="bottom"/>
            <w:hideMark/>
          </w:tcPr>
          <w:p w14:paraId="435FCDA6"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769" w:author="Arthur de Catheu" w:date="2014-06-20T17:08:00Z">
                  <w:rPr>
                    <w:rFonts w:eastAsia="Times New Roman" w:cs="Times New Roman"/>
                    <w:color w:val="000000"/>
                    <w:szCs w:val="20"/>
                  </w:rPr>
                </w:rPrChange>
              </w:rPr>
            </w:pPr>
            <w:bookmarkStart w:id="9770" w:name="_Toc390884337"/>
            <w:r w:rsidRPr="00935764">
              <w:rPr>
                <w:rFonts w:ascii="Helvetica Neue Light" w:eastAsia="Times New Roman" w:hAnsi="Helvetica Neue Light" w:cs="Times New Roman"/>
                <w:color w:val="000000"/>
                <w:szCs w:val="20"/>
                <w:rPrChange w:id="9771" w:author="Arthur de Catheu" w:date="2014-06-20T17:08:00Z">
                  <w:rPr>
                    <w:rFonts w:eastAsia="Times New Roman" w:cs="Times New Roman"/>
                    <w:color w:val="000000"/>
                    <w:szCs w:val="20"/>
                  </w:rPr>
                </w:rPrChange>
              </w:rPr>
              <w:t>A</w:t>
            </w:r>
            <w:bookmarkEnd w:id="9770"/>
          </w:p>
        </w:tc>
        <w:tc>
          <w:tcPr>
            <w:tcW w:w="1017" w:type="dxa"/>
            <w:tcBorders>
              <w:top w:val="nil"/>
              <w:left w:val="nil"/>
              <w:bottom w:val="single" w:sz="4" w:space="0" w:color="auto"/>
              <w:right w:val="single" w:sz="4" w:space="0" w:color="auto"/>
            </w:tcBorders>
            <w:shd w:val="clear" w:color="auto" w:fill="auto"/>
            <w:noWrap/>
            <w:vAlign w:val="bottom"/>
            <w:hideMark/>
          </w:tcPr>
          <w:p w14:paraId="4D61267B"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72"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73" w:author="Arthur de Catheu" w:date="2014-06-20T17:08:00Z">
                  <w:rPr>
                    <w:rFonts w:eastAsia="Times New Roman" w:cs="Times New Roman"/>
                    <w:color w:val="000000"/>
                    <w:szCs w:val="20"/>
                  </w:rPr>
                </w:rPrChange>
              </w:rPr>
              <w:t> </w:t>
            </w:r>
          </w:p>
        </w:tc>
        <w:tc>
          <w:tcPr>
            <w:tcW w:w="1138" w:type="dxa"/>
            <w:tcBorders>
              <w:top w:val="nil"/>
              <w:left w:val="nil"/>
              <w:bottom w:val="single" w:sz="4" w:space="0" w:color="auto"/>
              <w:right w:val="single" w:sz="4" w:space="0" w:color="auto"/>
            </w:tcBorders>
            <w:shd w:val="clear" w:color="auto" w:fill="auto"/>
            <w:noWrap/>
            <w:vAlign w:val="bottom"/>
            <w:hideMark/>
          </w:tcPr>
          <w:p w14:paraId="230E19F9"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74"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75" w:author="Arthur de Catheu" w:date="2014-06-20T17:08:00Z">
                  <w:rPr>
                    <w:rFonts w:eastAsia="Times New Roman" w:cs="Times New Roman"/>
                    <w:color w:val="000000"/>
                    <w:szCs w:val="20"/>
                  </w:rPr>
                </w:rPrChange>
              </w:rPr>
              <w:t> </w:t>
            </w:r>
          </w:p>
        </w:tc>
        <w:tc>
          <w:tcPr>
            <w:tcW w:w="1131" w:type="dxa"/>
            <w:tcBorders>
              <w:top w:val="nil"/>
              <w:left w:val="nil"/>
              <w:bottom w:val="single" w:sz="4" w:space="0" w:color="auto"/>
              <w:right w:val="single" w:sz="4" w:space="0" w:color="auto"/>
            </w:tcBorders>
            <w:shd w:val="clear" w:color="000000" w:fill="DCE6F1"/>
            <w:noWrap/>
            <w:vAlign w:val="bottom"/>
            <w:hideMark/>
          </w:tcPr>
          <w:p w14:paraId="6F071E66"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76"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77" w:author="Arthur de Catheu" w:date="2014-06-20T17:08:00Z">
                  <w:rPr>
                    <w:rFonts w:eastAsia="Times New Roman" w:cs="Times New Roman"/>
                    <w:color w:val="000000"/>
                    <w:szCs w:val="20"/>
                  </w:rPr>
                </w:rPrChange>
              </w:rPr>
              <w:t> </w:t>
            </w:r>
          </w:p>
        </w:tc>
        <w:tc>
          <w:tcPr>
            <w:tcW w:w="1067" w:type="dxa"/>
            <w:tcBorders>
              <w:top w:val="nil"/>
              <w:left w:val="nil"/>
              <w:bottom w:val="single" w:sz="4" w:space="0" w:color="auto"/>
              <w:right w:val="single" w:sz="4" w:space="0" w:color="auto"/>
            </w:tcBorders>
            <w:shd w:val="clear" w:color="auto" w:fill="auto"/>
            <w:noWrap/>
            <w:vAlign w:val="bottom"/>
            <w:hideMark/>
          </w:tcPr>
          <w:p w14:paraId="7F26310D"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7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79" w:author="Arthur de Catheu" w:date="2014-06-20T17:08:00Z">
                  <w:rPr>
                    <w:rFonts w:eastAsia="Times New Roman" w:cs="Times New Roman"/>
                    <w:color w:val="000000"/>
                    <w:szCs w:val="20"/>
                  </w:rPr>
                </w:rPrChange>
              </w:rPr>
              <w:t> </w:t>
            </w:r>
          </w:p>
        </w:tc>
      </w:tr>
      <w:tr w:rsidR="00C2509B" w:rsidRPr="00935764" w14:paraId="6386C4EC" w14:textId="77777777" w:rsidTr="008774CE">
        <w:trPr>
          <w:trHeight w:val="262"/>
        </w:trPr>
        <w:tc>
          <w:tcPr>
            <w:tcW w:w="3966" w:type="dxa"/>
            <w:tcBorders>
              <w:top w:val="nil"/>
              <w:left w:val="single" w:sz="4" w:space="0" w:color="auto"/>
              <w:bottom w:val="single" w:sz="4" w:space="0" w:color="auto"/>
              <w:right w:val="single" w:sz="4" w:space="0" w:color="auto"/>
            </w:tcBorders>
            <w:shd w:val="clear" w:color="000000" w:fill="1F497D"/>
            <w:noWrap/>
            <w:vAlign w:val="bottom"/>
            <w:hideMark/>
          </w:tcPr>
          <w:p w14:paraId="3E8E2F04" w14:textId="77777777" w:rsidR="00C2509B" w:rsidRPr="00935764" w:rsidRDefault="00C2509B" w:rsidP="00ED5BD4">
            <w:pPr>
              <w:jc w:val="left"/>
              <w:outlineLvl w:val="0"/>
              <w:rPr>
                <w:rFonts w:ascii="Helvetica Neue Light" w:eastAsia="Times New Roman" w:hAnsi="Helvetica Neue Light" w:cs="Times New Roman"/>
                <w:color w:val="FFFFFF"/>
                <w:szCs w:val="20"/>
                <w:rPrChange w:id="9780" w:author="Arthur de Catheu" w:date="2014-06-20T17:08:00Z">
                  <w:rPr>
                    <w:rFonts w:eastAsia="Times New Roman" w:cs="Times New Roman"/>
                    <w:color w:val="FFFFFF"/>
                    <w:szCs w:val="20"/>
                  </w:rPr>
                </w:rPrChange>
              </w:rPr>
            </w:pPr>
            <w:bookmarkStart w:id="9781" w:name="_Toc390884338"/>
            <w:r w:rsidRPr="00935764">
              <w:rPr>
                <w:rFonts w:ascii="Helvetica Neue Light" w:eastAsia="Times New Roman" w:hAnsi="Helvetica Neue Light" w:cs="Times New Roman"/>
                <w:color w:val="FFFFFF"/>
                <w:szCs w:val="20"/>
                <w:rPrChange w:id="9782" w:author="Arthur de Catheu" w:date="2014-06-20T17:08:00Z">
                  <w:rPr>
                    <w:rFonts w:eastAsia="Times New Roman" w:cs="Times New Roman"/>
                    <w:color w:val="FFFFFF"/>
                    <w:szCs w:val="20"/>
                  </w:rPr>
                </w:rPrChange>
              </w:rPr>
              <w:t>Envoie des fichiers plats</w:t>
            </w:r>
            <w:bookmarkEnd w:id="9781"/>
          </w:p>
        </w:tc>
        <w:tc>
          <w:tcPr>
            <w:tcW w:w="311" w:type="dxa"/>
            <w:tcBorders>
              <w:top w:val="nil"/>
              <w:left w:val="nil"/>
              <w:bottom w:val="single" w:sz="4" w:space="0" w:color="auto"/>
              <w:right w:val="single" w:sz="4" w:space="0" w:color="auto"/>
            </w:tcBorders>
            <w:shd w:val="clear" w:color="auto" w:fill="auto"/>
            <w:noWrap/>
            <w:vAlign w:val="bottom"/>
            <w:hideMark/>
          </w:tcPr>
          <w:p w14:paraId="156E3C67" w14:textId="77777777" w:rsidR="00C2509B" w:rsidRPr="00935764" w:rsidRDefault="00C2509B" w:rsidP="00ED5BD4">
            <w:pPr>
              <w:jc w:val="center"/>
              <w:outlineLvl w:val="0"/>
              <w:rPr>
                <w:rFonts w:ascii="Helvetica Neue Light" w:eastAsia="Times New Roman" w:hAnsi="Helvetica Neue Light" w:cs="Times New Roman"/>
                <w:color w:val="000000"/>
                <w:szCs w:val="20"/>
                <w:rPrChange w:id="9783" w:author="Arthur de Catheu" w:date="2014-06-20T17:08:00Z">
                  <w:rPr>
                    <w:rFonts w:eastAsia="Times New Roman" w:cs="Times New Roman"/>
                    <w:color w:val="000000"/>
                    <w:szCs w:val="20"/>
                  </w:rPr>
                </w:rPrChange>
              </w:rPr>
            </w:pPr>
            <w:bookmarkStart w:id="9784" w:name="_Toc390884339"/>
            <w:r w:rsidRPr="00935764">
              <w:rPr>
                <w:rFonts w:ascii="Helvetica Neue Light" w:eastAsia="Times New Roman" w:hAnsi="Helvetica Neue Light" w:cs="Times New Roman"/>
                <w:color w:val="000000"/>
                <w:szCs w:val="20"/>
                <w:rPrChange w:id="9785" w:author="Arthur de Catheu" w:date="2014-06-20T17:08:00Z">
                  <w:rPr>
                    <w:rFonts w:eastAsia="Times New Roman" w:cs="Times New Roman"/>
                    <w:color w:val="000000"/>
                    <w:szCs w:val="20"/>
                  </w:rPr>
                </w:rPrChange>
              </w:rPr>
              <w:t>A</w:t>
            </w:r>
            <w:bookmarkEnd w:id="9784"/>
          </w:p>
        </w:tc>
        <w:tc>
          <w:tcPr>
            <w:tcW w:w="1017" w:type="dxa"/>
            <w:tcBorders>
              <w:top w:val="nil"/>
              <w:left w:val="nil"/>
              <w:bottom w:val="single" w:sz="4" w:space="0" w:color="auto"/>
              <w:right w:val="single" w:sz="4" w:space="0" w:color="auto"/>
            </w:tcBorders>
            <w:shd w:val="clear" w:color="auto" w:fill="auto"/>
            <w:noWrap/>
            <w:vAlign w:val="bottom"/>
            <w:hideMark/>
          </w:tcPr>
          <w:p w14:paraId="41100479"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86"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87" w:author="Arthur de Catheu" w:date="2014-06-20T17:08:00Z">
                  <w:rPr>
                    <w:rFonts w:eastAsia="Times New Roman" w:cs="Times New Roman"/>
                    <w:color w:val="000000"/>
                    <w:szCs w:val="20"/>
                  </w:rPr>
                </w:rPrChange>
              </w:rPr>
              <w:t> </w:t>
            </w:r>
          </w:p>
        </w:tc>
        <w:tc>
          <w:tcPr>
            <w:tcW w:w="1138" w:type="dxa"/>
            <w:tcBorders>
              <w:top w:val="nil"/>
              <w:left w:val="nil"/>
              <w:bottom w:val="single" w:sz="4" w:space="0" w:color="auto"/>
              <w:right w:val="single" w:sz="4" w:space="0" w:color="auto"/>
            </w:tcBorders>
            <w:shd w:val="clear" w:color="auto" w:fill="auto"/>
            <w:noWrap/>
            <w:vAlign w:val="bottom"/>
            <w:hideMark/>
          </w:tcPr>
          <w:p w14:paraId="1E88739F" w14:textId="77777777" w:rsidR="00C2509B" w:rsidRPr="00935764" w:rsidRDefault="00C2509B" w:rsidP="00ED5BD4">
            <w:pPr>
              <w:jc w:val="left"/>
              <w:outlineLvl w:val="0"/>
              <w:rPr>
                <w:rFonts w:ascii="Helvetica Neue Light" w:eastAsia="Times New Roman" w:hAnsi="Helvetica Neue Light" w:cs="Times New Roman"/>
                <w:color w:val="000000"/>
                <w:szCs w:val="20"/>
                <w:rPrChange w:id="9788"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89" w:author="Arthur de Catheu" w:date="2014-06-20T17:08:00Z">
                  <w:rPr>
                    <w:rFonts w:eastAsia="Times New Roman" w:cs="Times New Roman"/>
                    <w:color w:val="000000"/>
                    <w:szCs w:val="20"/>
                  </w:rPr>
                </w:rPrChange>
              </w:rPr>
              <w:t> </w:t>
            </w:r>
          </w:p>
        </w:tc>
        <w:tc>
          <w:tcPr>
            <w:tcW w:w="1131" w:type="dxa"/>
            <w:tcBorders>
              <w:top w:val="nil"/>
              <w:left w:val="nil"/>
              <w:bottom w:val="single" w:sz="4" w:space="0" w:color="auto"/>
              <w:right w:val="single" w:sz="4" w:space="0" w:color="auto"/>
            </w:tcBorders>
            <w:shd w:val="clear" w:color="000000" w:fill="1F497D"/>
            <w:noWrap/>
            <w:vAlign w:val="bottom"/>
            <w:hideMark/>
          </w:tcPr>
          <w:p w14:paraId="73C8502F" w14:textId="77777777" w:rsidR="00C2509B" w:rsidRPr="00935764" w:rsidRDefault="00C2509B" w:rsidP="00ED5BD4">
            <w:pPr>
              <w:jc w:val="center"/>
              <w:outlineLvl w:val="0"/>
              <w:rPr>
                <w:rFonts w:ascii="Helvetica Neue Light" w:eastAsia="Times New Roman" w:hAnsi="Helvetica Neue Light" w:cs="Times New Roman"/>
                <w:color w:val="FFFFFF"/>
                <w:szCs w:val="20"/>
                <w:rPrChange w:id="9790" w:author="Arthur de Catheu" w:date="2014-06-20T17:08:00Z">
                  <w:rPr>
                    <w:rFonts w:eastAsia="Times New Roman" w:cs="Times New Roman"/>
                    <w:color w:val="FFFFFF"/>
                    <w:szCs w:val="20"/>
                  </w:rPr>
                </w:rPrChange>
              </w:rPr>
            </w:pPr>
            <w:bookmarkStart w:id="9791" w:name="_Toc390884340"/>
            <w:r w:rsidRPr="00935764">
              <w:rPr>
                <w:rFonts w:ascii="Helvetica Neue Light" w:eastAsia="Times New Roman" w:hAnsi="Helvetica Neue Light" w:cs="Times New Roman"/>
                <w:color w:val="FFFFFF"/>
                <w:szCs w:val="20"/>
                <w:rPrChange w:id="9792" w:author="Arthur de Catheu" w:date="2014-06-20T17:08:00Z">
                  <w:rPr>
                    <w:rFonts w:eastAsia="Times New Roman" w:cs="Times New Roman"/>
                    <w:color w:val="FFFFFF"/>
                    <w:szCs w:val="20"/>
                  </w:rPr>
                </w:rPrChange>
              </w:rPr>
              <w:t>Deadline</w:t>
            </w:r>
            <w:bookmarkEnd w:id="9791"/>
          </w:p>
        </w:tc>
        <w:tc>
          <w:tcPr>
            <w:tcW w:w="1067" w:type="dxa"/>
            <w:tcBorders>
              <w:top w:val="nil"/>
              <w:left w:val="nil"/>
              <w:bottom w:val="single" w:sz="4" w:space="0" w:color="auto"/>
              <w:right w:val="single" w:sz="4" w:space="0" w:color="auto"/>
            </w:tcBorders>
            <w:shd w:val="clear" w:color="auto" w:fill="auto"/>
            <w:noWrap/>
            <w:vAlign w:val="bottom"/>
            <w:hideMark/>
          </w:tcPr>
          <w:p w14:paraId="66B90878" w14:textId="77777777" w:rsidR="00C2509B" w:rsidRPr="00935764" w:rsidRDefault="00C2509B" w:rsidP="00ED5BD4">
            <w:pPr>
              <w:jc w:val="center"/>
              <w:outlineLvl w:val="0"/>
              <w:rPr>
                <w:rFonts w:ascii="Helvetica Neue Light" w:eastAsia="Times New Roman" w:hAnsi="Helvetica Neue Light" w:cs="Times New Roman"/>
                <w:color w:val="FFFFFF"/>
                <w:szCs w:val="20"/>
                <w:rPrChange w:id="9793" w:author="Arthur de Catheu" w:date="2014-06-20T17:08:00Z">
                  <w:rPr>
                    <w:rFonts w:eastAsia="Times New Roman" w:cs="Times New Roman"/>
                    <w:color w:val="FFFFFF"/>
                    <w:szCs w:val="20"/>
                  </w:rPr>
                </w:rPrChange>
              </w:rPr>
            </w:pPr>
            <w:r w:rsidRPr="00935764">
              <w:rPr>
                <w:rFonts w:ascii="Helvetica Neue Light" w:eastAsia="Times New Roman" w:hAnsi="Helvetica Neue Light" w:cs="Times New Roman"/>
                <w:color w:val="FFFFFF"/>
                <w:szCs w:val="20"/>
                <w:rPrChange w:id="9794" w:author="Arthur de Catheu" w:date="2014-06-20T17:08:00Z">
                  <w:rPr>
                    <w:rFonts w:eastAsia="Times New Roman" w:cs="Times New Roman"/>
                    <w:color w:val="FFFFFF"/>
                    <w:szCs w:val="20"/>
                  </w:rPr>
                </w:rPrChange>
              </w:rPr>
              <w:t> </w:t>
            </w:r>
          </w:p>
        </w:tc>
      </w:tr>
      <w:tr w:rsidR="00C2509B" w:rsidRPr="00935764" w14:paraId="1BEACE6B" w14:textId="77777777" w:rsidTr="008774CE">
        <w:trPr>
          <w:trHeight w:val="262"/>
        </w:trPr>
        <w:tc>
          <w:tcPr>
            <w:tcW w:w="3966" w:type="dxa"/>
            <w:tcBorders>
              <w:top w:val="nil"/>
              <w:left w:val="single" w:sz="4" w:space="0" w:color="auto"/>
              <w:bottom w:val="single" w:sz="4" w:space="0" w:color="auto"/>
              <w:right w:val="single" w:sz="4" w:space="0" w:color="auto"/>
            </w:tcBorders>
            <w:shd w:val="clear" w:color="auto" w:fill="auto"/>
            <w:noWrap/>
            <w:vAlign w:val="bottom"/>
            <w:hideMark/>
          </w:tcPr>
          <w:p w14:paraId="3DDC3BD2" w14:textId="77777777" w:rsidR="00C2509B" w:rsidRPr="00935764" w:rsidRDefault="00C2509B" w:rsidP="00ED5BD4">
            <w:pPr>
              <w:jc w:val="left"/>
              <w:rPr>
                <w:rFonts w:ascii="Helvetica Neue Light" w:eastAsia="Times New Roman" w:hAnsi="Helvetica Neue Light" w:cs="Times New Roman"/>
                <w:color w:val="000000"/>
                <w:szCs w:val="20"/>
                <w:rPrChange w:id="9795"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96" w:author="Arthur de Catheu" w:date="2014-06-20T17:08:00Z">
                  <w:rPr>
                    <w:rFonts w:eastAsia="Times New Roman" w:cs="Times New Roman"/>
                    <w:color w:val="000000"/>
                    <w:szCs w:val="20"/>
                  </w:rPr>
                </w:rPrChange>
              </w:rPr>
              <w:t>Ordre de virement</w:t>
            </w:r>
          </w:p>
        </w:tc>
        <w:tc>
          <w:tcPr>
            <w:tcW w:w="311" w:type="dxa"/>
            <w:tcBorders>
              <w:top w:val="nil"/>
              <w:left w:val="nil"/>
              <w:bottom w:val="single" w:sz="4" w:space="0" w:color="auto"/>
              <w:right w:val="single" w:sz="4" w:space="0" w:color="auto"/>
            </w:tcBorders>
            <w:shd w:val="clear" w:color="auto" w:fill="auto"/>
            <w:noWrap/>
            <w:vAlign w:val="bottom"/>
            <w:hideMark/>
          </w:tcPr>
          <w:p w14:paraId="3EB3CAEF" w14:textId="77777777" w:rsidR="00C2509B" w:rsidRPr="00935764" w:rsidRDefault="00C2509B" w:rsidP="00ED5BD4">
            <w:pPr>
              <w:jc w:val="center"/>
              <w:rPr>
                <w:rFonts w:ascii="Helvetica Neue Light" w:eastAsia="Times New Roman" w:hAnsi="Helvetica Neue Light" w:cs="Times New Roman"/>
                <w:color w:val="000000"/>
                <w:szCs w:val="20"/>
                <w:rPrChange w:id="9797"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798" w:author="Arthur de Catheu" w:date="2014-06-20T17:08:00Z">
                  <w:rPr>
                    <w:rFonts w:eastAsia="Times New Roman" w:cs="Times New Roman"/>
                    <w:color w:val="000000"/>
                    <w:szCs w:val="20"/>
                  </w:rPr>
                </w:rPrChange>
              </w:rPr>
              <w:t>A</w:t>
            </w:r>
          </w:p>
        </w:tc>
        <w:tc>
          <w:tcPr>
            <w:tcW w:w="1017" w:type="dxa"/>
            <w:tcBorders>
              <w:top w:val="nil"/>
              <w:left w:val="nil"/>
              <w:bottom w:val="single" w:sz="4" w:space="0" w:color="auto"/>
              <w:right w:val="single" w:sz="4" w:space="0" w:color="auto"/>
            </w:tcBorders>
            <w:shd w:val="clear" w:color="auto" w:fill="auto"/>
            <w:noWrap/>
            <w:vAlign w:val="bottom"/>
            <w:hideMark/>
          </w:tcPr>
          <w:p w14:paraId="127D0A6B" w14:textId="77777777" w:rsidR="00C2509B" w:rsidRPr="00935764" w:rsidRDefault="00C2509B" w:rsidP="00ED5BD4">
            <w:pPr>
              <w:jc w:val="left"/>
              <w:rPr>
                <w:rFonts w:ascii="Helvetica Neue Light" w:eastAsia="Times New Roman" w:hAnsi="Helvetica Neue Light" w:cs="Times New Roman"/>
                <w:color w:val="000000"/>
                <w:szCs w:val="20"/>
                <w:rPrChange w:id="9799"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800" w:author="Arthur de Catheu" w:date="2014-06-20T17:08:00Z">
                  <w:rPr>
                    <w:rFonts w:eastAsia="Times New Roman" w:cs="Times New Roman"/>
                    <w:color w:val="000000"/>
                    <w:szCs w:val="20"/>
                  </w:rPr>
                </w:rPrChange>
              </w:rPr>
              <w:t> </w:t>
            </w:r>
          </w:p>
        </w:tc>
        <w:tc>
          <w:tcPr>
            <w:tcW w:w="1138" w:type="dxa"/>
            <w:tcBorders>
              <w:top w:val="nil"/>
              <w:left w:val="nil"/>
              <w:bottom w:val="single" w:sz="4" w:space="0" w:color="auto"/>
              <w:right w:val="single" w:sz="4" w:space="0" w:color="auto"/>
            </w:tcBorders>
            <w:shd w:val="clear" w:color="auto" w:fill="auto"/>
            <w:noWrap/>
            <w:vAlign w:val="bottom"/>
            <w:hideMark/>
          </w:tcPr>
          <w:p w14:paraId="62056B4F" w14:textId="77777777" w:rsidR="00C2509B" w:rsidRPr="00935764" w:rsidRDefault="00C2509B" w:rsidP="00ED5BD4">
            <w:pPr>
              <w:jc w:val="left"/>
              <w:rPr>
                <w:rFonts w:ascii="Helvetica Neue Light" w:eastAsia="Times New Roman" w:hAnsi="Helvetica Neue Light" w:cs="Times New Roman"/>
                <w:color w:val="000000"/>
                <w:szCs w:val="20"/>
                <w:rPrChange w:id="9801"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802" w:author="Arthur de Catheu" w:date="2014-06-20T17:08:00Z">
                  <w:rPr>
                    <w:rFonts w:eastAsia="Times New Roman" w:cs="Times New Roman"/>
                    <w:color w:val="000000"/>
                    <w:szCs w:val="20"/>
                  </w:rPr>
                </w:rPrChange>
              </w:rPr>
              <w:t> </w:t>
            </w:r>
          </w:p>
        </w:tc>
        <w:tc>
          <w:tcPr>
            <w:tcW w:w="1131" w:type="dxa"/>
            <w:tcBorders>
              <w:top w:val="nil"/>
              <w:left w:val="nil"/>
              <w:bottom w:val="single" w:sz="4" w:space="0" w:color="auto"/>
              <w:right w:val="single" w:sz="4" w:space="0" w:color="auto"/>
            </w:tcBorders>
            <w:shd w:val="clear" w:color="auto" w:fill="auto"/>
            <w:noWrap/>
            <w:vAlign w:val="bottom"/>
            <w:hideMark/>
          </w:tcPr>
          <w:p w14:paraId="04F297A2" w14:textId="77777777" w:rsidR="00C2509B" w:rsidRPr="00935764" w:rsidRDefault="00C2509B" w:rsidP="00ED5BD4">
            <w:pPr>
              <w:jc w:val="left"/>
              <w:rPr>
                <w:rFonts w:ascii="Helvetica Neue Light" w:eastAsia="Times New Roman" w:hAnsi="Helvetica Neue Light" w:cs="Times New Roman"/>
                <w:color w:val="000000"/>
                <w:szCs w:val="20"/>
                <w:rPrChange w:id="9803"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804" w:author="Arthur de Catheu" w:date="2014-06-20T17:08:00Z">
                  <w:rPr>
                    <w:rFonts w:eastAsia="Times New Roman" w:cs="Times New Roman"/>
                    <w:color w:val="000000"/>
                    <w:szCs w:val="20"/>
                  </w:rPr>
                </w:rPrChange>
              </w:rPr>
              <w:t> </w:t>
            </w:r>
          </w:p>
        </w:tc>
        <w:tc>
          <w:tcPr>
            <w:tcW w:w="1067" w:type="dxa"/>
            <w:tcBorders>
              <w:top w:val="nil"/>
              <w:left w:val="nil"/>
              <w:bottom w:val="single" w:sz="4" w:space="0" w:color="auto"/>
              <w:right w:val="single" w:sz="4" w:space="0" w:color="auto"/>
            </w:tcBorders>
            <w:shd w:val="clear" w:color="000000" w:fill="DCE6F1"/>
            <w:noWrap/>
            <w:vAlign w:val="bottom"/>
            <w:hideMark/>
          </w:tcPr>
          <w:p w14:paraId="69AFE4D6" w14:textId="77777777" w:rsidR="00C2509B" w:rsidRPr="00935764" w:rsidRDefault="00C2509B" w:rsidP="00ED5BD4">
            <w:pPr>
              <w:jc w:val="left"/>
              <w:rPr>
                <w:rFonts w:ascii="Helvetica Neue Light" w:eastAsia="Times New Roman" w:hAnsi="Helvetica Neue Light" w:cs="Times New Roman"/>
                <w:color w:val="000000"/>
                <w:szCs w:val="20"/>
                <w:rPrChange w:id="9805"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806" w:author="Arthur de Catheu" w:date="2014-06-20T17:08:00Z">
                  <w:rPr>
                    <w:rFonts w:eastAsia="Times New Roman" w:cs="Times New Roman"/>
                    <w:color w:val="000000"/>
                    <w:szCs w:val="20"/>
                  </w:rPr>
                </w:rPrChange>
              </w:rPr>
              <w:t> </w:t>
            </w:r>
          </w:p>
        </w:tc>
      </w:tr>
      <w:tr w:rsidR="00C2509B" w:rsidRPr="00935764" w14:paraId="0BF9B51B" w14:textId="77777777" w:rsidTr="008774CE">
        <w:trPr>
          <w:trHeight w:val="262"/>
        </w:trPr>
        <w:tc>
          <w:tcPr>
            <w:tcW w:w="3966" w:type="dxa"/>
            <w:tcBorders>
              <w:top w:val="nil"/>
              <w:left w:val="single" w:sz="4" w:space="0" w:color="auto"/>
              <w:bottom w:val="single" w:sz="4" w:space="0" w:color="auto"/>
              <w:right w:val="single" w:sz="4" w:space="0" w:color="auto"/>
            </w:tcBorders>
            <w:shd w:val="clear" w:color="auto" w:fill="auto"/>
            <w:noWrap/>
            <w:vAlign w:val="bottom"/>
            <w:hideMark/>
          </w:tcPr>
          <w:p w14:paraId="19FDAF32" w14:textId="77777777" w:rsidR="00C2509B" w:rsidRPr="00935764" w:rsidRDefault="00C2509B" w:rsidP="00ED5BD4">
            <w:pPr>
              <w:jc w:val="left"/>
              <w:rPr>
                <w:rFonts w:ascii="Helvetica Neue Light" w:eastAsia="Times New Roman" w:hAnsi="Helvetica Neue Light" w:cs="Times New Roman"/>
                <w:color w:val="000000"/>
                <w:szCs w:val="20"/>
                <w:rPrChange w:id="9807"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808" w:author="Arthur de Catheu" w:date="2014-06-20T17:08:00Z">
                  <w:rPr>
                    <w:rFonts w:eastAsia="Times New Roman" w:cs="Times New Roman"/>
                    <w:color w:val="000000"/>
                    <w:szCs w:val="20"/>
                  </w:rPr>
                </w:rPrChange>
              </w:rPr>
              <w:t>Virement bancaire sur le compte du Cédant</w:t>
            </w:r>
          </w:p>
        </w:tc>
        <w:tc>
          <w:tcPr>
            <w:tcW w:w="311" w:type="dxa"/>
            <w:tcBorders>
              <w:top w:val="nil"/>
              <w:left w:val="nil"/>
              <w:bottom w:val="single" w:sz="4" w:space="0" w:color="auto"/>
              <w:right w:val="single" w:sz="4" w:space="0" w:color="auto"/>
            </w:tcBorders>
            <w:shd w:val="clear" w:color="auto" w:fill="auto"/>
            <w:noWrap/>
            <w:vAlign w:val="bottom"/>
            <w:hideMark/>
          </w:tcPr>
          <w:p w14:paraId="384469A9" w14:textId="77777777" w:rsidR="00C2509B" w:rsidRPr="00935764" w:rsidRDefault="00C2509B" w:rsidP="00ED5BD4">
            <w:pPr>
              <w:jc w:val="center"/>
              <w:rPr>
                <w:rFonts w:ascii="Helvetica Neue Light" w:eastAsia="Times New Roman" w:hAnsi="Helvetica Neue Light" w:cs="Times New Roman"/>
                <w:color w:val="000000"/>
                <w:szCs w:val="20"/>
                <w:rPrChange w:id="9809"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810" w:author="Arthur de Catheu" w:date="2014-06-20T17:08:00Z">
                  <w:rPr>
                    <w:rFonts w:eastAsia="Times New Roman" w:cs="Times New Roman"/>
                    <w:color w:val="000000"/>
                    <w:szCs w:val="20"/>
                  </w:rPr>
                </w:rPrChange>
              </w:rPr>
              <w:t>A</w:t>
            </w:r>
          </w:p>
        </w:tc>
        <w:tc>
          <w:tcPr>
            <w:tcW w:w="1017" w:type="dxa"/>
            <w:tcBorders>
              <w:top w:val="nil"/>
              <w:left w:val="nil"/>
              <w:bottom w:val="single" w:sz="4" w:space="0" w:color="auto"/>
              <w:right w:val="single" w:sz="4" w:space="0" w:color="auto"/>
            </w:tcBorders>
            <w:shd w:val="clear" w:color="auto" w:fill="auto"/>
            <w:noWrap/>
            <w:vAlign w:val="bottom"/>
            <w:hideMark/>
          </w:tcPr>
          <w:p w14:paraId="33963D68" w14:textId="77777777" w:rsidR="00C2509B" w:rsidRPr="00935764" w:rsidRDefault="00C2509B" w:rsidP="00ED5BD4">
            <w:pPr>
              <w:jc w:val="left"/>
              <w:rPr>
                <w:rFonts w:ascii="Helvetica Neue Light" w:eastAsia="Times New Roman" w:hAnsi="Helvetica Neue Light" w:cs="Times New Roman"/>
                <w:color w:val="000000"/>
                <w:szCs w:val="20"/>
                <w:rPrChange w:id="9811"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812" w:author="Arthur de Catheu" w:date="2014-06-20T17:08:00Z">
                  <w:rPr>
                    <w:rFonts w:eastAsia="Times New Roman" w:cs="Times New Roman"/>
                    <w:color w:val="000000"/>
                    <w:szCs w:val="20"/>
                  </w:rPr>
                </w:rPrChange>
              </w:rPr>
              <w:t> </w:t>
            </w:r>
          </w:p>
        </w:tc>
        <w:tc>
          <w:tcPr>
            <w:tcW w:w="1138" w:type="dxa"/>
            <w:tcBorders>
              <w:top w:val="nil"/>
              <w:left w:val="nil"/>
              <w:bottom w:val="single" w:sz="4" w:space="0" w:color="auto"/>
              <w:right w:val="single" w:sz="4" w:space="0" w:color="auto"/>
            </w:tcBorders>
            <w:shd w:val="clear" w:color="auto" w:fill="auto"/>
            <w:noWrap/>
            <w:vAlign w:val="bottom"/>
            <w:hideMark/>
          </w:tcPr>
          <w:p w14:paraId="25BE7D6C" w14:textId="77777777" w:rsidR="00C2509B" w:rsidRPr="00935764" w:rsidRDefault="00C2509B" w:rsidP="00ED5BD4">
            <w:pPr>
              <w:jc w:val="left"/>
              <w:rPr>
                <w:rFonts w:ascii="Helvetica Neue Light" w:eastAsia="Times New Roman" w:hAnsi="Helvetica Neue Light" w:cs="Times New Roman"/>
                <w:color w:val="000000"/>
                <w:szCs w:val="20"/>
                <w:rPrChange w:id="9813"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814" w:author="Arthur de Catheu" w:date="2014-06-20T17:08:00Z">
                  <w:rPr>
                    <w:rFonts w:eastAsia="Times New Roman" w:cs="Times New Roman"/>
                    <w:color w:val="000000"/>
                    <w:szCs w:val="20"/>
                  </w:rPr>
                </w:rPrChange>
              </w:rPr>
              <w:t> </w:t>
            </w:r>
          </w:p>
        </w:tc>
        <w:tc>
          <w:tcPr>
            <w:tcW w:w="1131" w:type="dxa"/>
            <w:tcBorders>
              <w:top w:val="nil"/>
              <w:left w:val="nil"/>
              <w:bottom w:val="single" w:sz="4" w:space="0" w:color="auto"/>
              <w:right w:val="single" w:sz="4" w:space="0" w:color="auto"/>
            </w:tcBorders>
            <w:shd w:val="clear" w:color="auto" w:fill="auto"/>
            <w:noWrap/>
            <w:vAlign w:val="bottom"/>
            <w:hideMark/>
          </w:tcPr>
          <w:p w14:paraId="17DE6C62" w14:textId="77777777" w:rsidR="00C2509B" w:rsidRPr="00935764" w:rsidRDefault="00C2509B" w:rsidP="00ED5BD4">
            <w:pPr>
              <w:jc w:val="left"/>
              <w:rPr>
                <w:rFonts w:ascii="Helvetica Neue Light" w:eastAsia="Times New Roman" w:hAnsi="Helvetica Neue Light" w:cs="Times New Roman"/>
                <w:color w:val="000000"/>
                <w:szCs w:val="20"/>
                <w:rPrChange w:id="9815" w:author="Arthur de Catheu" w:date="2014-06-20T17:08:00Z">
                  <w:rPr>
                    <w:rFonts w:eastAsia="Times New Roman" w:cs="Times New Roman"/>
                    <w:color w:val="000000"/>
                    <w:szCs w:val="20"/>
                  </w:rPr>
                </w:rPrChange>
              </w:rPr>
            </w:pPr>
            <w:r w:rsidRPr="00935764">
              <w:rPr>
                <w:rFonts w:ascii="Helvetica Neue Light" w:eastAsia="Times New Roman" w:hAnsi="Helvetica Neue Light" w:cs="Times New Roman"/>
                <w:color w:val="000000"/>
                <w:szCs w:val="20"/>
                <w:rPrChange w:id="9816" w:author="Arthur de Catheu" w:date="2014-06-20T17:08:00Z">
                  <w:rPr>
                    <w:rFonts w:eastAsia="Times New Roman" w:cs="Times New Roman"/>
                    <w:color w:val="000000"/>
                    <w:szCs w:val="20"/>
                  </w:rPr>
                </w:rPrChange>
              </w:rPr>
              <w:t> </w:t>
            </w:r>
          </w:p>
        </w:tc>
        <w:tc>
          <w:tcPr>
            <w:tcW w:w="1067" w:type="dxa"/>
            <w:tcBorders>
              <w:top w:val="nil"/>
              <w:left w:val="nil"/>
              <w:bottom w:val="single" w:sz="4" w:space="0" w:color="auto"/>
              <w:right w:val="single" w:sz="4" w:space="0" w:color="auto"/>
            </w:tcBorders>
            <w:shd w:val="clear" w:color="000000" w:fill="1F497D"/>
            <w:noWrap/>
            <w:vAlign w:val="bottom"/>
            <w:hideMark/>
          </w:tcPr>
          <w:p w14:paraId="4AF09E67" w14:textId="77777777" w:rsidR="00C2509B" w:rsidRPr="00935764" w:rsidRDefault="00C2509B" w:rsidP="00ED5BD4">
            <w:pPr>
              <w:jc w:val="center"/>
              <w:rPr>
                <w:rFonts w:ascii="Helvetica Neue Light" w:eastAsia="Times New Roman" w:hAnsi="Helvetica Neue Light" w:cs="Times New Roman"/>
                <w:color w:val="FFFFFF"/>
                <w:szCs w:val="20"/>
                <w:rPrChange w:id="9817" w:author="Arthur de Catheu" w:date="2014-06-20T17:08:00Z">
                  <w:rPr>
                    <w:rFonts w:eastAsia="Times New Roman" w:cs="Times New Roman"/>
                    <w:color w:val="FFFFFF"/>
                    <w:szCs w:val="20"/>
                  </w:rPr>
                </w:rPrChange>
              </w:rPr>
            </w:pPr>
            <w:r w:rsidRPr="00935764">
              <w:rPr>
                <w:rFonts w:ascii="Helvetica Neue Light" w:eastAsia="Times New Roman" w:hAnsi="Helvetica Neue Light" w:cs="Times New Roman"/>
                <w:color w:val="FFFFFF"/>
                <w:szCs w:val="20"/>
                <w:rPrChange w:id="9818" w:author="Arthur de Catheu" w:date="2014-06-20T17:08:00Z">
                  <w:rPr>
                    <w:rFonts w:eastAsia="Times New Roman" w:cs="Times New Roman"/>
                    <w:color w:val="FFFFFF"/>
                    <w:szCs w:val="20"/>
                  </w:rPr>
                </w:rPrChange>
              </w:rPr>
              <w:t>Deadline</w:t>
            </w:r>
          </w:p>
        </w:tc>
      </w:tr>
    </w:tbl>
    <w:p w14:paraId="433DF2C9" w14:textId="400E5C97" w:rsidR="00D315F9" w:rsidRPr="00935764" w:rsidRDefault="00D315F9">
      <w:pPr>
        <w:jc w:val="left"/>
        <w:rPr>
          <w:rFonts w:ascii="Helvetica Neue Light" w:hAnsi="Helvetica Neue Light"/>
          <w:highlight w:val="yellow"/>
          <w:rPrChange w:id="9819" w:author="Arthur de Catheu" w:date="2014-06-20T17:08:00Z">
            <w:rPr>
              <w:highlight w:val="yellow"/>
            </w:rPr>
          </w:rPrChange>
        </w:rPr>
      </w:pPr>
      <w:r w:rsidRPr="00935764">
        <w:rPr>
          <w:rFonts w:ascii="Helvetica Neue Light" w:hAnsi="Helvetica Neue Light"/>
          <w:highlight w:val="yellow"/>
          <w:rPrChange w:id="9820" w:author="Arthur de Catheu" w:date="2014-06-20T17:08:00Z">
            <w:rPr>
              <w:highlight w:val="yellow"/>
            </w:rPr>
          </w:rPrChange>
        </w:rPr>
        <w:br w:type="page"/>
      </w:r>
    </w:p>
    <w:p w14:paraId="264CFA24" w14:textId="77777777" w:rsidR="00175F49" w:rsidRPr="00935764" w:rsidRDefault="00175F49" w:rsidP="00D315F9">
      <w:pPr>
        <w:rPr>
          <w:rFonts w:ascii="Helvetica Neue Light" w:hAnsi="Helvetica Neue Light"/>
          <w:highlight w:val="yellow"/>
          <w:rPrChange w:id="9821" w:author="Arthur de Catheu" w:date="2014-06-20T17:08:00Z">
            <w:rPr>
              <w:highlight w:val="yellow"/>
            </w:rPr>
          </w:rPrChange>
        </w:rPr>
      </w:pPr>
    </w:p>
    <w:p w14:paraId="1391CE89" w14:textId="3E6B4895" w:rsidR="00B464AB" w:rsidRPr="009B767E" w:rsidRDefault="00375720">
      <w:pPr>
        <w:pStyle w:val="Titre2"/>
        <w:rPr>
          <w:rPrChange w:id="9822" w:author="Arthur de Catheu" w:date="2014-06-20T18:20:00Z">
            <w:rPr>
              <w:highlight w:val="yellow"/>
            </w:rPr>
          </w:rPrChange>
        </w:rPr>
        <w:pPrChange w:id="9823" w:author="Hervé Monnerie" w:date="2014-06-25T11:08:00Z">
          <w:pPr>
            <w:pStyle w:val="Titre2"/>
            <w:ind w:left="0" w:hanging="11"/>
          </w:pPr>
        </w:pPrChange>
      </w:pPr>
      <w:bookmarkStart w:id="9824" w:name="_Toc265315454"/>
      <w:r w:rsidRPr="009B767E">
        <w:rPr>
          <w:rPrChange w:id="9825" w:author="Arthur de Catheu" w:date="2014-06-20T18:20:00Z">
            <w:rPr>
              <w:highlight w:val="yellow"/>
            </w:rPr>
          </w:rPrChange>
        </w:rPr>
        <w:t xml:space="preserve">Modèle de </w:t>
      </w:r>
      <w:r w:rsidR="006D4444" w:rsidRPr="009B767E">
        <w:rPr>
          <w:rPrChange w:id="9826" w:author="Arthur de Catheu" w:date="2014-06-20T18:20:00Z">
            <w:rPr>
              <w:highlight w:val="yellow"/>
            </w:rPr>
          </w:rPrChange>
        </w:rPr>
        <w:t>Rapport de Gestion H</w:t>
      </w:r>
      <w:r w:rsidRPr="009B767E">
        <w:rPr>
          <w:rPrChange w:id="9827" w:author="Arthur de Catheu" w:date="2014-06-20T18:20:00Z">
            <w:rPr>
              <w:highlight w:val="yellow"/>
            </w:rPr>
          </w:rPrChange>
        </w:rPr>
        <w:t>ebdomadaire auprès des Cédants</w:t>
      </w:r>
      <w:bookmarkEnd w:id="9824"/>
    </w:p>
    <w:p w14:paraId="7837A025" w14:textId="77777777" w:rsidR="00806662" w:rsidRPr="00935764" w:rsidRDefault="00806662" w:rsidP="005B4CB9">
      <w:pPr>
        <w:rPr>
          <w:rFonts w:ascii="Helvetica Neue Light" w:hAnsi="Helvetica Neue Light"/>
          <w:highlight w:val="yellow"/>
          <w:rPrChange w:id="9828" w:author="Arthur de Catheu" w:date="2014-06-20T17:08:00Z">
            <w:rPr>
              <w:highlight w:val="yellow"/>
            </w:rPr>
          </w:rPrChange>
        </w:rPr>
      </w:pPr>
    </w:p>
    <w:p w14:paraId="58C1ADCC" w14:textId="77777777" w:rsidR="00806662" w:rsidRPr="00935764" w:rsidRDefault="00806662" w:rsidP="005B4CB9">
      <w:pPr>
        <w:rPr>
          <w:rFonts w:ascii="Helvetica Neue Light" w:hAnsi="Helvetica Neue Light"/>
          <w:highlight w:val="yellow"/>
          <w:rPrChange w:id="9829" w:author="Arthur de Catheu" w:date="2014-06-20T17:08:00Z">
            <w:rPr>
              <w:highlight w:val="yellow"/>
            </w:rPr>
          </w:rPrChange>
        </w:rPr>
      </w:pPr>
    </w:p>
    <w:p w14:paraId="1B21FC8D" w14:textId="0CD4E4E6" w:rsidR="00B464AB" w:rsidRPr="00935764" w:rsidRDefault="00B464AB" w:rsidP="000217FE">
      <w:pPr>
        <w:rPr>
          <w:rFonts w:ascii="Helvetica Neue Light" w:hAnsi="Helvetica Neue Light"/>
          <w:highlight w:val="yellow"/>
          <w:rPrChange w:id="9830" w:author="Arthur de Catheu" w:date="2014-06-20T17:08:00Z">
            <w:rPr>
              <w:highlight w:val="yellow"/>
            </w:rPr>
          </w:rPrChange>
        </w:rPr>
      </w:pPr>
      <w:bookmarkStart w:id="9831" w:name="_Toc381366482"/>
      <w:bookmarkStart w:id="9832" w:name="_Toc381366969"/>
      <w:bookmarkStart w:id="9833" w:name="_Toc381367245"/>
      <w:bookmarkStart w:id="9834" w:name="_Toc381367522"/>
      <w:bookmarkStart w:id="9835" w:name="_Toc381368414"/>
      <w:bookmarkEnd w:id="9831"/>
      <w:bookmarkEnd w:id="9832"/>
      <w:bookmarkEnd w:id="9833"/>
      <w:bookmarkEnd w:id="9834"/>
      <w:bookmarkEnd w:id="9835"/>
    </w:p>
    <w:p w14:paraId="1E5B07C3" w14:textId="2492E43D" w:rsidR="00B464AB" w:rsidRPr="00446672" w:rsidRDefault="00B3576E" w:rsidP="00B464AB">
      <w:pPr>
        <w:pStyle w:val="Corpsdetexte"/>
        <w:jc w:val="center"/>
        <w:rPr>
          <w:rFonts w:ascii="Helvetica Neue Light" w:hAnsi="Helvetica Neue Light" w:cs="Arial"/>
          <w:i/>
          <w:iCs/>
          <w:szCs w:val="20"/>
          <w:rPrChange w:id="9836" w:author="Arthur de Catheu" w:date="2014-06-20T17:08:00Z">
            <w:rPr>
              <w:rFonts w:cs="Arial"/>
              <w:i/>
              <w:iCs/>
              <w:szCs w:val="20"/>
              <w:highlight w:val="yellow"/>
            </w:rPr>
          </w:rPrChange>
        </w:rPr>
      </w:pPr>
      <w:r w:rsidRPr="00446672">
        <w:rPr>
          <w:rFonts w:ascii="Helvetica Neue Light" w:hAnsi="Helvetica Neue Light" w:cs="Arial"/>
          <w:i/>
          <w:iCs/>
          <w:szCs w:val="20"/>
          <w:rPrChange w:id="9837" w:author="Arthur de Catheu" w:date="2014-06-20T17:08:00Z">
            <w:rPr>
              <w:rFonts w:eastAsiaTheme="majorEastAsia" w:cs="Arial"/>
              <w:b/>
              <w:bCs/>
              <w:i/>
              <w:iCs/>
              <w:sz w:val="28"/>
              <w:szCs w:val="20"/>
              <w:highlight w:val="yellow"/>
            </w:rPr>
          </w:rPrChange>
        </w:rPr>
        <w:t xml:space="preserve"> </w:t>
      </w:r>
      <w:r w:rsidR="00B464AB" w:rsidRPr="00446672">
        <w:rPr>
          <w:rFonts w:ascii="Helvetica Neue Light" w:hAnsi="Helvetica Neue Light" w:cs="Arial"/>
          <w:i/>
          <w:iCs/>
          <w:szCs w:val="20"/>
          <w:rPrChange w:id="9838" w:author="Arthur de Catheu" w:date="2014-06-20T17:08:00Z">
            <w:rPr>
              <w:rFonts w:eastAsiaTheme="majorEastAsia" w:cs="Arial"/>
              <w:b/>
              <w:bCs/>
              <w:i/>
              <w:iCs/>
              <w:sz w:val="28"/>
              <w:szCs w:val="20"/>
              <w:highlight w:val="yellow"/>
            </w:rPr>
          </w:rPrChange>
        </w:rPr>
        <w:t>[Envoyé par message électronique]</w:t>
      </w:r>
      <w:bookmarkStart w:id="9839" w:name="_Toc381366484"/>
      <w:bookmarkStart w:id="9840" w:name="_Toc381366971"/>
      <w:bookmarkStart w:id="9841" w:name="_Toc381367247"/>
      <w:bookmarkStart w:id="9842" w:name="_Toc381367524"/>
      <w:bookmarkStart w:id="9843" w:name="_Toc381368416"/>
      <w:bookmarkEnd w:id="9839"/>
      <w:bookmarkEnd w:id="9840"/>
      <w:bookmarkEnd w:id="9841"/>
      <w:bookmarkEnd w:id="9842"/>
      <w:bookmarkEnd w:id="9843"/>
    </w:p>
    <w:p w14:paraId="2545912B" w14:textId="0E65640A" w:rsidR="00B464AB" w:rsidRPr="00446672" w:rsidRDefault="00B464AB" w:rsidP="00B464AB">
      <w:pPr>
        <w:rPr>
          <w:rFonts w:ascii="Helvetica Neue Light" w:hAnsi="Helvetica Neue Light"/>
          <w:rPrChange w:id="9844" w:author="Arthur de Catheu" w:date="2014-06-20T17:08:00Z">
            <w:rPr>
              <w:highlight w:val="yellow"/>
            </w:rPr>
          </w:rPrChange>
        </w:rPr>
      </w:pPr>
      <w:bookmarkStart w:id="9845" w:name="_Toc381366485"/>
      <w:bookmarkStart w:id="9846" w:name="_Toc381366972"/>
      <w:bookmarkStart w:id="9847" w:name="_Toc381367248"/>
      <w:bookmarkStart w:id="9848" w:name="_Toc381367525"/>
      <w:bookmarkStart w:id="9849" w:name="_Toc381368417"/>
      <w:bookmarkEnd w:id="9845"/>
      <w:bookmarkEnd w:id="9846"/>
      <w:bookmarkEnd w:id="9847"/>
      <w:bookmarkEnd w:id="9848"/>
      <w:bookmarkEnd w:id="9849"/>
    </w:p>
    <w:p w14:paraId="78DEE37A" w14:textId="0084D598" w:rsidR="00B464AB" w:rsidRPr="00446672" w:rsidRDefault="00B464AB" w:rsidP="00B464AB">
      <w:pPr>
        <w:pStyle w:val="Corpsdetexte"/>
        <w:ind w:left="1080" w:hanging="1080"/>
        <w:rPr>
          <w:rFonts w:ascii="Helvetica Neue Light" w:hAnsi="Helvetica Neue Light" w:cs="Arial"/>
          <w:b/>
          <w:bCs/>
          <w:szCs w:val="20"/>
          <w:rPrChange w:id="9850" w:author="Arthur de Catheu" w:date="2014-06-20T17:08:00Z">
            <w:rPr>
              <w:rFonts w:cs="Arial"/>
              <w:b/>
              <w:bCs/>
              <w:szCs w:val="20"/>
              <w:highlight w:val="yellow"/>
            </w:rPr>
          </w:rPrChange>
        </w:rPr>
      </w:pPr>
      <w:r w:rsidRPr="00446672">
        <w:rPr>
          <w:rFonts w:ascii="Helvetica Neue Light" w:hAnsi="Helvetica Neue Light" w:cs="Arial"/>
          <w:b/>
          <w:bCs/>
          <w:szCs w:val="20"/>
          <w:rPrChange w:id="9851" w:author="Arthur de Catheu" w:date="2014-06-20T17:08:00Z">
            <w:rPr>
              <w:rFonts w:eastAsiaTheme="majorEastAsia" w:cs="Arial"/>
              <w:b/>
              <w:bCs/>
              <w:sz w:val="28"/>
              <w:szCs w:val="20"/>
              <w:highlight w:val="yellow"/>
            </w:rPr>
          </w:rPrChange>
        </w:rPr>
        <w:t xml:space="preserve">Objet : </w:t>
      </w:r>
      <w:ins w:id="9852" w:author="Hervé Monnerie" w:date="2014-06-25T10:31:00Z">
        <w:r w:rsidR="00BD57E6" w:rsidRPr="00446672">
          <w:rPr>
            <w:rFonts w:ascii="Helvetica Neue Light" w:hAnsi="Helvetica Neue Light" w:cs="Arial"/>
            <w:b/>
            <w:bCs/>
            <w:szCs w:val="20"/>
          </w:rPr>
          <w:t>s</w:t>
        </w:r>
      </w:ins>
      <w:del w:id="9853" w:author="Hervé Monnerie" w:date="2014-06-25T10:31:00Z">
        <w:r w:rsidRPr="00446672" w:rsidDel="00BD57E6">
          <w:rPr>
            <w:rFonts w:ascii="Helvetica Neue Light" w:hAnsi="Helvetica Neue Light" w:cs="Arial"/>
            <w:b/>
            <w:bCs/>
            <w:szCs w:val="20"/>
            <w:rPrChange w:id="9854" w:author="Arthur de Catheu" w:date="2014-06-20T17:08:00Z">
              <w:rPr>
                <w:rFonts w:eastAsiaTheme="majorEastAsia" w:cs="Arial"/>
                <w:b/>
                <w:bCs/>
                <w:sz w:val="28"/>
                <w:szCs w:val="20"/>
                <w:highlight w:val="yellow"/>
              </w:rPr>
            </w:rPrChange>
          </w:rPr>
          <w:delText>S</w:delText>
        </w:r>
      </w:del>
      <w:r w:rsidRPr="00446672">
        <w:rPr>
          <w:rFonts w:ascii="Helvetica Neue Light" w:hAnsi="Helvetica Neue Light" w:cs="Arial"/>
          <w:b/>
          <w:bCs/>
          <w:szCs w:val="20"/>
          <w:rPrChange w:id="9855" w:author="Arthur de Catheu" w:date="2014-06-20T17:08:00Z">
            <w:rPr>
              <w:rFonts w:eastAsiaTheme="majorEastAsia" w:cs="Arial"/>
              <w:b/>
              <w:bCs/>
              <w:sz w:val="28"/>
              <w:szCs w:val="20"/>
              <w:highlight w:val="yellow"/>
            </w:rPr>
          </w:rPrChange>
        </w:rPr>
        <w:t xml:space="preserve">uivi hebdomadaire des créances cédées à </w:t>
      </w:r>
      <w:r w:rsidR="002119A8" w:rsidRPr="00446672">
        <w:rPr>
          <w:rFonts w:ascii="Helvetica Neue Light" w:hAnsi="Helvetica Neue Light" w:cs="Arial"/>
          <w:b/>
          <w:bCs/>
          <w:szCs w:val="20"/>
          <w:rPrChange w:id="9856" w:author="Arthur de Catheu" w:date="2014-06-20T17:08:00Z">
            <w:rPr>
              <w:rFonts w:eastAsiaTheme="majorEastAsia" w:cs="Arial"/>
              <w:b/>
              <w:bCs/>
              <w:sz w:val="28"/>
              <w:szCs w:val="20"/>
              <w:highlight w:val="yellow"/>
            </w:rPr>
          </w:rPrChange>
        </w:rPr>
        <w:t xml:space="preserve">Finexkap </w:t>
      </w:r>
      <w:bookmarkStart w:id="9857" w:name="_Toc381366486"/>
      <w:bookmarkStart w:id="9858" w:name="_Toc381366973"/>
      <w:bookmarkStart w:id="9859" w:name="_Toc381367249"/>
      <w:bookmarkStart w:id="9860" w:name="_Toc381367526"/>
      <w:bookmarkStart w:id="9861" w:name="_Toc381368418"/>
      <w:bookmarkEnd w:id="9857"/>
      <w:bookmarkEnd w:id="9858"/>
      <w:bookmarkEnd w:id="9859"/>
      <w:bookmarkEnd w:id="9860"/>
      <w:bookmarkEnd w:id="9861"/>
      <w:r w:rsidR="002119A8" w:rsidRPr="00446672">
        <w:rPr>
          <w:rFonts w:ascii="Helvetica Neue Light" w:hAnsi="Helvetica Neue Light" w:cs="Arial"/>
          <w:b/>
          <w:bCs/>
          <w:szCs w:val="20"/>
          <w:rPrChange w:id="9862" w:author="Arthur de Catheu" w:date="2014-06-20T17:08:00Z">
            <w:rPr>
              <w:rFonts w:eastAsiaTheme="majorEastAsia" w:cs="Arial"/>
              <w:b/>
              <w:bCs/>
              <w:sz w:val="28"/>
              <w:szCs w:val="20"/>
              <w:highlight w:val="yellow"/>
            </w:rPr>
          </w:rPrChange>
        </w:rPr>
        <w:t>AM</w:t>
      </w:r>
    </w:p>
    <w:p w14:paraId="324AC137" w14:textId="77777777" w:rsidR="00B3576E" w:rsidRPr="00446672" w:rsidRDefault="00B3576E" w:rsidP="00B464AB">
      <w:pPr>
        <w:pStyle w:val="Corpsdetexte"/>
        <w:rPr>
          <w:rFonts w:ascii="Helvetica Neue Light" w:hAnsi="Helvetica Neue Light" w:cs="Arial"/>
          <w:szCs w:val="20"/>
          <w:rPrChange w:id="9863" w:author="Arthur de Catheu" w:date="2014-06-20T17:08:00Z">
            <w:rPr>
              <w:rFonts w:cs="Arial"/>
              <w:szCs w:val="20"/>
              <w:highlight w:val="yellow"/>
            </w:rPr>
          </w:rPrChange>
        </w:rPr>
      </w:pPr>
    </w:p>
    <w:p w14:paraId="19C9BCC1" w14:textId="06379DB7" w:rsidR="00B464AB" w:rsidRPr="00446672" w:rsidRDefault="00B464AB" w:rsidP="00B464AB">
      <w:pPr>
        <w:pStyle w:val="Corpsdetexte"/>
        <w:rPr>
          <w:rFonts w:ascii="Helvetica Neue Light" w:hAnsi="Helvetica Neue Light" w:cs="Arial"/>
          <w:szCs w:val="20"/>
          <w:rPrChange w:id="9864" w:author="Arthur de Catheu" w:date="2014-06-20T17:08:00Z">
            <w:rPr>
              <w:rFonts w:cs="Arial"/>
              <w:szCs w:val="20"/>
              <w:highlight w:val="yellow"/>
            </w:rPr>
          </w:rPrChange>
        </w:rPr>
      </w:pPr>
      <w:r w:rsidRPr="00446672">
        <w:rPr>
          <w:rFonts w:ascii="Helvetica Neue Light" w:hAnsi="Helvetica Neue Light" w:cs="Arial"/>
          <w:szCs w:val="20"/>
          <w:rPrChange w:id="9865" w:author="Arthur de Catheu" w:date="2014-06-20T17:08:00Z">
            <w:rPr>
              <w:rFonts w:eastAsiaTheme="majorEastAsia" w:cs="Arial"/>
              <w:b/>
              <w:bCs/>
              <w:sz w:val="28"/>
              <w:szCs w:val="20"/>
              <w:highlight w:val="yellow"/>
            </w:rPr>
          </w:rPrChange>
        </w:rPr>
        <w:t xml:space="preserve">Bonjour </w:t>
      </w:r>
      <w:r w:rsidRPr="00446672">
        <w:rPr>
          <w:rFonts w:ascii="Helvetica Neue Light" w:hAnsi="Helvetica Neue Light" w:cs="Arial"/>
          <w:i/>
          <w:szCs w:val="20"/>
          <w:rPrChange w:id="9866" w:author="Arthur de Catheu" w:date="2014-06-20T17:08:00Z">
            <w:rPr>
              <w:rFonts w:eastAsiaTheme="majorEastAsia" w:cs="Arial"/>
              <w:b/>
              <w:bCs/>
              <w:i/>
              <w:sz w:val="28"/>
              <w:szCs w:val="20"/>
              <w:highlight w:val="yellow"/>
            </w:rPr>
          </w:rPrChange>
        </w:rPr>
        <w:t>[</w:t>
      </w:r>
      <w:ins w:id="9867" w:author="Hervé Monnerie" w:date="2014-06-25T10:29:00Z">
        <w:r w:rsidR="00BD57E6" w:rsidRPr="00446672">
          <w:rPr>
            <w:rFonts w:ascii="Helvetica Neue Light" w:hAnsi="Helvetica Neue Light" w:cs="Arial"/>
            <w:i/>
            <w:szCs w:val="20"/>
          </w:rPr>
          <w:t xml:space="preserve">Prénom </w:t>
        </w:r>
      </w:ins>
      <w:r w:rsidRPr="00446672">
        <w:rPr>
          <w:rFonts w:ascii="Helvetica Neue Light" w:hAnsi="Helvetica Neue Light" w:cs="Arial"/>
          <w:i/>
          <w:szCs w:val="20"/>
          <w:rPrChange w:id="9868" w:author="Arthur de Catheu" w:date="2014-06-20T17:08:00Z">
            <w:rPr>
              <w:rFonts w:eastAsiaTheme="majorEastAsia" w:cs="Arial"/>
              <w:b/>
              <w:bCs/>
              <w:i/>
              <w:sz w:val="28"/>
              <w:szCs w:val="20"/>
              <w:highlight w:val="yellow"/>
            </w:rPr>
          </w:rPrChange>
        </w:rPr>
        <w:t>Nom du Cédant]</w:t>
      </w:r>
      <w:r w:rsidRPr="00446672">
        <w:rPr>
          <w:rFonts w:ascii="Helvetica Neue Light" w:hAnsi="Helvetica Neue Light" w:cs="Arial"/>
          <w:szCs w:val="20"/>
          <w:rPrChange w:id="9869" w:author="Arthur de Catheu" w:date="2014-06-20T17:08:00Z">
            <w:rPr>
              <w:rFonts w:eastAsiaTheme="majorEastAsia" w:cs="Arial"/>
              <w:b/>
              <w:bCs/>
              <w:sz w:val="28"/>
              <w:szCs w:val="20"/>
              <w:highlight w:val="yellow"/>
            </w:rPr>
          </w:rPrChange>
        </w:rPr>
        <w:t>,</w:t>
      </w:r>
      <w:bookmarkStart w:id="9870" w:name="_Toc381366487"/>
      <w:bookmarkStart w:id="9871" w:name="_Toc381366974"/>
      <w:bookmarkStart w:id="9872" w:name="_Toc381367250"/>
      <w:bookmarkStart w:id="9873" w:name="_Toc381367527"/>
      <w:bookmarkStart w:id="9874" w:name="_Toc381368419"/>
      <w:bookmarkEnd w:id="9870"/>
      <w:bookmarkEnd w:id="9871"/>
      <w:bookmarkEnd w:id="9872"/>
      <w:bookmarkEnd w:id="9873"/>
      <w:bookmarkEnd w:id="9874"/>
    </w:p>
    <w:p w14:paraId="78E338A3" w14:textId="77777777" w:rsidR="00B3576E" w:rsidRPr="00446672" w:rsidRDefault="00B3576E" w:rsidP="00B464AB">
      <w:pPr>
        <w:pStyle w:val="Corpsdetexte"/>
        <w:rPr>
          <w:rFonts w:ascii="Helvetica Neue Light" w:hAnsi="Helvetica Neue Light" w:cs="Arial"/>
          <w:szCs w:val="20"/>
          <w:rPrChange w:id="9875" w:author="Arthur de Catheu" w:date="2014-06-20T17:08:00Z">
            <w:rPr>
              <w:rFonts w:cs="Arial"/>
              <w:szCs w:val="20"/>
              <w:highlight w:val="yellow"/>
            </w:rPr>
          </w:rPrChange>
        </w:rPr>
      </w:pPr>
    </w:p>
    <w:p w14:paraId="233D945D" w14:textId="77777777" w:rsidR="0002201A" w:rsidRDefault="00B464AB" w:rsidP="00B464AB">
      <w:pPr>
        <w:pStyle w:val="Corpsdetexte"/>
        <w:rPr>
          <w:ins w:id="9876" w:author="Hervé Monnerie" w:date="2014-06-25T10:39:00Z"/>
          <w:rFonts w:ascii="Helvetica Neue Light" w:hAnsi="Helvetica Neue Light" w:cs="Arial"/>
          <w:szCs w:val="20"/>
        </w:rPr>
      </w:pPr>
      <w:r w:rsidRPr="00446672">
        <w:rPr>
          <w:rFonts w:ascii="Helvetica Neue Light" w:hAnsi="Helvetica Neue Light" w:cs="Arial"/>
          <w:szCs w:val="20"/>
          <w:rPrChange w:id="9877" w:author="Arthur de Catheu" w:date="2014-06-20T17:08:00Z">
            <w:rPr>
              <w:rFonts w:eastAsiaTheme="majorEastAsia" w:cs="Arial"/>
              <w:b/>
              <w:bCs/>
              <w:sz w:val="28"/>
              <w:szCs w:val="20"/>
              <w:highlight w:val="yellow"/>
            </w:rPr>
          </w:rPrChange>
        </w:rPr>
        <w:t xml:space="preserve">Vous recevez ce suivi automatique suite aux factures que vous avez cédées à </w:t>
      </w:r>
      <w:r w:rsidR="002119A8" w:rsidRPr="00446672">
        <w:rPr>
          <w:rFonts w:ascii="Helvetica Neue Light" w:hAnsi="Helvetica Neue Light" w:cs="Arial"/>
          <w:szCs w:val="20"/>
          <w:rPrChange w:id="9878" w:author="Arthur de Catheu" w:date="2014-06-20T17:08:00Z">
            <w:rPr>
              <w:rFonts w:eastAsiaTheme="majorEastAsia" w:cs="Arial"/>
              <w:b/>
              <w:bCs/>
              <w:sz w:val="28"/>
              <w:szCs w:val="20"/>
              <w:highlight w:val="yellow"/>
            </w:rPr>
          </w:rPrChange>
        </w:rPr>
        <w:t>Finexkap AM</w:t>
      </w:r>
      <w:r w:rsidRPr="00446672">
        <w:rPr>
          <w:rFonts w:ascii="Helvetica Neue Light" w:hAnsi="Helvetica Neue Light" w:cs="Arial"/>
          <w:szCs w:val="20"/>
          <w:rPrChange w:id="9879" w:author="Arthur de Catheu" w:date="2014-06-20T17:08:00Z">
            <w:rPr>
              <w:rFonts w:eastAsiaTheme="majorEastAsia" w:cs="Arial"/>
              <w:b/>
              <w:bCs/>
              <w:sz w:val="28"/>
              <w:szCs w:val="20"/>
              <w:highlight w:val="yellow"/>
            </w:rPr>
          </w:rPrChange>
        </w:rPr>
        <w:t xml:space="preserve">. </w:t>
      </w:r>
      <w:ins w:id="9880" w:author="Hervé Monnerie" w:date="2014-06-25T10:38:00Z">
        <w:r w:rsidR="0002201A" w:rsidRPr="0002201A">
          <w:rPr>
            <w:rFonts w:ascii="Helvetica Neue Light" w:hAnsi="Helvetica Neue Light" w:cs="Arial"/>
            <w:szCs w:val="20"/>
          </w:rPr>
          <w:t>Afin de nous déclarer tout évènement intervenu sur ces factures (paiement directement sur votre compte, contestation de votre client, litige éventuel, compensation, avoir, etc.), merci de bien voulo</w:t>
        </w:r>
      </w:ins>
      <w:ins w:id="9881" w:author="Hervé Monnerie" w:date="2014-06-25T10:39:00Z">
        <w:r w:rsidR="0002201A">
          <w:rPr>
            <w:rFonts w:ascii="Helvetica Neue Light" w:hAnsi="Helvetica Neue Light" w:cs="Arial"/>
            <w:szCs w:val="20"/>
          </w:rPr>
          <w:t>i</w:t>
        </w:r>
      </w:ins>
      <w:ins w:id="9882" w:author="Hervé Monnerie" w:date="2014-06-25T10:38:00Z">
        <w:r w:rsidR="0002201A" w:rsidRPr="0002201A">
          <w:rPr>
            <w:rFonts w:ascii="Helvetica Neue Light" w:hAnsi="Helvetica Neue Light" w:cs="Arial"/>
            <w:szCs w:val="20"/>
          </w:rPr>
          <w:t>r vous connecter sur votre espace Client en cliquant ici. En l'absence de réponse de votre part, les factures seront supposées ne pas avoir connu d'évènement notable susceptible d'altérer leur paiement.</w:t>
        </w:r>
      </w:ins>
    </w:p>
    <w:p w14:paraId="6B5AEE49" w14:textId="0C716A43" w:rsidR="00B464AB" w:rsidRPr="00935764" w:rsidDel="0002201A" w:rsidRDefault="00B464AB" w:rsidP="00B464AB">
      <w:pPr>
        <w:pStyle w:val="Corpsdetexte"/>
        <w:rPr>
          <w:del w:id="9883" w:author="Hervé Monnerie" w:date="2014-06-25T10:38:00Z"/>
          <w:rFonts w:ascii="Helvetica Neue Light" w:hAnsi="Helvetica Neue Light" w:cs="Arial"/>
          <w:szCs w:val="20"/>
          <w:highlight w:val="yellow"/>
          <w:rPrChange w:id="9884" w:author="Arthur de Catheu" w:date="2014-06-20T17:08:00Z">
            <w:rPr>
              <w:del w:id="9885" w:author="Hervé Monnerie" w:date="2014-06-25T10:38:00Z"/>
              <w:rFonts w:cs="Arial"/>
              <w:szCs w:val="20"/>
              <w:highlight w:val="yellow"/>
            </w:rPr>
          </w:rPrChange>
        </w:rPr>
      </w:pPr>
      <w:del w:id="9886" w:author="Hervé Monnerie" w:date="2014-06-25T10:38:00Z">
        <w:r w:rsidRPr="00935764" w:rsidDel="0002201A">
          <w:rPr>
            <w:rFonts w:ascii="Helvetica Neue Light" w:hAnsi="Helvetica Neue Light" w:cs="Arial"/>
            <w:szCs w:val="20"/>
            <w:highlight w:val="yellow"/>
            <w:rPrChange w:id="9887" w:author="Arthur de Catheu" w:date="2014-06-20T17:08:00Z">
              <w:rPr>
                <w:rFonts w:eastAsiaTheme="majorEastAsia" w:cs="Arial"/>
                <w:b/>
                <w:bCs/>
                <w:sz w:val="28"/>
                <w:szCs w:val="20"/>
                <w:highlight w:val="yellow"/>
              </w:rPr>
            </w:rPrChange>
          </w:rPr>
          <w:delText xml:space="preserve">Dans le cas où vous auriez un litige à déclarer sur un de vos clients ou tout autre commentaire sur une créance cédée, connectez-vous sur votre compte </w:delText>
        </w:r>
        <w:r w:rsidR="002119A8" w:rsidRPr="00935764" w:rsidDel="0002201A">
          <w:rPr>
            <w:rFonts w:ascii="Helvetica Neue Light" w:hAnsi="Helvetica Neue Light" w:cs="Arial"/>
            <w:szCs w:val="20"/>
            <w:highlight w:val="yellow"/>
            <w:rPrChange w:id="9888" w:author="Arthur de Catheu" w:date="2014-06-20T17:08:00Z">
              <w:rPr>
                <w:rFonts w:eastAsiaTheme="majorEastAsia" w:cs="Arial"/>
                <w:b/>
                <w:bCs/>
                <w:sz w:val="28"/>
                <w:szCs w:val="20"/>
                <w:highlight w:val="yellow"/>
              </w:rPr>
            </w:rPrChange>
          </w:rPr>
          <w:delText>Finexkap AM</w:delText>
        </w:r>
        <w:r w:rsidRPr="00935764" w:rsidDel="0002201A">
          <w:rPr>
            <w:rFonts w:ascii="Helvetica Neue Light" w:hAnsi="Helvetica Neue Light" w:cs="Arial"/>
            <w:szCs w:val="20"/>
            <w:highlight w:val="yellow"/>
            <w:rPrChange w:id="9889" w:author="Arthur de Catheu" w:date="2014-06-20T17:08:00Z">
              <w:rPr>
                <w:rFonts w:eastAsiaTheme="majorEastAsia" w:cs="Arial"/>
                <w:b/>
                <w:bCs/>
                <w:sz w:val="28"/>
                <w:szCs w:val="20"/>
                <w:highlight w:val="yellow"/>
              </w:rPr>
            </w:rPrChange>
          </w:rPr>
          <w:delText xml:space="preserve">, ou envoyez-nous un message en réponse à ce mail. </w:delText>
        </w:r>
        <w:bookmarkStart w:id="9890" w:name="_Toc381366488"/>
        <w:bookmarkStart w:id="9891" w:name="_Toc381366975"/>
        <w:bookmarkStart w:id="9892" w:name="_Toc381367251"/>
        <w:bookmarkStart w:id="9893" w:name="_Toc381367528"/>
        <w:bookmarkStart w:id="9894" w:name="_Toc381368420"/>
        <w:bookmarkEnd w:id="9890"/>
        <w:bookmarkEnd w:id="9891"/>
        <w:bookmarkEnd w:id="9892"/>
        <w:bookmarkEnd w:id="9893"/>
        <w:bookmarkEnd w:id="9894"/>
      </w:del>
    </w:p>
    <w:p w14:paraId="4000C75E" w14:textId="77777777" w:rsidR="00B3576E" w:rsidRPr="00935764" w:rsidRDefault="00B3576E" w:rsidP="00B464AB">
      <w:pPr>
        <w:pStyle w:val="Corpsdetexte"/>
        <w:rPr>
          <w:rFonts w:ascii="Helvetica Neue Light" w:hAnsi="Helvetica Neue Light" w:cs="Arial"/>
          <w:szCs w:val="20"/>
          <w:highlight w:val="yellow"/>
          <w:rPrChange w:id="9895" w:author="Arthur de Catheu" w:date="2014-06-20T17:08:00Z">
            <w:rPr>
              <w:rFonts w:cs="Arial"/>
              <w:szCs w:val="20"/>
              <w:highlight w:val="yellow"/>
            </w:rPr>
          </w:rPrChange>
        </w:rPr>
      </w:pPr>
    </w:p>
    <w:p w14:paraId="1A744CE0" w14:textId="670A704E" w:rsidR="00B464AB" w:rsidRPr="00446672" w:rsidRDefault="00B464AB" w:rsidP="00B464AB">
      <w:pPr>
        <w:pStyle w:val="Corpsdetexte"/>
        <w:rPr>
          <w:rFonts w:ascii="Helvetica Neue Light" w:hAnsi="Helvetica Neue Light" w:cs="Arial"/>
          <w:i/>
          <w:szCs w:val="20"/>
          <w:rPrChange w:id="9896" w:author="Arthur de Catheu" w:date="2014-06-20T17:08:00Z">
            <w:rPr>
              <w:rFonts w:cs="Arial"/>
              <w:i/>
              <w:szCs w:val="20"/>
              <w:highlight w:val="yellow"/>
            </w:rPr>
          </w:rPrChange>
        </w:rPr>
      </w:pPr>
      <w:r w:rsidRPr="00446672">
        <w:rPr>
          <w:rFonts w:ascii="Helvetica Neue Light" w:hAnsi="Helvetica Neue Light" w:cs="Arial"/>
          <w:i/>
          <w:szCs w:val="20"/>
          <w:rPrChange w:id="9897" w:author="Arthur de Catheu" w:date="2014-06-20T17:08:00Z">
            <w:rPr>
              <w:rFonts w:eastAsiaTheme="majorEastAsia" w:cs="Arial"/>
              <w:b/>
              <w:bCs/>
              <w:i/>
              <w:sz w:val="28"/>
              <w:szCs w:val="20"/>
              <w:highlight w:val="yellow"/>
            </w:rPr>
          </w:rPrChange>
        </w:rPr>
        <w:t xml:space="preserve">Ces informations sont également disponibles sur le site </w:t>
      </w:r>
      <w:r w:rsidR="002119A8" w:rsidRPr="00446672">
        <w:rPr>
          <w:rFonts w:ascii="Helvetica Neue Light" w:hAnsi="Helvetica Neue Light" w:cs="Arial"/>
          <w:i/>
          <w:szCs w:val="20"/>
          <w:rPrChange w:id="9898" w:author="Arthur de Catheu" w:date="2014-06-20T17:08:00Z">
            <w:rPr>
              <w:rFonts w:eastAsiaTheme="majorEastAsia" w:cs="Arial"/>
              <w:b/>
              <w:bCs/>
              <w:i/>
              <w:sz w:val="28"/>
              <w:szCs w:val="20"/>
              <w:highlight w:val="yellow"/>
            </w:rPr>
          </w:rPrChange>
        </w:rPr>
        <w:t>Finexkap AM</w:t>
      </w:r>
      <w:r w:rsidRPr="00446672">
        <w:rPr>
          <w:rFonts w:ascii="Helvetica Neue Light" w:hAnsi="Helvetica Neue Light" w:cs="Arial"/>
          <w:i/>
          <w:szCs w:val="20"/>
          <w:rPrChange w:id="9899" w:author="Arthur de Catheu" w:date="2014-06-20T17:08:00Z">
            <w:rPr>
              <w:rFonts w:eastAsiaTheme="majorEastAsia" w:cs="Arial"/>
              <w:b/>
              <w:bCs/>
              <w:i/>
              <w:sz w:val="28"/>
              <w:szCs w:val="20"/>
              <w:highlight w:val="yellow"/>
            </w:rPr>
          </w:rPrChange>
        </w:rPr>
        <w:t xml:space="preserve"> dans votre compte utilisateur.</w:t>
      </w:r>
      <w:bookmarkStart w:id="9900" w:name="_Toc381366489"/>
      <w:bookmarkStart w:id="9901" w:name="_Toc381366976"/>
      <w:bookmarkStart w:id="9902" w:name="_Toc381367252"/>
      <w:bookmarkStart w:id="9903" w:name="_Toc381367529"/>
      <w:bookmarkStart w:id="9904" w:name="_Toc381368421"/>
      <w:bookmarkEnd w:id="9900"/>
      <w:bookmarkEnd w:id="9901"/>
      <w:bookmarkEnd w:id="9902"/>
      <w:bookmarkEnd w:id="9903"/>
      <w:bookmarkEnd w:id="9904"/>
    </w:p>
    <w:p w14:paraId="4AE5B7D9" w14:textId="77777777" w:rsidR="00B3576E" w:rsidRPr="00446672" w:rsidRDefault="00B3576E" w:rsidP="00B464AB">
      <w:pPr>
        <w:pStyle w:val="Corpsdetexte"/>
        <w:rPr>
          <w:rFonts w:ascii="Helvetica Neue Light" w:hAnsi="Helvetica Neue Light" w:cs="Arial"/>
          <w:i/>
          <w:szCs w:val="20"/>
          <w:rPrChange w:id="9905" w:author="Arthur de Catheu" w:date="2014-06-20T17:08:00Z">
            <w:rPr>
              <w:rFonts w:cs="Arial"/>
              <w:i/>
              <w:szCs w:val="20"/>
              <w:highlight w:val="yellow"/>
            </w:rPr>
          </w:rPrChange>
        </w:rPr>
      </w:pPr>
    </w:p>
    <w:tbl>
      <w:tblPr>
        <w:tblStyle w:val="Listeclair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9"/>
        <w:gridCol w:w="1418"/>
        <w:gridCol w:w="2059"/>
        <w:gridCol w:w="1320"/>
        <w:gridCol w:w="1520"/>
        <w:gridCol w:w="1526"/>
      </w:tblGrid>
      <w:tr w:rsidR="00B464AB" w:rsidRPr="00446672" w14:paraId="2F37D497" w14:textId="6F41EDC4" w:rsidTr="002F1B82">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auto"/>
            <w:vAlign w:val="center"/>
          </w:tcPr>
          <w:p w14:paraId="7AB5E5A5" w14:textId="33340F76" w:rsidR="00B464AB" w:rsidRPr="00446672" w:rsidRDefault="00B464AB" w:rsidP="002F1B82">
            <w:pPr>
              <w:pStyle w:val="Corpsdetexte"/>
              <w:jc w:val="center"/>
              <w:rPr>
                <w:rFonts w:ascii="Helvetica Neue Light" w:hAnsi="Helvetica Neue Light" w:cs="Arial"/>
                <w:color w:val="auto"/>
                <w:szCs w:val="20"/>
                <w:rPrChange w:id="9906" w:author="Arthur de Catheu" w:date="2014-06-20T17:08:00Z">
                  <w:rPr>
                    <w:rFonts w:cs="Arial"/>
                    <w:b w:val="0"/>
                    <w:bCs w:val="0"/>
                    <w:color w:val="auto"/>
                    <w:szCs w:val="20"/>
                    <w:highlight w:val="yellow"/>
                  </w:rPr>
                </w:rPrChange>
              </w:rPr>
            </w:pPr>
            <w:r w:rsidRPr="00446672">
              <w:rPr>
                <w:rFonts w:ascii="Helvetica Neue Light" w:hAnsi="Helvetica Neue Light" w:cs="Arial"/>
                <w:szCs w:val="20"/>
                <w:rPrChange w:id="9907" w:author="Arthur de Catheu" w:date="2014-06-20T17:08:00Z">
                  <w:rPr>
                    <w:rFonts w:eastAsiaTheme="majorEastAsia" w:cs="Arial"/>
                    <w:sz w:val="28"/>
                    <w:szCs w:val="20"/>
                    <w:highlight w:val="yellow"/>
                  </w:rPr>
                </w:rPrChange>
              </w:rPr>
              <w:t>Récapitulatif de vos créances cédées en attente de paiement</w:t>
            </w:r>
            <w:bookmarkStart w:id="9908" w:name="_Toc381366490"/>
            <w:bookmarkStart w:id="9909" w:name="_Toc381366977"/>
            <w:bookmarkStart w:id="9910" w:name="_Toc381367253"/>
            <w:bookmarkStart w:id="9911" w:name="_Toc381367530"/>
            <w:bookmarkStart w:id="9912" w:name="_Toc381368422"/>
            <w:bookmarkEnd w:id="9908"/>
            <w:bookmarkEnd w:id="9909"/>
            <w:bookmarkEnd w:id="9910"/>
            <w:bookmarkEnd w:id="9911"/>
            <w:bookmarkEnd w:id="9912"/>
          </w:p>
        </w:tc>
        <w:bookmarkStart w:id="9913" w:name="_Toc381366491"/>
        <w:bookmarkStart w:id="9914" w:name="_Toc381366978"/>
        <w:bookmarkStart w:id="9915" w:name="_Toc381367254"/>
        <w:bookmarkStart w:id="9916" w:name="_Toc381367531"/>
        <w:bookmarkStart w:id="9917" w:name="_Toc381368423"/>
        <w:bookmarkEnd w:id="9913"/>
        <w:bookmarkEnd w:id="9914"/>
        <w:bookmarkEnd w:id="9915"/>
        <w:bookmarkEnd w:id="9916"/>
        <w:bookmarkEnd w:id="9917"/>
      </w:tr>
      <w:tr w:rsidR="00B464AB" w:rsidRPr="00446672" w14:paraId="2F5210E6" w14:textId="0A27387F" w:rsidTr="002F1B82">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24" w:type="pct"/>
            <w:shd w:val="clear" w:color="auto" w:fill="auto"/>
            <w:vAlign w:val="center"/>
          </w:tcPr>
          <w:p w14:paraId="0BE38332" w14:textId="1D59DF54" w:rsidR="00B464AB" w:rsidRPr="00446672" w:rsidRDefault="00B464AB" w:rsidP="002F1B82">
            <w:pPr>
              <w:pStyle w:val="Corpsdetexte"/>
              <w:jc w:val="center"/>
              <w:rPr>
                <w:rFonts w:ascii="Helvetica Neue Light" w:hAnsi="Helvetica Neue Light" w:cs="Arial"/>
                <w:szCs w:val="20"/>
                <w:rPrChange w:id="9918" w:author="Arthur de Catheu" w:date="2014-06-20T17:08:00Z">
                  <w:rPr>
                    <w:rFonts w:cs="Arial"/>
                    <w:b w:val="0"/>
                    <w:bCs w:val="0"/>
                    <w:szCs w:val="20"/>
                    <w:highlight w:val="yellow"/>
                  </w:rPr>
                </w:rPrChange>
              </w:rPr>
            </w:pPr>
            <w:r w:rsidRPr="00446672">
              <w:rPr>
                <w:rFonts w:ascii="Helvetica Neue Light" w:hAnsi="Helvetica Neue Light" w:cs="Arial"/>
                <w:szCs w:val="20"/>
                <w:rPrChange w:id="9919" w:author="Arthur de Catheu" w:date="2014-06-20T17:08:00Z">
                  <w:rPr>
                    <w:rFonts w:eastAsiaTheme="majorEastAsia" w:cs="Arial"/>
                    <w:sz w:val="28"/>
                    <w:szCs w:val="20"/>
                    <w:highlight w:val="yellow"/>
                  </w:rPr>
                </w:rPrChange>
              </w:rPr>
              <w:t>N° de facture</w:t>
            </w:r>
            <w:bookmarkStart w:id="9920" w:name="_Toc381366492"/>
            <w:bookmarkStart w:id="9921" w:name="_Toc381366979"/>
            <w:bookmarkStart w:id="9922" w:name="_Toc381367255"/>
            <w:bookmarkStart w:id="9923" w:name="_Toc381367532"/>
            <w:bookmarkStart w:id="9924" w:name="_Toc381368424"/>
            <w:bookmarkEnd w:id="9920"/>
            <w:bookmarkEnd w:id="9921"/>
            <w:bookmarkEnd w:id="9922"/>
            <w:bookmarkEnd w:id="9923"/>
            <w:bookmarkEnd w:id="9924"/>
          </w:p>
        </w:tc>
        <w:tc>
          <w:tcPr>
            <w:tcW w:w="737" w:type="pct"/>
            <w:shd w:val="clear" w:color="auto" w:fill="auto"/>
            <w:vAlign w:val="center"/>
          </w:tcPr>
          <w:p w14:paraId="322CBC94" w14:textId="79BC25D5" w:rsidR="00B464AB" w:rsidRPr="00446672" w:rsidRDefault="00B464AB" w:rsidP="002F1B82">
            <w:pPr>
              <w:pStyle w:val="Corpsdetexte"/>
              <w:jc w:val="center"/>
              <w:cnfStyle w:val="000000100000" w:firstRow="0" w:lastRow="0" w:firstColumn="0" w:lastColumn="0" w:oddVBand="0" w:evenVBand="0" w:oddHBand="1" w:evenHBand="0" w:firstRowFirstColumn="0" w:firstRowLastColumn="0" w:lastRowFirstColumn="0" w:lastRowLastColumn="0"/>
              <w:rPr>
                <w:rFonts w:ascii="Helvetica Neue Light" w:hAnsi="Helvetica Neue Light" w:cs="Arial"/>
                <w:b/>
                <w:szCs w:val="20"/>
                <w:rPrChange w:id="9925" w:author="Arthur de Catheu" w:date="2014-06-20T17:08:00Z">
                  <w:rPr>
                    <w:rFonts w:cs="Arial"/>
                    <w:b/>
                    <w:szCs w:val="20"/>
                    <w:highlight w:val="yellow"/>
                  </w:rPr>
                </w:rPrChange>
              </w:rPr>
            </w:pPr>
            <w:r w:rsidRPr="00446672">
              <w:rPr>
                <w:rFonts w:ascii="Helvetica Neue Light" w:hAnsi="Helvetica Neue Light" w:cs="Arial"/>
                <w:b/>
                <w:szCs w:val="20"/>
                <w:rPrChange w:id="9926" w:author="Arthur de Catheu" w:date="2014-06-20T17:08:00Z">
                  <w:rPr>
                    <w:rFonts w:eastAsiaTheme="majorEastAsia" w:cs="Arial"/>
                    <w:b/>
                    <w:bCs/>
                    <w:sz w:val="28"/>
                    <w:szCs w:val="20"/>
                    <w:highlight w:val="yellow"/>
                  </w:rPr>
                </w:rPrChange>
              </w:rPr>
              <w:t>Débiteur</w:t>
            </w:r>
            <w:bookmarkStart w:id="9927" w:name="_Toc381366493"/>
            <w:bookmarkStart w:id="9928" w:name="_Toc381366980"/>
            <w:bookmarkStart w:id="9929" w:name="_Toc381367256"/>
            <w:bookmarkStart w:id="9930" w:name="_Toc381367533"/>
            <w:bookmarkStart w:id="9931" w:name="_Toc381368425"/>
            <w:bookmarkEnd w:id="9927"/>
            <w:bookmarkEnd w:id="9928"/>
            <w:bookmarkEnd w:id="9929"/>
            <w:bookmarkEnd w:id="9930"/>
            <w:bookmarkEnd w:id="9931"/>
          </w:p>
        </w:tc>
        <w:tc>
          <w:tcPr>
            <w:tcW w:w="1070" w:type="pct"/>
            <w:shd w:val="clear" w:color="auto" w:fill="auto"/>
            <w:vAlign w:val="center"/>
          </w:tcPr>
          <w:p w14:paraId="794B4211" w14:textId="39BD1031" w:rsidR="00B464AB" w:rsidRPr="00446672" w:rsidRDefault="00B464AB" w:rsidP="002F1B82">
            <w:pPr>
              <w:pStyle w:val="Corpsdetexte"/>
              <w:jc w:val="center"/>
              <w:cnfStyle w:val="000000100000" w:firstRow="0" w:lastRow="0" w:firstColumn="0" w:lastColumn="0" w:oddVBand="0" w:evenVBand="0" w:oddHBand="1" w:evenHBand="0" w:firstRowFirstColumn="0" w:firstRowLastColumn="0" w:lastRowFirstColumn="0" w:lastRowLastColumn="0"/>
              <w:rPr>
                <w:rFonts w:ascii="Helvetica Neue Light" w:hAnsi="Helvetica Neue Light" w:cs="Arial"/>
                <w:b/>
                <w:szCs w:val="20"/>
                <w:rPrChange w:id="9932" w:author="Arthur de Catheu" w:date="2014-06-20T17:08:00Z">
                  <w:rPr>
                    <w:rFonts w:cs="Arial"/>
                    <w:b/>
                    <w:szCs w:val="20"/>
                    <w:highlight w:val="yellow"/>
                  </w:rPr>
                </w:rPrChange>
              </w:rPr>
            </w:pPr>
            <w:r w:rsidRPr="00446672">
              <w:rPr>
                <w:rFonts w:ascii="Helvetica Neue Light" w:hAnsi="Helvetica Neue Light" w:cs="Arial"/>
                <w:b/>
                <w:szCs w:val="20"/>
                <w:rPrChange w:id="9933" w:author="Arthur de Catheu" w:date="2014-06-20T17:08:00Z">
                  <w:rPr>
                    <w:rFonts w:eastAsiaTheme="majorEastAsia" w:cs="Arial"/>
                    <w:b/>
                    <w:bCs/>
                    <w:sz w:val="28"/>
                    <w:szCs w:val="20"/>
                    <w:highlight w:val="yellow"/>
                  </w:rPr>
                </w:rPrChange>
              </w:rPr>
              <w:t>Date de la cession</w:t>
            </w:r>
            <w:bookmarkStart w:id="9934" w:name="_Toc381366494"/>
            <w:bookmarkStart w:id="9935" w:name="_Toc381366981"/>
            <w:bookmarkStart w:id="9936" w:name="_Toc381367257"/>
            <w:bookmarkStart w:id="9937" w:name="_Toc381367534"/>
            <w:bookmarkStart w:id="9938" w:name="_Toc381368426"/>
            <w:bookmarkEnd w:id="9934"/>
            <w:bookmarkEnd w:id="9935"/>
            <w:bookmarkEnd w:id="9936"/>
            <w:bookmarkEnd w:id="9937"/>
            <w:bookmarkEnd w:id="9938"/>
          </w:p>
        </w:tc>
        <w:tc>
          <w:tcPr>
            <w:tcW w:w="686" w:type="pct"/>
            <w:shd w:val="clear" w:color="auto" w:fill="auto"/>
            <w:vAlign w:val="center"/>
          </w:tcPr>
          <w:p w14:paraId="5732913E" w14:textId="4C58D2DC" w:rsidR="00B464AB" w:rsidRPr="00446672" w:rsidRDefault="00B464AB" w:rsidP="002F1B82">
            <w:pPr>
              <w:pStyle w:val="Corpsdetexte"/>
              <w:jc w:val="center"/>
              <w:cnfStyle w:val="000000100000" w:firstRow="0" w:lastRow="0" w:firstColumn="0" w:lastColumn="0" w:oddVBand="0" w:evenVBand="0" w:oddHBand="1" w:evenHBand="0" w:firstRowFirstColumn="0" w:firstRowLastColumn="0" w:lastRowFirstColumn="0" w:lastRowLastColumn="0"/>
              <w:rPr>
                <w:rFonts w:ascii="Helvetica Neue Light" w:hAnsi="Helvetica Neue Light" w:cs="Arial"/>
                <w:b/>
                <w:szCs w:val="20"/>
                <w:rPrChange w:id="9939" w:author="Arthur de Catheu" w:date="2014-06-20T17:08:00Z">
                  <w:rPr>
                    <w:rFonts w:cs="Arial"/>
                    <w:b/>
                    <w:szCs w:val="20"/>
                    <w:highlight w:val="yellow"/>
                  </w:rPr>
                </w:rPrChange>
              </w:rPr>
            </w:pPr>
            <w:r w:rsidRPr="00446672">
              <w:rPr>
                <w:rFonts w:ascii="Helvetica Neue Light" w:hAnsi="Helvetica Neue Light" w:cs="Arial"/>
                <w:b/>
                <w:szCs w:val="20"/>
                <w:rPrChange w:id="9940" w:author="Arthur de Catheu" w:date="2014-06-20T17:08:00Z">
                  <w:rPr>
                    <w:rFonts w:eastAsiaTheme="majorEastAsia" w:cs="Arial"/>
                    <w:b/>
                    <w:bCs/>
                    <w:sz w:val="28"/>
                    <w:szCs w:val="20"/>
                    <w:highlight w:val="yellow"/>
                  </w:rPr>
                </w:rPrChange>
              </w:rPr>
              <w:t>Statut</w:t>
            </w:r>
            <w:bookmarkStart w:id="9941" w:name="_Toc381366495"/>
            <w:bookmarkStart w:id="9942" w:name="_Toc381366982"/>
            <w:bookmarkStart w:id="9943" w:name="_Toc381367258"/>
            <w:bookmarkStart w:id="9944" w:name="_Toc381367535"/>
            <w:bookmarkStart w:id="9945" w:name="_Toc381368427"/>
            <w:bookmarkEnd w:id="9941"/>
            <w:bookmarkEnd w:id="9942"/>
            <w:bookmarkEnd w:id="9943"/>
            <w:bookmarkEnd w:id="9944"/>
            <w:bookmarkEnd w:id="9945"/>
          </w:p>
        </w:tc>
        <w:tc>
          <w:tcPr>
            <w:tcW w:w="790" w:type="pct"/>
            <w:shd w:val="clear" w:color="auto" w:fill="auto"/>
            <w:vAlign w:val="center"/>
          </w:tcPr>
          <w:p w14:paraId="49FAD628" w14:textId="1EAA261C" w:rsidR="00B464AB" w:rsidRPr="00446672" w:rsidRDefault="00B464AB" w:rsidP="002F1B82">
            <w:pPr>
              <w:pStyle w:val="Corpsdetexte"/>
              <w:jc w:val="center"/>
              <w:cnfStyle w:val="000000100000" w:firstRow="0" w:lastRow="0" w:firstColumn="0" w:lastColumn="0" w:oddVBand="0" w:evenVBand="0" w:oddHBand="1" w:evenHBand="0" w:firstRowFirstColumn="0" w:firstRowLastColumn="0" w:lastRowFirstColumn="0" w:lastRowLastColumn="0"/>
              <w:rPr>
                <w:rFonts w:ascii="Helvetica Neue Light" w:hAnsi="Helvetica Neue Light" w:cs="Arial"/>
                <w:b/>
                <w:szCs w:val="20"/>
                <w:rPrChange w:id="9946" w:author="Arthur de Catheu" w:date="2014-06-20T17:08:00Z">
                  <w:rPr>
                    <w:rFonts w:cs="Arial"/>
                    <w:b/>
                    <w:szCs w:val="20"/>
                    <w:highlight w:val="yellow"/>
                  </w:rPr>
                </w:rPrChange>
              </w:rPr>
            </w:pPr>
            <w:r w:rsidRPr="00446672">
              <w:rPr>
                <w:rFonts w:ascii="Helvetica Neue Light" w:hAnsi="Helvetica Neue Light" w:cs="Arial"/>
                <w:b/>
                <w:szCs w:val="20"/>
                <w:rPrChange w:id="9947" w:author="Arthur de Catheu" w:date="2014-06-20T17:08:00Z">
                  <w:rPr>
                    <w:rFonts w:eastAsiaTheme="majorEastAsia" w:cs="Arial"/>
                    <w:b/>
                    <w:bCs/>
                    <w:sz w:val="28"/>
                    <w:szCs w:val="20"/>
                    <w:highlight w:val="yellow"/>
                  </w:rPr>
                </w:rPrChange>
              </w:rPr>
              <w:t>Montant T.T.C</w:t>
            </w:r>
            <w:bookmarkStart w:id="9948" w:name="_Toc381366496"/>
            <w:bookmarkStart w:id="9949" w:name="_Toc381366983"/>
            <w:bookmarkStart w:id="9950" w:name="_Toc381367259"/>
            <w:bookmarkStart w:id="9951" w:name="_Toc381367536"/>
            <w:bookmarkStart w:id="9952" w:name="_Toc381368428"/>
            <w:bookmarkEnd w:id="9948"/>
            <w:bookmarkEnd w:id="9949"/>
            <w:bookmarkEnd w:id="9950"/>
            <w:bookmarkEnd w:id="9951"/>
            <w:bookmarkEnd w:id="9952"/>
            <w:ins w:id="9953" w:author="Hervé Monnerie" w:date="2014-06-25T10:29:00Z">
              <w:r w:rsidR="00BD57E6" w:rsidRPr="00446672">
                <w:rPr>
                  <w:rFonts w:ascii="Helvetica Neue Light" w:hAnsi="Helvetica Neue Light" w:cs="Arial"/>
                  <w:b/>
                  <w:szCs w:val="20"/>
                </w:rPr>
                <w:t>.</w:t>
              </w:r>
            </w:ins>
          </w:p>
        </w:tc>
        <w:tc>
          <w:tcPr>
            <w:tcW w:w="792" w:type="pct"/>
            <w:shd w:val="clear" w:color="auto" w:fill="auto"/>
            <w:vAlign w:val="center"/>
          </w:tcPr>
          <w:p w14:paraId="36F6A62E" w14:textId="7E728362" w:rsidR="00B464AB" w:rsidRPr="00446672" w:rsidRDefault="00B464AB" w:rsidP="002F1B82">
            <w:pPr>
              <w:pStyle w:val="Corpsdetexte"/>
              <w:jc w:val="center"/>
              <w:cnfStyle w:val="000000100000" w:firstRow="0" w:lastRow="0" w:firstColumn="0" w:lastColumn="0" w:oddVBand="0" w:evenVBand="0" w:oddHBand="1" w:evenHBand="0" w:firstRowFirstColumn="0" w:firstRowLastColumn="0" w:lastRowFirstColumn="0" w:lastRowLastColumn="0"/>
              <w:rPr>
                <w:rFonts w:ascii="Helvetica Neue Light" w:hAnsi="Helvetica Neue Light" w:cs="Arial"/>
                <w:b/>
                <w:szCs w:val="20"/>
                <w:rPrChange w:id="9954" w:author="Arthur de Catheu" w:date="2014-06-20T17:08:00Z">
                  <w:rPr>
                    <w:rFonts w:cs="Arial"/>
                    <w:b/>
                    <w:szCs w:val="20"/>
                    <w:highlight w:val="yellow"/>
                  </w:rPr>
                </w:rPrChange>
              </w:rPr>
            </w:pPr>
            <w:r w:rsidRPr="00446672">
              <w:rPr>
                <w:rFonts w:ascii="Helvetica Neue Light" w:hAnsi="Helvetica Neue Light" w:cs="Arial"/>
                <w:b/>
                <w:szCs w:val="20"/>
                <w:rPrChange w:id="9955" w:author="Arthur de Catheu" w:date="2014-06-20T17:08:00Z">
                  <w:rPr>
                    <w:rFonts w:eastAsiaTheme="majorEastAsia" w:cs="Arial"/>
                    <w:b/>
                    <w:bCs/>
                    <w:sz w:val="28"/>
                    <w:szCs w:val="20"/>
                    <w:highlight w:val="yellow"/>
                  </w:rPr>
                </w:rPrChange>
              </w:rPr>
              <w:t>Echéance</w:t>
            </w:r>
            <w:bookmarkStart w:id="9956" w:name="_Toc381366497"/>
            <w:bookmarkStart w:id="9957" w:name="_Toc381366984"/>
            <w:bookmarkStart w:id="9958" w:name="_Toc381367260"/>
            <w:bookmarkStart w:id="9959" w:name="_Toc381367537"/>
            <w:bookmarkStart w:id="9960" w:name="_Toc381368429"/>
            <w:bookmarkEnd w:id="9956"/>
            <w:bookmarkEnd w:id="9957"/>
            <w:bookmarkEnd w:id="9958"/>
            <w:bookmarkEnd w:id="9959"/>
            <w:bookmarkEnd w:id="9960"/>
          </w:p>
        </w:tc>
        <w:bookmarkStart w:id="9961" w:name="_Toc381366498"/>
        <w:bookmarkStart w:id="9962" w:name="_Toc381366985"/>
        <w:bookmarkStart w:id="9963" w:name="_Toc381367261"/>
        <w:bookmarkStart w:id="9964" w:name="_Toc381367538"/>
        <w:bookmarkStart w:id="9965" w:name="_Toc381368430"/>
        <w:bookmarkEnd w:id="9961"/>
        <w:bookmarkEnd w:id="9962"/>
        <w:bookmarkEnd w:id="9963"/>
        <w:bookmarkEnd w:id="9964"/>
        <w:bookmarkEnd w:id="9965"/>
      </w:tr>
      <w:tr w:rsidR="00B464AB" w:rsidRPr="00446672" w14:paraId="7138BCE1" w14:textId="325089FE" w:rsidTr="002F1B82">
        <w:tc>
          <w:tcPr>
            <w:cnfStyle w:val="001000000000" w:firstRow="0" w:lastRow="0" w:firstColumn="1" w:lastColumn="0" w:oddVBand="0" w:evenVBand="0" w:oddHBand="0" w:evenHBand="0" w:firstRowFirstColumn="0" w:firstRowLastColumn="0" w:lastRowFirstColumn="0" w:lastRowLastColumn="0"/>
            <w:tcW w:w="924" w:type="pct"/>
            <w:shd w:val="clear" w:color="auto" w:fill="auto"/>
          </w:tcPr>
          <w:p w14:paraId="7A5F0764" w14:textId="1DAF1736" w:rsidR="00B464AB" w:rsidRPr="00446672" w:rsidRDefault="00B464AB" w:rsidP="002F1B82">
            <w:pPr>
              <w:pStyle w:val="Corpsdetexte"/>
              <w:jc w:val="left"/>
              <w:rPr>
                <w:rFonts w:ascii="Helvetica Neue Light" w:hAnsi="Helvetica Neue Light" w:cs="Arial"/>
                <w:szCs w:val="20"/>
                <w:rPrChange w:id="9966" w:author="Arthur de Catheu" w:date="2014-06-20T17:08:00Z">
                  <w:rPr>
                    <w:rFonts w:cs="Arial"/>
                    <w:b w:val="0"/>
                    <w:bCs w:val="0"/>
                    <w:szCs w:val="20"/>
                    <w:highlight w:val="yellow"/>
                  </w:rPr>
                </w:rPrChange>
              </w:rPr>
            </w:pPr>
            <w:bookmarkStart w:id="9967" w:name="_Toc381366499"/>
            <w:bookmarkStart w:id="9968" w:name="_Toc381366986"/>
            <w:bookmarkStart w:id="9969" w:name="_Toc381367262"/>
            <w:bookmarkStart w:id="9970" w:name="_Toc381367539"/>
            <w:bookmarkStart w:id="9971" w:name="_Toc381368431"/>
            <w:bookmarkEnd w:id="9967"/>
            <w:bookmarkEnd w:id="9968"/>
            <w:bookmarkEnd w:id="9969"/>
            <w:bookmarkEnd w:id="9970"/>
            <w:bookmarkEnd w:id="9971"/>
          </w:p>
        </w:tc>
        <w:tc>
          <w:tcPr>
            <w:tcW w:w="737" w:type="pct"/>
          </w:tcPr>
          <w:p w14:paraId="2AAB7E3E" w14:textId="611A397F" w:rsidR="00B464AB" w:rsidRPr="00446672" w:rsidRDefault="00B464AB" w:rsidP="002F1B82">
            <w:pPr>
              <w:pStyle w:val="Corpsdetexte"/>
              <w:jc w:val="left"/>
              <w:cnfStyle w:val="000000000000" w:firstRow="0" w:lastRow="0" w:firstColumn="0" w:lastColumn="0" w:oddVBand="0" w:evenVBand="0" w:oddHBand="0" w:evenHBand="0" w:firstRowFirstColumn="0" w:firstRowLastColumn="0" w:lastRowFirstColumn="0" w:lastRowLastColumn="0"/>
              <w:rPr>
                <w:rFonts w:ascii="Helvetica Neue Light" w:hAnsi="Helvetica Neue Light" w:cs="Arial"/>
                <w:szCs w:val="20"/>
                <w:rPrChange w:id="9972" w:author="Arthur de Catheu" w:date="2014-06-20T17:08:00Z">
                  <w:rPr>
                    <w:rFonts w:cs="Arial"/>
                    <w:szCs w:val="20"/>
                    <w:highlight w:val="yellow"/>
                  </w:rPr>
                </w:rPrChange>
              </w:rPr>
            </w:pPr>
            <w:bookmarkStart w:id="9973" w:name="_Toc381366500"/>
            <w:bookmarkStart w:id="9974" w:name="_Toc381366987"/>
            <w:bookmarkStart w:id="9975" w:name="_Toc381367263"/>
            <w:bookmarkStart w:id="9976" w:name="_Toc381367540"/>
            <w:bookmarkStart w:id="9977" w:name="_Toc381368432"/>
            <w:bookmarkEnd w:id="9973"/>
            <w:bookmarkEnd w:id="9974"/>
            <w:bookmarkEnd w:id="9975"/>
            <w:bookmarkEnd w:id="9976"/>
            <w:bookmarkEnd w:id="9977"/>
          </w:p>
        </w:tc>
        <w:tc>
          <w:tcPr>
            <w:tcW w:w="1070" w:type="pct"/>
          </w:tcPr>
          <w:p w14:paraId="1016CE31" w14:textId="461CB6E5" w:rsidR="00B464AB" w:rsidRPr="00446672" w:rsidRDefault="00B464AB" w:rsidP="002F1B82">
            <w:pPr>
              <w:pStyle w:val="Corpsdetexte"/>
              <w:jc w:val="left"/>
              <w:cnfStyle w:val="000000000000" w:firstRow="0" w:lastRow="0" w:firstColumn="0" w:lastColumn="0" w:oddVBand="0" w:evenVBand="0" w:oddHBand="0" w:evenHBand="0" w:firstRowFirstColumn="0" w:firstRowLastColumn="0" w:lastRowFirstColumn="0" w:lastRowLastColumn="0"/>
              <w:rPr>
                <w:rFonts w:ascii="Helvetica Neue Light" w:hAnsi="Helvetica Neue Light" w:cs="Arial"/>
                <w:szCs w:val="20"/>
                <w:rPrChange w:id="9978" w:author="Arthur de Catheu" w:date="2014-06-20T17:08:00Z">
                  <w:rPr>
                    <w:rFonts w:cs="Arial"/>
                    <w:szCs w:val="20"/>
                    <w:highlight w:val="yellow"/>
                  </w:rPr>
                </w:rPrChange>
              </w:rPr>
            </w:pPr>
            <w:bookmarkStart w:id="9979" w:name="_Toc381366501"/>
            <w:bookmarkStart w:id="9980" w:name="_Toc381366988"/>
            <w:bookmarkStart w:id="9981" w:name="_Toc381367264"/>
            <w:bookmarkStart w:id="9982" w:name="_Toc381367541"/>
            <w:bookmarkStart w:id="9983" w:name="_Toc381368433"/>
            <w:bookmarkEnd w:id="9979"/>
            <w:bookmarkEnd w:id="9980"/>
            <w:bookmarkEnd w:id="9981"/>
            <w:bookmarkEnd w:id="9982"/>
            <w:bookmarkEnd w:id="9983"/>
          </w:p>
        </w:tc>
        <w:tc>
          <w:tcPr>
            <w:tcW w:w="686" w:type="pct"/>
            <w:shd w:val="clear" w:color="auto" w:fill="auto"/>
          </w:tcPr>
          <w:p w14:paraId="55F0F415" w14:textId="56A14F66" w:rsidR="00B464AB" w:rsidRPr="00446672" w:rsidRDefault="00B464AB" w:rsidP="002F1B82">
            <w:pPr>
              <w:pStyle w:val="Corpsdetexte"/>
              <w:jc w:val="left"/>
              <w:cnfStyle w:val="000000000000" w:firstRow="0" w:lastRow="0" w:firstColumn="0" w:lastColumn="0" w:oddVBand="0" w:evenVBand="0" w:oddHBand="0" w:evenHBand="0" w:firstRowFirstColumn="0" w:firstRowLastColumn="0" w:lastRowFirstColumn="0" w:lastRowLastColumn="0"/>
              <w:rPr>
                <w:rFonts w:ascii="Helvetica Neue Light" w:hAnsi="Helvetica Neue Light" w:cs="Arial"/>
                <w:szCs w:val="20"/>
                <w:rPrChange w:id="9984" w:author="Arthur de Catheu" w:date="2014-06-20T17:08:00Z">
                  <w:rPr>
                    <w:rFonts w:cs="Arial"/>
                    <w:szCs w:val="20"/>
                    <w:highlight w:val="yellow"/>
                  </w:rPr>
                </w:rPrChange>
              </w:rPr>
            </w:pPr>
            <w:bookmarkStart w:id="9985" w:name="_Toc381366502"/>
            <w:bookmarkStart w:id="9986" w:name="_Toc381366989"/>
            <w:bookmarkStart w:id="9987" w:name="_Toc381367265"/>
            <w:bookmarkStart w:id="9988" w:name="_Toc381367542"/>
            <w:bookmarkStart w:id="9989" w:name="_Toc381368434"/>
            <w:bookmarkEnd w:id="9985"/>
            <w:bookmarkEnd w:id="9986"/>
            <w:bookmarkEnd w:id="9987"/>
            <w:bookmarkEnd w:id="9988"/>
            <w:bookmarkEnd w:id="9989"/>
          </w:p>
        </w:tc>
        <w:tc>
          <w:tcPr>
            <w:tcW w:w="790" w:type="pct"/>
            <w:shd w:val="clear" w:color="auto" w:fill="auto"/>
          </w:tcPr>
          <w:p w14:paraId="17D0B202" w14:textId="056FDE97" w:rsidR="00B464AB" w:rsidRPr="00446672" w:rsidRDefault="00B464AB" w:rsidP="002F1B82">
            <w:pPr>
              <w:pStyle w:val="Corpsdetexte"/>
              <w:jc w:val="left"/>
              <w:cnfStyle w:val="000000000000" w:firstRow="0" w:lastRow="0" w:firstColumn="0" w:lastColumn="0" w:oddVBand="0" w:evenVBand="0" w:oddHBand="0" w:evenHBand="0" w:firstRowFirstColumn="0" w:firstRowLastColumn="0" w:lastRowFirstColumn="0" w:lastRowLastColumn="0"/>
              <w:rPr>
                <w:rFonts w:ascii="Helvetica Neue Light" w:hAnsi="Helvetica Neue Light" w:cs="Arial"/>
                <w:szCs w:val="20"/>
                <w:rPrChange w:id="9990" w:author="Arthur de Catheu" w:date="2014-06-20T17:08:00Z">
                  <w:rPr>
                    <w:rFonts w:cs="Arial"/>
                    <w:szCs w:val="20"/>
                    <w:highlight w:val="yellow"/>
                  </w:rPr>
                </w:rPrChange>
              </w:rPr>
            </w:pPr>
            <w:bookmarkStart w:id="9991" w:name="_Toc381366503"/>
            <w:bookmarkStart w:id="9992" w:name="_Toc381366990"/>
            <w:bookmarkStart w:id="9993" w:name="_Toc381367266"/>
            <w:bookmarkStart w:id="9994" w:name="_Toc381367543"/>
            <w:bookmarkStart w:id="9995" w:name="_Toc381368435"/>
            <w:bookmarkEnd w:id="9991"/>
            <w:bookmarkEnd w:id="9992"/>
            <w:bookmarkEnd w:id="9993"/>
            <w:bookmarkEnd w:id="9994"/>
            <w:bookmarkEnd w:id="9995"/>
          </w:p>
        </w:tc>
        <w:tc>
          <w:tcPr>
            <w:tcW w:w="792" w:type="pct"/>
            <w:shd w:val="clear" w:color="auto" w:fill="auto"/>
          </w:tcPr>
          <w:p w14:paraId="3C49AB2D" w14:textId="2FBAF4DD" w:rsidR="00B464AB" w:rsidRPr="00446672" w:rsidRDefault="00B464AB" w:rsidP="002F1B82">
            <w:pPr>
              <w:pStyle w:val="Corpsdetexte"/>
              <w:jc w:val="left"/>
              <w:cnfStyle w:val="000000000000" w:firstRow="0" w:lastRow="0" w:firstColumn="0" w:lastColumn="0" w:oddVBand="0" w:evenVBand="0" w:oddHBand="0" w:evenHBand="0" w:firstRowFirstColumn="0" w:firstRowLastColumn="0" w:lastRowFirstColumn="0" w:lastRowLastColumn="0"/>
              <w:rPr>
                <w:rFonts w:ascii="Helvetica Neue Light" w:hAnsi="Helvetica Neue Light" w:cs="Arial"/>
                <w:szCs w:val="20"/>
                <w:rPrChange w:id="9996" w:author="Arthur de Catheu" w:date="2014-06-20T17:08:00Z">
                  <w:rPr>
                    <w:rFonts w:cs="Arial"/>
                    <w:szCs w:val="20"/>
                    <w:highlight w:val="yellow"/>
                  </w:rPr>
                </w:rPrChange>
              </w:rPr>
            </w:pPr>
            <w:bookmarkStart w:id="9997" w:name="_Toc381366504"/>
            <w:bookmarkStart w:id="9998" w:name="_Toc381366991"/>
            <w:bookmarkStart w:id="9999" w:name="_Toc381367267"/>
            <w:bookmarkStart w:id="10000" w:name="_Toc381367544"/>
            <w:bookmarkStart w:id="10001" w:name="_Toc381368436"/>
            <w:bookmarkEnd w:id="9997"/>
            <w:bookmarkEnd w:id="9998"/>
            <w:bookmarkEnd w:id="9999"/>
            <w:bookmarkEnd w:id="10000"/>
            <w:bookmarkEnd w:id="10001"/>
          </w:p>
        </w:tc>
        <w:bookmarkStart w:id="10002" w:name="_Toc381366505"/>
        <w:bookmarkStart w:id="10003" w:name="_Toc381366992"/>
        <w:bookmarkStart w:id="10004" w:name="_Toc381367268"/>
        <w:bookmarkStart w:id="10005" w:name="_Toc381367545"/>
        <w:bookmarkStart w:id="10006" w:name="_Toc381368437"/>
        <w:bookmarkEnd w:id="10002"/>
        <w:bookmarkEnd w:id="10003"/>
        <w:bookmarkEnd w:id="10004"/>
        <w:bookmarkEnd w:id="10005"/>
        <w:bookmarkEnd w:id="10006"/>
      </w:tr>
    </w:tbl>
    <w:p w14:paraId="28B2F448" w14:textId="56CAA898" w:rsidR="00B464AB" w:rsidRPr="00446672" w:rsidRDefault="00B464AB" w:rsidP="00B464AB">
      <w:pPr>
        <w:pStyle w:val="Corpsdetexte"/>
        <w:rPr>
          <w:rFonts w:ascii="Helvetica Neue Light" w:hAnsi="Helvetica Neue Light" w:cs="Arial"/>
          <w:szCs w:val="20"/>
          <w:rPrChange w:id="10007" w:author="Arthur de Catheu" w:date="2014-06-20T17:08:00Z">
            <w:rPr>
              <w:rFonts w:cs="Arial"/>
              <w:szCs w:val="20"/>
              <w:highlight w:val="yellow"/>
            </w:rPr>
          </w:rPrChange>
        </w:rPr>
      </w:pPr>
      <w:bookmarkStart w:id="10008" w:name="_Toc381366506"/>
      <w:bookmarkStart w:id="10009" w:name="_Toc381366993"/>
      <w:bookmarkStart w:id="10010" w:name="_Toc381367269"/>
      <w:bookmarkStart w:id="10011" w:name="_Toc381367546"/>
      <w:bookmarkStart w:id="10012" w:name="_Toc381368438"/>
      <w:bookmarkEnd w:id="10008"/>
      <w:bookmarkEnd w:id="10009"/>
      <w:bookmarkEnd w:id="10010"/>
      <w:bookmarkEnd w:id="10011"/>
      <w:bookmarkEnd w:id="10012"/>
    </w:p>
    <w:p w14:paraId="2A09C8C9" w14:textId="77777777" w:rsidR="006D4444" w:rsidRPr="00446672" w:rsidRDefault="006D4444" w:rsidP="00B464AB">
      <w:pPr>
        <w:rPr>
          <w:rFonts w:ascii="Helvetica Neue Light" w:hAnsi="Helvetica Neue Light" w:cs="Arial"/>
          <w:szCs w:val="20"/>
          <w:rPrChange w:id="10013" w:author="Arthur de Catheu" w:date="2014-06-20T17:08:00Z">
            <w:rPr>
              <w:rFonts w:cs="Arial"/>
              <w:szCs w:val="20"/>
              <w:highlight w:val="yellow"/>
            </w:rPr>
          </w:rPrChange>
        </w:rPr>
      </w:pPr>
      <w:bookmarkStart w:id="10014" w:name="_Toc381366507"/>
      <w:bookmarkStart w:id="10015" w:name="_Toc381366994"/>
      <w:bookmarkStart w:id="10016" w:name="_Toc381367270"/>
      <w:bookmarkStart w:id="10017" w:name="_Toc381367547"/>
      <w:bookmarkStart w:id="10018" w:name="_Toc381368439"/>
      <w:bookmarkEnd w:id="10014"/>
      <w:bookmarkEnd w:id="10015"/>
      <w:bookmarkEnd w:id="10016"/>
      <w:bookmarkEnd w:id="10017"/>
      <w:bookmarkEnd w:id="10018"/>
    </w:p>
    <w:p w14:paraId="74524166" w14:textId="7E8A0E8C" w:rsidR="00B464AB" w:rsidRPr="00446672" w:rsidRDefault="006D4444" w:rsidP="00B464AB">
      <w:pPr>
        <w:rPr>
          <w:rFonts w:ascii="Helvetica Neue Light" w:hAnsi="Helvetica Neue Light" w:cs="Arial"/>
          <w:szCs w:val="20"/>
          <w:rPrChange w:id="10019" w:author="Arthur de Catheu" w:date="2014-06-20T17:08:00Z">
            <w:rPr>
              <w:rFonts w:cs="Arial"/>
              <w:szCs w:val="20"/>
              <w:highlight w:val="yellow"/>
            </w:rPr>
          </w:rPrChange>
        </w:rPr>
      </w:pPr>
      <w:r w:rsidRPr="00446672">
        <w:rPr>
          <w:rFonts w:ascii="Helvetica Neue Light" w:hAnsi="Helvetica Neue Light" w:cs="Arial"/>
          <w:szCs w:val="20"/>
          <w:rPrChange w:id="10020" w:author="Arthur de Catheu" w:date="2014-06-20T17:08:00Z">
            <w:rPr>
              <w:rFonts w:eastAsiaTheme="majorEastAsia" w:cs="Arial"/>
              <w:b/>
              <w:bCs/>
              <w:sz w:val="28"/>
              <w:szCs w:val="20"/>
              <w:highlight w:val="yellow"/>
            </w:rPr>
          </w:rPrChange>
        </w:rPr>
        <w:t>A date du [date d’arrêté], le solde de votre compte retenue de garantie est de ___ €.</w:t>
      </w:r>
    </w:p>
    <w:p w14:paraId="30CB3863" w14:textId="77777777" w:rsidR="00B3576E" w:rsidRPr="00446672" w:rsidRDefault="00B3576E" w:rsidP="00B464AB">
      <w:pPr>
        <w:rPr>
          <w:rFonts w:ascii="Helvetica Neue Light" w:hAnsi="Helvetica Neue Light" w:cs="Arial"/>
          <w:szCs w:val="20"/>
          <w:rPrChange w:id="10021" w:author="Arthur de Catheu" w:date="2014-06-20T17:08:00Z">
            <w:rPr>
              <w:rFonts w:cs="Arial"/>
              <w:szCs w:val="20"/>
              <w:highlight w:val="yellow"/>
            </w:rPr>
          </w:rPrChange>
        </w:rPr>
      </w:pPr>
    </w:p>
    <w:p w14:paraId="115D0826" w14:textId="390E53E0" w:rsidR="006D4444" w:rsidRPr="00446672" w:rsidRDefault="006D4444" w:rsidP="00B464AB">
      <w:pPr>
        <w:rPr>
          <w:rFonts w:ascii="Helvetica Neue Light" w:hAnsi="Helvetica Neue Light" w:cs="Arial"/>
          <w:szCs w:val="20"/>
          <w:rPrChange w:id="10022" w:author="Arthur de Catheu" w:date="2014-06-20T17:08:00Z">
            <w:rPr>
              <w:rFonts w:cs="Arial"/>
              <w:szCs w:val="20"/>
              <w:highlight w:val="yellow"/>
            </w:rPr>
          </w:rPrChange>
        </w:rPr>
      </w:pPr>
      <w:r w:rsidRPr="00446672">
        <w:rPr>
          <w:rFonts w:ascii="Helvetica Neue Light" w:hAnsi="Helvetica Neue Light" w:cs="Arial"/>
          <w:szCs w:val="20"/>
          <w:rPrChange w:id="10023" w:author="Arthur de Catheu" w:date="2014-06-20T17:08:00Z">
            <w:rPr>
              <w:rFonts w:eastAsiaTheme="majorEastAsia" w:cs="Arial"/>
              <w:b/>
              <w:bCs/>
              <w:sz w:val="28"/>
              <w:szCs w:val="20"/>
              <w:highlight w:val="yellow"/>
            </w:rPr>
          </w:rPrChange>
        </w:rPr>
        <w:t>Vous pouvez vous connecter sur votre compte pour accéder au détail des opérations ayant affecté votre retenue de garantie.</w:t>
      </w:r>
    </w:p>
    <w:p w14:paraId="72E79FFD" w14:textId="77777777" w:rsidR="006D4444" w:rsidRPr="00446672" w:rsidRDefault="006D4444" w:rsidP="00B464AB">
      <w:pPr>
        <w:rPr>
          <w:rFonts w:ascii="Helvetica Neue Light" w:hAnsi="Helvetica Neue Light" w:cs="Arial"/>
          <w:szCs w:val="20"/>
          <w:rPrChange w:id="10024" w:author="Arthur de Catheu" w:date="2014-06-20T17:08:00Z">
            <w:rPr>
              <w:rFonts w:cs="Arial"/>
              <w:szCs w:val="20"/>
              <w:highlight w:val="yellow"/>
            </w:rPr>
          </w:rPrChange>
        </w:rPr>
      </w:pPr>
    </w:p>
    <w:p w14:paraId="1BA3B872" w14:textId="7BAF2F31" w:rsidR="006D4444" w:rsidRPr="00446672" w:rsidRDefault="0002201A" w:rsidP="00B464AB">
      <w:pPr>
        <w:rPr>
          <w:ins w:id="10025" w:author="Hervé Monnerie" w:date="2014-06-25T10:40:00Z"/>
          <w:rFonts w:ascii="Helvetica Neue Light" w:hAnsi="Helvetica Neue Light" w:cs="Arial"/>
          <w:szCs w:val="20"/>
        </w:rPr>
      </w:pPr>
      <w:ins w:id="10026" w:author="Hervé Monnerie" w:date="2014-06-25T10:40:00Z">
        <w:r w:rsidRPr="00446672">
          <w:rPr>
            <w:rFonts w:ascii="Helvetica Neue Light" w:hAnsi="Helvetica Neue Light" w:cs="Arial"/>
            <w:szCs w:val="20"/>
          </w:rPr>
          <w:t>Merci pour votre considération.</w:t>
        </w:r>
      </w:ins>
    </w:p>
    <w:p w14:paraId="447A1807" w14:textId="77777777" w:rsidR="0002201A" w:rsidRPr="00446672" w:rsidRDefault="0002201A" w:rsidP="00B464AB">
      <w:pPr>
        <w:rPr>
          <w:rFonts w:ascii="Helvetica Neue Light" w:hAnsi="Helvetica Neue Light" w:cs="Arial"/>
          <w:szCs w:val="20"/>
          <w:rPrChange w:id="10027" w:author="Arthur de Catheu" w:date="2014-06-20T17:08:00Z">
            <w:rPr>
              <w:rFonts w:cs="Arial"/>
              <w:szCs w:val="20"/>
              <w:highlight w:val="yellow"/>
            </w:rPr>
          </w:rPrChange>
        </w:rPr>
      </w:pPr>
    </w:p>
    <w:p w14:paraId="12A3DEB1" w14:textId="65E1893B" w:rsidR="00B464AB" w:rsidRPr="00446672" w:rsidRDefault="002119A8" w:rsidP="006D4444">
      <w:pPr>
        <w:jc w:val="left"/>
        <w:rPr>
          <w:rFonts w:ascii="Helvetica Neue Light" w:hAnsi="Helvetica Neue Light" w:cs="Arial"/>
          <w:szCs w:val="20"/>
          <w:rPrChange w:id="10028" w:author="Arthur de Catheu" w:date="2014-06-20T17:08:00Z">
            <w:rPr>
              <w:rFonts w:cs="Arial"/>
              <w:szCs w:val="20"/>
              <w:highlight w:val="yellow"/>
            </w:rPr>
          </w:rPrChange>
        </w:rPr>
      </w:pPr>
      <w:r w:rsidRPr="00446672">
        <w:rPr>
          <w:rFonts w:ascii="Helvetica Neue Light" w:hAnsi="Helvetica Neue Light" w:cs="Arial"/>
          <w:szCs w:val="20"/>
          <w:rPrChange w:id="10029" w:author="Arthur de Catheu" w:date="2014-06-20T17:08:00Z">
            <w:rPr>
              <w:rFonts w:eastAsiaTheme="majorEastAsia" w:cs="Arial"/>
              <w:b/>
              <w:bCs/>
              <w:sz w:val="28"/>
              <w:szCs w:val="20"/>
              <w:highlight w:val="yellow"/>
            </w:rPr>
          </w:rPrChange>
        </w:rPr>
        <w:t>FINEXKAP AM</w:t>
      </w:r>
      <w:r w:rsidR="00204B6C" w:rsidRPr="00446672" w:rsidDel="00204B6C">
        <w:rPr>
          <w:rFonts w:ascii="Helvetica Neue Light" w:hAnsi="Helvetica Neue Light" w:cs="Arial"/>
          <w:szCs w:val="20"/>
          <w:rPrChange w:id="10030" w:author="Arthur de Catheu" w:date="2014-06-20T17:08:00Z">
            <w:rPr>
              <w:rFonts w:eastAsiaTheme="majorEastAsia" w:cs="Arial"/>
              <w:b/>
              <w:bCs/>
              <w:sz w:val="28"/>
              <w:szCs w:val="20"/>
              <w:highlight w:val="yellow"/>
            </w:rPr>
          </w:rPrChange>
        </w:rPr>
        <w:t xml:space="preserve"> </w:t>
      </w:r>
      <w:r w:rsidR="00B464AB" w:rsidRPr="00446672">
        <w:rPr>
          <w:rFonts w:ascii="Helvetica Neue Light" w:hAnsi="Helvetica Neue Light" w:cs="Arial"/>
          <w:szCs w:val="20"/>
          <w:rPrChange w:id="10031" w:author="Arthur de Catheu" w:date="2014-06-20T17:08:00Z">
            <w:rPr>
              <w:rFonts w:eastAsiaTheme="majorEastAsia" w:cs="Arial"/>
              <w:b/>
              <w:bCs/>
              <w:sz w:val="28"/>
              <w:szCs w:val="20"/>
              <w:highlight w:val="yellow"/>
            </w:rPr>
          </w:rPrChange>
        </w:rPr>
        <w:br/>
        <w:t>133 bis, rue de l'Université</w:t>
      </w:r>
      <w:bookmarkStart w:id="10032" w:name="_Toc381366508"/>
      <w:bookmarkStart w:id="10033" w:name="_Toc381366995"/>
      <w:bookmarkStart w:id="10034" w:name="_Toc381367271"/>
      <w:bookmarkStart w:id="10035" w:name="_Toc381367548"/>
      <w:bookmarkStart w:id="10036" w:name="_Toc381368440"/>
      <w:bookmarkEnd w:id="10032"/>
      <w:bookmarkEnd w:id="10033"/>
      <w:bookmarkEnd w:id="10034"/>
      <w:bookmarkEnd w:id="10035"/>
      <w:bookmarkEnd w:id="10036"/>
    </w:p>
    <w:p w14:paraId="0147E2C1" w14:textId="4383F3C2" w:rsidR="00375720" w:rsidRPr="00446672" w:rsidRDefault="00B464AB" w:rsidP="005B4CB9">
      <w:pPr>
        <w:pStyle w:val="Corpsdetexte"/>
        <w:tabs>
          <w:tab w:val="left" w:pos="1200"/>
        </w:tabs>
        <w:jc w:val="left"/>
        <w:rPr>
          <w:rFonts w:ascii="Helvetica Neue Light" w:eastAsiaTheme="majorEastAsia" w:hAnsi="Helvetica Neue Light" w:cstheme="majorBidi"/>
          <w:rPrChange w:id="10037" w:author="Arthur de Catheu" w:date="2014-06-20T17:08:00Z">
            <w:rPr>
              <w:rFonts w:eastAsiaTheme="majorEastAsia" w:cstheme="majorBidi"/>
              <w:highlight w:val="yellow"/>
            </w:rPr>
          </w:rPrChange>
        </w:rPr>
      </w:pPr>
      <w:r w:rsidRPr="00446672">
        <w:rPr>
          <w:rFonts w:ascii="Helvetica Neue Light" w:hAnsi="Helvetica Neue Light" w:cs="Arial"/>
          <w:szCs w:val="20"/>
          <w:rPrChange w:id="10038" w:author="Arthur de Catheu" w:date="2014-06-20T17:08:00Z">
            <w:rPr>
              <w:rFonts w:eastAsiaTheme="majorEastAsia" w:cs="Arial"/>
              <w:b/>
              <w:bCs/>
              <w:sz w:val="28"/>
              <w:szCs w:val="20"/>
              <w:highlight w:val="yellow"/>
            </w:rPr>
          </w:rPrChange>
        </w:rPr>
        <w:t>75007 Paris</w:t>
      </w:r>
      <w:r w:rsidRPr="00446672">
        <w:rPr>
          <w:rFonts w:ascii="Helvetica Neue Light" w:hAnsi="Helvetica Neue Light" w:cs="Arial"/>
          <w:szCs w:val="20"/>
          <w:rPrChange w:id="10039" w:author="Arthur de Catheu" w:date="2014-06-20T17:08:00Z">
            <w:rPr>
              <w:rFonts w:eastAsiaTheme="majorEastAsia" w:cs="Arial"/>
              <w:b/>
              <w:bCs/>
              <w:sz w:val="28"/>
              <w:szCs w:val="20"/>
              <w:highlight w:val="yellow"/>
            </w:rPr>
          </w:rPrChange>
        </w:rPr>
        <w:br/>
        <w:t>Téléphone :</w:t>
      </w:r>
      <w:r w:rsidRPr="00446672">
        <w:rPr>
          <w:rFonts w:ascii="Helvetica Neue Light" w:hAnsi="Helvetica Neue Light" w:cs="Arial"/>
          <w:szCs w:val="20"/>
          <w:rPrChange w:id="10040" w:author="Arthur de Catheu" w:date="2014-06-20T17:08:00Z">
            <w:rPr>
              <w:rFonts w:eastAsiaTheme="majorEastAsia" w:cs="Arial"/>
              <w:b/>
              <w:bCs/>
              <w:sz w:val="28"/>
              <w:szCs w:val="20"/>
              <w:highlight w:val="yellow"/>
            </w:rPr>
          </w:rPrChange>
        </w:rPr>
        <w:tab/>
        <w:t>01 84 17 85 37</w:t>
      </w:r>
      <w:r w:rsidRPr="00446672">
        <w:rPr>
          <w:rFonts w:ascii="Helvetica Neue Light" w:hAnsi="Helvetica Neue Light" w:cs="Arial"/>
          <w:szCs w:val="20"/>
          <w:rPrChange w:id="10041" w:author="Arthur de Catheu" w:date="2014-06-20T17:08:00Z">
            <w:rPr>
              <w:rFonts w:eastAsiaTheme="majorEastAsia" w:cs="Arial"/>
              <w:b/>
              <w:bCs/>
              <w:sz w:val="28"/>
              <w:szCs w:val="20"/>
              <w:highlight w:val="yellow"/>
            </w:rPr>
          </w:rPrChange>
        </w:rPr>
        <w:br/>
        <w:t>Fax :</w:t>
      </w:r>
      <w:r w:rsidRPr="00446672">
        <w:rPr>
          <w:rFonts w:ascii="Helvetica Neue Light" w:hAnsi="Helvetica Neue Light" w:cs="Arial"/>
          <w:szCs w:val="20"/>
          <w:rPrChange w:id="10042" w:author="Arthur de Catheu" w:date="2014-06-20T17:08:00Z">
            <w:rPr>
              <w:rFonts w:eastAsiaTheme="majorEastAsia" w:cs="Arial"/>
              <w:b/>
              <w:bCs/>
              <w:sz w:val="28"/>
              <w:szCs w:val="20"/>
              <w:highlight w:val="yellow"/>
            </w:rPr>
          </w:rPrChange>
        </w:rPr>
        <w:tab/>
        <w:t>01 84 17 50 79</w:t>
      </w:r>
      <w:r w:rsidRPr="00446672">
        <w:rPr>
          <w:rFonts w:ascii="Helvetica Neue Light" w:hAnsi="Helvetica Neue Light" w:cs="Arial"/>
          <w:szCs w:val="20"/>
          <w:rPrChange w:id="10043" w:author="Arthur de Catheu" w:date="2014-06-20T17:08:00Z">
            <w:rPr>
              <w:rFonts w:eastAsiaTheme="majorEastAsia" w:cs="Arial"/>
              <w:b/>
              <w:bCs/>
              <w:sz w:val="28"/>
              <w:szCs w:val="20"/>
              <w:highlight w:val="yellow"/>
            </w:rPr>
          </w:rPrChange>
        </w:rPr>
        <w:br/>
      </w:r>
      <w:del w:id="10044" w:author="Hervé Monnerie" w:date="2014-06-25T10:54:00Z">
        <w:r w:rsidRPr="00446672" w:rsidDel="008D2EB3">
          <w:rPr>
            <w:rFonts w:ascii="Helvetica Neue Light" w:hAnsi="Helvetica Neue Light" w:cs="Arial"/>
            <w:szCs w:val="20"/>
            <w:rPrChange w:id="10045" w:author="Arthur de Catheu" w:date="2014-06-20T17:08:00Z">
              <w:rPr>
                <w:rFonts w:eastAsiaTheme="majorEastAsia" w:cs="Arial"/>
                <w:b/>
                <w:bCs/>
                <w:sz w:val="28"/>
                <w:szCs w:val="20"/>
                <w:highlight w:val="yellow"/>
              </w:rPr>
            </w:rPrChange>
          </w:rPr>
          <w:delText>E-mail :</w:delText>
        </w:r>
        <w:r w:rsidRPr="00446672" w:rsidDel="008D2EB3">
          <w:rPr>
            <w:rFonts w:ascii="Helvetica Neue Light" w:hAnsi="Helvetica Neue Light" w:cs="Arial"/>
            <w:szCs w:val="20"/>
            <w:rPrChange w:id="10046" w:author="Arthur de Catheu" w:date="2014-06-20T17:08:00Z">
              <w:rPr>
                <w:rFonts w:eastAsiaTheme="majorEastAsia" w:cs="Arial"/>
                <w:b/>
                <w:bCs/>
                <w:sz w:val="28"/>
                <w:szCs w:val="20"/>
                <w:highlight w:val="yellow"/>
              </w:rPr>
            </w:rPrChange>
          </w:rPr>
          <w:tab/>
        </w:r>
      </w:del>
      <w:ins w:id="10047" w:author="Arthur de Catheu" w:date="2014-06-20T17:40:00Z">
        <w:r w:rsidR="006C55AB" w:rsidRPr="00446672">
          <w:rPr>
            <w:rFonts w:ascii="Helvetica Neue Light" w:hAnsi="Helvetica Neue Light" w:cs="Arial"/>
            <w:szCs w:val="20"/>
          </w:rPr>
          <w:fldChar w:fldCharType="begin"/>
        </w:r>
        <w:r w:rsidR="006C55AB" w:rsidRPr="00446672">
          <w:rPr>
            <w:rFonts w:ascii="Helvetica Neue Light" w:hAnsi="Helvetica Neue Light" w:cs="Arial"/>
            <w:szCs w:val="20"/>
          </w:rPr>
          <w:instrText xml:space="preserve"> HYPERLINK "mailto:</w:instrText>
        </w:r>
      </w:ins>
      <w:r w:rsidR="006C55AB" w:rsidRPr="00446672">
        <w:rPr>
          <w:rFonts w:ascii="Helvetica Neue Light" w:hAnsi="Helvetica Neue Light" w:cs="Arial"/>
          <w:szCs w:val="20"/>
        </w:rPr>
        <w:instrText>clientsfinancement@finexkapAM.com</w:instrText>
      </w:r>
      <w:ins w:id="10048" w:author="Arthur de Catheu" w:date="2014-06-20T17:40:00Z">
        <w:r w:rsidR="006C55AB" w:rsidRPr="00446672">
          <w:rPr>
            <w:rFonts w:ascii="Helvetica Neue Light" w:hAnsi="Helvetica Neue Light" w:cs="Arial"/>
            <w:szCs w:val="20"/>
          </w:rPr>
          <w:instrText xml:space="preserve">" </w:instrText>
        </w:r>
        <w:r w:rsidR="006C55AB" w:rsidRPr="00446672">
          <w:rPr>
            <w:rFonts w:ascii="Helvetica Neue Light" w:hAnsi="Helvetica Neue Light" w:cs="Arial"/>
            <w:szCs w:val="20"/>
          </w:rPr>
          <w:fldChar w:fldCharType="separate"/>
        </w:r>
      </w:ins>
      <w:del w:id="10049" w:author="Arthur de Catheu" w:date="2014-06-20T17:40:00Z">
        <w:r w:rsidR="006C55AB" w:rsidRPr="00446672" w:rsidDel="006C55AB">
          <w:rPr>
            <w:rStyle w:val="Lienhypertexte"/>
            <w:rFonts w:ascii="Helvetica Neue Light" w:hAnsi="Helvetica Neue Light" w:cs="Arial"/>
            <w:szCs w:val="20"/>
            <w:rPrChange w:id="10050" w:author="Arthur de Catheu" w:date="2014-06-20T17:40:00Z">
              <w:rPr>
                <w:rStyle w:val="Lienhypertexte"/>
                <w:rFonts w:eastAsiaTheme="majorEastAsia" w:cs="Arial"/>
                <w:b/>
                <w:bCs/>
                <w:color w:val="auto"/>
                <w:sz w:val="28"/>
                <w:szCs w:val="20"/>
                <w:highlight w:val="yellow"/>
              </w:rPr>
            </w:rPrChange>
          </w:rPr>
          <w:delText>clients</w:delText>
        </w:r>
      </w:del>
      <w:ins w:id="10051" w:author="Arthur de Catheu" w:date="2014-06-20T17:40:00Z">
        <w:r w:rsidR="006C55AB" w:rsidRPr="00446672">
          <w:rPr>
            <w:rStyle w:val="Lienhypertexte"/>
            <w:rFonts w:ascii="Helvetica Neue Light" w:hAnsi="Helvetica Neue Light" w:cs="Arial"/>
            <w:szCs w:val="20"/>
          </w:rPr>
          <w:t>financement</w:t>
        </w:r>
      </w:ins>
      <w:r w:rsidR="006C55AB" w:rsidRPr="00446672">
        <w:rPr>
          <w:rStyle w:val="Lienhypertexte"/>
          <w:rFonts w:ascii="Helvetica Neue Light" w:hAnsi="Helvetica Neue Light" w:cs="Arial"/>
          <w:szCs w:val="20"/>
          <w:rPrChange w:id="10052" w:author="Arthur de Catheu" w:date="2014-06-20T17:40:00Z">
            <w:rPr>
              <w:rStyle w:val="Lienhypertexte"/>
              <w:rFonts w:eastAsiaTheme="majorEastAsia" w:cs="Arial"/>
              <w:b/>
              <w:bCs/>
              <w:color w:val="auto"/>
              <w:sz w:val="28"/>
              <w:szCs w:val="20"/>
              <w:highlight w:val="yellow"/>
            </w:rPr>
          </w:rPrChange>
        </w:rPr>
        <w:t>@finexkap</w:t>
      </w:r>
      <w:del w:id="10053" w:author="Arthur de Catheu" w:date="2014-06-20T17:38:00Z">
        <w:r w:rsidR="006C55AB" w:rsidRPr="00446672" w:rsidDel="006C55AB">
          <w:rPr>
            <w:rStyle w:val="Lienhypertexte"/>
            <w:rFonts w:ascii="Helvetica Neue Light" w:hAnsi="Helvetica Neue Light" w:cs="Arial"/>
            <w:szCs w:val="20"/>
            <w:rPrChange w:id="10054" w:author="Arthur de Catheu" w:date="2014-06-20T17:40:00Z">
              <w:rPr>
                <w:rStyle w:val="Lienhypertexte"/>
                <w:rFonts w:eastAsiaTheme="majorEastAsia" w:cs="Arial"/>
                <w:b/>
                <w:bCs/>
                <w:color w:val="auto"/>
                <w:sz w:val="28"/>
                <w:szCs w:val="20"/>
                <w:highlight w:val="yellow"/>
              </w:rPr>
            </w:rPrChange>
          </w:rPr>
          <w:delText>AM</w:delText>
        </w:r>
      </w:del>
      <w:r w:rsidR="006C55AB" w:rsidRPr="00446672">
        <w:rPr>
          <w:rStyle w:val="Lienhypertexte"/>
          <w:rFonts w:ascii="Helvetica Neue Light" w:hAnsi="Helvetica Neue Light" w:cs="Arial"/>
          <w:szCs w:val="20"/>
          <w:rPrChange w:id="10055" w:author="Arthur de Catheu" w:date="2014-06-20T17:40:00Z">
            <w:rPr>
              <w:rStyle w:val="Lienhypertexte"/>
              <w:rFonts w:eastAsiaTheme="majorEastAsia" w:cs="Arial"/>
              <w:b/>
              <w:bCs/>
              <w:color w:val="auto"/>
              <w:sz w:val="28"/>
              <w:szCs w:val="20"/>
              <w:highlight w:val="yellow"/>
            </w:rPr>
          </w:rPrChange>
        </w:rPr>
        <w:t>.com</w:t>
      </w:r>
      <w:ins w:id="10056" w:author="Arthur de Catheu" w:date="2014-06-20T17:40:00Z">
        <w:r w:rsidR="006C55AB" w:rsidRPr="00446672">
          <w:rPr>
            <w:rFonts w:ascii="Helvetica Neue Light" w:hAnsi="Helvetica Neue Light" w:cs="Arial"/>
            <w:szCs w:val="20"/>
          </w:rPr>
          <w:fldChar w:fldCharType="end"/>
        </w:r>
      </w:ins>
      <w:r w:rsidR="00955526" w:rsidRPr="00446672">
        <w:rPr>
          <w:rFonts w:ascii="Helvetica Neue Light" w:hAnsi="Helvetica Neue Light" w:cs="Arial"/>
          <w:szCs w:val="20"/>
          <w:u w:val="single"/>
          <w:rPrChange w:id="10057" w:author="Arthur de Catheu" w:date="2014-06-20T17:08:00Z">
            <w:rPr>
              <w:rFonts w:eastAsiaTheme="majorEastAsia" w:cs="Arial"/>
              <w:b/>
              <w:bCs/>
              <w:sz w:val="28"/>
              <w:szCs w:val="20"/>
              <w:highlight w:val="yellow"/>
              <w:u w:val="single"/>
            </w:rPr>
          </w:rPrChange>
        </w:rPr>
        <w:t xml:space="preserve"> </w:t>
      </w:r>
      <w:bookmarkStart w:id="10058" w:name="_Toc381366509"/>
      <w:bookmarkStart w:id="10059" w:name="_Toc381366996"/>
      <w:bookmarkStart w:id="10060" w:name="_Toc381367272"/>
      <w:bookmarkStart w:id="10061" w:name="_Toc381367549"/>
      <w:bookmarkStart w:id="10062" w:name="_Toc381368441"/>
      <w:bookmarkStart w:id="10063" w:name="_Toc381366510"/>
      <w:bookmarkStart w:id="10064" w:name="_Toc381366997"/>
      <w:bookmarkStart w:id="10065" w:name="_Toc381367273"/>
      <w:bookmarkStart w:id="10066" w:name="_Toc381367550"/>
      <w:bookmarkStart w:id="10067" w:name="_Toc381368442"/>
      <w:bookmarkEnd w:id="10058"/>
      <w:bookmarkEnd w:id="10059"/>
      <w:bookmarkEnd w:id="10060"/>
      <w:bookmarkEnd w:id="10061"/>
      <w:bookmarkEnd w:id="10062"/>
      <w:bookmarkEnd w:id="10063"/>
      <w:bookmarkEnd w:id="10064"/>
      <w:bookmarkEnd w:id="10065"/>
      <w:bookmarkEnd w:id="10066"/>
      <w:bookmarkEnd w:id="10067"/>
      <w:r w:rsidR="00375720" w:rsidRPr="00446672">
        <w:rPr>
          <w:rFonts w:ascii="Helvetica Neue Light" w:hAnsi="Helvetica Neue Light"/>
          <w:rPrChange w:id="10068" w:author="Arthur de Catheu" w:date="2014-06-20T17:08:00Z">
            <w:rPr>
              <w:rFonts w:eastAsiaTheme="majorEastAsia" w:cstheme="majorBidi"/>
              <w:b/>
              <w:bCs/>
              <w:sz w:val="28"/>
              <w:szCs w:val="26"/>
              <w:highlight w:val="yellow"/>
            </w:rPr>
          </w:rPrChange>
        </w:rPr>
        <w:br w:type="page"/>
      </w:r>
    </w:p>
    <w:p w14:paraId="49FFF212" w14:textId="64538423" w:rsidR="00F97DAE" w:rsidRPr="00CB4CF4" w:rsidRDefault="004C69C9" w:rsidP="00CB4CF4">
      <w:pPr>
        <w:pStyle w:val="Titre2"/>
      </w:pPr>
      <w:bookmarkStart w:id="10069" w:name="_Toc265315455"/>
      <w:r w:rsidRPr="00446672">
        <w:lastRenderedPageBreak/>
        <w:t>M</w:t>
      </w:r>
      <w:r w:rsidRPr="00CB4CF4">
        <w:t>odèle de Notification de Cession</w:t>
      </w:r>
      <w:bookmarkEnd w:id="10069"/>
    </w:p>
    <w:p w14:paraId="55D0C26D" w14:textId="16EBDAF0" w:rsidR="00477C04" w:rsidRPr="00935764" w:rsidRDefault="00477C04" w:rsidP="003262C0">
      <w:pPr>
        <w:rPr>
          <w:rFonts w:ascii="Helvetica Neue Light" w:eastAsiaTheme="majorEastAsia" w:hAnsi="Helvetica Neue Light" w:cstheme="majorBidi"/>
          <w:b/>
          <w:bCs/>
          <w:rPrChange w:id="10070" w:author="Arthur de Catheu" w:date="2014-06-20T17:08:00Z">
            <w:rPr>
              <w:rFonts w:eastAsiaTheme="majorEastAsia" w:cstheme="majorBidi"/>
              <w:b/>
              <w:bCs/>
            </w:rPr>
          </w:rPrChange>
        </w:rPr>
      </w:pPr>
    </w:p>
    <w:p w14:paraId="6A981C26" w14:textId="05B6C00F" w:rsidR="003B77DF" w:rsidRPr="00935764" w:rsidRDefault="000A566E" w:rsidP="003262C0">
      <w:pPr>
        <w:rPr>
          <w:rFonts w:ascii="Helvetica Neue Light" w:eastAsiaTheme="majorEastAsia" w:hAnsi="Helvetica Neue Light" w:cstheme="majorBidi"/>
          <w:b/>
          <w:bCs/>
          <w:i/>
          <w:rPrChange w:id="10071" w:author="Arthur de Catheu" w:date="2014-06-20T17:08:00Z">
            <w:rPr>
              <w:rFonts w:eastAsiaTheme="majorEastAsia" w:cstheme="majorBidi"/>
              <w:b/>
              <w:bCs/>
              <w:i/>
            </w:rPr>
          </w:rPrChange>
        </w:rPr>
      </w:pPr>
      <w:r w:rsidRPr="00935764">
        <w:rPr>
          <w:rFonts w:ascii="Helvetica Neue Light" w:eastAsiaTheme="majorEastAsia" w:hAnsi="Helvetica Neue Light" w:cstheme="majorBidi"/>
          <w:b/>
          <w:bCs/>
          <w:i/>
          <w:rPrChange w:id="10072" w:author="Arthur de Catheu" w:date="2014-06-20T17:08:00Z">
            <w:rPr>
              <w:rFonts w:eastAsiaTheme="majorEastAsia" w:cstheme="majorBidi"/>
              <w:b/>
              <w:bCs/>
              <w:i/>
              <w:sz w:val="28"/>
              <w:szCs w:val="26"/>
            </w:rPr>
          </w:rPrChange>
        </w:rPr>
        <w:t>Mail adressé au correspondant Débiteur</w:t>
      </w:r>
    </w:p>
    <w:p w14:paraId="687CD670" w14:textId="77777777" w:rsidR="003B77DF" w:rsidRPr="00935764" w:rsidRDefault="003B77DF" w:rsidP="003262C0">
      <w:pPr>
        <w:rPr>
          <w:rFonts w:ascii="Helvetica Neue Light" w:eastAsiaTheme="majorEastAsia" w:hAnsi="Helvetica Neue Light" w:cstheme="majorBidi"/>
          <w:b/>
          <w:bCs/>
          <w:highlight w:val="yellow"/>
          <w:rPrChange w:id="10073" w:author="Arthur de Catheu" w:date="2014-06-20T17:08:00Z">
            <w:rPr>
              <w:rFonts w:eastAsiaTheme="majorEastAsia" w:cstheme="majorBidi"/>
              <w:b/>
              <w:bCs/>
              <w:highlight w:val="yellow"/>
            </w:rPr>
          </w:rPrChange>
        </w:rPr>
      </w:pPr>
    </w:p>
    <w:p w14:paraId="23456C50" w14:textId="77777777" w:rsidR="003B77DF" w:rsidRPr="00935764" w:rsidRDefault="003B77DF" w:rsidP="003B77DF">
      <w:pPr>
        <w:rPr>
          <w:rFonts w:ascii="Helvetica Neue Light" w:eastAsiaTheme="majorEastAsia" w:hAnsi="Helvetica Neue Light" w:cstheme="majorBidi"/>
          <w:bCs/>
          <w:rPrChange w:id="10074" w:author="Arthur de Catheu" w:date="2014-06-20T17:08:00Z">
            <w:rPr>
              <w:rFonts w:eastAsiaTheme="majorEastAsia" w:cstheme="majorBidi"/>
              <w:bCs/>
            </w:rPr>
          </w:rPrChange>
        </w:rPr>
      </w:pPr>
      <w:r w:rsidRPr="00935764">
        <w:rPr>
          <w:rFonts w:ascii="Helvetica Neue Light" w:eastAsiaTheme="majorEastAsia" w:hAnsi="Helvetica Neue Light" w:cstheme="majorBidi"/>
          <w:bCs/>
          <w:rPrChange w:id="10075" w:author="Arthur de Catheu" w:date="2014-06-20T17:08:00Z">
            <w:rPr>
              <w:rFonts w:eastAsiaTheme="majorEastAsia" w:cstheme="majorBidi"/>
              <w:b/>
              <w:bCs/>
              <w:sz w:val="28"/>
              <w:szCs w:val="26"/>
            </w:rPr>
          </w:rPrChange>
        </w:rPr>
        <w:t>Bonjour,</w:t>
      </w:r>
    </w:p>
    <w:p w14:paraId="3958F4B5" w14:textId="77777777" w:rsidR="003B77DF" w:rsidRPr="00935764" w:rsidRDefault="003B77DF" w:rsidP="003B77DF">
      <w:pPr>
        <w:rPr>
          <w:rFonts w:ascii="Helvetica Neue Light" w:eastAsiaTheme="majorEastAsia" w:hAnsi="Helvetica Neue Light" w:cstheme="majorBidi"/>
          <w:bCs/>
          <w:rPrChange w:id="10076" w:author="Arthur de Catheu" w:date="2014-06-20T17:08:00Z">
            <w:rPr>
              <w:rFonts w:eastAsiaTheme="majorEastAsia" w:cstheme="majorBidi"/>
              <w:bCs/>
            </w:rPr>
          </w:rPrChange>
        </w:rPr>
      </w:pPr>
    </w:p>
    <w:p w14:paraId="24B08DB6" w14:textId="77777777" w:rsidR="003B77DF" w:rsidRPr="00935764" w:rsidRDefault="003B77DF" w:rsidP="003B77DF">
      <w:pPr>
        <w:rPr>
          <w:rFonts w:ascii="Helvetica Neue Light" w:eastAsiaTheme="majorEastAsia" w:hAnsi="Helvetica Neue Light" w:cstheme="majorBidi"/>
          <w:bCs/>
          <w:rPrChange w:id="10077" w:author="Arthur de Catheu" w:date="2014-06-20T17:08:00Z">
            <w:rPr>
              <w:rFonts w:eastAsiaTheme="majorEastAsia" w:cstheme="majorBidi"/>
              <w:bCs/>
            </w:rPr>
          </w:rPrChange>
        </w:rPr>
      </w:pPr>
      <w:r w:rsidRPr="00935764">
        <w:rPr>
          <w:rFonts w:ascii="Helvetica Neue Light" w:eastAsiaTheme="majorEastAsia" w:hAnsi="Helvetica Neue Light" w:cstheme="majorBidi"/>
          <w:bCs/>
          <w:rPrChange w:id="10078" w:author="Arthur de Catheu" w:date="2014-06-20T17:08:00Z">
            <w:rPr>
              <w:rFonts w:eastAsiaTheme="majorEastAsia" w:cstheme="majorBidi"/>
              <w:b/>
              <w:bCs/>
              <w:sz w:val="28"/>
              <w:szCs w:val="26"/>
            </w:rPr>
          </w:rPrChange>
        </w:rPr>
        <w:t xml:space="preserve">Nous vous informons qu’aux termes d’un acte de cession de créances en date du [date], la société [dénomination de la société cédante] dont vous êtes le débiteur a cédé les créances désignées dans le document ci-joint au fonds commun de titrisation dénommé « FCT Finexkap Créances Co N°1   » représenté par sa société de gestion Finexkap AM. A cet effet, vous trouverez en pièce jointe un document détaillant les créances visées par cette cession. </w:t>
      </w:r>
    </w:p>
    <w:p w14:paraId="24393D4F" w14:textId="77777777" w:rsidR="003B77DF" w:rsidRPr="00935764" w:rsidRDefault="003B77DF" w:rsidP="003B77DF">
      <w:pPr>
        <w:rPr>
          <w:rFonts w:ascii="Helvetica Neue Light" w:eastAsiaTheme="majorEastAsia" w:hAnsi="Helvetica Neue Light" w:cstheme="majorBidi"/>
          <w:bCs/>
          <w:rPrChange w:id="10079" w:author="Arthur de Catheu" w:date="2014-06-20T17:08:00Z">
            <w:rPr>
              <w:rFonts w:eastAsiaTheme="majorEastAsia" w:cstheme="majorBidi"/>
              <w:bCs/>
            </w:rPr>
          </w:rPrChange>
        </w:rPr>
      </w:pPr>
    </w:p>
    <w:p w14:paraId="42F1D066" w14:textId="77777777" w:rsidR="003B77DF" w:rsidRPr="00935764" w:rsidRDefault="003B77DF" w:rsidP="003B77DF">
      <w:pPr>
        <w:rPr>
          <w:rFonts w:ascii="Helvetica Neue Light" w:eastAsiaTheme="majorEastAsia" w:hAnsi="Helvetica Neue Light" w:cstheme="majorBidi"/>
          <w:bCs/>
          <w:rPrChange w:id="10080" w:author="Arthur de Catheu" w:date="2014-06-20T17:08:00Z">
            <w:rPr>
              <w:rFonts w:eastAsiaTheme="majorEastAsia" w:cstheme="majorBidi"/>
              <w:bCs/>
            </w:rPr>
          </w:rPrChange>
        </w:rPr>
      </w:pPr>
      <w:r w:rsidRPr="00935764">
        <w:rPr>
          <w:rFonts w:ascii="Helvetica Neue Light" w:eastAsiaTheme="majorEastAsia" w:hAnsi="Helvetica Neue Light" w:cstheme="majorBidi"/>
          <w:bCs/>
          <w:rPrChange w:id="10081" w:author="Arthur de Catheu" w:date="2014-06-20T17:08:00Z">
            <w:rPr>
              <w:rFonts w:eastAsiaTheme="majorEastAsia" w:cstheme="majorBidi"/>
              <w:b/>
              <w:bCs/>
              <w:sz w:val="28"/>
              <w:szCs w:val="26"/>
            </w:rPr>
          </w:rPrChange>
        </w:rPr>
        <w:t>En outre, la gestion et le recouvrement des créances acquises par le FCT Finexkap Créances Co N°1    ont été confiés à la société Finexkap AM avec faculté de subdélégation de tout ou partie des missions de recouvrement à la société EULER HERMES RECOUVREMENT FRANCE. Le paiement de ces créances sera donc à effectuer directement par virement sur le compte bancaire du FCT Finexkap Créances Co N°1   dont vous trouverez le RIB joint à ce message.</w:t>
      </w:r>
    </w:p>
    <w:p w14:paraId="51D4A495" w14:textId="77777777" w:rsidR="003B77DF" w:rsidRPr="00935764" w:rsidRDefault="003B77DF" w:rsidP="003B77DF">
      <w:pPr>
        <w:rPr>
          <w:rFonts w:ascii="Helvetica Neue Light" w:eastAsiaTheme="majorEastAsia" w:hAnsi="Helvetica Neue Light" w:cstheme="majorBidi"/>
          <w:bCs/>
          <w:rPrChange w:id="10082" w:author="Arthur de Catheu" w:date="2014-06-20T17:08:00Z">
            <w:rPr>
              <w:rFonts w:eastAsiaTheme="majorEastAsia" w:cstheme="majorBidi"/>
              <w:bCs/>
            </w:rPr>
          </w:rPrChange>
        </w:rPr>
      </w:pPr>
    </w:p>
    <w:p w14:paraId="65BAC590" w14:textId="2A250E08" w:rsidR="003B77DF" w:rsidRPr="00935764" w:rsidRDefault="003B77DF" w:rsidP="003B77DF">
      <w:pPr>
        <w:rPr>
          <w:rFonts w:ascii="Helvetica Neue Light" w:eastAsiaTheme="majorEastAsia" w:hAnsi="Helvetica Neue Light" w:cstheme="majorBidi"/>
          <w:bCs/>
          <w:rPrChange w:id="10083" w:author="Arthur de Catheu" w:date="2014-06-20T17:08:00Z">
            <w:rPr>
              <w:rFonts w:eastAsiaTheme="majorEastAsia" w:cstheme="majorBidi"/>
              <w:bCs/>
            </w:rPr>
          </w:rPrChange>
        </w:rPr>
      </w:pPr>
      <w:r w:rsidRPr="00935764">
        <w:rPr>
          <w:rFonts w:ascii="Helvetica Neue Light" w:eastAsiaTheme="majorEastAsia" w:hAnsi="Helvetica Neue Light" w:cstheme="majorBidi"/>
          <w:bCs/>
          <w:rPrChange w:id="10084" w:author="Arthur de Catheu" w:date="2014-06-20T17:08:00Z">
            <w:rPr>
              <w:rFonts w:eastAsiaTheme="majorEastAsia" w:cstheme="majorBidi"/>
              <w:b/>
              <w:bCs/>
              <w:sz w:val="28"/>
              <w:szCs w:val="26"/>
            </w:rPr>
          </w:rPrChange>
        </w:rPr>
        <w:t>Finexkap est une plate-forme de financement de la trésorerie en ligne dont vous trouverez une présentation ci-joint. Conformément à nos échanges téléphoniques, les créances ont été validées par vos soins. Néanmoins, dans le cas d'une contestation potentielle quant à ces créances, nous vous serions reconnaissants de bien vouloir nous en informer immédiatement. Nous sommes à votre disposition pour répondre à toute question ou pour vous présenter nos services aux coordonnées indiquées ci-dessous.</w:t>
      </w:r>
    </w:p>
    <w:p w14:paraId="493A128F" w14:textId="77777777" w:rsidR="003B77DF" w:rsidRPr="00935764" w:rsidRDefault="003B77DF" w:rsidP="003B77DF">
      <w:pPr>
        <w:rPr>
          <w:rFonts w:ascii="Helvetica Neue Light" w:eastAsiaTheme="majorEastAsia" w:hAnsi="Helvetica Neue Light" w:cstheme="majorBidi"/>
          <w:bCs/>
          <w:rPrChange w:id="10085" w:author="Arthur de Catheu" w:date="2014-06-20T17:08:00Z">
            <w:rPr>
              <w:rFonts w:eastAsiaTheme="majorEastAsia" w:cstheme="majorBidi"/>
              <w:bCs/>
            </w:rPr>
          </w:rPrChange>
        </w:rPr>
      </w:pPr>
    </w:p>
    <w:p w14:paraId="53E6CB58" w14:textId="77777777" w:rsidR="003B77DF" w:rsidRPr="00935764" w:rsidRDefault="003B77DF" w:rsidP="003B77DF">
      <w:pPr>
        <w:rPr>
          <w:rFonts w:ascii="Helvetica Neue Light" w:eastAsiaTheme="majorEastAsia" w:hAnsi="Helvetica Neue Light" w:cstheme="majorBidi"/>
          <w:bCs/>
          <w:rPrChange w:id="10086" w:author="Arthur de Catheu" w:date="2014-06-20T17:08:00Z">
            <w:rPr>
              <w:rFonts w:eastAsiaTheme="majorEastAsia" w:cstheme="majorBidi"/>
              <w:bCs/>
            </w:rPr>
          </w:rPrChange>
        </w:rPr>
      </w:pPr>
      <w:r w:rsidRPr="00935764">
        <w:rPr>
          <w:rFonts w:ascii="Helvetica Neue Light" w:eastAsiaTheme="majorEastAsia" w:hAnsi="Helvetica Neue Light" w:cstheme="majorBidi"/>
          <w:bCs/>
          <w:rPrChange w:id="10087" w:author="Arthur de Catheu" w:date="2014-06-20T17:08:00Z">
            <w:rPr>
              <w:rFonts w:eastAsiaTheme="majorEastAsia" w:cstheme="majorBidi"/>
              <w:b/>
              <w:bCs/>
              <w:sz w:val="28"/>
              <w:szCs w:val="26"/>
            </w:rPr>
          </w:rPrChange>
        </w:rPr>
        <w:t xml:space="preserve">Cordialement, </w:t>
      </w:r>
    </w:p>
    <w:p w14:paraId="5813CF2D" w14:textId="77777777" w:rsidR="003B77DF" w:rsidRPr="00935764" w:rsidRDefault="003B77DF" w:rsidP="003B77DF">
      <w:pPr>
        <w:rPr>
          <w:rFonts w:ascii="Helvetica Neue Light" w:eastAsiaTheme="majorEastAsia" w:hAnsi="Helvetica Neue Light" w:cstheme="majorBidi"/>
          <w:bCs/>
          <w:rPrChange w:id="10088" w:author="Arthur de Catheu" w:date="2014-06-20T17:08:00Z">
            <w:rPr>
              <w:rFonts w:eastAsiaTheme="majorEastAsia" w:cstheme="majorBidi"/>
              <w:bCs/>
            </w:rPr>
          </w:rPrChange>
        </w:rPr>
      </w:pPr>
    </w:p>
    <w:p w14:paraId="0AFFD3E2" w14:textId="77777777" w:rsidR="003B77DF" w:rsidRPr="00935764" w:rsidRDefault="003B77DF" w:rsidP="003B77DF">
      <w:pPr>
        <w:rPr>
          <w:rFonts w:ascii="Helvetica Neue Light" w:eastAsiaTheme="majorEastAsia" w:hAnsi="Helvetica Neue Light" w:cstheme="majorBidi"/>
          <w:bCs/>
          <w:rPrChange w:id="10089" w:author="Arthur de Catheu" w:date="2014-06-20T17:08:00Z">
            <w:rPr>
              <w:rFonts w:eastAsiaTheme="majorEastAsia" w:cstheme="majorBidi"/>
              <w:bCs/>
            </w:rPr>
          </w:rPrChange>
        </w:rPr>
      </w:pPr>
      <w:r w:rsidRPr="00935764">
        <w:rPr>
          <w:rFonts w:ascii="Helvetica Neue Light" w:eastAsiaTheme="majorEastAsia" w:hAnsi="Helvetica Neue Light" w:cstheme="majorBidi"/>
          <w:bCs/>
          <w:rPrChange w:id="10090" w:author="Arthur de Catheu" w:date="2014-06-20T17:08:00Z">
            <w:rPr>
              <w:rFonts w:eastAsiaTheme="majorEastAsia" w:cstheme="majorBidi"/>
              <w:b/>
              <w:bCs/>
              <w:sz w:val="28"/>
              <w:szCs w:val="26"/>
            </w:rPr>
          </w:rPrChange>
        </w:rPr>
        <w:t>L'équipe Finexkap AM</w:t>
      </w:r>
    </w:p>
    <w:p w14:paraId="1370331C" w14:textId="77777777" w:rsidR="003B77DF" w:rsidRPr="00935764" w:rsidRDefault="003B77DF" w:rsidP="003B77DF">
      <w:pPr>
        <w:rPr>
          <w:rFonts w:ascii="Helvetica Neue Light" w:eastAsiaTheme="majorEastAsia" w:hAnsi="Helvetica Neue Light" w:cstheme="majorBidi"/>
          <w:bCs/>
          <w:rPrChange w:id="10091" w:author="Arthur de Catheu" w:date="2014-06-20T17:08:00Z">
            <w:rPr>
              <w:rFonts w:eastAsiaTheme="majorEastAsia" w:cstheme="majorBidi"/>
              <w:bCs/>
            </w:rPr>
          </w:rPrChange>
        </w:rPr>
      </w:pPr>
    </w:p>
    <w:p w14:paraId="526580E1" w14:textId="77777777" w:rsidR="003B77DF" w:rsidRPr="00935764" w:rsidRDefault="003B77DF" w:rsidP="003B77DF">
      <w:pPr>
        <w:rPr>
          <w:rFonts w:ascii="Helvetica Neue Light" w:eastAsiaTheme="majorEastAsia" w:hAnsi="Helvetica Neue Light" w:cstheme="majorBidi"/>
          <w:bCs/>
          <w:rPrChange w:id="10092" w:author="Arthur de Catheu" w:date="2014-06-20T17:08:00Z">
            <w:rPr>
              <w:rFonts w:eastAsiaTheme="majorEastAsia" w:cstheme="majorBidi"/>
              <w:bCs/>
            </w:rPr>
          </w:rPrChange>
        </w:rPr>
      </w:pPr>
      <w:r w:rsidRPr="00935764">
        <w:rPr>
          <w:rFonts w:ascii="Helvetica Neue Light" w:eastAsiaTheme="majorEastAsia" w:hAnsi="Helvetica Neue Light" w:cstheme="majorBidi"/>
          <w:bCs/>
          <w:rPrChange w:id="10093" w:author="Arthur de Catheu" w:date="2014-06-20T17:08:00Z">
            <w:rPr>
              <w:rFonts w:eastAsiaTheme="majorEastAsia" w:cstheme="majorBidi"/>
              <w:b/>
              <w:bCs/>
              <w:sz w:val="28"/>
              <w:szCs w:val="26"/>
            </w:rPr>
          </w:rPrChange>
        </w:rPr>
        <w:t xml:space="preserve">Finexkap AM </w:t>
      </w:r>
    </w:p>
    <w:p w14:paraId="1B0E0B10" w14:textId="77777777" w:rsidR="003B77DF" w:rsidRPr="00935764" w:rsidRDefault="003B77DF" w:rsidP="003B77DF">
      <w:pPr>
        <w:rPr>
          <w:rFonts w:ascii="Helvetica Neue Light" w:eastAsiaTheme="majorEastAsia" w:hAnsi="Helvetica Neue Light" w:cstheme="majorBidi"/>
          <w:bCs/>
          <w:rPrChange w:id="10094" w:author="Arthur de Catheu" w:date="2014-06-20T17:08:00Z">
            <w:rPr>
              <w:rFonts w:eastAsiaTheme="majorEastAsia" w:cstheme="majorBidi"/>
              <w:bCs/>
            </w:rPr>
          </w:rPrChange>
        </w:rPr>
      </w:pPr>
      <w:r w:rsidRPr="00935764">
        <w:rPr>
          <w:rFonts w:ascii="Helvetica Neue Light" w:eastAsiaTheme="majorEastAsia" w:hAnsi="Helvetica Neue Light" w:cstheme="majorBidi"/>
          <w:bCs/>
          <w:rPrChange w:id="10095" w:author="Arthur de Catheu" w:date="2014-06-20T17:08:00Z">
            <w:rPr>
              <w:rFonts w:eastAsiaTheme="majorEastAsia" w:cstheme="majorBidi"/>
              <w:b/>
              <w:bCs/>
              <w:sz w:val="28"/>
              <w:szCs w:val="26"/>
            </w:rPr>
          </w:rPrChange>
        </w:rPr>
        <w:t>133 bis, rue de l'Université</w:t>
      </w:r>
    </w:p>
    <w:p w14:paraId="04CB17B1" w14:textId="77777777" w:rsidR="003B77DF" w:rsidRPr="00935764" w:rsidRDefault="003B77DF" w:rsidP="003B77DF">
      <w:pPr>
        <w:rPr>
          <w:rFonts w:ascii="Helvetica Neue Light" w:eastAsiaTheme="majorEastAsia" w:hAnsi="Helvetica Neue Light" w:cstheme="majorBidi"/>
          <w:bCs/>
          <w:rPrChange w:id="10096" w:author="Arthur de Catheu" w:date="2014-06-20T17:08:00Z">
            <w:rPr>
              <w:rFonts w:eastAsiaTheme="majorEastAsia" w:cstheme="majorBidi"/>
              <w:bCs/>
            </w:rPr>
          </w:rPrChange>
        </w:rPr>
      </w:pPr>
      <w:r w:rsidRPr="00935764">
        <w:rPr>
          <w:rFonts w:ascii="Helvetica Neue Light" w:eastAsiaTheme="majorEastAsia" w:hAnsi="Helvetica Neue Light" w:cstheme="majorBidi"/>
          <w:bCs/>
          <w:rPrChange w:id="10097" w:author="Arthur de Catheu" w:date="2014-06-20T17:08:00Z">
            <w:rPr>
              <w:rFonts w:eastAsiaTheme="majorEastAsia" w:cstheme="majorBidi"/>
              <w:b/>
              <w:bCs/>
              <w:sz w:val="28"/>
              <w:szCs w:val="26"/>
            </w:rPr>
          </w:rPrChange>
        </w:rPr>
        <w:t>75007 Paris</w:t>
      </w:r>
    </w:p>
    <w:p w14:paraId="7E58A196" w14:textId="77777777" w:rsidR="003B77DF" w:rsidRPr="00935764" w:rsidRDefault="003B77DF" w:rsidP="003B77DF">
      <w:pPr>
        <w:rPr>
          <w:rFonts w:ascii="Helvetica Neue Light" w:eastAsiaTheme="majorEastAsia" w:hAnsi="Helvetica Neue Light" w:cstheme="majorBidi"/>
          <w:bCs/>
          <w:rPrChange w:id="10098" w:author="Arthur de Catheu" w:date="2014-06-20T17:08:00Z">
            <w:rPr>
              <w:rFonts w:eastAsiaTheme="majorEastAsia" w:cstheme="majorBidi"/>
              <w:bCs/>
            </w:rPr>
          </w:rPrChange>
        </w:rPr>
      </w:pPr>
      <w:r w:rsidRPr="00935764">
        <w:rPr>
          <w:rFonts w:ascii="Helvetica Neue Light" w:eastAsiaTheme="majorEastAsia" w:hAnsi="Helvetica Neue Light" w:cstheme="majorBidi"/>
          <w:bCs/>
          <w:rPrChange w:id="10099" w:author="Arthur de Catheu" w:date="2014-06-20T17:08:00Z">
            <w:rPr>
              <w:rFonts w:eastAsiaTheme="majorEastAsia" w:cstheme="majorBidi"/>
              <w:b/>
              <w:bCs/>
              <w:sz w:val="28"/>
              <w:szCs w:val="26"/>
            </w:rPr>
          </w:rPrChange>
        </w:rPr>
        <w:t>Téléphone : 01 84 17 85 37</w:t>
      </w:r>
    </w:p>
    <w:p w14:paraId="293BF1DA" w14:textId="77777777" w:rsidR="003B77DF" w:rsidRPr="00935764" w:rsidRDefault="003B77DF" w:rsidP="003B77DF">
      <w:pPr>
        <w:rPr>
          <w:rFonts w:ascii="Helvetica Neue Light" w:eastAsiaTheme="majorEastAsia" w:hAnsi="Helvetica Neue Light" w:cstheme="majorBidi"/>
          <w:bCs/>
          <w:rPrChange w:id="10100" w:author="Arthur de Catheu" w:date="2014-06-20T17:08:00Z">
            <w:rPr>
              <w:rFonts w:eastAsiaTheme="majorEastAsia" w:cstheme="majorBidi"/>
              <w:bCs/>
            </w:rPr>
          </w:rPrChange>
        </w:rPr>
      </w:pPr>
      <w:r w:rsidRPr="00935764">
        <w:rPr>
          <w:rFonts w:ascii="Helvetica Neue Light" w:eastAsiaTheme="majorEastAsia" w:hAnsi="Helvetica Neue Light" w:cstheme="majorBidi"/>
          <w:bCs/>
          <w:rPrChange w:id="10101" w:author="Arthur de Catheu" w:date="2014-06-20T17:08:00Z">
            <w:rPr>
              <w:rFonts w:eastAsiaTheme="majorEastAsia" w:cstheme="majorBidi"/>
              <w:b/>
              <w:bCs/>
              <w:sz w:val="28"/>
              <w:szCs w:val="26"/>
            </w:rPr>
          </w:rPrChange>
        </w:rPr>
        <w:t>Fax : 01 84 17 50 79</w:t>
      </w:r>
    </w:p>
    <w:p w14:paraId="59568EE8" w14:textId="38A63F90" w:rsidR="003B77DF" w:rsidRPr="00935764" w:rsidRDefault="008D2EB3" w:rsidP="003B77DF">
      <w:pPr>
        <w:rPr>
          <w:rFonts w:ascii="Helvetica Neue Light" w:eastAsiaTheme="majorEastAsia" w:hAnsi="Helvetica Neue Light" w:cstheme="majorBidi"/>
          <w:bCs/>
          <w:highlight w:val="yellow"/>
          <w:rPrChange w:id="10102" w:author="Arthur de Catheu" w:date="2014-06-20T17:08:00Z">
            <w:rPr>
              <w:rFonts w:eastAsiaTheme="majorEastAsia" w:cstheme="majorBidi"/>
              <w:bCs/>
              <w:highlight w:val="yellow"/>
            </w:rPr>
          </w:rPrChange>
        </w:rPr>
      </w:pPr>
      <w:proofErr w:type="gramStart"/>
      <w:ins w:id="10103" w:author="Hervé Monnerie" w:date="2014-06-25T10:55:00Z">
        <w:r>
          <w:rPr>
            <w:rFonts w:ascii="Helvetica Neue Light" w:eastAsiaTheme="majorEastAsia" w:hAnsi="Helvetica Neue Light" w:cstheme="majorBidi"/>
            <w:bCs/>
          </w:rPr>
          <w:t>recouvrement</w:t>
        </w:r>
      </w:ins>
      <w:proofErr w:type="gramEnd"/>
      <w:del w:id="10104" w:author="Hervé Monnerie" w:date="2014-06-25T10:55:00Z">
        <w:r w:rsidR="003B77DF" w:rsidRPr="00935764" w:rsidDel="008D2EB3">
          <w:rPr>
            <w:rFonts w:ascii="Helvetica Neue Light" w:eastAsiaTheme="majorEastAsia" w:hAnsi="Helvetica Neue Light" w:cstheme="majorBidi"/>
            <w:bCs/>
            <w:rPrChange w:id="10105" w:author="Arthur de Catheu" w:date="2014-06-20T17:08:00Z">
              <w:rPr>
                <w:rFonts w:eastAsiaTheme="majorEastAsia" w:cstheme="majorBidi"/>
                <w:b/>
                <w:bCs/>
                <w:sz w:val="28"/>
                <w:szCs w:val="26"/>
              </w:rPr>
            </w:rPrChange>
          </w:rPr>
          <w:delText>contact</w:delText>
        </w:r>
      </w:del>
      <w:r w:rsidR="003B77DF" w:rsidRPr="00935764">
        <w:rPr>
          <w:rFonts w:ascii="Helvetica Neue Light" w:eastAsiaTheme="majorEastAsia" w:hAnsi="Helvetica Neue Light" w:cstheme="majorBidi"/>
          <w:bCs/>
          <w:rPrChange w:id="10106" w:author="Arthur de Catheu" w:date="2014-06-20T17:08:00Z">
            <w:rPr>
              <w:rFonts w:eastAsiaTheme="majorEastAsia" w:cstheme="majorBidi"/>
              <w:b/>
              <w:bCs/>
              <w:sz w:val="28"/>
              <w:szCs w:val="26"/>
            </w:rPr>
          </w:rPrChange>
        </w:rPr>
        <w:t>@finexkap.com</w:t>
      </w:r>
    </w:p>
    <w:p w14:paraId="68B5449A" w14:textId="77777777" w:rsidR="003B77DF" w:rsidRPr="00935764" w:rsidRDefault="003B77DF" w:rsidP="003262C0">
      <w:pPr>
        <w:rPr>
          <w:rFonts w:ascii="Helvetica Neue Light" w:eastAsiaTheme="majorEastAsia" w:hAnsi="Helvetica Neue Light" w:cstheme="majorBidi"/>
          <w:b/>
          <w:bCs/>
          <w:highlight w:val="yellow"/>
          <w:rPrChange w:id="10107" w:author="Arthur de Catheu" w:date="2014-06-20T17:08:00Z">
            <w:rPr>
              <w:rFonts w:eastAsiaTheme="majorEastAsia" w:cstheme="majorBidi"/>
              <w:b/>
              <w:bCs/>
              <w:highlight w:val="yellow"/>
            </w:rPr>
          </w:rPrChange>
        </w:rPr>
      </w:pPr>
    </w:p>
    <w:p w14:paraId="4EF2B59F" w14:textId="77777777" w:rsidR="000A566E" w:rsidRPr="00935764" w:rsidRDefault="000A566E" w:rsidP="003262C0">
      <w:pPr>
        <w:rPr>
          <w:rFonts w:ascii="Helvetica Neue Light" w:eastAsiaTheme="majorEastAsia" w:hAnsi="Helvetica Neue Light" w:cstheme="majorBidi"/>
          <w:b/>
          <w:bCs/>
          <w:highlight w:val="yellow"/>
          <w:rPrChange w:id="10108" w:author="Arthur de Catheu" w:date="2014-06-20T17:08:00Z">
            <w:rPr>
              <w:rFonts w:eastAsiaTheme="majorEastAsia" w:cstheme="majorBidi"/>
              <w:b/>
              <w:bCs/>
              <w:highlight w:val="yellow"/>
            </w:rPr>
          </w:rPrChange>
        </w:rPr>
      </w:pPr>
    </w:p>
    <w:p w14:paraId="502E7B1D" w14:textId="32C44F15" w:rsidR="000A566E" w:rsidRPr="00935764" w:rsidRDefault="000A566E" w:rsidP="003262C0">
      <w:pPr>
        <w:rPr>
          <w:rFonts w:ascii="Helvetica Neue Light" w:eastAsiaTheme="majorEastAsia" w:hAnsi="Helvetica Neue Light" w:cstheme="majorBidi"/>
          <w:b/>
          <w:bCs/>
          <w:i/>
          <w:rPrChange w:id="10109" w:author="Arthur de Catheu" w:date="2014-06-20T17:08:00Z">
            <w:rPr>
              <w:rFonts w:eastAsiaTheme="majorEastAsia" w:cstheme="majorBidi"/>
              <w:b/>
              <w:bCs/>
              <w:i/>
            </w:rPr>
          </w:rPrChange>
        </w:rPr>
      </w:pPr>
      <w:r w:rsidRPr="00935764">
        <w:rPr>
          <w:rFonts w:ascii="Helvetica Neue Light" w:eastAsiaTheme="majorEastAsia" w:hAnsi="Helvetica Neue Light" w:cstheme="majorBidi"/>
          <w:b/>
          <w:bCs/>
          <w:i/>
          <w:rPrChange w:id="10110" w:author="Arthur de Catheu" w:date="2014-06-20T17:08:00Z">
            <w:rPr>
              <w:rFonts w:eastAsiaTheme="majorEastAsia" w:cstheme="majorBidi"/>
              <w:b/>
              <w:bCs/>
              <w:i/>
              <w:sz w:val="28"/>
              <w:szCs w:val="26"/>
            </w:rPr>
          </w:rPrChange>
        </w:rPr>
        <w:t>Courrier en pièce jointe du mail sur papier à en-tête Finexkap AM</w:t>
      </w:r>
    </w:p>
    <w:p w14:paraId="27E90F0C" w14:textId="77777777" w:rsidR="000A566E" w:rsidRPr="00935764" w:rsidRDefault="000A566E" w:rsidP="003262C0">
      <w:pPr>
        <w:rPr>
          <w:rFonts w:ascii="Helvetica Neue Light" w:eastAsiaTheme="majorEastAsia" w:hAnsi="Helvetica Neue Light" w:cstheme="majorBidi"/>
          <w:b/>
          <w:bCs/>
          <w:i/>
          <w:rPrChange w:id="10111" w:author="Arthur de Catheu" w:date="2014-06-20T17:08:00Z">
            <w:rPr>
              <w:rFonts w:eastAsiaTheme="majorEastAsia" w:cstheme="majorBidi"/>
              <w:b/>
              <w:bCs/>
              <w:i/>
            </w:rPr>
          </w:rPrChange>
        </w:rPr>
      </w:pPr>
    </w:p>
    <w:p w14:paraId="6F49703E" w14:textId="77777777" w:rsidR="00477C04" w:rsidRPr="00935764" w:rsidRDefault="00477C04" w:rsidP="00477C04">
      <w:pPr>
        <w:pStyle w:val="Corpsdetexte"/>
        <w:ind w:left="1080" w:hanging="1080"/>
        <w:jc w:val="center"/>
        <w:rPr>
          <w:rFonts w:ascii="Helvetica Neue Light" w:hAnsi="Helvetica Neue Light" w:cs="Arial"/>
          <w:b/>
          <w:bCs/>
          <w:szCs w:val="20"/>
          <w:rPrChange w:id="10112" w:author="Arthur de Catheu" w:date="2014-06-20T17:08:00Z">
            <w:rPr>
              <w:rFonts w:cs="Arial"/>
              <w:b/>
              <w:bCs/>
              <w:szCs w:val="20"/>
            </w:rPr>
          </w:rPrChange>
        </w:rPr>
      </w:pPr>
    </w:p>
    <w:p w14:paraId="6F63DE8D" w14:textId="08C62988" w:rsidR="00477C04" w:rsidRPr="00935764" w:rsidRDefault="000A566E" w:rsidP="00477C04">
      <w:pPr>
        <w:pStyle w:val="Corpsdetexte"/>
        <w:ind w:left="1080" w:hanging="1080"/>
        <w:rPr>
          <w:rFonts w:ascii="Helvetica Neue Light" w:hAnsi="Helvetica Neue Light" w:cs="Arial"/>
          <w:b/>
          <w:bCs/>
          <w:szCs w:val="20"/>
          <w:rPrChange w:id="10113" w:author="Arthur de Catheu" w:date="2014-06-20T17:08:00Z">
            <w:rPr>
              <w:rFonts w:cs="Arial"/>
              <w:b/>
              <w:bCs/>
              <w:szCs w:val="20"/>
            </w:rPr>
          </w:rPrChange>
        </w:rPr>
      </w:pPr>
      <w:r w:rsidRPr="00935764">
        <w:rPr>
          <w:rFonts w:ascii="Helvetica Neue Light" w:hAnsi="Helvetica Neue Light" w:cs="Arial"/>
          <w:b/>
          <w:bCs/>
          <w:szCs w:val="20"/>
          <w:rPrChange w:id="10114" w:author="Arthur de Catheu" w:date="2014-06-20T17:08:00Z">
            <w:rPr>
              <w:rFonts w:eastAsiaTheme="majorEastAsia" w:cs="Arial"/>
              <w:b/>
              <w:bCs/>
              <w:sz w:val="28"/>
              <w:szCs w:val="20"/>
            </w:rPr>
          </w:rPrChange>
        </w:rPr>
        <w:t xml:space="preserve">Objet : </w:t>
      </w:r>
      <w:r w:rsidR="00477C04" w:rsidRPr="00935764">
        <w:rPr>
          <w:rFonts w:ascii="Helvetica Neue Light" w:hAnsi="Helvetica Neue Light" w:cs="Arial"/>
          <w:b/>
          <w:bCs/>
          <w:szCs w:val="20"/>
          <w:rPrChange w:id="10115" w:author="Arthur de Catheu" w:date="2014-06-20T17:08:00Z">
            <w:rPr>
              <w:rFonts w:eastAsiaTheme="majorEastAsia" w:cs="Arial"/>
              <w:b/>
              <w:bCs/>
              <w:sz w:val="28"/>
              <w:szCs w:val="20"/>
            </w:rPr>
          </w:rPrChange>
        </w:rPr>
        <w:t>Notification de cession de créances et instruction de paiement</w:t>
      </w:r>
    </w:p>
    <w:p w14:paraId="655DB3F1" w14:textId="77777777" w:rsidR="00477C04" w:rsidRPr="00935764" w:rsidRDefault="00477C04" w:rsidP="00477C04">
      <w:pPr>
        <w:pStyle w:val="Corpsdetexte"/>
        <w:rPr>
          <w:rFonts w:ascii="Helvetica Neue Light" w:hAnsi="Helvetica Neue Light" w:cs="Arial"/>
          <w:szCs w:val="20"/>
          <w:rPrChange w:id="10116" w:author="Arthur de Catheu" w:date="2014-06-20T17:08:00Z">
            <w:rPr>
              <w:rFonts w:cs="Arial"/>
              <w:szCs w:val="20"/>
            </w:rPr>
          </w:rPrChange>
        </w:rPr>
      </w:pPr>
      <w:r w:rsidRPr="00935764">
        <w:rPr>
          <w:rFonts w:ascii="Helvetica Neue Light" w:hAnsi="Helvetica Neue Light" w:cs="Arial"/>
          <w:szCs w:val="20"/>
          <w:rPrChange w:id="10117" w:author="Arthur de Catheu" w:date="2014-06-20T17:08:00Z">
            <w:rPr>
              <w:rFonts w:eastAsiaTheme="majorEastAsia" w:cs="Arial"/>
              <w:b/>
              <w:bCs/>
              <w:sz w:val="28"/>
              <w:szCs w:val="20"/>
            </w:rPr>
          </w:rPrChange>
        </w:rPr>
        <w:lastRenderedPageBreak/>
        <w:t xml:space="preserve">Bonjour </w:t>
      </w:r>
      <w:r w:rsidRPr="00935764">
        <w:rPr>
          <w:rFonts w:ascii="Helvetica Neue Light" w:hAnsi="Helvetica Neue Light" w:cs="Arial"/>
          <w:i/>
          <w:szCs w:val="20"/>
          <w:rPrChange w:id="10118" w:author="Arthur de Catheu" w:date="2014-06-20T17:08:00Z">
            <w:rPr>
              <w:rFonts w:eastAsiaTheme="majorEastAsia" w:cs="Arial"/>
              <w:b/>
              <w:bCs/>
              <w:i/>
              <w:sz w:val="28"/>
              <w:szCs w:val="20"/>
            </w:rPr>
          </w:rPrChange>
        </w:rPr>
        <w:t>[Nom Contact Débiteur]</w:t>
      </w:r>
      <w:r w:rsidRPr="00935764">
        <w:rPr>
          <w:rFonts w:ascii="Helvetica Neue Light" w:hAnsi="Helvetica Neue Light" w:cs="Arial"/>
          <w:szCs w:val="20"/>
          <w:rPrChange w:id="10119" w:author="Arthur de Catheu" w:date="2014-06-20T17:08:00Z">
            <w:rPr>
              <w:rFonts w:eastAsiaTheme="majorEastAsia" w:cs="Arial"/>
              <w:b/>
              <w:bCs/>
              <w:sz w:val="28"/>
              <w:szCs w:val="20"/>
            </w:rPr>
          </w:rPrChange>
        </w:rPr>
        <w:t>,</w:t>
      </w:r>
    </w:p>
    <w:p w14:paraId="56CD13F8" w14:textId="7A735A8C" w:rsidR="00477C04" w:rsidRPr="00935764" w:rsidRDefault="00477C04" w:rsidP="00477C04">
      <w:pPr>
        <w:spacing w:after="240"/>
        <w:rPr>
          <w:rFonts w:ascii="Helvetica Neue Light" w:hAnsi="Helvetica Neue Light"/>
          <w:rPrChange w:id="10120" w:author="Arthur de Catheu" w:date="2014-06-20T17:08:00Z">
            <w:rPr/>
          </w:rPrChange>
        </w:rPr>
      </w:pPr>
      <w:r w:rsidRPr="00935764">
        <w:rPr>
          <w:rFonts w:ascii="Helvetica Neue Light" w:eastAsia="Arial" w:hAnsi="Helvetica Neue Light" w:cs="Arial"/>
          <w:rPrChange w:id="10121" w:author="Arthur de Catheu" w:date="2014-06-20T17:08:00Z">
            <w:rPr>
              <w:rFonts w:eastAsia="Arial" w:cs="Arial"/>
              <w:b/>
              <w:bCs/>
              <w:sz w:val="28"/>
              <w:szCs w:val="26"/>
            </w:rPr>
          </w:rPrChange>
        </w:rPr>
        <w:t>Nous vous informons qu’aux termes d’un acte de cession de créances en date du [</w:t>
      </w:r>
      <w:r w:rsidRPr="00935764">
        <w:rPr>
          <w:rFonts w:ascii="Helvetica Neue Light" w:eastAsia="Arial" w:hAnsi="Helvetica Neue Light" w:cs="Arial"/>
          <w:i/>
          <w:rPrChange w:id="10122" w:author="Arthur de Catheu" w:date="2014-06-20T17:08:00Z">
            <w:rPr>
              <w:rFonts w:eastAsia="Arial" w:cs="Arial"/>
              <w:b/>
              <w:bCs/>
              <w:i/>
              <w:sz w:val="28"/>
              <w:szCs w:val="26"/>
            </w:rPr>
          </w:rPrChange>
        </w:rPr>
        <w:t>date</w:t>
      </w:r>
      <w:r w:rsidRPr="00935764">
        <w:rPr>
          <w:rFonts w:ascii="Helvetica Neue Light" w:eastAsia="Arial" w:hAnsi="Helvetica Neue Light" w:cs="Arial"/>
          <w:rPrChange w:id="10123" w:author="Arthur de Catheu" w:date="2014-06-20T17:08:00Z">
            <w:rPr>
              <w:rFonts w:eastAsia="Arial" w:cs="Arial"/>
              <w:b/>
              <w:bCs/>
              <w:sz w:val="28"/>
              <w:szCs w:val="26"/>
            </w:rPr>
          </w:rPrChange>
        </w:rPr>
        <w:t>], la société [</w:t>
      </w:r>
      <w:r w:rsidRPr="00935764">
        <w:rPr>
          <w:rFonts w:ascii="Helvetica Neue Light" w:eastAsia="Arial" w:hAnsi="Helvetica Neue Light" w:cs="Arial"/>
          <w:i/>
          <w:rPrChange w:id="10124" w:author="Arthur de Catheu" w:date="2014-06-20T17:08:00Z">
            <w:rPr>
              <w:rFonts w:eastAsia="Arial" w:cs="Arial"/>
              <w:b/>
              <w:bCs/>
              <w:i/>
              <w:sz w:val="28"/>
              <w:szCs w:val="26"/>
            </w:rPr>
          </w:rPrChange>
        </w:rPr>
        <w:t>dénomination de la société cédante</w:t>
      </w:r>
      <w:r w:rsidRPr="00935764">
        <w:rPr>
          <w:rFonts w:ascii="Helvetica Neue Light" w:eastAsia="Arial" w:hAnsi="Helvetica Neue Light" w:cs="Arial"/>
          <w:rPrChange w:id="10125" w:author="Arthur de Catheu" w:date="2014-06-20T17:08:00Z">
            <w:rPr>
              <w:rFonts w:eastAsia="Arial" w:cs="Arial"/>
              <w:b/>
              <w:bCs/>
              <w:sz w:val="28"/>
              <w:szCs w:val="26"/>
            </w:rPr>
          </w:rPrChange>
        </w:rPr>
        <w:t>] dont vous êtes le débiteur, a cédé les créances désignées ci-dessous au fonds commun de titrisation dénommé « </w:t>
      </w:r>
      <w:r w:rsidR="003918F6" w:rsidRPr="00935764">
        <w:rPr>
          <w:rFonts w:ascii="Helvetica Neue Light" w:hAnsi="Helvetica Neue Light"/>
          <w:rPrChange w:id="10126" w:author="Arthur de Catheu" w:date="2014-06-20T17:08:00Z">
            <w:rPr>
              <w:rFonts w:eastAsiaTheme="majorEastAsia" w:cstheme="majorBidi"/>
              <w:b/>
              <w:bCs/>
              <w:sz w:val="28"/>
              <w:szCs w:val="26"/>
            </w:rPr>
          </w:rPrChange>
        </w:rPr>
        <w:t>FCT Finexkap Créances Co N°1</w:t>
      </w:r>
      <w:r w:rsidR="003918F6" w:rsidRPr="00935764">
        <w:rPr>
          <w:rFonts w:ascii="Helvetica Neue Light" w:eastAsia="Arial" w:hAnsi="Helvetica Neue Light" w:cs="Arial"/>
          <w:rPrChange w:id="10127" w:author="Arthur de Catheu" w:date="2014-06-20T17:08:00Z">
            <w:rPr>
              <w:rFonts w:eastAsia="Arial" w:cs="Arial"/>
              <w:b/>
              <w:bCs/>
              <w:sz w:val="28"/>
              <w:szCs w:val="26"/>
            </w:rPr>
          </w:rPrChange>
        </w:rPr>
        <w:t xml:space="preserve">  </w:t>
      </w:r>
      <w:r w:rsidRPr="00935764">
        <w:rPr>
          <w:rFonts w:ascii="Helvetica Neue Light" w:eastAsia="Arial" w:hAnsi="Helvetica Neue Light" w:cs="Arial"/>
          <w:rPrChange w:id="10128" w:author="Arthur de Catheu" w:date="2014-06-20T17:08:00Z">
            <w:rPr>
              <w:rFonts w:eastAsia="Arial" w:cs="Arial"/>
              <w:b/>
              <w:bCs/>
              <w:sz w:val="28"/>
              <w:szCs w:val="26"/>
            </w:rPr>
          </w:rPrChange>
        </w:rPr>
        <w:t xml:space="preserve">» représenté par sa société de gestion </w:t>
      </w:r>
      <w:r w:rsidR="002119A8" w:rsidRPr="00935764">
        <w:rPr>
          <w:rFonts w:ascii="Helvetica Neue Light" w:eastAsia="Arial" w:hAnsi="Helvetica Neue Light" w:cs="Arial"/>
          <w:rPrChange w:id="10129" w:author="Arthur de Catheu" w:date="2014-06-20T17:08:00Z">
            <w:rPr>
              <w:rFonts w:eastAsia="Arial" w:cs="Arial"/>
              <w:b/>
              <w:bCs/>
              <w:sz w:val="28"/>
              <w:szCs w:val="26"/>
            </w:rPr>
          </w:rPrChange>
        </w:rPr>
        <w:t>Finexkap AM</w:t>
      </w:r>
      <w:r w:rsidRPr="00935764">
        <w:rPr>
          <w:rFonts w:ascii="Helvetica Neue Light" w:eastAsia="Arial" w:hAnsi="Helvetica Neue Light" w:cs="Arial"/>
          <w:rPrChange w:id="10130" w:author="Arthur de Catheu" w:date="2014-06-20T17:08:00Z">
            <w:rPr>
              <w:rFonts w:eastAsia="Arial" w:cs="Arial"/>
              <w:b/>
              <w:bCs/>
              <w:sz w:val="28"/>
              <w:szCs w:val="26"/>
            </w:rPr>
          </w:rPrChange>
        </w:rPr>
        <w:t>.</w:t>
      </w:r>
    </w:p>
    <w:p w14:paraId="1483EEC2" w14:textId="6A7C2F90" w:rsidR="00477C04" w:rsidRDefault="00477C04" w:rsidP="00477C04">
      <w:pPr>
        <w:spacing w:after="240"/>
        <w:rPr>
          <w:ins w:id="10131" w:author="Arthur de Catheu" w:date="2014-06-20T17:40:00Z"/>
          <w:rFonts w:ascii="Helvetica Neue Light" w:eastAsia="Arial" w:hAnsi="Helvetica Neue Light" w:cs="Arial"/>
        </w:rPr>
      </w:pPr>
      <w:bookmarkStart w:id="10132" w:name="h.gjdgxs" w:colFirst="0" w:colLast="0"/>
      <w:bookmarkEnd w:id="10132"/>
      <w:r w:rsidRPr="00935764">
        <w:rPr>
          <w:rFonts w:ascii="Helvetica Neue Light" w:eastAsia="Arial" w:hAnsi="Helvetica Neue Light" w:cs="Arial"/>
          <w:rPrChange w:id="10133" w:author="Arthur de Catheu" w:date="2014-06-20T17:08:00Z">
            <w:rPr>
              <w:rFonts w:eastAsia="Arial" w:cs="Arial"/>
              <w:b/>
              <w:bCs/>
              <w:sz w:val="28"/>
              <w:szCs w:val="26"/>
            </w:rPr>
          </w:rPrChange>
        </w:rPr>
        <w:t xml:space="preserve">En outre, la gestion et le recouvrement des créances acquises par </w:t>
      </w:r>
      <w:r w:rsidR="002E3243" w:rsidRPr="00935764">
        <w:rPr>
          <w:rFonts w:ascii="Helvetica Neue Light" w:hAnsi="Helvetica Neue Light"/>
          <w:rPrChange w:id="10134" w:author="Arthur de Catheu" w:date="2014-06-20T17:08:00Z">
            <w:rPr>
              <w:rFonts w:eastAsiaTheme="majorEastAsia" w:cstheme="majorBidi"/>
              <w:b/>
              <w:bCs/>
              <w:sz w:val="28"/>
              <w:szCs w:val="26"/>
            </w:rPr>
          </w:rPrChange>
        </w:rPr>
        <w:t>'FCT Finexkap Créances Co N°1</w:t>
      </w:r>
      <w:r w:rsidRPr="00935764">
        <w:rPr>
          <w:rFonts w:ascii="Helvetica Neue Light" w:eastAsia="Arial" w:hAnsi="Helvetica Neue Light" w:cs="Arial"/>
          <w:rPrChange w:id="10135" w:author="Arthur de Catheu" w:date="2014-06-20T17:08:00Z">
            <w:rPr>
              <w:rFonts w:eastAsia="Arial" w:cs="Arial"/>
              <w:b/>
              <w:bCs/>
              <w:sz w:val="28"/>
              <w:szCs w:val="26"/>
            </w:rPr>
          </w:rPrChange>
        </w:rPr>
        <w:t xml:space="preserve">  ont été confiés à la société </w:t>
      </w:r>
      <w:r w:rsidR="002119A8" w:rsidRPr="00935764">
        <w:rPr>
          <w:rFonts w:ascii="Helvetica Neue Light" w:eastAsia="Arial" w:hAnsi="Helvetica Neue Light" w:cs="Arial"/>
          <w:rPrChange w:id="10136" w:author="Arthur de Catheu" w:date="2014-06-20T17:08:00Z">
            <w:rPr>
              <w:rFonts w:eastAsia="Arial" w:cs="Arial"/>
              <w:b/>
              <w:bCs/>
              <w:sz w:val="28"/>
              <w:szCs w:val="26"/>
            </w:rPr>
          </w:rPrChange>
        </w:rPr>
        <w:t>F</w:t>
      </w:r>
      <w:r w:rsidR="00204B6C" w:rsidRPr="00935764">
        <w:rPr>
          <w:rFonts w:ascii="Helvetica Neue Light" w:eastAsia="Arial" w:hAnsi="Helvetica Neue Light" w:cs="Arial"/>
          <w:rPrChange w:id="10137" w:author="Arthur de Catheu" w:date="2014-06-20T17:08:00Z">
            <w:rPr>
              <w:rFonts w:eastAsia="Arial" w:cs="Arial"/>
              <w:b/>
              <w:bCs/>
              <w:sz w:val="28"/>
              <w:szCs w:val="26"/>
            </w:rPr>
          </w:rPrChange>
        </w:rPr>
        <w:t xml:space="preserve">inexkap AM </w:t>
      </w:r>
      <w:r w:rsidRPr="00935764">
        <w:rPr>
          <w:rFonts w:ascii="Helvetica Neue Light" w:eastAsia="Arial" w:hAnsi="Helvetica Neue Light" w:cs="Arial"/>
          <w:rPrChange w:id="10138" w:author="Arthur de Catheu" w:date="2014-06-20T17:08:00Z">
            <w:rPr>
              <w:rFonts w:eastAsia="Arial" w:cs="Arial"/>
              <w:b/>
              <w:bCs/>
              <w:sz w:val="28"/>
              <w:szCs w:val="26"/>
            </w:rPr>
          </w:rPrChange>
        </w:rPr>
        <w:t>(avec faculté de subdélégation de tout ou partie des missions de recouvrement à la société EULER HERMES RECOUVREMENT FRANCE).</w:t>
      </w:r>
    </w:p>
    <w:p w14:paraId="7923A7DE" w14:textId="77777777" w:rsidR="00C9648E" w:rsidRDefault="00C9648E" w:rsidP="00477C04">
      <w:pPr>
        <w:spacing w:after="240"/>
        <w:rPr>
          <w:ins w:id="10139" w:author="Arthur de Catheu" w:date="2014-06-20T17:40:00Z"/>
          <w:rFonts w:ascii="Helvetica Neue Light" w:eastAsia="Arial" w:hAnsi="Helvetica Neue Light" w:cs="Arial"/>
        </w:rPr>
      </w:pPr>
    </w:p>
    <w:p w14:paraId="67EBE309" w14:textId="77777777" w:rsidR="00C9648E" w:rsidRDefault="00C9648E" w:rsidP="00477C04">
      <w:pPr>
        <w:spacing w:after="240"/>
        <w:rPr>
          <w:ins w:id="10140" w:author="Arthur de Catheu" w:date="2014-06-20T17:40:00Z"/>
          <w:rFonts w:ascii="Helvetica Neue Light" w:eastAsia="Arial" w:hAnsi="Helvetica Neue Light" w:cs="Arial"/>
        </w:rPr>
      </w:pPr>
    </w:p>
    <w:p w14:paraId="5F71C5FB" w14:textId="77777777" w:rsidR="00C9648E" w:rsidRDefault="00C9648E" w:rsidP="00477C04">
      <w:pPr>
        <w:spacing w:after="240"/>
        <w:rPr>
          <w:ins w:id="10141" w:author="Arthur de Catheu" w:date="2014-06-20T17:40:00Z"/>
          <w:rFonts w:ascii="Helvetica Neue Light" w:eastAsia="Arial" w:hAnsi="Helvetica Neue Light" w:cs="Arial"/>
        </w:rPr>
      </w:pPr>
    </w:p>
    <w:p w14:paraId="2AC515BC" w14:textId="77777777" w:rsidR="00C9648E" w:rsidRPr="00935764" w:rsidRDefault="00C9648E" w:rsidP="00477C04">
      <w:pPr>
        <w:spacing w:after="240"/>
        <w:rPr>
          <w:rFonts w:ascii="Helvetica Neue Light" w:hAnsi="Helvetica Neue Light"/>
          <w:rPrChange w:id="10142" w:author="Arthur de Catheu" w:date="2014-06-20T17:08:00Z">
            <w:rPr/>
          </w:rPrChange>
        </w:rPr>
      </w:pPr>
    </w:p>
    <w:p w14:paraId="246B3DE7" w14:textId="111B8EED" w:rsidR="00477C04" w:rsidRPr="00935764" w:rsidRDefault="00477C04" w:rsidP="00477C04">
      <w:pPr>
        <w:spacing w:after="240"/>
        <w:rPr>
          <w:rFonts w:ascii="Helvetica Neue Light" w:eastAsia="Arial" w:hAnsi="Helvetica Neue Light" w:cs="Arial"/>
          <w:rPrChange w:id="10143" w:author="Arthur de Catheu" w:date="2014-06-20T17:08:00Z">
            <w:rPr>
              <w:rFonts w:eastAsia="Arial" w:cs="Arial"/>
            </w:rPr>
          </w:rPrChange>
        </w:rPr>
      </w:pPr>
      <w:r w:rsidRPr="00935764">
        <w:rPr>
          <w:rFonts w:ascii="Helvetica Neue Light" w:eastAsia="Arial" w:hAnsi="Helvetica Neue Light" w:cs="Arial"/>
          <w:rPrChange w:id="10144" w:author="Arthur de Catheu" w:date="2014-06-20T17:08:00Z">
            <w:rPr>
              <w:rFonts w:eastAsia="Arial" w:cs="Arial"/>
              <w:b/>
              <w:bCs/>
              <w:sz w:val="28"/>
              <w:szCs w:val="26"/>
            </w:rPr>
          </w:rPrChange>
        </w:rPr>
        <w:t xml:space="preserve">Les créances concernées par la cession au </w:t>
      </w:r>
      <w:r w:rsidR="003918F6" w:rsidRPr="00935764">
        <w:rPr>
          <w:rFonts w:ascii="Helvetica Neue Light" w:eastAsia="Arial" w:hAnsi="Helvetica Neue Light" w:cs="Arial"/>
          <w:rPrChange w:id="10145" w:author="Arthur de Catheu" w:date="2014-06-20T17:08:00Z">
            <w:rPr>
              <w:rFonts w:eastAsia="Arial" w:cs="Arial"/>
              <w:b/>
              <w:bCs/>
              <w:sz w:val="28"/>
              <w:szCs w:val="26"/>
            </w:rPr>
          </w:rPrChange>
        </w:rPr>
        <w:t>‘FCT Finexkap Créances Co N°1</w:t>
      </w:r>
      <w:r w:rsidRPr="00935764">
        <w:rPr>
          <w:rFonts w:ascii="Helvetica Neue Light" w:eastAsia="Arial" w:hAnsi="Helvetica Neue Light" w:cs="Arial"/>
          <w:rPrChange w:id="10146" w:author="Arthur de Catheu" w:date="2014-06-20T17:08:00Z">
            <w:rPr>
              <w:rFonts w:eastAsia="Arial" w:cs="Arial"/>
              <w:b/>
              <w:bCs/>
              <w:sz w:val="28"/>
              <w:szCs w:val="26"/>
            </w:rPr>
          </w:rPrChange>
        </w:rPr>
        <w:t xml:space="preserve">et dont vous êtes redevable sont désignées ci-après (les </w:t>
      </w:r>
      <w:r w:rsidRPr="00935764">
        <w:rPr>
          <w:rFonts w:ascii="Helvetica Neue Light" w:eastAsia="Arial" w:hAnsi="Helvetica Neue Light" w:cs="Arial"/>
          <w:b/>
          <w:i/>
          <w:rPrChange w:id="10147" w:author="Arthur de Catheu" w:date="2014-06-20T17:08:00Z">
            <w:rPr>
              <w:rFonts w:eastAsia="Arial" w:cs="Arial"/>
              <w:b/>
              <w:bCs/>
              <w:i/>
              <w:sz w:val="28"/>
              <w:szCs w:val="26"/>
            </w:rPr>
          </w:rPrChange>
        </w:rPr>
        <w:t>Créances Cédées</w:t>
      </w:r>
      <w:r w:rsidRPr="00935764">
        <w:rPr>
          <w:rFonts w:ascii="Helvetica Neue Light" w:eastAsia="Arial" w:hAnsi="Helvetica Neue Light" w:cs="Arial"/>
          <w:rPrChange w:id="10148" w:author="Arthur de Catheu" w:date="2014-06-20T17:08:00Z">
            <w:rPr>
              <w:rFonts w:eastAsia="Arial" w:cs="Arial"/>
              <w:b/>
              <w:bCs/>
              <w:sz w:val="28"/>
              <w:szCs w:val="26"/>
            </w:rPr>
          </w:rPrChange>
        </w:rPr>
        <w:t>)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566"/>
        <w:gridCol w:w="1408"/>
        <w:gridCol w:w="563"/>
        <w:gridCol w:w="586"/>
        <w:gridCol w:w="741"/>
        <w:gridCol w:w="1210"/>
        <w:gridCol w:w="1386"/>
        <w:gridCol w:w="3162"/>
      </w:tblGrid>
      <w:tr w:rsidR="00477C04" w:rsidRPr="00935764" w14:paraId="4B7C849C" w14:textId="77777777" w:rsidTr="00F74085">
        <w:trPr>
          <w:trHeight w:val="461"/>
        </w:trPr>
        <w:tc>
          <w:tcPr>
            <w:tcW w:w="5000" w:type="pct"/>
            <w:gridSpan w:val="8"/>
            <w:tcMar>
              <w:top w:w="100" w:type="dxa"/>
              <w:left w:w="70" w:type="dxa"/>
              <w:bottom w:w="100" w:type="dxa"/>
              <w:right w:w="70" w:type="dxa"/>
            </w:tcMar>
            <w:vAlign w:val="center"/>
          </w:tcPr>
          <w:p w14:paraId="41328DF3" w14:textId="77777777" w:rsidR="00477C04" w:rsidRPr="00935764" w:rsidRDefault="00477C04" w:rsidP="00F74085">
            <w:pPr>
              <w:spacing w:after="200" w:line="276" w:lineRule="auto"/>
              <w:jc w:val="center"/>
              <w:rPr>
                <w:rFonts w:ascii="Helvetica Neue Light" w:eastAsia="Arial" w:hAnsi="Helvetica Neue Light" w:cs="Arial"/>
                <w:b/>
                <w:sz w:val="18"/>
                <w:szCs w:val="18"/>
                <w:rPrChange w:id="10149" w:author="Arthur de Catheu" w:date="2014-06-20T17:08:00Z">
                  <w:rPr>
                    <w:rFonts w:eastAsia="Arial" w:cs="Arial"/>
                    <w:b/>
                    <w:sz w:val="18"/>
                    <w:szCs w:val="18"/>
                  </w:rPr>
                </w:rPrChange>
              </w:rPr>
            </w:pPr>
            <w:r w:rsidRPr="00935764">
              <w:rPr>
                <w:rFonts w:ascii="Helvetica Neue Light" w:eastAsia="Arial" w:hAnsi="Helvetica Neue Light" w:cs="Arial"/>
                <w:b/>
                <w:sz w:val="18"/>
                <w:szCs w:val="18"/>
                <w:rPrChange w:id="10150" w:author="Arthur de Catheu" w:date="2014-06-20T17:08:00Z">
                  <w:rPr>
                    <w:rFonts w:eastAsia="Arial" w:cs="Arial"/>
                    <w:b/>
                    <w:bCs/>
                    <w:sz w:val="18"/>
                    <w:szCs w:val="18"/>
                  </w:rPr>
                </w:rPrChange>
              </w:rPr>
              <w:t>Liste des Créances Cédées</w:t>
            </w:r>
          </w:p>
        </w:tc>
      </w:tr>
      <w:tr w:rsidR="00477C04" w:rsidRPr="00935764" w14:paraId="62E47177" w14:textId="77777777" w:rsidTr="00F74085">
        <w:trPr>
          <w:trHeight w:val="444"/>
        </w:trPr>
        <w:tc>
          <w:tcPr>
            <w:tcW w:w="2008" w:type="pct"/>
            <w:gridSpan w:val="5"/>
            <w:tcMar>
              <w:top w:w="100" w:type="dxa"/>
              <w:left w:w="70" w:type="dxa"/>
              <w:bottom w:w="100" w:type="dxa"/>
              <w:right w:w="70" w:type="dxa"/>
            </w:tcMar>
            <w:vAlign w:val="center"/>
          </w:tcPr>
          <w:p w14:paraId="02F82CA4" w14:textId="77777777" w:rsidR="00477C04" w:rsidRPr="00935764" w:rsidRDefault="00477C04" w:rsidP="00F74085">
            <w:pPr>
              <w:spacing w:after="200" w:line="276" w:lineRule="auto"/>
              <w:jc w:val="center"/>
              <w:rPr>
                <w:rFonts w:ascii="Helvetica Neue Light" w:eastAsia="Arial" w:hAnsi="Helvetica Neue Light" w:cs="Arial"/>
                <w:b/>
                <w:sz w:val="18"/>
                <w:szCs w:val="18"/>
                <w:rPrChange w:id="10151" w:author="Arthur de Catheu" w:date="2014-06-20T17:08:00Z">
                  <w:rPr>
                    <w:rFonts w:eastAsia="Arial" w:cs="Arial"/>
                    <w:b/>
                    <w:sz w:val="18"/>
                    <w:szCs w:val="18"/>
                  </w:rPr>
                </w:rPrChange>
              </w:rPr>
            </w:pPr>
            <w:r w:rsidRPr="00935764">
              <w:rPr>
                <w:rFonts w:ascii="Helvetica Neue Light" w:eastAsia="Arial" w:hAnsi="Helvetica Neue Light" w:cs="Arial"/>
                <w:b/>
                <w:sz w:val="18"/>
                <w:szCs w:val="18"/>
                <w:rPrChange w:id="10152" w:author="Arthur de Catheu" w:date="2014-06-20T17:08:00Z">
                  <w:rPr>
                    <w:rFonts w:eastAsia="Arial" w:cs="Arial"/>
                    <w:b/>
                    <w:bCs/>
                    <w:sz w:val="18"/>
                    <w:szCs w:val="18"/>
                  </w:rPr>
                </w:rPrChange>
              </w:rPr>
              <w:t>Votre référence Client</w:t>
            </w:r>
          </w:p>
        </w:tc>
        <w:tc>
          <w:tcPr>
            <w:tcW w:w="2992" w:type="pct"/>
            <w:gridSpan w:val="3"/>
            <w:vAlign w:val="center"/>
          </w:tcPr>
          <w:p w14:paraId="05D54C80" w14:textId="77777777" w:rsidR="00477C04" w:rsidRPr="00935764" w:rsidRDefault="00477C04" w:rsidP="00F74085">
            <w:pPr>
              <w:spacing w:after="200" w:line="276" w:lineRule="auto"/>
              <w:jc w:val="center"/>
              <w:rPr>
                <w:rFonts w:ascii="Helvetica Neue Light" w:eastAsia="Arial" w:hAnsi="Helvetica Neue Light" w:cs="Arial"/>
                <w:b/>
                <w:sz w:val="18"/>
                <w:szCs w:val="18"/>
                <w:rPrChange w:id="10153" w:author="Arthur de Catheu" w:date="2014-06-20T17:08:00Z">
                  <w:rPr>
                    <w:rFonts w:eastAsia="Arial" w:cs="Arial"/>
                    <w:b/>
                    <w:sz w:val="18"/>
                    <w:szCs w:val="18"/>
                  </w:rPr>
                </w:rPrChange>
              </w:rPr>
            </w:pPr>
          </w:p>
        </w:tc>
      </w:tr>
      <w:tr w:rsidR="00477C04" w:rsidRPr="00935764" w14:paraId="5F4F306F" w14:textId="77777777" w:rsidTr="00F74085">
        <w:trPr>
          <w:trHeight w:val="400"/>
        </w:trPr>
        <w:tc>
          <w:tcPr>
            <w:tcW w:w="293" w:type="pct"/>
            <w:tcMar>
              <w:top w:w="100" w:type="dxa"/>
              <w:left w:w="70" w:type="dxa"/>
              <w:bottom w:w="100" w:type="dxa"/>
              <w:right w:w="70" w:type="dxa"/>
            </w:tcMar>
            <w:vAlign w:val="center"/>
          </w:tcPr>
          <w:p w14:paraId="70E1BE15" w14:textId="77777777" w:rsidR="00477C04" w:rsidRPr="00935764" w:rsidRDefault="00477C04" w:rsidP="00F74085">
            <w:pPr>
              <w:spacing w:after="240"/>
              <w:jc w:val="center"/>
              <w:rPr>
                <w:rFonts w:ascii="Helvetica Neue Light" w:hAnsi="Helvetica Neue Light"/>
                <w:sz w:val="18"/>
                <w:szCs w:val="18"/>
                <w:rPrChange w:id="10154" w:author="Arthur de Catheu" w:date="2014-06-20T17:08:00Z">
                  <w:rPr>
                    <w:sz w:val="18"/>
                    <w:szCs w:val="18"/>
                  </w:rPr>
                </w:rPrChange>
              </w:rPr>
            </w:pPr>
            <w:r w:rsidRPr="00935764">
              <w:rPr>
                <w:rFonts w:ascii="Helvetica Neue Light" w:eastAsia="Arial" w:hAnsi="Helvetica Neue Light" w:cs="Arial"/>
                <w:b/>
                <w:sz w:val="18"/>
                <w:szCs w:val="18"/>
                <w:rPrChange w:id="10155" w:author="Arthur de Catheu" w:date="2014-06-20T17:08:00Z">
                  <w:rPr>
                    <w:rFonts w:eastAsia="Arial" w:cs="Arial"/>
                    <w:b/>
                    <w:bCs/>
                    <w:sz w:val="18"/>
                    <w:szCs w:val="18"/>
                  </w:rPr>
                </w:rPrChange>
              </w:rPr>
              <w:t>Date</w:t>
            </w:r>
          </w:p>
        </w:tc>
        <w:tc>
          <w:tcPr>
            <w:tcW w:w="732" w:type="pct"/>
            <w:tcMar>
              <w:top w:w="100" w:type="dxa"/>
              <w:left w:w="70" w:type="dxa"/>
              <w:bottom w:w="100" w:type="dxa"/>
              <w:right w:w="70" w:type="dxa"/>
            </w:tcMar>
            <w:vAlign w:val="center"/>
          </w:tcPr>
          <w:p w14:paraId="1F4610B6" w14:textId="77777777" w:rsidR="00477C04" w:rsidRPr="00935764" w:rsidRDefault="00477C04" w:rsidP="00F74085">
            <w:pPr>
              <w:spacing w:after="240"/>
              <w:jc w:val="center"/>
              <w:rPr>
                <w:rFonts w:ascii="Helvetica Neue Light" w:hAnsi="Helvetica Neue Light"/>
                <w:sz w:val="18"/>
                <w:szCs w:val="18"/>
                <w:rPrChange w:id="10156" w:author="Arthur de Catheu" w:date="2014-06-20T17:08:00Z">
                  <w:rPr>
                    <w:sz w:val="18"/>
                    <w:szCs w:val="18"/>
                  </w:rPr>
                </w:rPrChange>
              </w:rPr>
            </w:pPr>
            <w:r w:rsidRPr="00935764">
              <w:rPr>
                <w:rFonts w:ascii="Helvetica Neue Light" w:eastAsia="Arial" w:hAnsi="Helvetica Neue Light" w:cs="Arial"/>
                <w:b/>
                <w:sz w:val="18"/>
                <w:szCs w:val="18"/>
                <w:rPrChange w:id="10157" w:author="Arthur de Catheu" w:date="2014-06-20T17:08:00Z">
                  <w:rPr>
                    <w:rFonts w:eastAsia="Arial" w:cs="Arial"/>
                    <w:b/>
                    <w:bCs/>
                    <w:sz w:val="18"/>
                    <w:szCs w:val="18"/>
                  </w:rPr>
                </w:rPrChange>
              </w:rPr>
              <w:t>N° de Facture</w:t>
            </w:r>
          </w:p>
        </w:tc>
        <w:tc>
          <w:tcPr>
            <w:tcW w:w="983" w:type="pct"/>
            <w:gridSpan w:val="3"/>
            <w:tcMar>
              <w:top w:w="100" w:type="dxa"/>
              <w:left w:w="70" w:type="dxa"/>
              <w:bottom w:w="100" w:type="dxa"/>
              <w:right w:w="70" w:type="dxa"/>
            </w:tcMar>
            <w:vAlign w:val="center"/>
          </w:tcPr>
          <w:p w14:paraId="5DFBCAF1" w14:textId="77777777" w:rsidR="00477C04" w:rsidRPr="00935764" w:rsidRDefault="00477C04" w:rsidP="00F74085">
            <w:pPr>
              <w:spacing w:after="200" w:line="276" w:lineRule="auto"/>
              <w:jc w:val="center"/>
              <w:rPr>
                <w:rFonts w:ascii="Helvetica Neue Light" w:hAnsi="Helvetica Neue Light"/>
                <w:sz w:val="18"/>
                <w:szCs w:val="18"/>
                <w:rPrChange w:id="10158" w:author="Arthur de Catheu" w:date="2014-06-20T17:08:00Z">
                  <w:rPr>
                    <w:sz w:val="18"/>
                    <w:szCs w:val="18"/>
                  </w:rPr>
                </w:rPrChange>
              </w:rPr>
            </w:pPr>
            <w:r w:rsidRPr="00935764">
              <w:rPr>
                <w:rFonts w:ascii="Helvetica Neue Light" w:eastAsia="Arial" w:hAnsi="Helvetica Neue Light" w:cs="Arial"/>
                <w:b/>
                <w:sz w:val="18"/>
                <w:szCs w:val="18"/>
                <w:rPrChange w:id="10159" w:author="Arthur de Catheu" w:date="2014-06-20T17:08:00Z">
                  <w:rPr>
                    <w:rFonts w:eastAsia="Arial" w:cs="Arial"/>
                    <w:b/>
                    <w:bCs/>
                    <w:sz w:val="18"/>
                    <w:szCs w:val="18"/>
                  </w:rPr>
                </w:rPrChange>
              </w:rPr>
              <w:t>Échéance</w:t>
            </w:r>
          </w:p>
        </w:tc>
        <w:tc>
          <w:tcPr>
            <w:tcW w:w="629" w:type="pct"/>
            <w:vAlign w:val="center"/>
          </w:tcPr>
          <w:p w14:paraId="1FA55B91" w14:textId="77777777" w:rsidR="00477C04" w:rsidRPr="00935764" w:rsidRDefault="00477C04" w:rsidP="00F74085">
            <w:pPr>
              <w:spacing w:after="200" w:line="276" w:lineRule="auto"/>
              <w:jc w:val="center"/>
              <w:rPr>
                <w:rFonts w:ascii="Helvetica Neue Light" w:hAnsi="Helvetica Neue Light"/>
                <w:sz w:val="18"/>
                <w:szCs w:val="18"/>
                <w:rPrChange w:id="10160" w:author="Arthur de Catheu" w:date="2014-06-20T17:08:00Z">
                  <w:rPr>
                    <w:sz w:val="18"/>
                    <w:szCs w:val="18"/>
                  </w:rPr>
                </w:rPrChange>
              </w:rPr>
            </w:pPr>
            <w:r w:rsidRPr="00935764">
              <w:rPr>
                <w:rFonts w:ascii="Helvetica Neue Light" w:eastAsia="Arial" w:hAnsi="Helvetica Neue Light" w:cs="Arial"/>
                <w:b/>
                <w:sz w:val="18"/>
                <w:szCs w:val="18"/>
                <w:rPrChange w:id="10161" w:author="Arthur de Catheu" w:date="2014-06-20T17:08:00Z">
                  <w:rPr>
                    <w:rFonts w:eastAsia="Arial" w:cs="Arial"/>
                    <w:b/>
                    <w:bCs/>
                    <w:sz w:val="18"/>
                    <w:szCs w:val="18"/>
                  </w:rPr>
                </w:rPrChange>
              </w:rPr>
              <w:t>Montant H.T.</w:t>
            </w:r>
          </w:p>
        </w:tc>
        <w:tc>
          <w:tcPr>
            <w:tcW w:w="720" w:type="pct"/>
            <w:vAlign w:val="center"/>
          </w:tcPr>
          <w:p w14:paraId="25B67F40" w14:textId="77777777" w:rsidR="00477C04" w:rsidRPr="00935764" w:rsidRDefault="00477C04" w:rsidP="00F74085">
            <w:pPr>
              <w:spacing w:after="200" w:line="276" w:lineRule="auto"/>
              <w:jc w:val="center"/>
              <w:rPr>
                <w:rFonts w:ascii="Helvetica Neue Light" w:eastAsia="Arial" w:hAnsi="Helvetica Neue Light" w:cs="Arial"/>
                <w:b/>
                <w:sz w:val="18"/>
                <w:szCs w:val="18"/>
                <w:rPrChange w:id="10162" w:author="Arthur de Catheu" w:date="2014-06-20T17:08:00Z">
                  <w:rPr>
                    <w:rFonts w:eastAsia="Arial" w:cs="Arial"/>
                    <w:b/>
                    <w:sz w:val="18"/>
                    <w:szCs w:val="18"/>
                  </w:rPr>
                </w:rPrChange>
              </w:rPr>
            </w:pPr>
            <w:r w:rsidRPr="00935764">
              <w:rPr>
                <w:rFonts w:ascii="Helvetica Neue Light" w:eastAsia="Arial" w:hAnsi="Helvetica Neue Light" w:cs="Arial"/>
                <w:b/>
                <w:sz w:val="18"/>
                <w:szCs w:val="18"/>
                <w:rPrChange w:id="10163" w:author="Arthur de Catheu" w:date="2014-06-20T17:08:00Z">
                  <w:rPr>
                    <w:rFonts w:eastAsia="Arial" w:cs="Arial"/>
                    <w:b/>
                    <w:bCs/>
                    <w:sz w:val="18"/>
                    <w:szCs w:val="18"/>
                  </w:rPr>
                </w:rPrChange>
              </w:rPr>
              <w:t>Montant T.T.C.</w:t>
            </w:r>
          </w:p>
        </w:tc>
        <w:tc>
          <w:tcPr>
            <w:tcW w:w="1643" w:type="pct"/>
            <w:vAlign w:val="center"/>
          </w:tcPr>
          <w:p w14:paraId="653C8F37" w14:textId="7287A875" w:rsidR="00477C04" w:rsidRPr="00935764" w:rsidRDefault="00477C04" w:rsidP="00F74085">
            <w:pPr>
              <w:spacing w:after="200" w:line="276" w:lineRule="auto"/>
              <w:jc w:val="center"/>
              <w:rPr>
                <w:rFonts w:ascii="Helvetica Neue Light" w:eastAsia="Arial" w:hAnsi="Helvetica Neue Light" w:cs="Arial"/>
                <w:b/>
                <w:sz w:val="18"/>
                <w:szCs w:val="18"/>
                <w:rPrChange w:id="10164" w:author="Arthur de Catheu" w:date="2014-06-20T17:08:00Z">
                  <w:rPr>
                    <w:rFonts w:eastAsia="Arial" w:cs="Arial"/>
                    <w:b/>
                    <w:sz w:val="18"/>
                    <w:szCs w:val="18"/>
                  </w:rPr>
                </w:rPrChange>
              </w:rPr>
            </w:pPr>
            <w:r w:rsidRPr="00935764">
              <w:rPr>
                <w:rFonts w:ascii="Helvetica Neue Light" w:eastAsia="Arial" w:hAnsi="Helvetica Neue Light" w:cs="Arial"/>
                <w:b/>
                <w:sz w:val="18"/>
                <w:szCs w:val="18"/>
                <w:rPrChange w:id="10165" w:author="Arthur de Catheu" w:date="2014-06-20T17:08:00Z">
                  <w:rPr>
                    <w:rFonts w:eastAsia="Arial" w:cs="Arial"/>
                    <w:b/>
                    <w:bCs/>
                    <w:sz w:val="18"/>
                    <w:szCs w:val="18"/>
                  </w:rPr>
                </w:rPrChange>
              </w:rPr>
              <w:t xml:space="preserve">Référence de la facture </w:t>
            </w:r>
            <w:r w:rsidR="002119A8" w:rsidRPr="00935764">
              <w:rPr>
                <w:rFonts w:ascii="Helvetica Neue Light" w:eastAsia="Arial" w:hAnsi="Helvetica Neue Light" w:cs="Arial"/>
                <w:b/>
                <w:sz w:val="18"/>
                <w:szCs w:val="18"/>
                <w:rPrChange w:id="10166" w:author="Arthur de Catheu" w:date="2014-06-20T17:08:00Z">
                  <w:rPr>
                    <w:rFonts w:eastAsia="Arial" w:cs="Arial"/>
                    <w:b/>
                    <w:bCs/>
                    <w:sz w:val="18"/>
                    <w:szCs w:val="18"/>
                  </w:rPr>
                </w:rPrChange>
              </w:rPr>
              <w:t>Finexkap</w:t>
            </w:r>
            <w:r w:rsidR="003B77DF" w:rsidRPr="00935764">
              <w:rPr>
                <w:rFonts w:ascii="Helvetica Neue Light" w:eastAsia="Arial" w:hAnsi="Helvetica Neue Light" w:cs="Arial"/>
                <w:b/>
                <w:sz w:val="18"/>
                <w:szCs w:val="18"/>
                <w:rPrChange w:id="10167" w:author="Arthur de Catheu" w:date="2014-06-20T17:08:00Z">
                  <w:rPr>
                    <w:rFonts w:eastAsia="Arial" w:cs="Arial"/>
                    <w:b/>
                    <w:bCs/>
                    <w:sz w:val="18"/>
                    <w:szCs w:val="18"/>
                  </w:rPr>
                </w:rPrChange>
              </w:rPr>
              <w:t xml:space="preserve"> AM</w:t>
            </w:r>
          </w:p>
        </w:tc>
      </w:tr>
      <w:tr w:rsidR="00477C04" w:rsidRPr="00935764" w14:paraId="112746EF" w14:textId="77777777" w:rsidTr="00F74085">
        <w:trPr>
          <w:trHeight w:val="260"/>
        </w:trPr>
        <w:tc>
          <w:tcPr>
            <w:tcW w:w="293" w:type="pct"/>
            <w:tcMar>
              <w:top w:w="100" w:type="dxa"/>
              <w:left w:w="70" w:type="dxa"/>
              <w:bottom w:w="100" w:type="dxa"/>
              <w:right w:w="70" w:type="dxa"/>
            </w:tcMar>
            <w:vAlign w:val="center"/>
          </w:tcPr>
          <w:p w14:paraId="7C01EB09" w14:textId="77777777" w:rsidR="00477C04" w:rsidRPr="00935764" w:rsidRDefault="00477C04" w:rsidP="00F74085">
            <w:pPr>
              <w:spacing w:after="240"/>
              <w:rPr>
                <w:rFonts w:ascii="Helvetica Neue Light" w:hAnsi="Helvetica Neue Light"/>
                <w:sz w:val="18"/>
                <w:szCs w:val="18"/>
                <w:rPrChange w:id="10168" w:author="Arthur de Catheu" w:date="2014-06-20T17:08:00Z">
                  <w:rPr>
                    <w:sz w:val="18"/>
                    <w:szCs w:val="18"/>
                  </w:rPr>
                </w:rPrChange>
              </w:rPr>
            </w:pPr>
          </w:p>
        </w:tc>
        <w:tc>
          <w:tcPr>
            <w:tcW w:w="732" w:type="pct"/>
            <w:tcMar>
              <w:top w:w="100" w:type="dxa"/>
              <w:left w:w="70" w:type="dxa"/>
              <w:bottom w:w="100" w:type="dxa"/>
              <w:right w:w="70" w:type="dxa"/>
            </w:tcMar>
            <w:vAlign w:val="center"/>
          </w:tcPr>
          <w:p w14:paraId="70A2BADE" w14:textId="77777777" w:rsidR="00477C04" w:rsidRPr="00935764" w:rsidRDefault="00477C04" w:rsidP="00F74085">
            <w:pPr>
              <w:spacing w:after="240"/>
              <w:rPr>
                <w:rFonts w:ascii="Helvetica Neue Light" w:hAnsi="Helvetica Neue Light"/>
                <w:sz w:val="18"/>
                <w:szCs w:val="18"/>
                <w:rPrChange w:id="10169" w:author="Arthur de Catheu" w:date="2014-06-20T17:08:00Z">
                  <w:rPr>
                    <w:sz w:val="18"/>
                    <w:szCs w:val="18"/>
                  </w:rPr>
                </w:rPrChange>
              </w:rPr>
            </w:pPr>
          </w:p>
        </w:tc>
        <w:tc>
          <w:tcPr>
            <w:tcW w:w="293" w:type="pct"/>
            <w:tcMar>
              <w:top w:w="100" w:type="dxa"/>
              <w:left w:w="70" w:type="dxa"/>
              <w:bottom w:w="100" w:type="dxa"/>
              <w:right w:w="70" w:type="dxa"/>
            </w:tcMar>
            <w:vAlign w:val="center"/>
          </w:tcPr>
          <w:p w14:paraId="2DE7C791" w14:textId="77777777" w:rsidR="00477C04" w:rsidRPr="00935764" w:rsidRDefault="00477C04" w:rsidP="00F74085">
            <w:pPr>
              <w:spacing w:after="240"/>
              <w:jc w:val="center"/>
              <w:rPr>
                <w:rFonts w:ascii="Helvetica Neue Light" w:hAnsi="Helvetica Neue Light"/>
                <w:sz w:val="18"/>
                <w:szCs w:val="18"/>
                <w:rPrChange w:id="10170" w:author="Arthur de Catheu" w:date="2014-06-20T17:08:00Z">
                  <w:rPr>
                    <w:sz w:val="18"/>
                    <w:szCs w:val="18"/>
                  </w:rPr>
                </w:rPrChange>
              </w:rPr>
            </w:pPr>
            <w:r w:rsidRPr="00935764">
              <w:rPr>
                <w:rFonts w:ascii="Helvetica Neue Light" w:eastAsia="Arial" w:hAnsi="Helvetica Neue Light" w:cs="Arial"/>
                <w:b/>
                <w:sz w:val="18"/>
                <w:szCs w:val="18"/>
                <w:rPrChange w:id="10171" w:author="Arthur de Catheu" w:date="2014-06-20T17:08:00Z">
                  <w:rPr>
                    <w:rFonts w:eastAsia="Arial" w:cs="Arial"/>
                    <w:b/>
                    <w:bCs/>
                    <w:sz w:val="18"/>
                    <w:szCs w:val="18"/>
                  </w:rPr>
                </w:rPrChange>
              </w:rPr>
              <w:t>Jour</w:t>
            </w:r>
          </w:p>
        </w:tc>
        <w:tc>
          <w:tcPr>
            <w:tcW w:w="305" w:type="pct"/>
            <w:tcMar>
              <w:top w:w="100" w:type="dxa"/>
              <w:left w:w="70" w:type="dxa"/>
              <w:bottom w:w="100" w:type="dxa"/>
              <w:right w:w="70" w:type="dxa"/>
            </w:tcMar>
            <w:vAlign w:val="center"/>
          </w:tcPr>
          <w:p w14:paraId="2FDFD553" w14:textId="77777777" w:rsidR="00477C04" w:rsidRPr="00935764" w:rsidRDefault="00477C04" w:rsidP="00F74085">
            <w:pPr>
              <w:spacing w:after="240"/>
              <w:jc w:val="center"/>
              <w:rPr>
                <w:rFonts w:ascii="Helvetica Neue Light" w:hAnsi="Helvetica Neue Light"/>
                <w:sz w:val="18"/>
                <w:szCs w:val="18"/>
                <w:rPrChange w:id="10172" w:author="Arthur de Catheu" w:date="2014-06-20T17:08:00Z">
                  <w:rPr>
                    <w:sz w:val="18"/>
                    <w:szCs w:val="18"/>
                  </w:rPr>
                </w:rPrChange>
              </w:rPr>
            </w:pPr>
            <w:r w:rsidRPr="00935764">
              <w:rPr>
                <w:rFonts w:ascii="Helvetica Neue Light" w:eastAsia="Arial" w:hAnsi="Helvetica Neue Light" w:cs="Arial"/>
                <w:b/>
                <w:sz w:val="18"/>
                <w:szCs w:val="18"/>
                <w:rPrChange w:id="10173" w:author="Arthur de Catheu" w:date="2014-06-20T17:08:00Z">
                  <w:rPr>
                    <w:rFonts w:eastAsia="Arial" w:cs="Arial"/>
                    <w:b/>
                    <w:bCs/>
                    <w:sz w:val="18"/>
                    <w:szCs w:val="18"/>
                  </w:rPr>
                </w:rPrChange>
              </w:rPr>
              <w:t>Mois</w:t>
            </w:r>
          </w:p>
        </w:tc>
        <w:tc>
          <w:tcPr>
            <w:tcW w:w="385" w:type="pct"/>
            <w:tcMar>
              <w:top w:w="100" w:type="dxa"/>
              <w:left w:w="70" w:type="dxa"/>
              <w:bottom w:w="100" w:type="dxa"/>
              <w:right w:w="70" w:type="dxa"/>
            </w:tcMar>
            <w:vAlign w:val="center"/>
          </w:tcPr>
          <w:p w14:paraId="3907AE37" w14:textId="77777777" w:rsidR="00477C04" w:rsidRPr="00935764" w:rsidRDefault="00477C04" w:rsidP="00F74085">
            <w:pPr>
              <w:spacing w:after="240"/>
              <w:jc w:val="center"/>
              <w:rPr>
                <w:rFonts w:ascii="Helvetica Neue Light" w:hAnsi="Helvetica Neue Light"/>
                <w:sz w:val="18"/>
                <w:szCs w:val="18"/>
                <w:rPrChange w:id="10174" w:author="Arthur de Catheu" w:date="2014-06-20T17:08:00Z">
                  <w:rPr>
                    <w:sz w:val="18"/>
                    <w:szCs w:val="18"/>
                  </w:rPr>
                </w:rPrChange>
              </w:rPr>
            </w:pPr>
            <w:r w:rsidRPr="00935764">
              <w:rPr>
                <w:rFonts w:ascii="Helvetica Neue Light" w:eastAsia="Arial" w:hAnsi="Helvetica Neue Light" w:cs="Arial"/>
                <w:b/>
                <w:sz w:val="18"/>
                <w:szCs w:val="18"/>
                <w:rPrChange w:id="10175" w:author="Arthur de Catheu" w:date="2014-06-20T17:08:00Z">
                  <w:rPr>
                    <w:rFonts w:eastAsia="Arial" w:cs="Arial"/>
                    <w:b/>
                    <w:bCs/>
                    <w:sz w:val="18"/>
                    <w:szCs w:val="18"/>
                  </w:rPr>
                </w:rPrChange>
              </w:rPr>
              <w:t>Année</w:t>
            </w:r>
          </w:p>
        </w:tc>
        <w:tc>
          <w:tcPr>
            <w:tcW w:w="629" w:type="pct"/>
            <w:vAlign w:val="center"/>
          </w:tcPr>
          <w:p w14:paraId="76B33E62" w14:textId="77777777" w:rsidR="00477C04" w:rsidRPr="00935764" w:rsidRDefault="00477C04" w:rsidP="00F74085">
            <w:pPr>
              <w:spacing w:after="240"/>
              <w:rPr>
                <w:rFonts w:ascii="Helvetica Neue Light" w:hAnsi="Helvetica Neue Light"/>
                <w:sz w:val="18"/>
                <w:szCs w:val="18"/>
                <w:rPrChange w:id="10176" w:author="Arthur de Catheu" w:date="2014-06-20T17:08:00Z">
                  <w:rPr>
                    <w:sz w:val="18"/>
                    <w:szCs w:val="18"/>
                  </w:rPr>
                </w:rPrChange>
              </w:rPr>
            </w:pPr>
          </w:p>
        </w:tc>
        <w:tc>
          <w:tcPr>
            <w:tcW w:w="720" w:type="pct"/>
          </w:tcPr>
          <w:p w14:paraId="556D1D9A" w14:textId="77777777" w:rsidR="00477C04" w:rsidRPr="00935764" w:rsidRDefault="00477C04" w:rsidP="00F74085">
            <w:pPr>
              <w:spacing w:after="240"/>
              <w:rPr>
                <w:rFonts w:ascii="Helvetica Neue Light" w:hAnsi="Helvetica Neue Light"/>
                <w:sz w:val="18"/>
                <w:szCs w:val="18"/>
                <w:rPrChange w:id="10177" w:author="Arthur de Catheu" w:date="2014-06-20T17:08:00Z">
                  <w:rPr>
                    <w:sz w:val="18"/>
                    <w:szCs w:val="18"/>
                  </w:rPr>
                </w:rPrChange>
              </w:rPr>
            </w:pPr>
          </w:p>
        </w:tc>
        <w:tc>
          <w:tcPr>
            <w:tcW w:w="1643" w:type="pct"/>
          </w:tcPr>
          <w:p w14:paraId="56157B47" w14:textId="77777777" w:rsidR="00477C04" w:rsidRPr="00935764" w:rsidRDefault="00477C04" w:rsidP="00F74085">
            <w:pPr>
              <w:spacing w:after="240"/>
              <w:rPr>
                <w:rFonts w:ascii="Helvetica Neue Light" w:hAnsi="Helvetica Neue Light"/>
                <w:sz w:val="18"/>
                <w:szCs w:val="18"/>
                <w:rPrChange w:id="10178" w:author="Arthur de Catheu" w:date="2014-06-20T17:08:00Z">
                  <w:rPr>
                    <w:sz w:val="18"/>
                    <w:szCs w:val="18"/>
                  </w:rPr>
                </w:rPrChange>
              </w:rPr>
            </w:pPr>
          </w:p>
        </w:tc>
      </w:tr>
      <w:tr w:rsidR="00477C04" w:rsidRPr="00935764" w14:paraId="7192AAA5" w14:textId="77777777" w:rsidTr="00F74085">
        <w:trPr>
          <w:trHeight w:val="620"/>
        </w:trPr>
        <w:tc>
          <w:tcPr>
            <w:tcW w:w="293" w:type="pct"/>
            <w:tcMar>
              <w:top w:w="100" w:type="dxa"/>
              <w:left w:w="70" w:type="dxa"/>
              <w:bottom w:w="100" w:type="dxa"/>
              <w:right w:w="70" w:type="dxa"/>
            </w:tcMar>
            <w:vAlign w:val="center"/>
          </w:tcPr>
          <w:p w14:paraId="2AD90722" w14:textId="77777777" w:rsidR="00477C04" w:rsidRPr="00935764" w:rsidRDefault="00477C04" w:rsidP="00F74085">
            <w:pPr>
              <w:spacing w:after="240"/>
              <w:rPr>
                <w:rFonts w:ascii="Helvetica Neue Light" w:hAnsi="Helvetica Neue Light"/>
                <w:sz w:val="18"/>
                <w:szCs w:val="18"/>
                <w:rPrChange w:id="10179" w:author="Arthur de Catheu" w:date="2014-06-20T17:08:00Z">
                  <w:rPr>
                    <w:sz w:val="18"/>
                    <w:szCs w:val="18"/>
                  </w:rPr>
                </w:rPrChange>
              </w:rPr>
            </w:pPr>
          </w:p>
        </w:tc>
        <w:tc>
          <w:tcPr>
            <w:tcW w:w="732" w:type="pct"/>
            <w:tcMar>
              <w:top w:w="100" w:type="dxa"/>
              <w:left w:w="70" w:type="dxa"/>
              <w:bottom w:w="100" w:type="dxa"/>
              <w:right w:w="70" w:type="dxa"/>
            </w:tcMar>
            <w:vAlign w:val="center"/>
          </w:tcPr>
          <w:p w14:paraId="62F361B1" w14:textId="77777777" w:rsidR="00477C04" w:rsidRPr="00935764" w:rsidRDefault="00477C04" w:rsidP="00F74085">
            <w:pPr>
              <w:spacing w:after="240"/>
              <w:jc w:val="center"/>
              <w:rPr>
                <w:rFonts w:ascii="Helvetica Neue Light" w:hAnsi="Helvetica Neue Light"/>
                <w:sz w:val="18"/>
                <w:szCs w:val="18"/>
                <w:rPrChange w:id="10180" w:author="Arthur de Catheu" w:date="2014-06-20T17:08:00Z">
                  <w:rPr>
                    <w:sz w:val="18"/>
                    <w:szCs w:val="18"/>
                  </w:rPr>
                </w:rPrChange>
              </w:rPr>
            </w:pPr>
          </w:p>
        </w:tc>
        <w:tc>
          <w:tcPr>
            <w:tcW w:w="293" w:type="pct"/>
            <w:tcMar>
              <w:top w:w="100" w:type="dxa"/>
              <w:left w:w="70" w:type="dxa"/>
              <w:bottom w:w="100" w:type="dxa"/>
              <w:right w:w="70" w:type="dxa"/>
            </w:tcMar>
            <w:vAlign w:val="center"/>
          </w:tcPr>
          <w:p w14:paraId="2DF7A1F0" w14:textId="77777777" w:rsidR="00477C04" w:rsidRPr="00935764" w:rsidRDefault="00477C04" w:rsidP="00F74085">
            <w:pPr>
              <w:spacing w:after="240"/>
              <w:jc w:val="center"/>
              <w:rPr>
                <w:rFonts w:ascii="Helvetica Neue Light" w:hAnsi="Helvetica Neue Light"/>
                <w:sz w:val="18"/>
                <w:szCs w:val="18"/>
                <w:rPrChange w:id="10181" w:author="Arthur de Catheu" w:date="2014-06-20T17:08:00Z">
                  <w:rPr>
                    <w:sz w:val="18"/>
                    <w:szCs w:val="18"/>
                  </w:rPr>
                </w:rPrChange>
              </w:rPr>
            </w:pPr>
          </w:p>
        </w:tc>
        <w:tc>
          <w:tcPr>
            <w:tcW w:w="305" w:type="pct"/>
            <w:tcMar>
              <w:top w:w="100" w:type="dxa"/>
              <w:left w:w="70" w:type="dxa"/>
              <w:bottom w:w="100" w:type="dxa"/>
              <w:right w:w="70" w:type="dxa"/>
            </w:tcMar>
            <w:vAlign w:val="center"/>
          </w:tcPr>
          <w:p w14:paraId="100C377A" w14:textId="77777777" w:rsidR="00477C04" w:rsidRPr="00935764" w:rsidRDefault="00477C04" w:rsidP="00F74085">
            <w:pPr>
              <w:spacing w:after="240"/>
              <w:jc w:val="center"/>
              <w:rPr>
                <w:rFonts w:ascii="Helvetica Neue Light" w:hAnsi="Helvetica Neue Light"/>
                <w:sz w:val="18"/>
                <w:szCs w:val="18"/>
                <w:rPrChange w:id="10182" w:author="Arthur de Catheu" w:date="2014-06-20T17:08:00Z">
                  <w:rPr>
                    <w:sz w:val="18"/>
                    <w:szCs w:val="18"/>
                  </w:rPr>
                </w:rPrChange>
              </w:rPr>
            </w:pPr>
          </w:p>
        </w:tc>
        <w:tc>
          <w:tcPr>
            <w:tcW w:w="385" w:type="pct"/>
            <w:tcMar>
              <w:top w:w="100" w:type="dxa"/>
              <w:left w:w="70" w:type="dxa"/>
              <w:bottom w:w="100" w:type="dxa"/>
              <w:right w:w="70" w:type="dxa"/>
            </w:tcMar>
            <w:vAlign w:val="center"/>
          </w:tcPr>
          <w:p w14:paraId="3FB8FB24" w14:textId="77777777" w:rsidR="00477C04" w:rsidRPr="00935764" w:rsidRDefault="00477C04" w:rsidP="00F74085">
            <w:pPr>
              <w:spacing w:after="240"/>
              <w:jc w:val="center"/>
              <w:rPr>
                <w:rFonts w:ascii="Helvetica Neue Light" w:hAnsi="Helvetica Neue Light"/>
                <w:sz w:val="18"/>
                <w:szCs w:val="18"/>
                <w:rPrChange w:id="10183" w:author="Arthur de Catheu" w:date="2014-06-20T17:08:00Z">
                  <w:rPr>
                    <w:sz w:val="18"/>
                    <w:szCs w:val="18"/>
                  </w:rPr>
                </w:rPrChange>
              </w:rPr>
            </w:pPr>
          </w:p>
        </w:tc>
        <w:tc>
          <w:tcPr>
            <w:tcW w:w="629" w:type="pct"/>
            <w:vAlign w:val="center"/>
          </w:tcPr>
          <w:p w14:paraId="36877A48" w14:textId="77777777" w:rsidR="00477C04" w:rsidRPr="00935764" w:rsidRDefault="00477C04" w:rsidP="00F74085">
            <w:pPr>
              <w:spacing w:after="240"/>
              <w:jc w:val="center"/>
              <w:rPr>
                <w:rFonts w:ascii="Helvetica Neue Light" w:hAnsi="Helvetica Neue Light"/>
                <w:sz w:val="18"/>
                <w:szCs w:val="18"/>
                <w:rPrChange w:id="10184" w:author="Arthur de Catheu" w:date="2014-06-20T17:08:00Z">
                  <w:rPr>
                    <w:sz w:val="18"/>
                    <w:szCs w:val="18"/>
                  </w:rPr>
                </w:rPrChange>
              </w:rPr>
            </w:pPr>
          </w:p>
        </w:tc>
        <w:tc>
          <w:tcPr>
            <w:tcW w:w="720" w:type="pct"/>
          </w:tcPr>
          <w:p w14:paraId="066AECB5" w14:textId="77777777" w:rsidR="00477C04" w:rsidRPr="00935764" w:rsidRDefault="00477C04" w:rsidP="00471D99">
            <w:pPr>
              <w:pStyle w:val="Titre1"/>
              <w:numPr>
                <w:ilvl w:val="0"/>
                <w:numId w:val="0"/>
              </w:numPr>
              <w:rPr>
                <w:rFonts w:ascii="Helvetica Neue Light" w:hAnsi="Helvetica Neue Light"/>
                <w:rPrChange w:id="10185" w:author="Arthur de Catheu" w:date="2014-06-20T17:08:00Z">
                  <w:rPr/>
                </w:rPrChange>
              </w:rPr>
            </w:pPr>
          </w:p>
        </w:tc>
        <w:tc>
          <w:tcPr>
            <w:tcW w:w="1643" w:type="pct"/>
          </w:tcPr>
          <w:p w14:paraId="4F079958" w14:textId="77777777" w:rsidR="00477C04" w:rsidRPr="00935764" w:rsidRDefault="00477C04" w:rsidP="00F74085">
            <w:pPr>
              <w:spacing w:after="240"/>
              <w:jc w:val="center"/>
              <w:rPr>
                <w:rFonts w:ascii="Helvetica Neue Light" w:hAnsi="Helvetica Neue Light"/>
                <w:sz w:val="18"/>
                <w:szCs w:val="18"/>
                <w:rPrChange w:id="10186" w:author="Arthur de Catheu" w:date="2014-06-20T17:08:00Z">
                  <w:rPr>
                    <w:sz w:val="18"/>
                    <w:szCs w:val="18"/>
                  </w:rPr>
                </w:rPrChange>
              </w:rPr>
            </w:pPr>
          </w:p>
        </w:tc>
      </w:tr>
    </w:tbl>
    <w:p w14:paraId="22A96871" w14:textId="6D28CAF6" w:rsidR="00477C04" w:rsidRPr="00935764" w:rsidRDefault="00477C04" w:rsidP="00477C04">
      <w:pPr>
        <w:spacing w:after="240"/>
        <w:rPr>
          <w:rFonts w:ascii="Helvetica Neue Light" w:hAnsi="Helvetica Neue Light"/>
          <w:rPrChange w:id="10187" w:author="Arthur de Catheu" w:date="2014-06-20T17:08:00Z">
            <w:rPr/>
          </w:rPrChange>
        </w:rPr>
      </w:pPr>
      <w:r w:rsidRPr="00935764">
        <w:rPr>
          <w:rFonts w:ascii="Helvetica Neue Light" w:eastAsia="Arial" w:hAnsi="Helvetica Neue Light" w:cs="Arial"/>
          <w:rPrChange w:id="10188" w:author="Arthur de Catheu" w:date="2014-06-20T17:08:00Z">
            <w:rPr>
              <w:rFonts w:eastAsia="Arial" w:cs="Arial"/>
              <w:b/>
              <w:bCs/>
              <w:sz w:val="28"/>
              <w:szCs w:val="26"/>
            </w:rPr>
          </w:rPrChange>
        </w:rPr>
        <w:br/>
      </w:r>
      <w:r w:rsidRPr="00935764">
        <w:rPr>
          <w:rFonts w:ascii="Helvetica Neue Light" w:hAnsi="Helvetica Neue Light" w:cs="Arial"/>
          <w:szCs w:val="20"/>
          <w:rPrChange w:id="10189" w:author="Arthur de Catheu" w:date="2014-06-20T17:08:00Z">
            <w:rPr>
              <w:rFonts w:eastAsiaTheme="majorEastAsia" w:cs="Arial"/>
              <w:b/>
              <w:bCs/>
              <w:sz w:val="28"/>
              <w:szCs w:val="20"/>
            </w:rPr>
          </w:rPrChange>
        </w:rPr>
        <w:t xml:space="preserve">Vous devrez, à compter de la réception de la présente notification, considérer la société </w:t>
      </w:r>
      <w:r w:rsidR="00204B6C" w:rsidRPr="00935764">
        <w:rPr>
          <w:rFonts w:ascii="Helvetica Neue Light" w:hAnsi="Helvetica Neue Light" w:cs="Arial"/>
          <w:szCs w:val="20"/>
          <w:rPrChange w:id="10190" w:author="Arthur de Catheu" w:date="2014-06-20T17:08:00Z">
            <w:rPr>
              <w:rFonts w:eastAsiaTheme="majorEastAsia" w:cs="Arial"/>
              <w:b/>
              <w:bCs/>
              <w:sz w:val="28"/>
              <w:szCs w:val="20"/>
            </w:rPr>
          </w:rPrChange>
        </w:rPr>
        <w:t>Finexkap</w:t>
      </w:r>
      <w:r w:rsidRPr="00935764">
        <w:rPr>
          <w:rFonts w:ascii="Helvetica Neue Light" w:hAnsi="Helvetica Neue Light" w:cs="Arial"/>
          <w:szCs w:val="20"/>
          <w:rPrChange w:id="10191" w:author="Arthur de Catheu" w:date="2014-06-20T17:08:00Z">
            <w:rPr>
              <w:rFonts w:eastAsiaTheme="majorEastAsia" w:cs="Arial"/>
              <w:b/>
              <w:bCs/>
              <w:sz w:val="28"/>
              <w:szCs w:val="20"/>
            </w:rPr>
          </w:rPrChange>
        </w:rPr>
        <w:t xml:space="preserve"> comme votre seul interlocuteur habilité à traiter avec vous toute question relative au paiement des Créances Cédées</w:t>
      </w:r>
      <w:r w:rsidRPr="00935764">
        <w:rPr>
          <w:rFonts w:ascii="Helvetica Neue Light" w:eastAsia="Arial" w:hAnsi="Helvetica Neue Light" w:cs="Arial"/>
          <w:rPrChange w:id="10192" w:author="Arthur de Catheu" w:date="2014-06-20T17:08:00Z">
            <w:rPr>
              <w:rFonts w:eastAsia="Arial" w:cs="Arial"/>
              <w:b/>
              <w:bCs/>
              <w:sz w:val="28"/>
              <w:szCs w:val="26"/>
            </w:rPr>
          </w:rPrChange>
        </w:rPr>
        <w:t>.</w:t>
      </w:r>
    </w:p>
    <w:p w14:paraId="58186B20" w14:textId="77777777" w:rsidR="00477C04" w:rsidRPr="00935764" w:rsidRDefault="00477C04" w:rsidP="00477C04">
      <w:pPr>
        <w:pStyle w:val="Corpsdetexte"/>
        <w:rPr>
          <w:rFonts w:ascii="Helvetica Neue Light" w:hAnsi="Helvetica Neue Light" w:cs="Arial"/>
          <w:szCs w:val="20"/>
          <w:rPrChange w:id="10193" w:author="Arthur de Catheu" w:date="2014-06-20T17:08:00Z">
            <w:rPr>
              <w:rFonts w:cs="Arial"/>
              <w:szCs w:val="20"/>
            </w:rPr>
          </w:rPrChange>
        </w:rPr>
      </w:pPr>
      <w:r w:rsidRPr="00935764">
        <w:rPr>
          <w:rFonts w:ascii="Helvetica Neue Light" w:hAnsi="Helvetica Neue Light" w:cs="Arial"/>
          <w:szCs w:val="20"/>
          <w:rPrChange w:id="10194" w:author="Arthur de Catheu" w:date="2014-06-20T17:08:00Z">
            <w:rPr>
              <w:rFonts w:eastAsiaTheme="majorEastAsia" w:cs="Arial"/>
              <w:b/>
              <w:bCs/>
              <w:sz w:val="28"/>
              <w:szCs w:val="20"/>
            </w:rPr>
          </w:rPrChange>
        </w:rPr>
        <w:t>A compter d’aujourd’hui, tout paiement au titre des Créances Cédées décrites ci-dessus devra être exclusivement effectué :</w:t>
      </w:r>
    </w:p>
    <w:p w14:paraId="3BD28DAE" w14:textId="53BD7CC0" w:rsidR="00477C04" w:rsidRPr="00935764" w:rsidRDefault="00477C04" w:rsidP="00477C04">
      <w:pPr>
        <w:pStyle w:val="Corpsdetexte"/>
        <w:numPr>
          <w:ilvl w:val="0"/>
          <w:numId w:val="256"/>
        </w:numPr>
        <w:spacing w:after="240"/>
        <w:ind w:left="360"/>
        <w:rPr>
          <w:rFonts w:ascii="Helvetica Neue Light" w:hAnsi="Helvetica Neue Light" w:cs="Arial"/>
          <w:szCs w:val="20"/>
          <w:rPrChange w:id="10195" w:author="Arthur de Catheu" w:date="2014-06-20T17:08:00Z">
            <w:rPr>
              <w:rFonts w:cs="Arial"/>
              <w:szCs w:val="20"/>
            </w:rPr>
          </w:rPrChange>
        </w:rPr>
      </w:pPr>
      <w:r w:rsidRPr="00935764">
        <w:rPr>
          <w:rFonts w:ascii="Helvetica Neue Light" w:hAnsi="Helvetica Neue Light" w:cs="Arial"/>
          <w:szCs w:val="20"/>
          <w:rPrChange w:id="10196" w:author="Arthur de Catheu" w:date="2014-06-20T17:08:00Z">
            <w:rPr>
              <w:rFonts w:eastAsiaTheme="majorEastAsia" w:cs="Arial"/>
              <w:b/>
              <w:bCs/>
              <w:sz w:val="28"/>
              <w:szCs w:val="20"/>
            </w:rPr>
          </w:rPrChange>
        </w:rPr>
        <w:t xml:space="preserve">En cas de virement sur le compte bancaire du </w:t>
      </w:r>
      <w:r w:rsidR="003918F6" w:rsidRPr="00935764">
        <w:rPr>
          <w:rFonts w:ascii="Helvetica Neue Light" w:hAnsi="Helvetica Neue Light" w:cs="Arial"/>
          <w:szCs w:val="20"/>
          <w:rPrChange w:id="10197" w:author="Arthur de Catheu" w:date="2014-06-20T17:08:00Z">
            <w:rPr>
              <w:rFonts w:eastAsiaTheme="majorEastAsia" w:cs="Arial"/>
              <w:b/>
              <w:bCs/>
              <w:sz w:val="28"/>
              <w:szCs w:val="20"/>
            </w:rPr>
          </w:rPrChange>
        </w:rPr>
        <w:t>‘FCT Finexkap Créances Co N°1</w:t>
      </w:r>
      <w:r w:rsidRPr="00935764">
        <w:rPr>
          <w:rFonts w:ascii="Helvetica Neue Light" w:hAnsi="Helvetica Neue Light" w:cs="Arial"/>
          <w:szCs w:val="20"/>
          <w:rPrChange w:id="10198" w:author="Arthur de Catheu" w:date="2014-06-20T17:08:00Z">
            <w:rPr>
              <w:rFonts w:eastAsiaTheme="majorEastAsia" w:cs="Arial"/>
              <w:b/>
              <w:bCs/>
              <w:sz w:val="28"/>
              <w:szCs w:val="20"/>
            </w:rPr>
          </w:rPrChange>
        </w:rPr>
        <w:t xml:space="preserve"> dont les coordonnées figurent ci-après :</w:t>
      </w:r>
    </w:p>
    <w:p w14:paraId="17922AFF" w14:textId="77777777" w:rsidR="00477C04" w:rsidRPr="00935764" w:rsidRDefault="00477C04" w:rsidP="00477C04">
      <w:pPr>
        <w:pStyle w:val="Corpsdetexte"/>
        <w:rPr>
          <w:rFonts w:ascii="Helvetica Neue Light" w:eastAsia="SimSun" w:hAnsi="Helvetica Neue Light" w:cs="Arial"/>
          <w:b/>
          <w:bCs/>
          <w:szCs w:val="20"/>
          <w:lang w:eastAsia="zh-CN"/>
          <w:rPrChange w:id="10199" w:author="Arthur de Catheu" w:date="2014-06-20T17:08:00Z">
            <w:rPr>
              <w:rFonts w:eastAsia="SimSun" w:cs="Arial"/>
              <w:b/>
              <w:bCs/>
              <w:szCs w:val="20"/>
              <w:lang w:eastAsia="zh-CN"/>
            </w:rPr>
          </w:rPrChange>
        </w:rPr>
      </w:pPr>
      <w:r w:rsidRPr="00935764">
        <w:rPr>
          <w:rFonts w:ascii="Helvetica Neue Light" w:eastAsia="SimSun" w:hAnsi="Helvetica Neue Light" w:cs="Arial"/>
          <w:b/>
          <w:bCs/>
          <w:szCs w:val="20"/>
          <w:lang w:eastAsia="zh-CN"/>
          <w:rPrChange w:id="10200" w:author="Arthur de Catheu" w:date="2014-06-20T17:08:00Z">
            <w:rPr>
              <w:rFonts w:eastAsia="SimSun" w:cs="Arial"/>
              <w:b/>
              <w:bCs/>
              <w:sz w:val="28"/>
              <w:szCs w:val="20"/>
              <w:lang w:eastAsia="zh-CN"/>
            </w:rPr>
          </w:rPrChange>
        </w:rPr>
        <w:lastRenderedPageBreak/>
        <w:t>Compte bancaire du Cessionnaire :</w:t>
      </w:r>
    </w:p>
    <w:p w14:paraId="5D8849DC" w14:textId="77777777" w:rsidR="00477C04" w:rsidRPr="00935764" w:rsidRDefault="00477C04" w:rsidP="00477C04">
      <w:pPr>
        <w:pStyle w:val="Corpsdetexte"/>
        <w:ind w:left="360"/>
        <w:rPr>
          <w:rFonts w:ascii="Helvetica Neue Light" w:hAnsi="Helvetica Neue Light" w:cs="Arial"/>
          <w:szCs w:val="20"/>
          <w:rPrChange w:id="10201" w:author="Arthur de Catheu" w:date="2014-06-20T17:08:00Z">
            <w:rPr>
              <w:rFonts w:cs="Arial"/>
              <w:szCs w:val="20"/>
            </w:rPr>
          </w:rPrChange>
        </w:rPr>
      </w:pPr>
      <w:r w:rsidRPr="00935764">
        <w:rPr>
          <w:rFonts w:ascii="Helvetica Neue Light" w:hAnsi="Helvetica Neue Light" w:cs="Arial"/>
          <w:szCs w:val="20"/>
          <w:rPrChange w:id="10202" w:author="Arthur de Catheu" w:date="2014-06-20T17:08:00Z">
            <w:rPr>
              <w:rFonts w:eastAsiaTheme="majorEastAsia" w:cs="Arial"/>
              <w:b/>
              <w:bCs/>
              <w:sz w:val="28"/>
              <w:szCs w:val="20"/>
            </w:rPr>
          </w:rPrChange>
        </w:rPr>
        <w:t xml:space="preserve">IBAN : </w:t>
      </w:r>
    </w:p>
    <w:p w14:paraId="508652DD" w14:textId="77777777" w:rsidR="00477C04" w:rsidRPr="00935764" w:rsidRDefault="00477C04" w:rsidP="00477C04">
      <w:pPr>
        <w:pStyle w:val="Corpsdetexte"/>
        <w:ind w:left="360"/>
        <w:rPr>
          <w:rFonts w:ascii="Helvetica Neue Light" w:hAnsi="Helvetica Neue Light" w:cs="Arial"/>
          <w:szCs w:val="20"/>
          <w:rPrChange w:id="10203" w:author="Arthur de Catheu" w:date="2014-06-20T17:08:00Z">
            <w:rPr>
              <w:rFonts w:cs="Arial"/>
              <w:szCs w:val="20"/>
            </w:rPr>
          </w:rPrChange>
        </w:rPr>
      </w:pPr>
      <w:r w:rsidRPr="00935764">
        <w:rPr>
          <w:rFonts w:ascii="Helvetica Neue Light" w:hAnsi="Helvetica Neue Light" w:cs="Arial"/>
          <w:szCs w:val="20"/>
          <w:rPrChange w:id="10204" w:author="Arthur de Catheu" w:date="2014-06-20T17:08:00Z">
            <w:rPr>
              <w:rFonts w:eastAsiaTheme="majorEastAsia" w:cs="Arial"/>
              <w:b/>
              <w:bCs/>
              <w:sz w:val="28"/>
              <w:szCs w:val="20"/>
            </w:rPr>
          </w:rPrChange>
        </w:rPr>
        <w:t>BIC - ADRESSE SWIFT :</w:t>
      </w:r>
    </w:p>
    <w:p w14:paraId="4C25CF3C" w14:textId="4DB8E257" w:rsidR="00477C04" w:rsidRPr="00935764" w:rsidRDefault="00477C04" w:rsidP="00477C04">
      <w:pPr>
        <w:pStyle w:val="Corpsdetexte"/>
        <w:numPr>
          <w:ilvl w:val="0"/>
          <w:numId w:val="256"/>
        </w:numPr>
        <w:spacing w:after="240"/>
        <w:ind w:left="360"/>
        <w:rPr>
          <w:rFonts w:ascii="Helvetica Neue Light" w:hAnsi="Helvetica Neue Light" w:cs="Arial"/>
          <w:szCs w:val="20"/>
          <w:rPrChange w:id="10205" w:author="Arthur de Catheu" w:date="2014-06-20T17:08:00Z">
            <w:rPr>
              <w:rFonts w:cs="Arial"/>
              <w:szCs w:val="20"/>
            </w:rPr>
          </w:rPrChange>
        </w:rPr>
      </w:pPr>
      <w:r w:rsidRPr="00935764">
        <w:rPr>
          <w:rFonts w:ascii="Helvetica Neue Light" w:hAnsi="Helvetica Neue Light" w:cs="Arial"/>
          <w:szCs w:val="20"/>
          <w:rPrChange w:id="10206" w:author="Arthur de Catheu" w:date="2014-06-20T17:08:00Z">
            <w:rPr>
              <w:rFonts w:eastAsiaTheme="majorEastAsia" w:cs="Arial"/>
              <w:b/>
              <w:bCs/>
              <w:sz w:val="28"/>
              <w:szCs w:val="20"/>
            </w:rPr>
          </w:rPrChange>
        </w:rPr>
        <w:t xml:space="preserve">En cas de règlement par chèque, à l’ordre du </w:t>
      </w:r>
      <w:r w:rsidR="003918F6" w:rsidRPr="00935764">
        <w:rPr>
          <w:rFonts w:ascii="Helvetica Neue Light" w:hAnsi="Helvetica Neue Light" w:cs="Arial"/>
          <w:szCs w:val="20"/>
          <w:rPrChange w:id="10207" w:author="Arthur de Catheu" w:date="2014-06-20T17:08:00Z">
            <w:rPr>
              <w:rFonts w:eastAsiaTheme="majorEastAsia" w:cs="Arial"/>
              <w:b/>
              <w:bCs/>
              <w:sz w:val="28"/>
              <w:szCs w:val="20"/>
            </w:rPr>
          </w:rPrChange>
        </w:rPr>
        <w:t>‘FCT Finexkap Créances Co N°1</w:t>
      </w:r>
      <w:r w:rsidRPr="00935764">
        <w:rPr>
          <w:rFonts w:ascii="Helvetica Neue Light" w:hAnsi="Helvetica Neue Light" w:cs="Arial"/>
          <w:szCs w:val="20"/>
          <w:rPrChange w:id="10208" w:author="Arthur de Catheu" w:date="2014-06-20T17:08:00Z">
            <w:rPr>
              <w:rFonts w:eastAsiaTheme="majorEastAsia" w:cs="Arial"/>
              <w:b/>
              <w:bCs/>
              <w:sz w:val="28"/>
              <w:szCs w:val="20"/>
            </w:rPr>
          </w:rPrChange>
        </w:rPr>
        <w:t xml:space="preserve"> et les chèques devront être adressés à la société </w:t>
      </w:r>
      <w:r w:rsidR="00204B6C" w:rsidRPr="00935764">
        <w:rPr>
          <w:rFonts w:ascii="Helvetica Neue Light" w:hAnsi="Helvetica Neue Light" w:cs="Arial"/>
          <w:szCs w:val="20"/>
          <w:rPrChange w:id="10209" w:author="Arthur de Catheu" w:date="2014-06-20T17:08:00Z">
            <w:rPr>
              <w:rFonts w:eastAsiaTheme="majorEastAsia" w:cs="Arial"/>
              <w:b/>
              <w:bCs/>
              <w:sz w:val="28"/>
              <w:szCs w:val="20"/>
            </w:rPr>
          </w:rPrChange>
        </w:rPr>
        <w:t>Finexkap</w:t>
      </w:r>
      <w:r w:rsidRPr="00935764">
        <w:rPr>
          <w:rFonts w:ascii="Helvetica Neue Light" w:hAnsi="Helvetica Neue Light" w:cs="Arial"/>
          <w:szCs w:val="20"/>
          <w:rPrChange w:id="10210" w:author="Arthur de Catheu" w:date="2014-06-20T17:08:00Z">
            <w:rPr>
              <w:rFonts w:eastAsiaTheme="majorEastAsia" w:cs="Arial"/>
              <w:b/>
              <w:bCs/>
              <w:sz w:val="28"/>
              <w:szCs w:val="20"/>
            </w:rPr>
          </w:rPrChange>
        </w:rPr>
        <w:t xml:space="preserve"> dont les coordonnées figurent ci-après :</w:t>
      </w:r>
    </w:p>
    <w:p w14:paraId="618C20AA" w14:textId="2D75A04D" w:rsidR="00477C04" w:rsidRPr="00935764" w:rsidRDefault="00204B6C" w:rsidP="00014A27">
      <w:pPr>
        <w:jc w:val="left"/>
        <w:rPr>
          <w:rFonts w:ascii="Helvetica Neue Light" w:hAnsi="Helvetica Neue Light" w:cs="Arial"/>
          <w:szCs w:val="20"/>
          <w:rPrChange w:id="10211" w:author="Arthur de Catheu" w:date="2014-06-20T17:08:00Z">
            <w:rPr>
              <w:rFonts w:cs="Arial"/>
              <w:szCs w:val="20"/>
            </w:rPr>
          </w:rPrChange>
        </w:rPr>
      </w:pPr>
      <w:r w:rsidRPr="00935764">
        <w:rPr>
          <w:rFonts w:ascii="Helvetica Neue Light" w:hAnsi="Helvetica Neue Light" w:cs="Arial"/>
          <w:szCs w:val="20"/>
          <w:rPrChange w:id="10212" w:author="Arthur de Catheu" w:date="2014-06-20T17:08:00Z">
            <w:rPr>
              <w:rFonts w:eastAsiaTheme="majorEastAsia" w:cs="Arial"/>
              <w:b/>
              <w:bCs/>
              <w:sz w:val="28"/>
              <w:szCs w:val="20"/>
            </w:rPr>
          </w:rPrChange>
        </w:rPr>
        <w:t xml:space="preserve">Finexkap </w:t>
      </w:r>
      <w:r w:rsidR="002119A8" w:rsidRPr="00935764">
        <w:rPr>
          <w:rFonts w:ascii="Helvetica Neue Light" w:hAnsi="Helvetica Neue Light" w:cs="Arial"/>
          <w:szCs w:val="20"/>
          <w:rPrChange w:id="10213" w:author="Arthur de Catheu" w:date="2014-06-20T17:08:00Z">
            <w:rPr>
              <w:rFonts w:eastAsiaTheme="majorEastAsia" w:cs="Arial"/>
              <w:b/>
              <w:bCs/>
              <w:sz w:val="28"/>
              <w:szCs w:val="20"/>
            </w:rPr>
          </w:rPrChange>
        </w:rPr>
        <w:t xml:space="preserve"> AM</w:t>
      </w:r>
      <w:r w:rsidR="00477C04" w:rsidRPr="00935764">
        <w:rPr>
          <w:rFonts w:ascii="Helvetica Neue Light" w:hAnsi="Helvetica Neue Light" w:cs="Arial"/>
          <w:szCs w:val="20"/>
          <w:rPrChange w:id="10214" w:author="Arthur de Catheu" w:date="2014-06-20T17:08:00Z">
            <w:rPr>
              <w:rFonts w:eastAsiaTheme="majorEastAsia" w:cs="Arial"/>
              <w:b/>
              <w:bCs/>
              <w:sz w:val="28"/>
              <w:szCs w:val="20"/>
            </w:rPr>
          </w:rPrChange>
        </w:rPr>
        <w:br/>
        <w:t>133 bis, rue de l'Université</w:t>
      </w:r>
    </w:p>
    <w:p w14:paraId="57CDFADD" w14:textId="38448E99" w:rsidR="00477C04" w:rsidRPr="00935764" w:rsidRDefault="00477C04" w:rsidP="00477C04">
      <w:pPr>
        <w:pStyle w:val="Corpsdetexte"/>
        <w:tabs>
          <w:tab w:val="left" w:pos="1200"/>
        </w:tabs>
        <w:jc w:val="left"/>
        <w:rPr>
          <w:rFonts w:ascii="Helvetica Neue Light" w:hAnsi="Helvetica Neue Light" w:cs="Arial"/>
          <w:szCs w:val="20"/>
          <w:rPrChange w:id="10215" w:author="Arthur de Catheu" w:date="2014-06-20T17:08:00Z">
            <w:rPr>
              <w:rFonts w:cs="Arial"/>
              <w:szCs w:val="20"/>
            </w:rPr>
          </w:rPrChange>
        </w:rPr>
      </w:pPr>
      <w:r w:rsidRPr="00935764">
        <w:rPr>
          <w:rFonts w:ascii="Helvetica Neue Light" w:hAnsi="Helvetica Neue Light" w:cs="Arial"/>
          <w:szCs w:val="20"/>
          <w:rPrChange w:id="10216" w:author="Arthur de Catheu" w:date="2014-06-20T17:08:00Z">
            <w:rPr>
              <w:rFonts w:eastAsiaTheme="majorEastAsia" w:cs="Arial"/>
              <w:b/>
              <w:bCs/>
              <w:sz w:val="28"/>
              <w:szCs w:val="20"/>
            </w:rPr>
          </w:rPrChange>
        </w:rPr>
        <w:t>75007 Paris</w:t>
      </w:r>
      <w:r w:rsidRPr="00935764">
        <w:rPr>
          <w:rFonts w:ascii="Helvetica Neue Light" w:hAnsi="Helvetica Neue Light" w:cs="Arial"/>
          <w:szCs w:val="20"/>
          <w:rPrChange w:id="10217" w:author="Arthur de Catheu" w:date="2014-06-20T17:08:00Z">
            <w:rPr>
              <w:rFonts w:eastAsiaTheme="majorEastAsia" w:cs="Arial"/>
              <w:b/>
              <w:bCs/>
              <w:sz w:val="28"/>
              <w:szCs w:val="20"/>
            </w:rPr>
          </w:rPrChange>
        </w:rPr>
        <w:br/>
        <w:t>Téléphone :</w:t>
      </w:r>
      <w:r w:rsidRPr="00935764">
        <w:rPr>
          <w:rFonts w:ascii="Helvetica Neue Light" w:hAnsi="Helvetica Neue Light" w:cs="Arial"/>
          <w:szCs w:val="20"/>
          <w:rPrChange w:id="10218" w:author="Arthur de Catheu" w:date="2014-06-20T17:08:00Z">
            <w:rPr>
              <w:rFonts w:eastAsiaTheme="majorEastAsia" w:cs="Arial"/>
              <w:b/>
              <w:bCs/>
              <w:sz w:val="28"/>
              <w:szCs w:val="20"/>
            </w:rPr>
          </w:rPrChange>
        </w:rPr>
        <w:tab/>
        <w:t>01 84 17 85 37</w:t>
      </w:r>
      <w:r w:rsidRPr="00935764">
        <w:rPr>
          <w:rFonts w:ascii="Helvetica Neue Light" w:hAnsi="Helvetica Neue Light" w:cs="Arial"/>
          <w:szCs w:val="20"/>
          <w:rPrChange w:id="10219" w:author="Arthur de Catheu" w:date="2014-06-20T17:08:00Z">
            <w:rPr>
              <w:rFonts w:eastAsiaTheme="majorEastAsia" w:cs="Arial"/>
              <w:b/>
              <w:bCs/>
              <w:sz w:val="28"/>
              <w:szCs w:val="20"/>
            </w:rPr>
          </w:rPrChange>
        </w:rPr>
        <w:br/>
        <w:t>Fax :</w:t>
      </w:r>
      <w:r w:rsidRPr="00935764">
        <w:rPr>
          <w:rFonts w:ascii="Helvetica Neue Light" w:hAnsi="Helvetica Neue Light" w:cs="Arial"/>
          <w:szCs w:val="20"/>
          <w:rPrChange w:id="10220" w:author="Arthur de Catheu" w:date="2014-06-20T17:08:00Z">
            <w:rPr>
              <w:rFonts w:eastAsiaTheme="majorEastAsia" w:cs="Arial"/>
              <w:b/>
              <w:bCs/>
              <w:sz w:val="28"/>
              <w:szCs w:val="20"/>
            </w:rPr>
          </w:rPrChange>
        </w:rPr>
        <w:tab/>
        <w:t>01 84 17 50 79</w:t>
      </w:r>
      <w:r w:rsidRPr="00935764">
        <w:rPr>
          <w:rFonts w:ascii="Helvetica Neue Light" w:hAnsi="Helvetica Neue Light" w:cs="Arial"/>
          <w:szCs w:val="20"/>
          <w:rPrChange w:id="10221" w:author="Arthur de Catheu" w:date="2014-06-20T17:08:00Z">
            <w:rPr>
              <w:rFonts w:eastAsiaTheme="majorEastAsia" w:cs="Arial"/>
              <w:b/>
              <w:bCs/>
              <w:sz w:val="28"/>
              <w:szCs w:val="20"/>
            </w:rPr>
          </w:rPrChange>
        </w:rPr>
        <w:br/>
      </w:r>
      <w:ins w:id="10222" w:author="Hervé Monnerie" w:date="2014-06-25T10:58:00Z">
        <w:r w:rsidR="008D2EB3">
          <w:rPr>
            <w:rFonts w:ascii="Helvetica Neue Light" w:hAnsi="Helvetica Neue Light" w:cs="Arial"/>
            <w:szCs w:val="20"/>
          </w:rPr>
          <w:t>recouvrement</w:t>
        </w:r>
      </w:ins>
      <w:del w:id="10223" w:author="Hervé Monnerie" w:date="2014-06-25T10:58:00Z">
        <w:r w:rsidRPr="00935764" w:rsidDel="008D2EB3">
          <w:rPr>
            <w:rFonts w:ascii="Helvetica Neue Light" w:hAnsi="Helvetica Neue Light" w:cs="Arial"/>
            <w:szCs w:val="20"/>
            <w:rPrChange w:id="10224" w:author="Arthur de Catheu" w:date="2014-06-20T17:08:00Z">
              <w:rPr>
                <w:rFonts w:eastAsiaTheme="majorEastAsia" w:cs="Arial"/>
                <w:b/>
                <w:bCs/>
                <w:sz w:val="28"/>
                <w:szCs w:val="20"/>
              </w:rPr>
            </w:rPrChange>
          </w:rPr>
          <w:delText>E-mail :</w:delText>
        </w:r>
        <w:r w:rsidRPr="00935764" w:rsidDel="008D2EB3">
          <w:rPr>
            <w:rFonts w:ascii="Helvetica Neue Light" w:hAnsi="Helvetica Neue Light" w:cs="Arial"/>
            <w:szCs w:val="20"/>
            <w:rPrChange w:id="10225" w:author="Arthur de Catheu" w:date="2014-06-20T17:08:00Z">
              <w:rPr>
                <w:rFonts w:eastAsiaTheme="majorEastAsia" w:cs="Arial"/>
                <w:b/>
                <w:bCs/>
                <w:sz w:val="28"/>
                <w:szCs w:val="20"/>
              </w:rPr>
            </w:rPrChange>
          </w:rPr>
          <w:tab/>
        </w:r>
        <w:r w:rsidRPr="00935764" w:rsidDel="008D2EB3">
          <w:rPr>
            <w:rFonts w:ascii="Helvetica Neue Light" w:hAnsi="Helvetica Neue Light" w:cs="Arial"/>
            <w:szCs w:val="20"/>
            <w:u w:val="single"/>
            <w:rPrChange w:id="10226" w:author="Arthur de Catheu" w:date="2014-06-20T17:08:00Z">
              <w:rPr>
                <w:rFonts w:eastAsiaTheme="majorEastAsia" w:cs="Arial"/>
                <w:b/>
                <w:bCs/>
                <w:sz w:val="28"/>
                <w:szCs w:val="20"/>
                <w:u w:val="single"/>
              </w:rPr>
            </w:rPrChange>
          </w:rPr>
          <w:delText>clients</w:delText>
        </w:r>
      </w:del>
      <w:r w:rsidR="0062453F" w:rsidRPr="00935764">
        <w:rPr>
          <w:rFonts w:ascii="Helvetica Neue Light" w:hAnsi="Helvetica Neue Light" w:cs="Arial"/>
          <w:szCs w:val="20"/>
          <w:u w:val="single"/>
          <w:rPrChange w:id="10227" w:author="Arthur de Catheu" w:date="2014-06-20T17:08:00Z">
            <w:rPr>
              <w:rFonts w:eastAsiaTheme="majorEastAsia" w:cs="Arial"/>
              <w:b/>
              <w:bCs/>
              <w:sz w:val="28"/>
              <w:szCs w:val="20"/>
              <w:u w:val="single"/>
            </w:rPr>
          </w:rPrChange>
        </w:rPr>
        <w:t>@finexkap</w:t>
      </w:r>
      <w:r w:rsidR="002119A8" w:rsidRPr="00935764">
        <w:rPr>
          <w:rFonts w:ascii="Helvetica Neue Light" w:hAnsi="Helvetica Neue Light" w:cs="Arial"/>
          <w:szCs w:val="20"/>
          <w:u w:val="single"/>
          <w:rPrChange w:id="10228" w:author="Arthur de Catheu" w:date="2014-06-20T17:08:00Z">
            <w:rPr>
              <w:rFonts w:eastAsiaTheme="majorEastAsia" w:cs="Arial"/>
              <w:b/>
              <w:bCs/>
              <w:sz w:val="28"/>
              <w:szCs w:val="20"/>
              <w:u w:val="single"/>
            </w:rPr>
          </w:rPrChange>
        </w:rPr>
        <w:t>A</w:t>
      </w:r>
      <w:r w:rsidR="00204B6C" w:rsidRPr="00935764">
        <w:rPr>
          <w:rFonts w:ascii="Helvetica Neue Light" w:hAnsi="Helvetica Neue Light" w:cs="Arial"/>
          <w:szCs w:val="20"/>
          <w:u w:val="single"/>
          <w:rPrChange w:id="10229" w:author="Arthur de Catheu" w:date="2014-06-20T17:08:00Z">
            <w:rPr>
              <w:rFonts w:eastAsiaTheme="majorEastAsia" w:cs="Arial"/>
              <w:b/>
              <w:bCs/>
              <w:sz w:val="28"/>
              <w:szCs w:val="20"/>
              <w:u w:val="single"/>
            </w:rPr>
          </w:rPrChange>
        </w:rPr>
        <w:t>M</w:t>
      </w:r>
      <w:r w:rsidRPr="00935764">
        <w:rPr>
          <w:rFonts w:ascii="Helvetica Neue Light" w:hAnsi="Helvetica Neue Light" w:cs="Arial"/>
          <w:szCs w:val="20"/>
          <w:u w:val="single"/>
          <w:rPrChange w:id="10230" w:author="Arthur de Catheu" w:date="2014-06-20T17:08:00Z">
            <w:rPr>
              <w:rFonts w:eastAsiaTheme="majorEastAsia" w:cs="Arial"/>
              <w:b/>
              <w:bCs/>
              <w:sz w:val="28"/>
              <w:szCs w:val="20"/>
              <w:u w:val="single"/>
            </w:rPr>
          </w:rPrChange>
        </w:rPr>
        <w:t>.com</w:t>
      </w:r>
    </w:p>
    <w:p w14:paraId="141DD9B6" w14:textId="2EBF5975" w:rsidR="00477C04" w:rsidRPr="00935764" w:rsidRDefault="00477C04" w:rsidP="00477C04">
      <w:pPr>
        <w:spacing w:after="240"/>
        <w:rPr>
          <w:rFonts w:ascii="Helvetica Neue Light" w:hAnsi="Helvetica Neue Light" w:cs="Arial"/>
          <w:szCs w:val="20"/>
          <w:rPrChange w:id="10231" w:author="Arthur de Catheu" w:date="2014-06-20T17:08:00Z">
            <w:rPr>
              <w:rFonts w:cs="Arial"/>
              <w:szCs w:val="20"/>
            </w:rPr>
          </w:rPrChange>
        </w:rPr>
      </w:pPr>
      <w:r w:rsidRPr="00935764">
        <w:rPr>
          <w:rFonts w:ascii="Helvetica Neue Light" w:hAnsi="Helvetica Neue Light" w:cs="Arial"/>
          <w:szCs w:val="20"/>
          <w:u w:val="single"/>
          <w:rPrChange w:id="10232" w:author="Arthur de Catheu" w:date="2014-06-20T17:08:00Z">
            <w:rPr>
              <w:rFonts w:eastAsiaTheme="majorEastAsia" w:cs="Arial"/>
              <w:b/>
              <w:bCs/>
              <w:sz w:val="28"/>
              <w:szCs w:val="20"/>
              <w:u w:val="single"/>
            </w:rPr>
          </w:rPrChange>
        </w:rPr>
        <w:t xml:space="preserve">Nous vous remercions par avance de bien vouloir indiquer votre référence client et la référence de la facture </w:t>
      </w:r>
      <w:r w:rsidR="002119A8" w:rsidRPr="00935764">
        <w:rPr>
          <w:rFonts w:ascii="Helvetica Neue Light" w:hAnsi="Helvetica Neue Light" w:cs="Arial"/>
          <w:szCs w:val="20"/>
          <w:u w:val="single"/>
          <w:rPrChange w:id="10233" w:author="Arthur de Catheu" w:date="2014-06-20T17:08:00Z">
            <w:rPr>
              <w:rFonts w:eastAsiaTheme="majorEastAsia" w:cs="Arial"/>
              <w:b/>
              <w:bCs/>
              <w:sz w:val="28"/>
              <w:szCs w:val="20"/>
              <w:u w:val="single"/>
            </w:rPr>
          </w:rPrChange>
        </w:rPr>
        <w:t>Finexkap AM</w:t>
      </w:r>
      <w:r w:rsidRPr="00935764">
        <w:rPr>
          <w:rFonts w:ascii="Helvetica Neue Light" w:hAnsi="Helvetica Neue Light" w:cs="Arial"/>
          <w:szCs w:val="20"/>
          <w:u w:val="single"/>
          <w:rPrChange w:id="10234" w:author="Arthur de Catheu" w:date="2014-06-20T17:08:00Z">
            <w:rPr>
              <w:rFonts w:eastAsiaTheme="majorEastAsia" w:cs="Arial"/>
              <w:b/>
              <w:bCs/>
              <w:sz w:val="28"/>
              <w:szCs w:val="20"/>
              <w:u w:val="single"/>
            </w:rPr>
          </w:rPrChange>
        </w:rPr>
        <w:t xml:space="preserve"> lors du règlement de chaque Créance Cédée concernée</w:t>
      </w:r>
      <w:r w:rsidRPr="00935764">
        <w:rPr>
          <w:rFonts w:ascii="Helvetica Neue Light" w:hAnsi="Helvetica Neue Light" w:cs="Arial"/>
          <w:szCs w:val="20"/>
          <w:rPrChange w:id="10235" w:author="Arthur de Catheu" w:date="2014-06-20T17:08:00Z">
            <w:rPr>
              <w:rFonts w:eastAsiaTheme="majorEastAsia" w:cs="Arial"/>
              <w:b/>
              <w:bCs/>
              <w:sz w:val="28"/>
              <w:szCs w:val="20"/>
            </w:rPr>
          </w:rPrChange>
        </w:rPr>
        <w:t>.</w:t>
      </w:r>
    </w:p>
    <w:p w14:paraId="5835E465" w14:textId="77777777" w:rsidR="00477C04" w:rsidRPr="00935764" w:rsidRDefault="00477C04" w:rsidP="00477C04">
      <w:pPr>
        <w:spacing w:after="240"/>
        <w:rPr>
          <w:rFonts w:ascii="Helvetica Neue Light" w:hAnsi="Helvetica Neue Light"/>
          <w:rPrChange w:id="10236" w:author="Arthur de Catheu" w:date="2014-06-20T17:08:00Z">
            <w:rPr/>
          </w:rPrChange>
        </w:rPr>
      </w:pPr>
      <w:r w:rsidRPr="00935764">
        <w:rPr>
          <w:rFonts w:ascii="Helvetica Neue Light" w:hAnsi="Helvetica Neue Light" w:cs="Arial"/>
          <w:szCs w:val="20"/>
          <w:rPrChange w:id="10237" w:author="Arthur de Catheu" w:date="2014-06-20T17:08:00Z">
            <w:rPr>
              <w:rFonts w:eastAsiaTheme="majorEastAsia" w:cs="Arial"/>
              <w:b/>
              <w:bCs/>
              <w:sz w:val="28"/>
              <w:szCs w:val="20"/>
            </w:rPr>
          </w:rPrChange>
        </w:rPr>
        <w:t xml:space="preserve">Conformément aux dispositions du Code monétaire et financier applicables aux fonds communs de titrisation, nous attirons votre attention sur le fait que seuls seront libératoires les paiements effectués conformément aux indications ci-dessus. </w:t>
      </w:r>
      <w:r w:rsidRPr="00935764">
        <w:rPr>
          <w:rFonts w:ascii="Helvetica Neue Light" w:hAnsi="Helvetica Neue Light" w:cs="Arial"/>
          <w:b/>
          <w:szCs w:val="20"/>
          <w:rPrChange w:id="10238" w:author="Arthur de Catheu" w:date="2014-06-20T17:08:00Z">
            <w:rPr>
              <w:rFonts w:eastAsiaTheme="majorEastAsia" w:cs="Arial"/>
              <w:b/>
              <w:bCs/>
              <w:sz w:val="28"/>
              <w:szCs w:val="20"/>
            </w:rPr>
          </w:rPrChange>
        </w:rPr>
        <w:t>Vous vous exposeriez à payer deux fois la même somme si votre paiement n’est pas effectué strictement comme indiqué ci-dessus</w:t>
      </w:r>
      <w:r w:rsidRPr="00935764">
        <w:rPr>
          <w:rFonts w:ascii="Helvetica Neue Light" w:hAnsi="Helvetica Neue Light" w:cs="Arial"/>
          <w:szCs w:val="20"/>
          <w:rPrChange w:id="10239" w:author="Arthur de Catheu" w:date="2014-06-20T17:08:00Z">
            <w:rPr>
              <w:rFonts w:eastAsiaTheme="majorEastAsia" w:cs="Arial"/>
              <w:b/>
              <w:bCs/>
              <w:sz w:val="28"/>
              <w:szCs w:val="20"/>
            </w:rPr>
          </w:rPrChange>
        </w:rPr>
        <w:t>.</w:t>
      </w:r>
    </w:p>
    <w:p w14:paraId="2687E942" w14:textId="77777777" w:rsidR="00477C04" w:rsidRPr="00935764" w:rsidRDefault="00477C04" w:rsidP="00477C04">
      <w:pPr>
        <w:spacing w:after="240"/>
        <w:rPr>
          <w:rFonts w:ascii="Helvetica Neue Light" w:hAnsi="Helvetica Neue Light"/>
          <w:rPrChange w:id="10240" w:author="Arthur de Catheu" w:date="2014-06-20T17:08:00Z">
            <w:rPr/>
          </w:rPrChange>
        </w:rPr>
      </w:pPr>
      <w:r w:rsidRPr="00935764">
        <w:rPr>
          <w:rFonts w:ascii="Helvetica Neue Light" w:eastAsia="Arial" w:hAnsi="Helvetica Neue Light" w:cs="Arial"/>
          <w:rPrChange w:id="10241" w:author="Arthur de Catheu" w:date="2014-06-20T17:08:00Z">
            <w:rPr>
              <w:rFonts w:eastAsia="Arial" w:cs="Arial"/>
              <w:b/>
              <w:bCs/>
              <w:sz w:val="28"/>
              <w:szCs w:val="26"/>
            </w:rPr>
          </w:rPrChange>
        </w:rPr>
        <w:t>Nous vous prions d’agréer, Madame, Monsieur, l’expression de nos salutations distinguées.</w:t>
      </w:r>
    </w:p>
    <w:p w14:paraId="470C5867" w14:textId="2AB64A9B" w:rsidR="00477C04" w:rsidRPr="00935764" w:rsidRDefault="002119A8" w:rsidP="001E3710">
      <w:pPr>
        <w:jc w:val="left"/>
        <w:rPr>
          <w:rFonts w:ascii="Helvetica Neue Light" w:hAnsi="Helvetica Neue Light" w:cs="Arial"/>
          <w:szCs w:val="20"/>
          <w:rPrChange w:id="10242" w:author="Arthur de Catheu" w:date="2014-06-20T17:08:00Z">
            <w:rPr>
              <w:rFonts w:cs="Arial"/>
              <w:szCs w:val="20"/>
            </w:rPr>
          </w:rPrChange>
        </w:rPr>
      </w:pPr>
      <w:r w:rsidRPr="00935764">
        <w:rPr>
          <w:rFonts w:ascii="Helvetica Neue Light" w:hAnsi="Helvetica Neue Light" w:cs="Arial"/>
          <w:szCs w:val="20"/>
          <w:rPrChange w:id="10243" w:author="Arthur de Catheu" w:date="2014-06-20T17:08:00Z">
            <w:rPr>
              <w:rFonts w:eastAsiaTheme="majorEastAsia" w:cs="Arial"/>
              <w:b/>
              <w:bCs/>
              <w:sz w:val="28"/>
              <w:szCs w:val="20"/>
            </w:rPr>
          </w:rPrChange>
        </w:rPr>
        <w:t>FINEXKAP AM</w:t>
      </w:r>
      <w:r w:rsidR="00204B6C" w:rsidRPr="00935764" w:rsidDel="00204B6C">
        <w:rPr>
          <w:rFonts w:ascii="Helvetica Neue Light" w:hAnsi="Helvetica Neue Light" w:cs="Arial"/>
          <w:szCs w:val="20"/>
          <w:rPrChange w:id="10244" w:author="Arthur de Catheu" w:date="2014-06-20T17:08:00Z">
            <w:rPr>
              <w:rFonts w:eastAsiaTheme="majorEastAsia" w:cs="Arial"/>
              <w:b/>
              <w:bCs/>
              <w:sz w:val="28"/>
              <w:szCs w:val="20"/>
            </w:rPr>
          </w:rPrChange>
        </w:rPr>
        <w:t xml:space="preserve"> </w:t>
      </w:r>
      <w:r w:rsidR="00477C04" w:rsidRPr="00935764">
        <w:rPr>
          <w:rFonts w:ascii="Helvetica Neue Light" w:hAnsi="Helvetica Neue Light" w:cs="Arial"/>
          <w:szCs w:val="20"/>
          <w:rPrChange w:id="10245" w:author="Arthur de Catheu" w:date="2014-06-20T17:08:00Z">
            <w:rPr>
              <w:rFonts w:eastAsiaTheme="majorEastAsia" w:cs="Arial"/>
              <w:b/>
              <w:bCs/>
              <w:sz w:val="28"/>
              <w:szCs w:val="20"/>
            </w:rPr>
          </w:rPrChange>
        </w:rPr>
        <w:br/>
        <w:t>133 bis, rue de l'Université</w:t>
      </w:r>
    </w:p>
    <w:p w14:paraId="3FA82F93" w14:textId="391F4E49" w:rsidR="00477C04" w:rsidRPr="00935764" w:rsidRDefault="00477C04" w:rsidP="00477C04">
      <w:pPr>
        <w:pStyle w:val="Corpsdetexte"/>
        <w:tabs>
          <w:tab w:val="left" w:pos="1200"/>
        </w:tabs>
        <w:jc w:val="left"/>
        <w:rPr>
          <w:rFonts w:ascii="Helvetica Neue Light" w:hAnsi="Helvetica Neue Light" w:cs="Arial"/>
          <w:szCs w:val="20"/>
          <w:rPrChange w:id="10246" w:author="Arthur de Catheu" w:date="2014-06-20T17:08:00Z">
            <w:rPr>
              <w:rFonts w:cs="Arial"/>
              <w:szCs w:val="20"/>
            </w:rPr>
          </w:rPrChange>
        </w:rPr>
      </w:pPr>
      <w:r w:rsidRPr="00935764">
        <w:rPr>
          <w:rFonts w:ascii="Helvetica Neue Light" w:hAnsi="Helvetica Neue Light" w:cs="Arial"/>
          <w:szCs w:val="20"/>
          <w:rPrChange w:id="10247" w:author="Arthur de Catheu" w:date="2014-06-20T17:08:00Z">
            <w:rPr>
              <w:rFonts w:eastAsiaTheme="majorEastAsia" w:cs="Arial"/>
              <w:b/>
              <w:bCs/>
              <w:sz w:val="28"/>
              <w:szCs w:val="20"/>
            </w:rPr>
          </w:rPrChange>
        </w:rPr>
        <w:t>75007 Paris</w:t>
      </w:r>
      <w:r w:rsidRPr="00935764">
        <w:rPr>
          <w:rFonts w:ascii="Helvetica Neue Light" w:hAnsi="Helvetica Neue Light" w:cs="Arial"/>
          <w:szCs w:val="20"/>
          <w:rPrChange w:id="10248" w:author="Arthur de Catheu" w:date="2014-06-20T17:08:00Z">
            <w:rPr>
              <w:rFonts w:eastAsiaTheme="majorEastAsia" w:cs="Arial"/>
              <w:b/>
              <w:bCs/>
              <w:sz w:val="28"/>
              <w:szCs w:val="20"/>
            </w:rPr>
          </w:rPrChange>
        </w:rPr>
        <w:br/>
        <w:t>Téléphone :</w:t>
      </w:r>
      <w:r w:rsidRPr="00935764">
        <w:rPr>
          <w:rFonts w:ascii="Helvetica Neue Light" w:hAnsi="Helvetica Neue Light" w:cs="Arial"/>
          <w:szCs w:val="20"/>
          <w:rPrChange w:id="10249" w:author="Arthur de Catheu" w:date="2014-06-20T17:08:00Z">
            <w:rPr>
              <w:rFonts w:eastAsiaTheme="majorEastAsia" w:cs="Arial"/>
              <w:b/>
              <w:bCs/>
              <w:sz w:val="28"/>
              <w:szCs w:val="20"/>
            </w:rPr>
          </w:rPrChange>
        </w:rPr>
        <w:tab/>
        <w:t>01 84 17 85 37</w:t>
      </w:r>
      <w:r w:rsidRPr="00935764">
        <w:rPr>
          <w:rFonts w:ascii="Helvetica Neue Light" w:hAnsi="Helvetica Neue Light" w:cs="Arial"/>
          <w:szCs w:val="20"/>
          <w:rPrChange w:id="10250" w:author="Arthur de Catheu" w:date="2014-06-20T17:08:00Z">
            <w:rPr>
              <w:rFonts w:eastAsiaTheme="majorEastAsia" w:cs="Arial"/>
              <w:b/>
              <w:bCs/>
              <w:sz w:val="28"/>
              <w:szCs w:val="20"/>
            </w:rPr>
          </w:rPrChange>
        </w:rPr>
        <w:br/>
        <w:t>Fax :</w:t>
      </w:r>
      <w:r w:rsidRPr="00935764">
        <w:rPr>
          <w:rFonts w:ascii="Helvetica Neue Light" w:hAnsi="Helvetica Neue Light" w:cs="Arial"/>
          <w:szCs w:val="20"/>
          <w:rPrChange w:id="10251" w:author="Arthur de Catheu" w:date="2014-06-20T17:08:00Z">
            <w:rPr>
              <w:rFonts w:eastAsiaTheme="majorEastAsia" w:cs="Arial"/>
              <w:b/>
              <w:bCs/>
              <w:sz w:val="28"/>
              <w:szCs w:val="20"/>
            </w:rPr>
          </w:rPrChange>
        </w:rPr>
        <w:tab/>
        <w:t>01 84 17 50 79</w:t>
      </w:r>
      <w:r w:rsidRPr="00935764">
        <w:rPr>
          <w:rFonts w:ascii="Helvetica Neue Light" w:hAnsi="Helvetica Neue Light" w:cs="Arial"/>
          <w:szCs w:val="20"/>
          <w:rPrChange w:id="10252" w:author="Arthur de Catheu" w:date="2014-06-20T17:08:00Z">
            <w:rPr>
              <w:rFonts w:eastAsiaTheme="majorEastAsia" w:cs="Arial"/>
              <w:b/>
              <w:bCs/>
              <w:sz w:val="28"/>
              <w:szCs w:val="20"/>
            </w:rPr>
          </w:rPrChange>
        </w:rPr>
        <w:br/>
      </w:r>
      <w:ins w:id="10253" w:author="Hervé Monnerie" w:date="2014-06-25T10:58:00Z">
        <w:r w:rsidR="008D2EB3">
          <w:rPr>
            <w:rFonts w:ascii="Helvetica Neue Light" w:hAnsi="Helvetica Neue Light" w:cs="Arial"/>
            <w:szCs w:val="20"/>
            <w:u w:val="single"/>
          </w:rPr>
          <w:t>recouvrement</w:t>
        </w:r>
      </w:ins>
      <w:del w:id="10254" w:author="Hervé Monnerie" w:date="2014-06-25T10:58:00Z">
        <w:r w:rsidRPr="00935764" w:rsidDel="008D2EB3">
          <w:rPr>
            <w:rFonts w:ascii="Helvetica Neue Light" w:hAnsi="Helvetica Neue Light" w:cs="Arial"/>
            <w:szCs w:val="20"/>
            <w:rPrChange w:id="10255" w:author="Arthur de Catheu" w:date="2014-06-20T17:08:00Z">
              <w:rPr>
                <w:rFonts w:eastAsiaTheme="majorEastAsia" w:cs="Arial"/>
                <w:b/>
                <w:bCs/>
                <w:sz w:val="28"/>
                <w:szCs w:val="20"/>
              </w:rPr>
            </w:rPrChange>
          </w:rPr>
          <w:delText>E-mail :</w:delText>
        </w:r>
        <w:r w:rsidRPr="00935764" w:rsidDel="008D2EB3">
          <w:rPr>
            <w:rFonts w:ascii="Helvetica Neue Light" w:hAnsi="Helvetica Neue Light" w:cs="Arial"/>
            <w:szCs w:val="20"/>
            <w:rPrChange w:id="10256" w:author="Arthur de Catheu" w:date="2014-06-20T17:08:00Z">
              <w:rPr>
                <w:rFonts w:eastAsiaTheme="majorEastAsia" w:cs="Arial"/>
                <w:b/>
                <w:bCs/>
                <w:sz w:val="28"/>
                <w:szCs w:val="20"/>
              </w:rPr>
            </w:rPrChange>
          </w:rPr>
          <w:tab/>
        </w:r>
        <w:r w:rsidRPr="00935764" w:rsidDel="008D2EB3">
          <w:rPr>
            <w:rFonts w:ascii="Helvetica Neue Light" w:hAnsi="Helvetica Neue Light" w:cs="Arial"/>
            <w:szCs w:val="20"/>
            <w:u w:val="single"/>
            <w:rPrChange w:id="10257" w:author="Arthur de Catheu" w:date="2014-06-20T17:08:00Z">
              <w:rPr>
                <w:rFonts w:eastAsiaTheme="majorEastAsia" w:cs="Arial"/>
                <w:b/>
                <w:bCs/>
                <w:sz w:val="28"/>
                <w:szCs w:val="20"/>
                <w:u w:val="single"/>
              </w:rPr>
            </w:rPrChange>
          </w:rPr>
          <w:delText>clients</w:delText>
        </w:r>
      </w:del>
      <w:r w:rsidR="0062453F" w:rsidRPr="00935764">
        <w:rPr>
          <w:rFonts w:ascii="Helvetica Neue Light" w:hAnsi="Helvetica Neue Light" w:cs="Arial"/>
          <w:szCs w:val="20"/>
          <w:u w:val="single"/>
          <w:rPrChange w:id="10258" w:author="Arthur de Catheu" w:date="2014-06-20T17:08:00Z">
            <w:rPr>
              <w:rFonts w:eastAsiaTheme="majorEastAsia" w:cs="Arial"/>
              <w:b/>
              <w:bCs/>
              <w:sz w:val="28"/>
              <w:szCs w:val="20"/>
              <w:u w:val="single"/>
            </w:rPr>
          </w:rPrChange>
        </w:rPr>
        <w:t>@finexkap</w:t>
      </w:r>
      <w:del w:id="10259" w:author="Hervé Monnerie" w:date="2014-06-25T11:16:00Z">
        <w:r w:rsidR="002119A8" w:rsidRPr="00935764" w:rsidDel="00446672">
          <w:rPr>
            <w:rFonts w:ascii="Helvetica Neue Light" w:hAnsi="Helvetica Neue Light" w:cs="Arial"/>
            <w:szCs w:val="20"/>
            <w:u w:val="single"/>
            <w:rPrChange w:id="10260" w:author="Arthur de Catheu" w:date="2014-06-20T17:08:00Z">
              <w:rPr>
                <w:rFonts w:eastAsiaTheme="majorEastAsia" w:cs="Arial"/>
                <w:b/>
                <w:bCs/>
                <w:sz w:val="28"/>
                <w:szCs w:val="20"/>
                <w:u w:val="single"/>
              </w:rPr>
            </w:rPrChange>
          </w:rPr>
          <w:delText>AM</w:delText>
        </w:r>
      </w:del>
      <w:r w:rsidRPr="00935764">
        <w:rPr>
          <w:rFonts w:ascii="Helvetica Neue Light" w:hAnsi="Helvetica Neue Light" w:cs="Arial"/>
          <w:szCs w:val="20"/>
          <w:u w:val="single"/>
          <w:rPrChange w:id="10261" w:author="Arthur de Catheu" w:date="2014-06-20T17:08:00Z">
            <w:rPr>
              <w:rFonts w:eastAsiaTheme="majorEastAsia" w:cs="Arial"/>
              <w:b/>
              <w:bCs/>
              <w:sz w:val="28"/>
              <w:szCs w:val="20"/>
              <w:u w:val="single"/>
            </w:rPr>
          </w:rPrChange>
        </w:rPr>
        <w:t>.com</w:t>
      </w:r>
    </w:p>
    <w:p w14:paraId="3235F12C" w14:textId="77777777" w:rsidR="00477C04" w:rsidRPr="00935764" w:rsidRDefault="00477C04" w:rsidP="00477C04">
      <w:pPr>
        <w:pStyle w:val="Corpsdetexte"/>
        <w:rPr>
          <w:rFonts w:ascii="Helvetica Neue Light" w:hAnsi="Helvetica Neue Light" w:cs="Arial"/>
          <w:szCs w:val="20"/>
          <w:highlight w:val="yellow"/>
          <w:rPrChange w:id="10262" w:author="Arthur de Catheu" w:date="2014-06-20T17:08:00Z">
            <w:rPr>
              <w:rFonts w:cs="Arial"/>
              <w:szCs w:val="20"/>
              <w:highlight w:val="yellow"/>
            </w:rPr>
          </w:rPrChange>
        </w:rPr>
      </w:pPr>
    </w:p>
    <w:p w14:paraId="713AE2CE" w14:textId="37BF2530" w:rsidR="00477C04" w:rsidRPr="00935764" w:rsidRDefault="00477C04">
      <w:pPr>
        <w:jc w:val="left"/>
        <w:rPr>
          <w:rFonts w:ascii="Helvetica Neue Light" w:eastAsiaTheme="majorEastAsia" w:hAnsi="Helvetica Neue Light" w:cstheme="majorBidi"/>
          <w:b/>
          <w:bCs/>
          <w:highlight w:val="yellow"/>
          <w:rPrChange w:id="10263" w:author="Arthur de Catheu" w:date="2014-06-20T17:08:00Z">
            <w:rPr>
              <w:rFonts w:eastAsiaTheme="majorEastAsia" w:cstheme="majorBidi"/>
              <w:b/>
              <w:bCs/>
              <w:highlight w:val="yellow"/>
            </w:rPr>
          </w:rPrChange>
        </w:rPr>
      </w:pPr>
      <w:r w:rsidRPr="00935764">
        <w:rPr>
          <w:rFonts w:ascii="Helvetica Neue Light" w:eastAsiaTheme="majorEastAsia" w:hAnsi="Helvetica Neue Light" w:cstheme="majorBidi"/>
          <w:b/>
          <w:bCs/>
          <w:highlight w:val="yellow"/>
          <w:rPrChange w:id="10264" w:author="Arthur de Catheu" w:date="2014-06-20T17:08:00Z">
            <w:rPr>
              <w:rFonts w:eastAsiaTheme="majorEastAsia" w:cstheme="majorBidi"/>
              <w:b/>
              <w:bCs/>
              <w:sz w:val="28"/>
              <w:szCs w:val="26"/>
              <w:highlight w:val="yellow"/>
            </w:rPr>
          </w:rPrChange>
        </w:rPr>
        <w:br w:type="page"/>
      </w:r>
    </w:p>
    <w:p w14:paraId="7AF68270" w14:textId="6E863D5A" w:rsidR="00F97DAE" w:rsidRPr="00CB4CF4" w:rsidRDefault="00ED6ACF" w:rsidP="00CB4CF4">
      <w:pPr>
        <w:pStyle w:val="Titre2"/>
      </w:pPr>
      <w:bookmarkStart w:id="10265" w:name="_Toc265315456"/>
      <w:r w:rsidRPr="00CB4CF4">
        <w:lastRenderedPageBreak/>
        <w:t>Modèle de Certificat de Cession</w:t>
      </w:r>
      <w:bookmarkEnd w:id="10265"/>
    </w:p>
    <w:p w14:paraId="301A9433" w14:textId="77777777" w:rsidR="000A566E" w:rsidRPr="00935764" w:rsidRDefault="000A566E" w:rsidP="000A566E">
      <w:pPr>
        <w:rPr>
          <w:rFonts w:ascii="Helvetica Neue Light" w:hAnsi="Helvetica Neue Light"/>
          <w:rPrChange w:id="10266" w:author="Arthur de Catheu" w:date="2014-06-20T17:08:00Z">
            <w:rPr/>
          </w:rPrChange>
        </w:rPr>
      </w:pPr>
    </w:p>
    <w:p w14:paraId="06B42B84" w14:textId="137C6F73" w:rsidR="000A566E" w:rsidRPr="00935764" w:rsidRDefault="000A566E" w:rsidP="000A566E">
      <w:pPr>
        <w:rPr>
          <w:rFonts w:ascii="Helvetica Neue Light" w:hAnsi="Helvetica Neue Light"/>
          <w:b/>
          <w:i/>
          <w:rPrChange w:id="10267" w:author="Arthur de Catheu" w:date="2014-06-20T17:08:00Z">
            <w:rPr>
              <w:i/>
              <w:highlight w:val="yellow"/>
            </w:rPr>
          </w:rPrChange>
        </w:rPr>
      </w:pPr>
      <w:r w:rsidRPr="00935764">
        <w:rPr>
          <w:rFonts w:ascii="Helvetica Neue Light" w:hAnsi="Helvetica Neue Light"/>
          <w:b/>
          <w:i/>
          <w:rPrChange w:id="10268" w:author="Arthur de Catheu" w:date="2014-06-20T17:08:00Z">
            <w:rPr>
              <w:rFonts w:asciiTheme="majorHAnsi" w:eastAsiaTheme="majorEastAsia" w:hAnsiTheme="majorHAnsi" w:cstheme="majorBidi"/>
              <w:b/>
              <w:bCs/>
              <w:i/>
              <w:iCs/>
              <w:sz w:val="24"/>
              <w:szCs w:val="26"/>
              <w:highlight w:val="yellow"/>
            </w:rPr>
          </w:rPrChange>
        </w:rPr>
        <w:t>Mail adressé au correspondant Cédant</w:t>
      </w:r>
    </w:p>
    <w:p w14:paraId="238A80D0" w14:textId="77777777" w:rsidR="000A566E" w:rsidRPr="00935764" w:rsidRDefault="000A566E" w:rsidP="000A566E">
      <w:pPr>
        <w:rPr>
          <w:rFonts w:ascii="Helvetica Neue Light" w:hAnsi="Helvetica Neue Light"/>
          <w:highlight w:val="yellow"/>
          <w:rPrChange w:id="10269" w:author="Arthur de Catheu" w:date="2014-06-20T17:08:00Z">
            <w:rPr>
              <w:highlight w:val="yellow"/>
            </w:rPr>
          </w:rPrChange>
        </w:rPr>
      </w:pPr>
    </w:p>
    <w:p w14:paraId="27CC57FC" w14:textId="77777777" w:rsidR="000A566E" w:rsidRPr="00935764" w:rsidRDefault="000A566E" w:rsidP="000A566E">
      <w:pPr>
        <w:rPr>
          <w:rFonts w:ascii="Helvetica Neue Light" w:hAnsi="Helvetica Neue Light"/>
          <w:highlight w:val="yellow"/>
          <w:rPrChange w:id="10270" w:author="Arthur de Catheu" w:date="2014-06-20T17:08:00Z">
            <w:rPr>
              <w:highlight w:val="yellow"/>
            </w:rPr>
          </w:rPrChange>
        </w:rPr>
      </w:pPr>
    </w:p>
    <w:p w14:paraId="76BAE143" w14:textId="77777777" w:rsidR="000A566E" w:rsidRPr="00935764" w:rsidRDefault="000A566E" w:rsidP="000A566E">
      <w:pPr>
        <w:rPr>
          <w:rFonts w:ascii="Helvetica Neue Light" w:hAnsi="Helvetica Neue Light"/>
          <w:rPrChange w:id="10271" w:author="Arthur de Catheu" w:date="2014-06-20T17:08:00Z">
            <w:rPr/>
          </w:rPrChange>
        </w:rPr>
      </w:pPr>
      <w:r w:rsidRPr="00935764">
        <w:rPr>
          <w:rFonts w:ascii="Helvetica Neue Light" w:hAnsi="Helvetica Neue Light"/>
          <w:rPrChange w:id="10272" w:author="Arthur de Catheu" w:date="2014-06-20T17:08:00Z">
            <w:rPr>
              <w:rFonts w:eastAsiaTheme="majorEastAsia" w:cstheme="majorBidi"/>
              <w:b/>
              <w:bCs/>
              <w:sz w:val="28"/>
              <w:szCs w:val="26"/>
            </w:rPr>
          </w:rPrChange>
        </w:rPr>
        <w:t>Bonjour XX,</w:t>
      </w:r>
    </w:p>
    <w:p w14:paraId="7A60C1EC" w14:textId="77777777" w:rsidR="000A566E" w:rsidRPr="00935764" w:rsidRDefault="000A566E" w:rsidP="000A566E">
      <w:pPr>
        <w:rPr>
          <w:rFonts w:ascii="Helvetica Neue Light" w:hAnsi="Helvetica Neue Light"/>
          <w:rPrChange w:id="10273" w:author="Arthur de Catheu" w:date="2014-06-20T17:08:00Z">
            <w:rPr/>
          </w:rPrChange>
        </w:rPr>
      </w:pPr>
    </w:p>
    <w:p w14:paraId="6CFC71F1" w14:textId="77777777" w:rsidR="000A566E" w:rsidRPr="00935764" w:rsidRDefault="000A566E" w:rsidP="000A566E">
      <w:pPr>
        <w:rPr>
          <w:rFonts w:ascii="Helvetica Neue Light" w:hAnsi="Helvetica Neue Light"/>
          <w:rPrChange w:id="10274" w:author="Arthur de Catheu" w:date="2014-06-20T17:08:00Z">
            <w:rPr/>
          </w:rPrChange>
        </w:rPr>
      </w:pPr>
      <w:r w:rsidRPr="00935764">
        <w:rPr>
          <w:rFonts w:ascii="Helvetica Neue Light" w:hAnsi="Helvetica Neue Light"/>
          <w:rPrChange w:id="10275" w:author="Arthur de Catheu" w:date="2014-06-20T17:08:00Z">
            <w:rPr>
              <w:rFonts w:eastAsiaTheme="majorEastAsia" w:cstheme="majorBidi"/>
              <w:b/>
              <w:bCs/>
              <w:sz w:val="28"/>
              <w:szCs w:val="26"/>
            </w:rPr>
          </w:rPrChange>
        </w:rPr>
        <w:t>Conformément à nos procédures, nous vous prions de bien vouloir trouver en pièce jointe le Certificat de cession à adresser à votre client 'Nom du Débiteur' afin de l'informer de la cession effective de(s) la(les) facture(s) n° XX d'un montant de XXX€. Nous vous remercions de mettre Finexkap (notification@finexkap-am.com) en copie de l'email adressé à votre client.</w:t>
      </w:r>
    </w:p>
    <w:p w14:paraId="2BAC2A74" w14:textId="77777777" w:rsidR="000A566E" w:rsidRPr="00935764" w:rsidRDefault="000A566E" w:rsidP="000A566E">
      <w:pPr>
        <w:rPr>
          <w:rFonts w:ascii="Helvetica Neue Light" w:hAnsi="Helvetica Neue Light"/>
          <w:rPrChange w:id="10276" w:author="Arthur de Catheu" w:date="2014-06-20T17:08:00Z">
            <w:rPr/>
          </w:rPrChange>
        </w:rPr>
      </w:pPr>
    </w:p>
    <w:p w14:paraId="06E58062" w14:textId="77777777" w:rsidR="000A566E" w:rsidRPr="00935764" w:rsidRDefault="000A566E" w:rsidP="000A566E">
      <w:pPr>
        <w:rPr>
          <w:rFonts w:ascii="Helvetica Neue Light" w:hAnsi="Helvetica Neue Light"/>
          <w:rPrChange w:id="10277" w:author="Arthur de Catheu" w:date="2014-06-20T17:08:00Z">
            <w:rPr/>
          </w:rPrChange>
        </w:rPr>
      </w:pPr>
      <w:r w:rsidRPr="00935764">
        <w:rPr>
          <w:rFonts w:ascii="Helvetica Neue Light" w:hAnsi="Helvetica Neue Light"/>
          <w:rPrChange w:id="10278" w:author="Arthur de Catheu" w:date="2014-06-20T17:08:00Z">
            <w:rPr>
              <w:rFonts w:eastAsiaTheme="majorEastAsia" w:cstheme="majorBidi"/>
              <w:b/>
              <w:bCs/>
              <w:sz w:val="28"/>
              <w:szCs w:val="26"/>
            </w:rPr>
          </w:rPrChange>
        </w:rPr>
        <w:t>L'équipe Finexkap AM</w:t>
      </w:r>
    </w:p>
    <w:p w14:paraId="2D7AD3B8" w14:textId="77777777" w:rsidR="000A566E" w:rsidRPr="00935764" w:rsidRDefault="000A566E" w:rsidP="000A566E">
      <w:pPr>
        <w:rPr>
          <w:rFonts w:ascii="Helvetica Neue Light" w:hAnsi="Helvetica Neue Light"/>
          <w:rPrChange w:id="10279" w:author="Arthur de Catheu" w:date="2014-06-20T17:08:00Z">
            <w:rPr/>
          </w:rPrChange>
        </w:rPr>
      </w:pPr>
    </w:p>
    <w:p w14:paraId="5C190273" w14:textId="77777777" w:rsidR="000A566E" w:rsidRPr="00935764" w:rsidRDefault="000A566E" w:rsidP="000A566E">
      <w:pPr>
        <w:rPr>
          <w:rFonts w:ascii="Helvetica Neue Light" w:hAnsi="Helvetica Neue Light"/>
          <w:rPrChange w:id="10280" w:author="Arthur de Catheu" w:date="2014-06-20T17:08:00Z">
            <w:rPr/>
          </w:rPrChange>
        </w:rPr>
      </w:pPr>
      <w:r w:rsidRPr="00935764">
        <w:rPr>
          <w:rFonts w:ascii="Helvetica Neue Light" w:hAnsi="Helvetica Neue Light"/>
          <w:rPrChange w:id="10281" w:author="Arthur de Catheu" w:date="2014-06-20T17:08:00Z">
            <w:rPr>
              <w:rFonts w:eastAsiaTheme="majorEastAsia" w:cstheme="majorBidi"/>
              <w:b/>
              <w:bCs/>
              <w:sz w:val="28"/>
              <w:szCs w:val="26"/>
            </w:rPr>
          </w:rPrChange>
        </w:rPr>
        <w:t xml:space="preserve">Finexkap AM </w:t>
      </w:r>
    </w:p>
    <w:p w14:paraId="467FCFFE" w14:textId="77777777" w:rsidR="000A566E" w:rsidRPr="00935764" w:rsidRDefault="000A566E" w:rsidP="000A566E">
      <w:pPr>
        <w:rPr>
          <w:rFonts w:ascii="Helvetica Neue Light" w:hAnsi="Helvetica Neue Light"/>
          <w:rPrChange w:id="10282" w:author="Arthur de Catheu" w:date="2014-06-20T17:08:00Z">
            <w:rPr/>
          </w:rPrChange>
        </w:rPr>
      </w:pPr>
      <w:r w:rsidRPr="00935764">
        <w:rPr>
          <w:rFonts w:ascii="Helvetica Neue Light" w:hAnsi="Helvetica Neue Light"/>
          <w:rPrChange w:id="10283" w:author="Arthur de Catheu" w:date="2014-06-20T17:08:00Z">
            <w:rPr>
              <w:rFonts w:eastAsiaTheme="majorEastAsia" w:cstheme="majorBidi"/>
              <w:b/>
              <w:bCs/>
              <w:sz w:val="28"/>
              <w:szCs w:val="26"/>
            </w:rPr>
          </w:rPrChange>
        </w:rPr>
        <w:t>133 bis, rue de l'Université</w:t>
      </w:r>
    </w:p>
    <w:p w14:paraId="305B116D" w14:textId="77777777" w:rsidR="000A566E" w:rsidRPr="00935764" w:rsidRDefault="000A566E" w:rsidP="000A566E">
      <w:pPr>
        <w:rPr>
          <w:rFonts w:ascii="Helvetica Neue Light" w:hAnsi="Helvetica Neue Light"/>
          <w:rPrChange w:id="10284" w:author="Arthur de Catheu" w:date="2014-06-20T17:08:00Z">
            <w:rPr/>
          </w:rPrChange>
        </w:rPr>
      </w:pPr>
      <w:r w:rsidRPr="00935764">
        <w:rPr>
          <w:rFonts w:ascii="Helvetica Neue Light" w:hAnsi="Helvetica Neue Light"/>
          <w:rPrChange w:id="10285" w:author="Arthur de Catheu" w:date="2014-06-20T17:08:00Z">
            <w:rPr>
              <w:rFonts w:eastAsiaTheme="majorEastAsia" w:cstheme="majorBidi"/>
              <w:b/>
              <w:bCs/>
              <w:sz w:val="28"/>
              <w:szCs w:val="26"/>
            </w:rPr>
          </w:rPrChange>
        </w:rPr>
        <w:t>75007 Paris</w:t>
      </w:r>
    </w:p>
    <w:p w14:paraId="30B84762" w14:textId="77777777" w:rsidR="000A566E" w:rsidRPr="00935764" w:rsidRDefault="000A566E" w:rsidP="000A566E">
      <w:pPr>
        <w:rPr>
          <w:rFonts w:ascii="Helvetica Neue Light" w:hAnsi="Helvetica Neue Light"/>
          <w:rPrChange w:id="10286" w:author="Arthur de Catheu" w:date="2014-06-20T17:08:00Z">
            <w:rPr/>
          </w:rPrChange>
        </w:rPr>
      </w:pPr>
      <w:r w:rsidRPr="00935764">
        <w:rPr>
          <w:rFonts w:ascii="Helvetica Neue Light" w:hAnsi="Helvetica Neue Light"/>
          <w:rPrChange w:id="10287" w:author="Arthur de Catheu" w:date="2014-06-20T17:08:00Z">
            <w:rPr>
              <w:rFonts w:eastAsiaTheme="majorEastAsia" w:cstheme="majorBidi"/>
              <w:b/>
              <w:bCs/>
              <w:sz w:val="28"/>
              <w:szCs w:val="26"/>
            </w:rPr>
          </w:rPrChange>
        </w:rPr>
        <w:t>Téléphone : 01 84 17 85 37</w:t>
      </w:r>
    </w:p>
    <w:p w14:paraId="28974AB4" w14:textId="77777777" w:rsidR="000A566E" w:rsidRPr="00935764" w:rsidRDefault="000A566E" w:rsidP="000A566E">
      <w:pPr>
        <w:rPr>
          <w:rFonts w:ascii="Helvetica Neue Light" w:hAnsi="Helvetica Neue Light"/>
          <w:rPrChange w:id="10288" w:author="Arthur de Catheu" w:date="2014-06-20T17:08:00Z">
            <w:rPr/>
          </w:rPrChange>
        </w:rPr>
      </w:pPr>
      <w:r w:rsidRPr="00935764">
        <w:rPr>
          <w:rFonts w:ascii="Helvetica Neue Light" w:hAnsi="Helvetica Neue Light"/>
          <w:rPrChange w:id="10289" w:author="Arthur de Catheu" w:date="2014-06-20T17:08:00Z">
            <w:rPr>
              <w:rFonts w:eastAsiaTheme="majorEastAsia" w:cstheme="majorBidi"/>
              <w:b/>
              <w:bCs/>
              <w:sz w:val="28"/>
              <w:szCs w:val="26"/>
            </w:rPr>
          </w:rPrChange>
        </w:rPr>
        <w:t>Fax : 01 84 17 50 79</w:t>
      </w:r>
    </w:p>
    <w:p w14:paraId="48F62944" w14:textId="010B2409" w:rsidR="000A566E" w:rsidRPr="00935764" w:rsidRDefault="008D2EB3" w:rsidP="000A566E">
      <w:pPr>
        <w:rPr>
          <w:rFonts w:ascii="Helvetica Neue Light" w:hAnsi="Helvetica Neue Light"/>
          <w:highlight w:val="yellow"/>
          <w:rPrChange w:id="10290" w:author="Arthur de Catheu" w:date="2014-06-20T17:08:00Z">
            <w:rPr>
              <w:highlight w:val="yellow"/>
            </w:rPr>
          </w:rPrChange>
        </w:rPr>
      </w:pPr>
      <w:proofErr w:type="gramStart"/>
      <w:ins w:id="10291" w:author="Hervé Monnerie" w:date="2014-06-25T10:58:00Z">
        <w:r>
          <w:rPr>
            <w:rFonts w:ascii="Helvetica Neue Light" w:hAnsi="Helvetica Neue Light"/>
          </w:rPr>
          <w:t>financement</w:t>
        </w:r>
      </w:ins>
      <w:proofErr w:type="gramEnd"/>
      <w:del w:id="10292" w:author="Hervé Monnerie" w:date="2014-06-25T10:58:00Z">
        <w:r w:rsidR="000A566E" w:rsidRPr="00935764" w:rsidDel="008D2EB3">
          <w:rPr>
            <w:rFonts w:ascii="Helvetica Neue Light" w:hAnsi="Helvetica Neue Light"/>
            <w:rPrChange w:id="10293" w:author="Arthur de Catheu" w:date="2014-06-20T17:08:00Z">
              <w:rPr>
                <w:rFonts w:eastAsiaTheme="majorEastAsia" w:cstheme="majorBidi"/>
                <w:b/>
                <w:bCs/>
                <w:sz w:val="28"/>
                <w:szCs w:val="26"/>
              </w:rPr>
            </w:rPrChange>
          </w:rPr>
          <w:delText>contact</w:delText>
        </w:r>
      </w:del>
      <w:r w:rsidR="000A566E" w:rsidRPr="00935764">
        <w:rPr>
          <w:rFonts w:ascii="Helvetica Neue Light" w:hAnsi="Helvetica Neue Light"/>
          <w:rPrChange w:id="10294" w:author="Arthur de Catheu" w:date="2014-06-20T17:08:00Z">
            <w:rPr>
              <w:rFonts w:eastAsiaTheme="majorEastAsia" w:cstheme="majorBidi"/>
              <w:b/>
              <w:bCs/>
              <w:sz w:val="28"/>
              <w:szCs w:val="26"/>
            </w:rPr>
          </w:rPrChange>
        </w:rPr>
        <w:t>@finexkap.com</w:t>
      </w:r>
    </w:p>
    <w:p w14:paraId="2699E607" w14:textId="77777777" w:rsidR="000A566E" w:rsidRPr="00935764" w:rsidRDefault="000A566E" w:rsidP="000A566E">
      <w:pPr>
        <w:rPr>
          <w:rFonts w:ascii="Helvetica Neue Light" w:hAnsi="Helvetica Neue Light"/>
          <w:highlight w:val="yellow"/>
          <w:rPrChange w:id="10295" w:author="Arthur de Catheu" w:date="2014-06-20T17:08:00Z">
            <w:rPr>
              <w:highlight w:val="yellow"/>
            </w:rPr>
          </w:rPrChange>
        </w:rPr>
      </w:pPr>
    </w:p>
    <w:p w14:paraId="4322DD8D" w14:textId="77B5DE02" w:rsidR="000A566E" w:rsidRPr="00935764" w:rsidRDefault="000A566E" w:rsidP="000A566E">
      <w:pPr>
        <w:rPr>
          <w:rFonts w:ascii="Helvetica Neue Light" w:eastAsiaTheme="majorEastAsia" w:hAnsi="Helvetica Neue Light" w:cstheme="majorBidi"/>
          <w:b/>
          <w:bCs/>
          <w:i/>
          <w:rPrChange w:id="10296" w:author="Arthur de Catheu" w:date="2014-06-20T17:08:00Z">
            <w:rPr>
              <w:rFonts w:eastAsiaTheme="majorEastAsia" w:cstheme="majorBidi"/>
              <w:b/>
              <w:bCs/>
              <w:i/>
            </w:rPr>
          </w:rPrChange>
        </w:rPr>
      </w:pPr>
      <w:r w:rsidRPr="00935764">
        <w:rPr>
          <w:rFonts w:ascii="Helvetica Neue Light" w:eastAsiaTheme="majorEastAsia" w:hAnsi="Helvetica Neue Light" w:cstheme="majorBidi"/>
          <w:b/>
          <w:bCs/>
          <w:i/>
          <w:rPrChange w:id="10297" w:author="Arthur de Catheu" w:date="2014-06-20T17:08:00Z">
            <w:rPr>
              <w:rFonts w:eastAsiaTheme="majorEastAsia" w:cstheme="majorBidi"/>
              <w:b/>
              <w:bCs/>
              <w:i/>
              <w:sz w:val="28"/>
              <w:szCs w:val="26"/>
            </w:rPr>
          </w:rPrChange>
        </w:rPr>
        <w:t xml:space="preserve">Courrier en pièce jointe du mail </w:t>
      </w:r>
    </w:p>
    <w:p w14:paraId="655823C7" w14:textId="77777777" w:rsidR="000A566E" w:rsidRPr="00935764" w:rsidRDefault="000A566E" w:rsidP="000A566E">
      <w:pPr>
        <w:rPr>
          <w:rFonts w:ascii="Helvetica Neue Light" w:hAnsi="Helvetica Neue Light"/>
          <w:i/>
          <w:highlight w:val="yellow"/>
          <w:rPrChange w:id="10298" w:author="Arthur de Catheu" w:date="2014-06-20T17:08:00Z">
            <w:rPr>
              <w:i/>
              <w:highlight w:val="yellow"/>
            </w:rPr>
          </w:rPrChange>
        </w:rPr>
      </w:pPr>
    </w:p>
    <w:p w14:paraId="791A6997" w14:textId="77777777" w:rsidR="000A566E" w:rsidRPr="00935764" w:rsidRDefault="000A566E" w:rsidP="000A566E">
      <w:pPr>
        <w:rPr>
          <w:rFonts w:ascii="Helvetica Neue Light" w:hAnsi="Helvetica Neue Light"/>
          <w:rPrChange w:id="10299" w:author="Arthur de Catheu" w:date="2014-06-20T17:08:00Z">
            <w:rPr/>
          </w:rPrChange>
        </w:rPr>
      </w:pPr>
    </w:p>
    <w:p w14:paraId="61C140B4" w14:textId="605588BA" w:rsidR="00477C04" w:rsidRPr="00935764" w:rsidRDefault="00B3576E" w:rsidP="00477C04">
      <w:pPr>
        <w:spacing w:after="240"/>
        <w:jc w:val="center"/>
        <w:rPr>
          <w:rFonts w:ascii="Helvetica Neue Light" w:hAnsi="Helvetica Neue Light"/>
          <w:rPrChange w:id="10300" w:author="Arthur de Catheu" w:date="2014-06-20T17:08:00Z">
            <w:rPr/>
          </w:rPrChange>
        </w:rPr>
      </w:pPr>
      <w:r w:rsidRPr="00935764">
        <w:rPr>
          <w:rFonts w:ascii="Helvetica Neue Light" w:eastAsia="Arial" w:hAnsi="Helvetica Neue Light" w:cs="Arial"/>
          <w:rPrChange w:id="10301" w:author="Arthur de Catheu" w:date="2014-06-20T17:08:00Z">
            <w:rPr>
              <w:rFonts w:eastAsia="Arial" w:cs="Arial"/>
              <w:b/>
              <w:bCs/>
              <w:sz w:val="28"/>
              <w:szCs w:val="26"/>
            </w:rPr>
          </w:rPrChange>
        </w:rPr>
        <w:t xml:space="preserve"> </w:t>
      </w:r>
      <w:r w:rsidR="00477C04" w:rsidRPr="00935764">
        <w:rPr>
          <w:rFonts w:ascii="Helvetica Neue Light" w:eastAsia="Arial" w:hAnsi="Helvetica Neue Light" w:cs="Arial"/>
          <w:rPrChange w:id="10302" w:author="Arthur de Catheu" w:date="2014-06-20T17:08:00Z">
            <w:rPr>
              <w:rFonts w:eastAsia="Arial" w:cs="Arial"/>
              <w:b/>
              <w:bCs/>
              <w:sz w:val="28"/>
              <w:szCs w:val="26"/>
            </w:rPr>
          </w:rPrChange>
        </w:rPr>
        <w:t>[</w:t>
      </w:r>
      <w:proofErr w:type="gramStart"/>
      <w:r w:rsidR="00477C04" w:rsidRPr="00935764">
        <w:rPr>
          <w:rFonts w:ascii="Helvetica Neue Light" w:eastAsia="Arial" w:hAnsi="Helvetica Neue Light" w:cs="Arial"/>
          <w:i/>
          <w:rPrChange w:id="10303" w:author="Arthur de Catheu" w:date="2014-06-20T17:08:00Z">
            <w:rPr>
              <w:rFonts w:eastAsia="Arial" w:cs="Arial"/>
              <w:b/>
              <w:bCs/>
              <w:i/>
              <w:sz w:val="28"/>
              <w:szCs w:val="26"/>
            </w:rPr>
          </w:rPrChange>
        </w:rPr>
        <w:t>sur</w:t>
      </w:r>
      <w:proofErr w:type="gramEnd"/>
      <w:r w:rsidR="00477C04" w:rsidRPr="00935764">
        <w:rPr>
          <w:rFonts w:ascii="Helvetica Neue Light" w:eastAsia="Arial" w:hAnsi="Helvetica Neue Light" w:cs="Arial"/>
          <w:i/>
          <w:rPrChange w:id="10304" w:author="Arthur de Catheu" w:date="2014-06-20T17:08:00Z">
            <w:rPr>
              <w:rFonts w:eastAsia="Arial" w:cs="Arial"/>
              <w:b/>
              <w:bCs/>
              <w:i/>
              <w:sz w:val="28"/>
              <w:szCs w:val="26"/>
            </w:rPr>
          </w:rPrChange>
        </w:rPr>
        <w:t xml:space="preserve"> papier à en-tête du Cédant</w:t>
      </w:r>
      <w:r w:rsidR="00477C04" w:rsidRPr="00935764">
        <w:rPr>
          <w:rFonts w:ascii="Helvetica Neue Light" w:eastAsia="Arial" w:hAnsi="Helvetica Neue Light" w:cs="Arial"/>
          <w:rPrChange w:id="10305" w:author="Arthur de Catheu" w:date="2014-06-20T17:08:00Z">
            <w:rPr>
              <w:rFonts w:eastAsia="Arial" w:cs="Arial"/>
              <w:b/>
              <w:bCs/>
              <w:sz w:val="28"/>
              <w:szCs w:val="26"/>
            </w:rPr>
          </w:rPrChange>
        </w:rPr>
        <w:t>]</w:t>
      </w:r>
    </w:p>
    <w:p w14:paraId="4DDC2669" w14:textId="77777777" w:rsidR="00477C04" w:rsidRPr="00935764" w:rsidRDefault="00477C04" w:rsidP="00477C04">
      <w:pPr>
        <w:spacing w:after="240"/>
        <w:ind w:left="5103"/>
        <w:jc w:val="right"/>
        <w:rPr>
          <w:rFonts w:ascii="Helvetica Neue Light" w:hAnsi="Helvetica Neue Light"/>
          <w:rPrChange w:id="10306" w:author="Arthur de Catheu" w:date="2014-06-20T17:08:00Z">
            <w:rPr/>
          </w:rPrChange>
        </w:rPr>
      </w:pPr>
      <w:r w:rsidRPr="00935764">
        <w:rPr>
          <w:rFonts w:ascii="Helvetica Neue Light" w:eastAsia="Arial" w:hAnsi="Helvetica Neue Light" w:cs="Arial"/>
          <w:rPrChange w:id="10307" w:author="Arthur de Catheu" w:date="2014-06-20T17:08:00Z">
            <w:rPr>
              <w:rFonts w:eastAsia="Arial" w:cs="Arial"/>
              <w:b/>
              <w:bCs/>
              <w:sz w:val="28"/>
              <w:szCs w:val="26"/>
            </w:rPr>
          </w:rPrChange>
        </w:rPr>
        <w:t>[</w:t>
      </w:r>
      <w:r w:rsidRPr="00935764">
        <w:rPr>
          <w:rFonts w:ascii="Helvetica Neue Light" w:eastAsia="Arial" w:hAnsi="Helvetica Neue Light" w:cs="Arial"/>
          <w:i/>
          <w:rPrChange w:id="10308" w:author="Arthur de Catheu" w:date="2014-06-20T17:08:00Z">
            <w:rPr>
              <w:rFonts w:eastAsia="Arial" w:cs="Arial"/>
              <w:b/>
              <w:bCs/>
              <w:i/>
              <w:sz w:val="28"/>
              <w:szCs w:val="26"/>
            </w:rPr>
          </w:rPrChange>
        </w:rPr>
        <w:t>Lieu</w:t>
      </w:r>
      <w:r w:rsidRPr="00935764">
        <w:rPr>
          <w:rFonts w:ascii="Helvetica Neue Light" w:eastAsia="Arial" w:hAnsi="Helvetica Neue Light" w:cs="Arial"/>
          <w:rPrChange w:id="10309" w:author="Arthur de Catheu" w:date="2014-06-20T17:08:00Z">
            <w:rPr>
              <w:rFonts w:eastAsia="Arial" w:cs="Arial"/>
              <w:b/>
              <w:bCs/>
              <w:sz w:val="28"/>
              <w:szCs w:val="26"/>
            </w:rPr>
          </w:rPrChange>
        </w:rPr>
        <w:t xml:space="preserve">], </w:t>
      </w:r>
      <w:proofErr w:type="gramStart"/>
      <w:r w:rsidRPr="00935764">
        <w:rPr>
          <w:rFonts w:ascii="Helvetica Neue Light" w:eastAsia="Arial" w:hAnsi="Helvetica Neue Light" w:cs="Arial"/>
          <w:rPrChange w:id="10310" w:author="Arthur de Catheu" w:date="2014-06-20T17:08:00Z">
            <w:rPr>
              <w:rFonts w:eastAsia="Arial" w:cs="Arial"/>
              <w:b/>
              <w:bCs/>
              <w:sz w:val="28"/>
              <w:szCs w:val="26"/>
            </w:rPr>
          </w:rPrChange>
        </w:rPr>
        <w:t>le</w:t>
      </w:r>
      <w:proofErr w:type="gramEnd"/>
      <w:r w:rsidRPr="00935764">
        <w:rPr>
          <w:rFonts w:ascii="Helvetica Neue Light" w:eastAsia="Arial" w:hAnsi="Helvetica Neue Light" w:cs="Arial"/>
          <w:rPrChange w:id="10311" w:author="Arthur de Catheu" w:date="2014-06-20T17:08:00Z">
            <w:rPr>
              <w:rFonts w:eastAsia="Arial" w:cs="Arial"/>
              <w:b/>
              <w:bCs/>
              <w:sz w:val="28"/>
              <w:szCs w:val="26"/>
            </w:rPr>
          </w:rPrChange>
        </w:rPr>
        <w:t xml:space="preserve"> [</w:t>
      </w:r>
      <w:r w:rsidRPr="00935764">
        <w:rPr>
          <w:rFonts w:ascii="Helvetica Neue Light" w:eastAsia="Arial" w:hAnsi="Helvetica Neue Light" w:cs="Arial"/>
          <w:i/>
          <w:rPrChange w:id="10312" w:author="Arthur de Catheu" w:date="2014-06-20T17:08:00Z">
            <w:rPr>
              <w:rFonts w:eastAsia="Arial" w:cs="Arial"/>
              <w:b/>
              <w:bCs/>
              <w:i/>
              <w:sz w:val="28"/>
              <w:szCs w:val="26"/>
            </w:rPr>
          </w:rPrChange>
        </w:rPr>
        <w:t>date</w:t>
      </w:r>
      <w:r w:rsidRPr="00935764">
        <w:rPr>
          <w:rFonts w:ascii="Helvetica Neue Light" w:eastAsia="Arial" w:hAnsi="Helvetica Neue Light" w:cs="Arial"/>
          <w:rPrChange w:id="10313" w:author="Arthur de Catheu" w:date="2014-06-20T17:08:00Z">
            <w:rPr>
              <w:rFonts w:eastAsia="Arial" w:cs="Arial"/>
              <w:b/>
              <w:bCs/>
              <w:sz w:val="28"/>
              <w:szCs w:val="26"/>
            </w:rPr>
          </w:rPrChange>
        </w:rPr>
        <w:t>]</w:t>
      </w:r>
    </w:p>
    <w:p w14:paraId="11BA6F00" w14:textId="77777777" w:rsidR="00477C04" w:rsidRPr="00935764" w:rsidRDefault="00477C04" w:rsidP="00477C04">
      <w:pPr>
        <w:spacing w:after="240"/>
        <w:ind w:left="5103"/>
        <w:jc w:val="right"/>
        <w:rPr>
          <w:rFonts w:ascii="Helvetica Neue Light" w:hAnsi="Helvetica Neue Light"/>
          <w:rPrChange w:id="10314" w:author="Arthur de Catheu" w:date="2014-06-20T17:08:00Z">
            <w:rPr/>
          </w:rPrChange>
        </w:rPr>
      </w:pPr>
      <w:r w:rsidRPr="00935764">
        <w:rPr>
          <w:rFonts w:ascii="Helvetica Neue Light" w:eastAsia="Arial" w:hAnsi="Helvetica Neue Light" w:cs="Arial"/>
          <w:rPrChange w:id="10315" w:author="Arthur de Catheu" w:date="2014-06-20T17:08:00Z">
            <w:rPr>
              <w:rFonts w:eastAsia="Arial" w:cs="Arial"/>
              <w:b/>
              <w:bCs/>
              <w:sz w:val="28"/>
              <w:szCs w:val="26"/>
            </w:rPr>
          </w:rPrChange>
        </w:rPr>
        <w:t>[</w:t>
      </w:r>
      <w:r w:rsidRPr="00935764">
        <w:rPr>
          <w:rFonts w:ascii="Helvetica Neue Light" w:eastAsia="Arial" w:hAnsi="Helvetica Neue Light" w:cs="Arial"/>
          <w:i/>
          <w:rPrChange w:id="10316" w:author="Arthur de Catheu" w:date="2014-06-20T17:08:00Z">
            <w:rPr>
              <w:rFonts w:eastAsia="Arial" w:cs="Arial"/>
              <w:b/>
              <w:bCs/>
              <w:i/>
              <w:sz w:val="28"/>
              <w:szCs w:val="26"/>
            </w:rPr>
          </w:rPrChange>
        </w:rPr>
        <w:t>Dénomination du Débiteur</w:t>
      </w:r>
      <w:r w:rsidRPr="00935764">
        <w:rPr>
          <w:rFonts w:ascii="Helvetica Neue Light" w:eastAsia="Arial" w:hAnsi="Helvetica Neue Light" w:cs="Arial"/>
          <w:rPrChange w:id="10317" w:author="Arthur de Catheu" w:date="2014-06-20T17:08:00Z">
            <w:rPr>
              <w:rFonts w:eastAsia="Arial" w:cs="Arial"/>
              <w:b/>
              <w:bCs/>
              <w:sz w:val="28"/>
              <w:szCs w:val="26"/>
            </w:rPr>
          </w:rPrChange>
        </w:rPr>
        <w:t>]</w:t>
      </w:r>
    </w:p>
    <w:p w14:paraId="38411935" w14:textId="77777777" w:rsidR="00477C04" w:rsidRPr="00935764" w:rsidRDefault="00477C04" w:rsidP="00477C04">
      <w:pPr>
        <w:spacing w:after="240"/>
        <w:ind w:left="5103"/>
        <w:jc w:val="right"/>
        <w:rPr>
          <w:rFonts w:ascii="Helvetica Neue Light" w:hAnsi="Helvetica Neue Light"/>
          <w:rPrChange w:id="10318" w:author="Arthur de Catheu" w:date="2014-06-20T17:08:00Z">
            <w:rPr/>
          </w:rPrChange>
        </w:rPr>
      </w:pPr>
      <w:r w:rsidRPr="00935764">
        <w:rPr>
          <w:rFonts w:ascii="Helvetica Neue Light" w:eastAsia="Arial" w:hAnsi="Helvetica Neue Light" w:cs="Arial"/>
          <w:rPrChange w:id="10319" w:author="Arthur de Catheu" w:date="2014-06-20T17:08:00Z">
            <w:rPr>
              <w:rFonts w:eastAsia="Arial" w:cs="Arial"/>
              <w:b/>
              <w:bCs/>
              <w:sz w:val="28"/>
              <w:szCs w:val="26"/>
            </w:rPr>
          </w:rPrChange>
        </w:rPr>
        <w:t>[</w:t>
      </w:r>
      <w:r w:rsidRPr="00935764">
        <w:rPr>
          <w:rFonts w:ascii="Helvetica Neue Light" w:eastAsia="Arial" w:hAnsi="Helvetica Neue Light" w:cs="Arial"/>
          <w:i/>
          <w:rPrChange w:id="10320" w:author="Arthur de Catheu" w:date="2014-06-20T17:08:00Z">
            <w:rPr>
              <w:rFonts w:eastAsia="Arial" w:cs="Arial"/>
              <w:b/>
              <w:bCs/>
              <w:i/>
              <w:sz w:val="28"/>
              <w:szCs w:val="26"/>
            </w:rPr>
          </w:rPrChange>
        </w:rPr>
        <w:t>Adresse</w:t>
      </w:r>
      <w:r w:rsidRPr="00935764">
        <w:rPr>
          <w:rFonts w:ascii="Helvetica Neue Light" w:eastAsia="Arial" w:hAnsi="Helvetica Neue Light" w:cs="Arial"/>
          <w:rPrChange w:id="10321" w:author="Arthur de Catheu" w:date="2014-06-20T17:08:00Z">
            <w:rPr>
              <w:rFonts w:eastAsia="Arial" w:cs="Arial"/>
              <w:b/>
              <w:bCs/>
              <w:sz w:val="28"/>
              <w:szCs w:val="26"/>
            </w:rPr>
          </w:rPrChange>
        </w:rPr>
        <w:t>]</w:t>
      </w:r>
    </w:p>
    <w:p w14:paraId="3470E7A9" w14:textId="77777777" w:rsidR="00477C04" w:rsidRPr="00935764" w:rsidRDefault="00477C04" w:rsidP="00477C04">
      <w:pPr>
        <w:spacing w:after="240"/>
        <w:ind w:left="1080" w:hanging="1079"/>
        <w:rPr>
          <w:rFonts w:ascii="Helvetica Neue Light" w:hAnsi="Helvetica Neue Light"/>
          <w:rPrChange w:id="10322" w:author="Arthur de Catheu" w:date="2014-06-20T17:08:00Z">
            <w:rPr/>
          </w:rPrChange>
        </w:rPr>
      </w:pPr>
      <w:r w:rsidRPr="00935764">
        <w:rPr>
          <w:rFonts w:ascii="Helvetica Neue Light" w:eastAsia="Arial" w:hAnsi="Helvetica Neue Light" w:cs="Arial"/>
          <w:b/>
          <w:rPrChange w:id="10323" w:author="Arthur de Catheu" w:date="2014-06-20T17:08:00Z">
            <w:rPr>
              <w:rFonts w:eastAsia="Arial" w:cs="Arial"/>
              <w:b/>
              <w:bCs/>
              <w:sz w:val="28"/>
              <w:szCs w:val="26"/>
            </w:rPr>
          </w:rPrChange>
        </w:rPr>
        <w:t>Objet :</w:t>
      </w:r>
      <w:r w:rsidRPr="00935764">
        <w:rPr>
          <w:rFonts w:ascii="Helvetica Neue Light" w:eastAsia="Arial" w:hAnsi="Helvetica Neue Light" w:cs="Arial"/>
          <w:b/>
          <w:rPrChange w:id="10324" w:author="Arthur de Catheu" w:date="2014-06-20T17:08:00Z">
            <w:rPr>
              <w:rFonts w:eastAsia="Arial" w:cs="Arial"/>
              <w:b/>
              <w:bCs/>
              <w:sz w:val="28"/>
              <w:szCs w:val="26"/>
            </w:rPr>
          </w:rPrChange>
        </w:rPr>
        <w:tab/>
        <w:t>Notification de cession de créances et instructions de paiement</w:t>
      </w:r>
    </w:p>
    <w:p w14:paraId="6A741D54" w14:textId="77777777" w:rsidR="00477C04" w:rsidRPr="00935764" w:rsidRDefault="00477C04" w:rsidP="00477C04">
      <w:pPr>
        <w:spacing w:after="240"/>
        <w:rPr>
          <w:rFonts w:ascii="Helvetica Neue Light" w:hAnsi="Helvetica Neue Light"/>
          <w:rPrChange w:id="10325" w:author="Arthur de Catheu" w:date="2014-06-20T17:08:00Z">
            <w:rPr/>
          </w:rPrChange>
        </w:rPr>
      </w:pPr>
      <w:r w:rsidRPr="00935764">
        <w:rPr>
          <w:rFonts w:ascii="Helvetica Neue Light" w:eastAsia="Arial" w:hAnsi="Helvetica Neue Light" w:cs="Arial"/>
          <w:rPrChange w:id="10326" w:author="Arthur de Catheu" w:date="2014-06-20T17:08:00Z">
            <w:rPr>
              <w:rFonts w:eastAsia="Arial" w:cs="Arial"/>
              <w:b/>
              <w:bCs/>
              <w:sz w:val="28"/>
              <w:szCs w:val="26"/>
            </w:rPr>
          </w:rPrChange>
        </w:rPr>
        <w:t>Madame, Monsieur,</w:t>
      </w:r>
    </w:p>
    <w:p w14:paraId="0395FEAE" w14:textId="6DF5D330" w:rsidR="00477C04" w:rsidRPr="00935764" w:rsidRDefault="00477C04" w:rsidP="00477C04">
      <w:pPr>
        <w:spacing w:after="240"/>
        <w:rPr>
          <w:rFonts w:ascii="Helvetica Neue Light" w:hAnsi="Helvetica Neue Light"/>
          <w:rPrChange w:id="10327" w:author="Arthur de Catheu" w:date="2014-06-20T17:08:00Z">
            <w:rPr/>
          </w:rPrChange>
        </w:rPr>
      </w:pPr>
      <w:r w:rsidRPr="00935764">
        <w:rPr>
          <w:rFonts w:ascii="Helvetica Neue Light" w:eastAsia="Arial" w:hAnsi="Helvetica Neue Light" w:cs="Arial"/>
          <w:rPrChange w:id="10328" w:author="Arthur de Catheu" w:date="2014-06-20T17:08:00Z">
            <w:rPr>
              <w:rFonts w:eastAsia="Arial" w:cs="Arial"/>
              <w:b/>
              <w:bCs/>
              <w:sz w:val="28"/>
              <w:szCs w:val="26"/>
            </w:rPr>
          </w:rPrChange>
        </w:rPr>
        <w:t>Nous vous informons qu’aux termes d’un acte de cession de créances en date du [</w:t>
      </w:r>
      <w:r w:rsidRPr="00935764">
        <w:rPr>
          <w:rFonts w:ascii="Helvetica Neue Light" w:eastAsia="Arial" w:hAnsi="Helvetica Neue Light" w:cs="Arial"/>
          <w:i/>
          <w:rPrChange w:id="10329" w:author="Arthur de Catheu" w:date="2014-06-20T17:08:00Z">
            <w:rPr>
              <w:rFonts w:eastAsia="Arial" w:cs="Arial"/>
              <w:b/>
              <w:bCs/>
              <w:i/>
              <w:sz w:val="28"/>
              <w:szCs w:val="26"/>
            </w:rPr>
          </w:rPrChange>
        </w:rPr>
        <w:t>date</w:t>
      </w:r>
      <w:r w:rsidRPr="00935764">
        <w:rPr>
          <w:rFonts w:ascii="Helvetica Neue Light" w:eastAsia="Arial" w:hAnsi="Helvetica Neue Light" w:cs="Arial"/>
          <w:rPrChange w:id="10330" w:author="Arthur de Catheu" w:date="2014-06-20T17:08:00Z">
            <w:rPr>
              <w:rFonts w:eastAsia="Arial" w:cs="Arial"/>
              <w:b/>
              <w:bCs/>
              <w:sz w:val="28"/>
              <w:szCs w:val="26"/>
            </w:rPr>
          </w:rPrChange>
        </w:rPr>
        <w:t>], notre société [</w:t>
      </w:r>
      <w:r w:rsidRPr="00935764">
        <w:rPr>
          <w:rFonts w:ascii="Helvetica Neue Light" w:eastAsia="Arial" w:hAnsi="Helvetica Neue Light" w:cs="Arial"/>
          <w:i/>
          <w:rPrChange w:id="10331" w:author="Arthur de Catheu" w:date="2014-06-20T17:08:00Z">
            <w:rPr>
              <w:rFonts w:eastAsia="Arial" w:cs="Arial"/>
              <w:b/>
              <w:bCs/>
              <w:i/>
              <w:sz w:val="28"/>
              <w:szCs w:val="26"/>
            </w:rPr>
          </w:rPrChange>
        </w:rPr>
        <w:t>dénomination de la société cédante</w:t>
      </w:r>
      <w:r w:rsidRPr="00935764">
        <w:rPr>
          <w:rFonts w:ascii="Helvetica Neue Light" w:eastAsia="Arial" w:hAnsi="Helvetica Neue Light" w:cs="Arial"/>
          <w:rPrChange w:id="10332" w:author="Arthur de Catheu" w:date="2014-06-20T17:08:00Z">
            <w:rPr>
              <w:rFonts w:eastAsia="Arial" w:cs="Arial"/>
              <w:b/>
              <w:bCs/>
              <w:sz w:val="28"/>
              <w:szCs w:val="26"/>
            </w:rPr>
          </w:rPrChange>
        </w:rPr>
        <w:t>] dont vous êtes le débiteur, a cédé les créances désignées ci-dessous au fonds commun de titrisation dénommé « </w:t>
      </w:r>
      <w:r w:rsidR="003918F6" w:rsidRPr="00935764">
        <w:rPr>
          <w:rFonts w:ascii="Helvetica Neue Light" w:eastAsia="Arial" w:hAnsi="Helvetica Neue Light" w:cs="Arial"/>
          <w:rPrChange w:id="10333" w:author="Arthur de Catheu" w:date="2014-06-20T17:08:00Z">
            <w:rPr>
              <w:rFonts w:eastAsia="Arial" w:cs="Arial"/>
              <w:b/>
              <w:bCs/>
              <w:sz w:val="28"/>
              <w:szCs w:val="26"/>
            </w:rPr>
          </w:rPrChange>
        </w:rPr>
        <w:t>’FCT Finexkap Créances Co N°1</w:t>
      </w:r>
      <w:r w:rsidRPr="00935764">
        <w:rPr>
          <w:rFonts w:ascii="Helvetica Neue Light" w:eastAsia="Arial" w:hAnsi="Helvetica Neue Light" w:cs="Arial"/>
          <w:rPrChange w:id="10334" w:author="Arthur de Catheu" w:date="2014-06-20T17:08:00Z">
            <w:rPr>
              <w:rFonts w:eastAsia="Arial" w:cs="Arial"/>
              <w:b/>
              <w:bCs/>
              <w:sz w:val="28"/>
              <w:szCs w:val="26"/>
            </w:rPr>
          </w:rPrChange>
        </w:rPr>
        <w:t xml:space="preserve"> » représenté par sa société de gestion </w:t>
      </w:r>
      <w:r w:rsidR="00204B6C" w:rsidRPr="00935764">
        <w:rPr>
          <w:rFonts w:ascii="Helvetica Neue Light" w:hAnsi="Helvetica Neue Light" w:cs="Arial"/>
          <w:szCs w:val="20"/>
          <w:rPrChange w:id="10335" w:author="Arthur de Catheu" w:date="2014-06-20T17:08:00Z">
            <w:rPr>
              <w:rFonts w:eastAsiaTheme="majorEastAsia" w:cs="Arial"/>
              <w:b/>
              <w:bCs/>
              <w:sz w:val="28"/>
              <w:szCs w:val="20"/>
            </w:rPr>
          </w:rPrChange>
        </w:rPr>
        <w:t xml:space="preserve">Finexkap </w:t>
      </w:r>
      <w:r w:rsidR="002119A8" w:rsidRPr="00935764">
        <w:rPr>
          <w:rFonts w:ascii="Helvetica Neue Light" w:eastAsia="Arial" w:hAnsi="Helvetica Neue Light" w:cs="Arial"/>
          <w:rPrChange w:id="10336" w:author="Arthur de Catheu" w:date="2014-06-20T17:08:00Z">
            <w:rPr>
              <w:rFonts w:eastAsia="Arial" w:cs="Arial"/>
              <w:b/>
              <w:bCs/>
              <w:sz w:val="28"/>
              <w:szCs w:val="26"/>
            </w:rPr>
          </w:rPrChange>
        </w:rPr>
        <w:t>AM</w:t>
      </w:r>
      <w:r w:rsidRPr="00935764">
        <w:rPr>
          <w:rFonts w:ascii="Helvetica Neue Light" w:eastAsia="Arial" w:hAnsi="Helvetica Neue Light" w:cs="Arial"/>
          <w:rPrChange w:id="10337" w:author="Arthur de Catheu" w:date="2014-06-20T17:08:00Z">
            <w:rPr>
              <w:rFonts w:eastAsia="Arial" w:cs="Arial"/>
              <w:b/>
              <w:bCs/>
              <w:sz w:val="28"/>
              <w:szCs w:val="26"/>
            </w:rPr>
          </w:rPrChange>
        </w:rPr>
        <w:t>.</w:t>
      </w:r>
    </w:p>
    <w:p w14:paraId="2C58008D" w14:textId="2E0CBA09" w:rsidR="00477C04" w:rsidRPr="00935764" w:rsidRDefault="00477C04" w:rsidP="00477C04">
      <w:pPr>
        <w:spacing w:after="240"/>
        <w:rPr>
          <w:rFonts w:ascii="Helvetica Neue Light" w:hAnsi="Helvetica Neue Light"/>
          <w:rPrChange w:id="10338" w:author="Arthur de Catheu" w:date="2014-06-20T17:08:00Z">
            <w:rPr/>
          </w:rPrChange>
        </w:rPr>
      </w:pPr>
      <w:r w:rsidRPr="00935764">
        <w:rPr>
          <w:rFonts w:ascii="Helvetica Neue Light" w:eastAsia="Arial" w:hAnsi="Helvetica Neue Light" w:cs="Arial"/>
          <w:rPrChange w:id="10339" w:author="Arthur de Catheu" w:date="2014-06-20T17:08:00Z">
            <w:rPr>
              <w:rFonts w:eastAsia="Arial" w:cs="Arial"/>
              <w:b/>
              <w:bCs/>
              <w:sz w:val="28"/>
              <w:szCs w:val="26"/>
            </w:rPr>
          </w:rPrChange>
        </w:rPr>
        <w:lastRenderedPageBreak/>
        <w:t xml:space="preserve">En outre, la gestion et le recouvrement des créances acquises par le </w:t>
      </w:r>
      <w:r w:rsidR="003918F6" w:rsidRPr="00935764">
        <w:rPr>
          <w:rFonts w:ascii="Helvetica Neue Light" w:eastAsia="Arial" w:hAnsi="Helvetica Neue Light" w:cs="Arial"/>
          <w:rPrChange w:id="10340" w:author="Arthur de Catheu" w:date="2014-06-20T17:08:00Z">
            <w:rPr>
              <w:rFonts w:eastAsia="Arial" w:cs="Arial"/>
              <w:b/>
              <w:bCs/>
              <w:sz w:val="28"/>
              <w:szCs w:val="26"/>
            </w:rPr>
          </w:rPrChange>
        </w:rPr>
        <w:t>‘FCT Finexkap Créances Co N°1</w:t>
      </w:r>
      <w:r w:rsidRPr="00935764">
        <w:rPr>
          <w:rFonts w:ascii="Helvetica Neue Light" w:eastAsia="Arial" w:hAnsi="Helvetica Neue Light" w:cs="Arial"/>
          <w:rPrChange w:id="10341" w:author="Arthur de Catheu" w:date="2014-06-20T17:08:00Z">
            <w:rPr>
              <w:rFonts w:eastAsia="Arial" w:cs="Arial"/>
              <w:b/>
              <w:bCs/>
              <w:sz w:val="28"/>
              <w:szCs w:val="26"/>
            </w:rPr>
          </w:rPrChange>
        </w:rPr>
        <w:t xml:space="preserve">  ont été confiés à la société </w:t>
      </w:r>
      <w:r w:rsidR="00204B6C" w:rsidRPr="00935764">
        <w:rPr>
          <w:rFonts w:ascii="Helvetica Neue Light" w:hAnsi="Helvetica Neue Light" w:cs="Arial"/>
          <w:szCs w:val="20"/>
          <w:rPrChange w:id="10342" w:author="Arthur de Catheu" w:date="2014-06-20T17:08:00Z">
            <w:rPr>
              <w:rFonts w:eastAsiaTheme="majorEastAsia" w:cs="Arial"/>
              <w:b/>
              <w:bCs/>
              <w:sz w:val="28"/>
              <w:szCs w:val="20"/>
            </w:rPr>
          </w:rPrChange>
        </w:rPr>
        <w:t xml:space="preserve">Finexkap </w:t>
      </w:r>
      <w:r w:rsidR="002119A8" w:rsidRPr="00935764">
        <w:rPr>
          <w:rFonts w:ascii="Helvetica Neue Light" w:eastAsia="Arial" w:hAnsi="Helvetica Neue Light" w:cs="Arial"/>
          <w:rPrChange w:id="10343" w:author="Arthur de Catheu" w:date="2014-06-20T17:08:00Z">
            <w:rPr>
              <w:rFonts w:eastAsia="Arial" w:cs="Arial"/>
              <w:b/>
              <w:bCs/>
              <w:sz w:val="28"/>
              <w:szCs w:val="26"/>
            </w:rPr>
          </w:rPrChange>
        </w:rPr>
        <w:t>AM</w:t>
      </w:r>
      <w:r w:rsidRPr="00935764">
        <w:rPr>
          <w:rFonts w:ascii="Helvetica Neue Light" w:eastAsia="Arial" w:hAnsi="Helvetica Neue Light" w:cs="Arial"/>
          <w:rPrChange w:id="10344" w:author="Arthur de Catheu" w:date="2014-06-20T17:08:00Z">
            <w:rPr>
              <w:rFonts w:eastAsia="Arial" w:cs="Arial"/>
              <w:b/>
              <w:bCs/>
              <w:sz w:val="28"/>
              <w:szCs w:val="26"/>
            </w:rPr>
          </w:rPrChange>
        </w:rPr>
        <w:t xml:space="preserve"> (avec faculté de subdélégation de tout ou partie des missions de recouvrement à la société EULER HERMES RECOUVREMENT FRANCE).</w:t>
      </w:r>
    </w:p>
    <w:p w14:paraId="4719E28F" w14:textId="5E3573AE" w:rsidR="00477C04" w:rsidRPr="00935764" w:rsidRDefault="00477C04" w:rsidP="00477C04">
      <w:pPr>
        <w:spacing w:after="240"/>
        <w:rPr>
          <w:rFonts w:ascii="Helvetica Neue Light" w:eastAsia="Arial" w:hAnsi="Helvetica Neue Light" w:cs="Arial"/>
          <w:rPrChange w:id="10345" w:author="Arthur de Catheu" w:date="2014-06-20T17:08:00Z">
            <w:rPr>
              <w:rFonts w:eastAsia="Arial" w:cs="Arial"/>
            </w:rPr>
          </w:rPrChange>
        </w:rPr>
      </w:pPr>
      <w:r w:rsidRPr="00935764">
        <w:rPr>
          <w:rFonts w:ascii="Helvetica Neue Light" w:eastAsia="Arial" w:hAnsi="Helvetica Neue Light" w:cs="Arial"/>
          <w:rPrChange w:id="10346" w:author="Arthur de Catheu" w:date="2014-06-20T17:08:00Z">
            <w:rPr>
              <w:rFonts w:eastAsia="Arial" w:cs="Arial"/>
              <w:b/>
              <w:bCs/>
              <w:sz w:val="28"/>
              <w:szCs w:val="26"/>
            </w:rPr>
          </w:rPrChange>
        </w:rPr>
        <w:t xml:space="preserve">Les créances concernées par la cession au </w:t>
      </w:r>
      <w:r w:rsidR="003918F6" w:rsidRPr="00935764">
        <w:rPr>
          <w:rFonts w:ascii="Helvetica Neue Light" w:eastAsia="Arial" w:hAnsi="Helvetica Neue Light" w:cs="Arial"/>
          <w:rPrChange w:id="10347" w:author="Arthur de Catheu" w:date="2014-06-20T17:08:00Z">
            <w:rPr>
              <w:rFonts w:eastAsia="Arial" w:cs="Arial"/>
              <w:b/>
              <w:bCs/>
              <w:sz w:val="28"/>
              <w:szCs w:val="26"/>
            </w:rPr>
          </w:rPrChange>
        </w:rPr>
        <w:t>‘FCT Finexkap Créances Co N°1</w:t>
      </w:r>
      <w:r w:rsidRPr="00935764">
        <w:rPr>
          <w:rFonts w:ascii="Helvetica Neue Light" w:eastAsia="Arial" w:hAnsi="Helvetica Neue Light" w:cs="Arial"/>
          <w:rPrChange w:id="10348" w:author="Arthur de Catheu" w:date="2014-06-20T17:08:00Z">
            <w:rPr>
              <w:rFonts w:eastAsia="Arial" w:cs="Arial"/>
              <w:b/>
              <w:bCs/>
              <w:sz w:val="28"/>
              <w:szCs w:val="26"/>
            </w:rPr>
          </w:rPrChange>
        </w:rPr>
        <w:t xml:space="preserve"> et dont vous êtes redevable sont désignées ci-après (les </w:t>
      </w:r>
      <w:r w:rsidRPr="00935764">
        <w:rPr>
          <w:rFonts w:ascii="Helvetica Neue Light" w:eastAsia="Arial" w:hAnsi="Helvetica Neue Light" w:cs="Arial"/>
          <w:b/>
          <w:i/>
          <w:rPrChange w:id="10349" w:author="Arthur de Catheu" w:date="2014-06-20T17:08:00Z">
            <w:rPr>
              <w:rFonts w:eastAsia="Arial" w:cs="Arial"/>
              <w:b/>
              <w:bCs/>
              <w:i/>
              <w:sz w:val="28"/>
              <w:szCs w:val="26"/>
            </w:rPr>
          </w:rPrChange>
        </w:rPr>
        <w:t>Créances Cédées</w:t>
      </w:r>
      <w:r w:rsidRPr="00935764">
        <w:rPr>
          <w:rFonts w:ascii="Helvetica Neue Light" w:eastAsia="Arial" w:hAnsi="Helvetica Neue Light" w:cs="Arial"/>
          <w:rPrChange w:id="10350" w:author="Arthur de Catheu" w:date="2014-06-20T17:08:00Z">
            <w:rPr>
              <w:rFonts w:eastAsia="Arial" w:cs="Arial"/>
              <w:b/>
              <w:bCs/>
              <w:sz w:val="28"/>
              <w:szCs w:val="26"/>
            </w:rPr>
          </w:rPrChange>
        </w:rPr>
        <w:t>)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566"/>
        <w:gridCol w:w="1408"/>
        <w:gridCol w:w="563"/>
        <w:gridCol w:w="586"/>
        <w:gridCol w:w="741"/>
        <w:gridCol w:w="1212"/>
        <w:gridCol w:w="1386"/>
        <w:gridCol w:w="3160"/>
      </w:tblGrid>
      <w:tr w:rsidR="00477C04" w:rsidRPr="00935764" w14:paraId="1C943A31" w14:textId="77777777" w:rsidTr="00F74085">
        <w:trPr>
          <w:trHeight w:val="520"/>
        </w:trPr>
        <w:tc>
          <w:tcPr>
            <w:tcW w:w="5000" w:type="pct"/>
            <w:gridSpan w:val="8"/>
            <w:tcMar>
              <w:top w:w="100" w:type="dxa"/>
              <w:left w:w="70" w:type="dxa"/>
              <w:bottom w:w="100" w:type="dxa"/>
              <w:right w:w="70" w:type="dxa"/>
            </w:tcMar>
            <w:vAlign w:val="center"/>
          </w:tcPr>
          <w:p w14:paraId="471570C6" w14:textId="77777777" w:rsidR="00477C04" w:rsidRPr="00935764" w:rsidRDefault="00477C04" w:rsidP="00F74085">
            <w:pPr>
              <w:spacing w:after="200" w:line="276" w:lineRule="auto"/>
              <w:jc w:val="center"/>
              <w:rPr>
                <w:rFonts w:ascii="Helvetica Neue Light" w:eastAsia="Arial" w:hAnsi="Helvetica Neue Light" w:cs="Arial"/>
                <w:b/>
                <w:sz w:val="18"/>
                <w:szCs w:val="18"/>
                <w:rPrChange w:id="10351" w:author="Arthur de Catheu" w:date="2014-06-20T17:08:00Z">
                  <w:rPr>
                    <w:rFonts w:eastAsia="Arial" w:cs="Arial"/>
                    <w:b/>
                    <w:sz w:val="18"/>
                    <w:szCs w:val="18"/>
                  </w:rPr>
                </w:rPrChange>
              </w:rPr>
            </w:pPr>
            <w:r w:rsidRPr="00935764">
              <w:rPr>
                <w:rFonts w:ascii="Helvetica Neue Light" w:eastAsia="Arial" w:hAnsi="Helvetica Neue Light" w:cs="Arial"/>
                <w:b/>
                <w:sz w:val="18"/>
                <w:szCs w:val="18"/>
                <w:rPrChange w:id="10352" w:author="Arthur de Catheu" w:date="2014-06-20T17:08:00Z">
                  <w:rPr>
                    <w:rFonts w:eastAsia="Arial" w:cs="Arial"/>
                    <w:b/>
                    <w:bCs/>
                    <w:sz w:val="18"/>
                    <w:szCs w:val="18"/>
                  </w:rPr>
                </w:rPrChange>
              </w:rPr>
              <w:t>Liste des Créances Cédées</w:t>
            </w:r>
          </w:p>
        </w:tc>
      </w:tr>
      <w:tr w:rsidR="00477C04" w:rsidRPr="00935764" w14:paraId="075A0FD0" w14:textId="77777777" w:rsidTr="00F74085">
        <w:trPr>
          <w:trHeight w:val="400"/>
        </w:trPr>
        <w:tc>
          <w:tcPr>
            <w:tcW w:w="293" w:type="pct"/>
            <w:tcMar>
              <w:top w:w="100" w:type="dxa"/>
              <w:left w:w="70" w:type="dxa"/>
              <w:bottom w:w="100" w:type="dxa"/>
              <w:right w:w="70" w:type="dxa"/>
            </w:tcMar>
            <w:vAlign w:val="center"/>
          </w:tcPr>
          <w:p w14:paraId="7D89309B" w14:textId="77777777" w:rsidR="00477C04" w:rsidRPr="00935764" w:rsidRDefault="00477C04" w:rsidP="00F74085">
            <w:pPr>
              <w:spacing w:after="240"/>
              <w:jc w:val="center"/>
              <w:rPr>
                <w:rFonts w:ascii="Helvetica Neue Light" w:hAnsi="Helvetica Neue Light"/>
                <w:sz w:val="18"/>
                <w:szCs w:val="18"/>
                <w:rPrChange w:id="10353" w:author="Arthur de Catheu" w:date="2014-06-20T17:08:00Z">
                  <w:rPr>
                    <w:sz w:val="18"/>
                    <w:szCs w:val="18"/>
                  </w:rPr>
                </w:rPrChange>
              </w:rPr>
            </w:pPr>
            <w:r w:rsidRPr="00935764">
              <w:rPr>
                <w:rFonts w:ascii="Helvetica Neue Light" w:eastAsia="Arial" w:hAnsi="Helvetica Neue Light" w:cs="Arial"/>
                <w:b/>
                <w:sz w:val="18"/>
                <w:szCs w:val="18"/>
                <w:rPrChange w:id="10354" w:author="Arthur de Catheu" w:date="2014-06-20T17:08:00Z">
                  <w:rPr>
                    <w:rFonts w:eastAsia="Arial" w:cs="Arial"/>
                    <w:b/>
                    <w:bCs/>
                    <w:sz w:val="18"/>
                    <w:szCs w:val="18"/>
                  </w:rPr>
                </w:rPrChange>
              </w:rPr>
              <w:t>Date</w:t>
            </w:r>
          </w:p>
        </w:tc>
        <w:tc>
          <w:tcPr>
            <w:tcW w:w="732" w:type="pct"/>
            <w:tcMar>
              <w:top w:w="100" w:type="dxa"/>
              <w:left w:w="70" w:type="dxa"/>
              <w:bottom w:w="100" w:type="dxa"/>
              <w:right w:w="70" w:type="dxa"/>
            </w:tcMar>
            <w:vAlign w:val="center"/>
          </w:tcPr>
          <w:p w14:paraId="131A9D1A" w14:textId="77777777" w:rsidR="00477C04" w:rsidRPr="00935764" w:rsidRDefault="00477C04" w:rsidP="00F74085">
            <w:pPr>
              <w:spacing w:after="240"/>
              <w:jc w:val="center"/>
              <w:rPr>
                <w:rFonts w:ascii="Helvetica Neue Light" w:hAnsi="Helvetica Neue Light"/>
                <w:sz w:val="18"/>
                <w:szCs w:val="18"/>
                <w:rPrChange w:id="10355" w:author="Arthur de Catheu" w:date="2014-06-20T17:08:00Z">
                  <w:rPr>
                    <w:sz w:val="18"/>
                    <w:szCs w:val="18"/>
                  </w:rPr>
                </w:rPrChange>
              </w:rPr>
            </w:pPr>
            <w:r w:rsidRPr="00935764">
              <w:rPr>
                <w:rFonts w:ascii="Helvetica Neue Light" w:eastAsia="Arial" w:hAnsi="Helvetica Neue Light" w:cs="Arial"/>
                <w:b/>
                <w:sz w:val="18"/>
                <w:szCs w:val="18"/>
                <w:rPrChange w:id="10356" w:author="Arthur de Catheu" w:date="2014-06-20T17:08:00Z">
                  <w:rPr>
                    <w:rFonts w:eastAsia="Arial" w:cs="Arial"/>
                    <w:b/>
                    <w:bCs/>
                    <w:sz w:val="18"/>
                    <w:szCs w:val="18"/>
                  </w:rPr>
                </w:rPrChange>
              </w:rPr>
              <w:t>N° de Facture</w:t>
            </w:r>
          </w:p>
        </w:tc>
        <w:tc>
          <w:tcPr>
            <w:tcW w:w="983" w:type="pct"/>
            <w:gridSpan w:val="3"/>
            <w:tcMar>
              <w:top w:w="100" w:type="dxa"/>
              <w:left w:w="70" w:type="dxa"/>
              <w:bottom w:w="100" w:type="dxa"/>
              <w:right w:w="70" w:type="dxa"/>
            </w:tcMar>
            <w:vAlign w:val="center"/>
          </w:tcPr>
          <w:p w14:paraId="7F09AC68" w14:textId="77777777" w:rsidR="00477C04" w:rsidRPr="00935764" w:rsidRDefault="00477C04" w:rsidP="00F74085">
            <w:pPr>
              <w:spacing w:after="200" w:line="276" w:lineRule="auto"/>
              <w:jc w:val="center"/>
              <w:rPr>
                <w:rFonts w:ascii="Helvetica Neue Light" w:hAnsi="Helvetica Neue Light"/>
                <w:sz w:val="18"/>
                <w:szCs w:val="18"/>
                <w:rPrChange w:id="10357" w:author="Arthur de Catheu" w:date="2014-06-20T17:08:00Z">
                  <w:rPr>
                    <w:sz w:val="18"/>
                    <w:szCs w:val="18"/>
                  </w:rPr>
                </w:rPrChange>
              </w:rPr>
            </w:pPr>
            <w:r w:rsidRPr="00935764">
              <w:rPr>
                <w:rFonts w:ascii="Helvetica Neue Light" w:eastAsia="Arial" w:hAnsi="Helvetica Neue Light" w:cs="Arial"/>
                <w:b/>
                <w:sz w:val="18"/>
                <w:szCs w:val="18"/>
                <w:rPrChange w:id="10358" w:author="Arthur de Catheu" w:date="2014-06-20T17:08:00Z">
                  <w:rPr>
                    <w:rFonts w:eastAsia="Arial" w:cs="Arial"/>
                    <w:b/>
                    <w:bCs/>
                    <w:sz w:val="18"/>
                    <w:szCs w:val="18"/>
                  </w:rPr>
                </w:rPrChange>
              </w:rPr>
              <w:t>Échéance</w:t>
            </w:r>
          </w:p>
        </w:tc>
        <w:tc>
          <w:tcPr>
            <w:tcW w:w="630" w:type="pct"/>
            <w:vAlign w:val="center"/>
          </w:tcPr>
          <w:p w14:paraId="31281A4D" w14:textId="77777777" w:rsidR="00477C04" w:rsidRPr="00935764" w:rsidRDefault="00477C04" w:rsidP="00F74085">
            <w:pPr>
              <w:spacing w:after="200" w:line="276" w:lineRule="auto"/>
              <w:jc w:val="center"/>
              <w:rPr>
                <w:rFonts w:ascii="Helvetica Neue Light" w:hAnsi="Helvetica Neue Light"/>
                <w:sz w:val="18"/>
                <w:szCs w:val="18"/>
                <w:rPrChange w:id="10359" w:author="Arthur de Catheu" w:date="2014-06-20T17:08:00Z">
                  <w:rPr>
                    <w:sz w:val="18"/>
                    <w:szCs w:val="18"/>
                  </w:rPr>
                </w:rPrChange>
              </w:rPr>
            </w:pPr>
            <w:r w:rsidRPr="00935764">
              <w:rPr>
                <w:rFonts w:ascii="Helvetica Neue Light" w:eastAsia="Arial" w:hAnsi="Helvetica Neue Light" w:cs="Arial"/>
                <w:b/>
                <w:sz w:val="18"/>
                <w:szCs w:val="18"/>
                <w:rPrChange w:id="10360" w:author="Arthur de Catheu" w:date="2014-06-20T17:08:00Z">
                  <w:rPr>
                    <w:rFonts w:eastAsia="Arial" w:cs="Arial"/>
                    <w:b/>
                    <w:bCs/>
                    <w:sz w:val="18"/>
                    <w:szCs w:val="18"/>
                  </w:rPr>
                </w:rPrChange>
              </w:rPr>
              <w:t>Montant H.T.</w:t>
            </w:r>
          </w:p>
        </w:tc>
        <w:tc>
          <w:tcPr>
            <w:tcW w:w="720" w:type="pct"/>
            <w:vAlign w:val="center"/>
          </w:tcPr>
          <w:p w14:paraId="6A85D403" w14:textId="77777777" w:rsidR="00477C04" w:rsidRPr="00935764" w:rsidRDefault="00477C04" w:rsidP="00F74085">
            <w:pPr>
              <w:spacing w:after="200" w:line="276" w:lineRule="auto"/>
              <w:jc w:val="center"/>
              <w:rPr>
                <w:rFonts w:ascii="Helvetica Neue Light" w:eastAsia="Arial" w:hAnsi="Helvetica Neue Light" w:cs="Arial"/>
                <w:b/>
                <w:sz w:val="18"/>
                <w:szCs w:val="18"/>
                <w:rPrChange w:id="10361" w:author="Arthur de Catheu" w:date="2014-06-20T17:08:00Z">
                  <w:rPr>
                    <w:rFonts w:eastAsia="Arial" w:cs="Arial"/>
                    <w:b/>
                    <w:sz w:val="18"/>
                    <w:szCs w:val="18"/>
                  </w:rPr>
                </w:rPrChange>
              </w:rPr>
            </w:pPr>
            <w:r w:rsidRPr="00935764">
              <w:rPr>
                <w:rFonts w:ascii="Helvetica Neue Light" w:eastAsia="Arial" w:hAnsi="Helvetica Neue Light" w:cs="Arial"/>
                <w:b/>
                <w:sz w:val="18"/>
                <w:szCs w:val="18"/>
                <w:rPrChange w:id="10362" w:author="Arthur de Catheu" w:date="2014-06-20T17:08:00Z">
                  <w:rPr>
                    <w:rFonts w:eastAsia="Arial" w:cs="Arial"/>
                    <w:b/>
                    <w:bCs/>
                    <w:sz w:val="18"/>
                    <w:szCs w:val="18"/>
                  </w:rPr>
                </w:rPrChange>
              </w:rPr>
              <w:t>Montant T.T.C.</w:t>
            </w:r>
          </w:p>
        </w:tc>
        <w:tc>
          <w:tcPr>
            <w:tcW w:w="1642" w:type="pct"/>
            <w:vAlign w:val="center"/>
          </w:tcPr>
          <w:p w14:paraId="2B236157" w14:textId="59975A9A" w:rsidR="00477C04" w:rsidRPr="00935764" w:rsidRDefault="00477C04" w:rsidP="00204B6C">
            <w:pPr>
              <w:spacing w:after="200" w:line="276" w:lineRule="auto"/>
              <w:jc w:val="center"/>
              <w:rPr>
                <w:rFonts w:ascii="Helvetica Neue Light" w:eastAsia="Arial" w:hAnsi="Helvetica Neue Light" w:cs="Arial"/>
                <w:b/>
                <w:sz w:val="18"/>
                <w:szCs w:val="18"/>
                <w:rPrChange w:id="10363" w:author="Arthur de Catheu" w:date="2014-06-20T17:08:00Z">
                  <w:rPr>
                    <w:rFonts w:eastAsia="Arial" w:cs="Arial"/>
                    <w:b/>
                    <w:sz w:val="18"/>
                    <w:szCs w:val="18"/>
                  </w:rPr>
                </w:rPrChange>
              </w:rPr>
            </w:pPr>
            <w:r w:rsidRPr="00935764">
              <w:rPr>
                <w:rFonts w:ascii="Helvetica Neue Light" w:eastAsia="Arial" w:hAnsi="Helvetica Neue Light" w:cs="Arial"/>
                <w:b/>
                <w:sz w:val="18"/>
                <w:szCs w:val="18"/>
                <w:rPrChange w:id="10364" w:author="Arthur de Catheu" w:date="2014-06-20T17:08:00Z">
                  <w:rPr>
                    <w:rFonts w:eastAsia="Arial" w:cs="Arial"/>
                    <w:b/>
                    <w:bCs/>
                    <w:sz w:val="18"/>
                    <w:szCs w:val="18"/>
                  </w:rPr>
                </w:rPrChange>
              </w:rPr>
              <w:t xml:space="preserve">Référence de la facture </w:t>
            </w:r>
            <w:r w:rsidR="002119A8" w:rsidRPr="00935764">
              <w:rPr>
                <w:rFonts w:ascii="Helvetica Neue Light" w:eastAsia="Arial" w:hAnsi="Helvetica Neue Light" w:cs="Arial"/>
                <w:b/>
                <w:sz w:val="18"/>
                <w:szCs w:val="18"/>
                <w:rPrChange w:id="10365" w:author="Arthur de Catheu" w:date="2014-06-20T17:08:00Z">
                  <w:rPr>
                    <w:rFonts w:eastAsia="Arial" w:cs="Arial"/>
                    <w:b/>
                    <w:bCs/>
                    <w:sz w:val="18"/>
                    <w:szCs w:val="18"/>
                  </w:rPr>
                </w:rPrChange>
              </w:rPr>
              <w:t>Finexkap</w:t>
            </w:r>
          </w:p>
        </w:tc>
      </w:tr>
      <w:tr w:rsidR="00477C04" w:rsidRPr="00935764" w14:paraId="5CFB109C" w14:textId="77777777" w:rsidTr="00F74085">
        <w:trPr>
          <w:trHeight w:val="260"/>
        </w:trPr>
        <w:tc>
          <w:tcPr>
            <w:tcW w:w="293" w:type="pct"/>
            <w:tcMar>
              <w:top w:w="100" w:type="dxa"/>
              <w:left w:w="70" w:type="dxa"/>
              <w:bottom w:w="100" w:type="dxa"/>
              <w:right w:w="70" w:type="dxa"/>
            </w:tcMar>
            <w:vAlign w:val="center"/>
          </w:tcPr>
          <w:p w14:paraId="251D63CC" w14:textId="77777777" w:rsidR="00477C04" w:rsidRPr="00935764" w:rsidRDefault="00477C04" w:rsidP="00F74085">
            <w:pPr>
              <w:spacing w:after="240"/>
              <w:rPr>
                <w:rFonts w:ascii="Helvetica Neue Light" w:hAnsi="Helvetica Neue Light"/>
                <w:sz w:val="18"/>
                <w:szCs w:val="18"/>
                <w:rPrChange w:id="10366" w:author="Arthur de Catheu" w:date="2014-06-20T17:08:00Z">
                  <w:rPr>
                    <w:sz w:val="18"/>
                    <w:szCs w:val="18"/>
                  </w:rPr>
                </w:rPrChange>
              </w:rPr>
            </w:pPr>
          </w:p>
        </w:tc>
        <w:tc>
          <w:tcPr>
            <w:tcW w:w="732" w:type="pct"/>
            <w:tcMar>
              <w:top w:w="100" w:type="dxa"/>
              <w:left w:w="70" w:type="dxa"/>
              <w:bottom w:w="100" w:type="dxa"/>
              <w:right w:w="70" w:type="dxa"/>
            </w:tcMar>
            <w:vAlign w:val="center"/>
          </w:tcPr>
          <w:p w14:paraId="738A5CA7" w14:textId="77777777" w:rsidR="00477C04" w:rsidRPr="00935764" w:rsidRDefault="00477C04" w:rsidP="00F74085">
            <w:pPr>
              <w:spacing w:after="240"/>
              <w:rPr>
                <w:rFonts w:ascii="Helvetica Neue Light" w:hAnsi="Helvetica Neue Light"/>
                <w:sz w:val="18"/>
                <w:szCs w:val="18"/>
                <w:rPrChange w:id="10367" w:author="Arthur de Catheu" w:date="2014-06-20T17:08:00Z">
                  <w:rPr>
                    <w:sz w:val="18"/>
                    <w:szCs w:val="18"/>
                  </w:rPr>
                </w:rPrChange>
              </w:rPr>
            </w:pPr>
          </w:p>
        </w:tc>
        <w:tc>
          <w:tcPr>
            <w:tcW w:w="293" w:type="pct"/>
            <w:tcMar>
              <w:top w:w="100" w:type="dxa"/>
              <w:left w:w="70" w:type="dxa"/>
              <w:bottom w:w="100" w:type="dxa"/>
              <w:right w:w="70" w:type="dxa"/>
            </w:tcMar>
            <w:vAlign w:val="center"/>
          </w:tcPr>
          <w:p w14:paraId="1E1160D1" w14:textId="77777777" w:rsidR="00477C04" w:rsidRPr="00935764" w:rsidRDefault="00477C04" w:rsidP="00F74085">
            <w:pPr>
              <w:spacing w:after="240"/>
              <w:jc w:val="center"/>
              <w:rPr>
                <w:rFonts w:ascii="Helvetica Neue Light" w:hAnsi="Helvetica Neue Light"/>
                <w:sz w:val="18"/>
                <w:szCs w:val="18"/>
                <w:rPrChange w:id="10368" w:author="Arthur de Catheu" w:date="2014-06-20T17:08:00Z">
                  <w:rPr>
                    <w:sz w:val="18"/>
                    <w:szCs w:val="18"/>
                  </w:rPr>
                </w:rPrChange>
              </w:rPr>
            </w:pPr>
            <w:r w:rsidRPr="00935764">
              <w:rPr>
                <w:rFonts w:ascii="Helvetica Neue Light" w:eastAsia="Arial" w:hAnsi="Helvetica Neue Light" w:cs="Arial"/>
                <w:b/>
                <w:sz w:val="18"/>
                <w:szCs w:val="18"/>
                <w:rPrChange w:id="10369" w:author="Arthur de Catheu" w:date="2014-06-20T17:08:00Z">
                  <w:rPr>
                    <w:rFonts w:eastAsia="Arial" w:cs="Arial"/>
                    <w:b/>
                    <w:bCs/>
                    <w:sz w:val="18"/>
                    <w:szCs w:val="18"/>
                  </w:rPr>
                </w:rPrChange>
              </w:rPr>
              <w:t>Jour</w:t>
            </w:r>
          </w:p>
        </w:tc>
        <w:tc>
          <w:tcPr>
            <w:tcW w:w="305" w:type="pct"/>
            <w:tcMar>
              <w:top w:w="100" w:type="dxa"/>
              <w:left w:w="70" w:type="dxa"/>
              <w:bottom w:w="100" w:type="dxa"/>
              <w:right w:w="70" w:type="dxa"/>
            </w:tcMar>
            <w:vAlign w:val="center"/>
          </w:tcPr>
          <w:p w14:paraId="1BBBE601" w14:textId="77777777" w:rsidR="00477C04" w:rsidRPr="00935764" w:rsidRDefault="00477C04" w:rsidP="00F74085">
            <w:pPr>
              <w:spacing w:after="240"/>
              <w:jc w:val="center"/>
              <w:rPr>
                <w:rFonts w:ascii="Helvetica Neue Light" w:hAnsi="Helvetica Neue Light"/>
                <w:sz w:val="18"/>
                <w:szCs w:val="18"/>
                <w:rPrChange w:id="10370" w:author="Arthur de Catheu" w:date="2014-06-20T17:08:00Z">
                  <w:rPr>
                    <w:sz w:val="18"/>
                    <w:szCs w:val="18"/>
                  </w:rPr>
                </w:rPrChange>
              </w:rPr>
            </w:pPr>
            <w:r w:rsidRPr="00935764">
              <w:rPr>
                <w:rFonts w:ascii="Helvetica Neue Light" w:eastAsia="Arial" w:hAnsi="Helvetica Neue Light" w:cs="Arial"/>
                <w:b/>
                <w:sz w:val="18"/>
                <w:szCs w:val="18"/>
                <w:rPrChange w:id="10371" w:author="Arthur de Catheu" w:date="2014-06-20T17:08:00Z">
                  <w:rPr>
                    <w:rFonts w:eastAsia="Arial" w:cs="Arial"/>
                    <w:b/>
                    <w:bCs/>
                    <w:sz w:val="18"/>
                    <w:szCs w:val="18"/>
                  </w:rPr>
                </w:rPrChange>
              </w:rPr>
              <w:t>Mois</w:t>
            </w:r>
          </w:p>
        </w:tc>
        <w:tc>
          <w:tcPr>
            <w:tcW w:w="384" w:type="pct"/>
            <w:tcMar>
              <w:top w:w="100" w:type="dxa"/>
              <w:left w:w="70" w:type="dxa"/>
              <w:bottom w:w="100" w:type="dxa"/>
              <w:right w:w="70" w:type="dxa"/>
            </w:tcMar>
            <w:vAlign w:val="center"/>
          </w:tcPr>
          <w:p w14:paraId="1273710F" w14:textId="77777777" w:rsidR="00477C04" w:rsidRPr="00935764" w:rsidRDefault="00477C04" w:rsidP="00F74085">
            <w:pPr>
              <w:spacing w:after="240"/>
              <w:jc w:val="center"/>
              <w:rPr>
                <w:rFonts w:ascii="Helvetica Neue Light" w:hAnsi="Helvetica Neue Light"/>
                <w:sz w:val="18"/>
                <w:szCs w:val="18"/>
                <w:rPrChange w:id="10372" w:author="Arthur de Catheu" w:date="2014-06-20T17:08:00Z">
                  <w:rPr>
                    <w:sz w:val="18"/>
                    <w:szCs w:val="18"/>
                  </w:rPr>
                </w:rPrChange>
              </w:rPr>
            </w:pPr>
            <w:r w:rsidRPr="00935764">
              <w:rPr>
                <w:rFonts w:ascii="Helvetica Neue Light" w:eastAsia="Arial" w:hAnsi="Helvetica Neue Light" w:cs="Arial"/>
                <w:b/>
                <w:sz w:val="18"/>
                <w:szCs w:val="18"/>
                <w:rPrChange w:id="10373" w:author="Arthur de Catheu" w:date="2014-06-20T17:08:00Z">
                  <w:rPr>
                    <w:rFonts w:eastAsia="Arial" w:cs="Arial"/>
                    <w:b/>
                    <w:bCs/>
                    <w:sz w:val="18"/>
                    <w:szCs w:val="18"/>
                  </w:rPr>
                </w:rPrChange>
              </w:rPr>
              <w:t>Année</w:t>
            </w:r>
          </w:p>
        </w:tc>
        <w:tc>
          <w:tcPr>
            <w:tcW w:w="630" w:type="pct"/>
            <w:vAlign w:val="center"/>
          </w:tcPr>
          <w:p w14:paraId="71C504DE" w14:textId="77777777" w:rsidR="00477C04" w:rsidRPr="00935764" w:rsidRDefault="00477C04" w:rsidP="00F74085">
            <w:pPr>
              <w:spacing w:after="240"/>
              <w:rPr>
                <w:rFonts w:ascii="Helvetica Neue Light" w:hAnsi="Helvetica Neue Light"/>
                <w:sz w:val="18"/>
                <w:szCs w:val="18"/>
                <w:rPrChange w:id="10374" w:author="Arthur de Catheu" w:date="2014-06-20T17:08:00Z">
                  <w:rPr>
                    <w:sz w:val="18"/>
                    <w:szCs w:val="18"/>
                  </w:rPr>
                </w:rPrChange>
              </w:rPr>
            </w:pPr>
          </w:p>
        </w:tc>
        <w:tc>
          <w:tcPr>
            <w:tcW w:w="720" w:type="pct"/>
          </w:tcPr>
          <w:p w14:paraId="2E58B03C" w14:textId="77777777" w:rsidR="00477C04" w:rsidRPr="00935764" w:rsidRDefault="00477C04" w:rsidP="00F74085">
            <w:pPr>
              <w:spacing w:after="240"/>
              <w:rPr>
                <w:rFonts w:ascii="Helvetica Neue Light" w:hAnsi="Helvetica Neue Light"/>
                <w:sz w:val="18"/>
                <w:szCs w:val="18"/>
                <w:rPrChange w:id="10375" w:author="Arthur de Catheu" w:date="2014-06-20T17:08:00Z">
                  <w:rPr>
                    <w:sz w:val="18"/>
                    <w:szCs w:val="18"/>
                  </w:rPr>
                </w:rPrChange>
              </w:rPr>
            </w:pPr>
          </w:p>
        </w:tc>
        <w:tc>
          <w:tcPr>
            <w:tcW w:w="1642" w:type="pct"/>
          </w:tcPr>
          <w:p w14:paraId="1B6DC3BE" w14:textId="77777777" w:rsidR="00477C04" w:rsidRPr="00935764" w:rsidRDefault="00477C04" w:rsidP="00F74085">
            <w:pPr>
              <w:spacing w:after="240"/>
              <w:rPr>
                <w:rFonts w:ascii="Helvetica Neue Light" w:hAnsi="Helvetica Neue Light"/>
                <w:sz w:val="18"/>
                <w:szCs w:val="18"/>
                <w:rPrChange w:id="10376" w:author="Arthur de Catheu" w:date="2014-06-20T17:08:00Z">
                  <w:rPr>
                    <w:sz w:val="18"/>
                    <w:szCs w:val="18"/>
                  </w:rPr>
                </w:rPrChange>
              </w:rPr>
            </w:pPr>
          </w:p>
        </w:tc>
      </w:tr>
      <w:tr w:rsidR="00477C04" w:rsidRPr="00935764" w14:paraId="6883D15F" w14:textId="77777777" w:rsidTr="00F74085">
        <w:trPr>
          <w:trHeight w:val="620"/>
        </w:trPr>
        <w:tc>
          <w:tcPr>
            <w:tcW w:w="293" w:type="pct"/>
            <w:tcMar>
              <w:top w:w="100" w:type="dxa"/>
              <w:left w:w="70" w:type="dxa"/>
              <w:bottom w:w="100" w:type="dxa"/>
              <w:right w:w="70" w:type="dxa"/>
            </w:tcMar>
            <w:vAlign w:val="center"/>
          </w:tcPr>
          <w:p w14:paraId="26B9208B" w14:textId="77777777" w:rsidR="00477C04" w:rsidRPr="00935764" w:rsidRDefault="00477C04" w:rsidP="00F74085">
            <w:pPr>
              <w:spacing w:after="240"/>
              <w:rPr>
                <w:rFonts w:ascii="Helvetica Neue Light" w:hAnsi="Helvetica Neue Light"/>
                <w:sz w:val="18"/>
                <w:szCs w:val="18"/>
                <w:rPrChange w:id="10377" w:author="Arthur de Catheu" w:date="2014-06-20T17:08:00Z">
                  <w:rPr>
                    <w:sz w:val="18"/>
                    <w:szCs w:val="18"/>
                  </w:rPr>
                </w:rPrChange>
              </w:rPr>
            </w:pPr>
          </w:p>
        </w:tc>
        <w:tc>
          <w:tcPr>
            <w:tcW w:w="732" w:type="pct"/>
            <w:tcMar>
              <w:top w:w="100" w:type="dxa"/>
              <w:left w:w="70" w:type="dxa"/>
              <w:bottom w:w="100" w:type="dxa"/>
              <w:right w:w="70" w:type="dxa"/>
            </w:tcMar>
            <w:vAlign w:val="center"/>
          </w:tcPr>
          <w:p w14:paraId="27222F3E" w14:textId="77777777" w:rsidR="00477C04" w:rsidRPr="00935764" w:rsidRDefault="00477C04" w:rsidP="00F74085">
            <w:pPr>
              <w:spacing w:after="240"/>
              <w:jc w:val="center"/>
              <w:rPr>
                <w:rFonts w:ascii="Helvetica Neue Light" w:hAnsi="Helvetica Neue Light"/>
                <w:sz w:val="18"/>
                <w:szCs w:val="18"/>
                <w:rPrChange w:id="10378" w:author="Arthur de Catheu" w:date="2014-06-20T17:08:00Z">
                  <w:rPr>
                    <w:sz w:val="18"/>
                    <w:szCs w:val="18"/>
                  </w:rPr>
                </w:rPrChange>
              </w:rPr>
            </w:pPr>
          </w:p>
        </w:tc>
        <w:tc>
          <w:tcPr>
            <w:tcW w:w="293" w:type="pct"/>
            <w:tcMar>
              <w:top w:w="100" w:type="dxa"/>
              <w:left w:w="70" w:type="dxa"/>
              <w:bottom w:w="100" w:type="dxa"/>
              <w:right w:w="70" w:type="dxa"/>
            </w:tcMar>
            <w:vAlign w:val="center"/>
          </w:tcPr>
          <w:p w14:paraId="657B2095" w14:textId="77777777" w:rsidR="00477C04" w:rsidRPr="00935764" w:rsidRDefault="00477C04" w:rsidP="00F74085">
            <w:pPr>
              <w:spacing w:after="240"/>
              <w:jc w:val="center"/>
              <w:rPr>
                <w:rFonts w:ascii="Helvetica Neue Light" w:hAnsi="Helvetica Neue Light"/>
                <w:sz w:val="18"/>
                <w:szCs w:val="18"/>
                <w:rPrChange w:id="10379" w:author="Arthur de Catheu" w:date="2014-06-20T17:08:00Z">
                  <w:rPr>
                    <w:sz w:val="18"/>
                    <w:szCs w:val="18"/>
                  </w:rPr>
                </w:rPrChange>
              </w:rPr>
            </w:pPr>
          </w:p>
        </w:tc>
        <w:tc>
          <w:tcPr>
            <w:tcW w:w="305" w:type="pct"/>
            <w:tcMar>
              <w:top w:w="100" w:type="dxa"/>
              <w:left w:w="70" w:type="dxa"/>
              <w:bottom w:w="100" w:type="dxa"/>
              <w:right w:w="70" w:type="dxa"/>
            </w:tcMar>
            <w:vAlign w:val="center"/>
          </w:tcPr>
          <w:p w14:paraId="3F9DE3C6" w14:textId="77777777" w:rsidR="00477C04" w:rsidRPr="00935764" w:rsidRDefault="00477C04" w:rsidP="00F74085">
            <w:pPr>
              <w:spacing w:after="240"/>
              <w:jc w:val="center"/>
              <w:rPr>
                <w:rFonts w:ascii="Helvetica Neue Light" w:hAnsi="Helvetica Neue Light"/>
                <w:sz w:val="18"/>
                <w:szCs w:val="18"/>
                <w:rPrChange w:id="10380" w:author="Arthur de Catheu" w:date="2014-06-20T17:08:00Z">
                  <w:rPr>
                    <w:sz w:val="18"/>
                    <w:szCs w:val="18"/>
                  </w:rPr>
                </w:rPrChange>
              </w:rPr>
            </w:pPr>
          </w:p>
        </w:tc>
        <w:tc>
          <w:tcPr>
            <w:tcW w:w="384" w:type="pct"/>
            <w:tcMar>
              <w:top w:w="100" w:type="dxa"/>
              <w:left w:w="70" w:type="dxa"/>
              <w:bottom w:w="100" w:type="dxa"/>
              <w:right w:w="70" w:type="dxa"/>
            </w:tcMar>
            <w:vAlign w:val="center"/>
          </w:tcPr>
          <w:p w14:paraId="2737EF22" w14:textId="77777777" w:rsidR="00477C04" w:rsidRPr="00935764" w:rsidRDefault="00477C04" w:rsidP="00F74085">
            <w:pPr>
              <w:spacing w:after="240"/>
              <w:jc w:val="center"/>
              <w:rPr>
                <w:rFonts w:ascii="Helvetica Neue Light" w:hAnsi="Helvetica Neue Light"/>
                <w:sz w:val="18"/>
                <w:szCs w:val="18"/>
                <w:rPrChange w:id="10381" w:author="Arthur de Catheu" w:date="2014-06-20T17:08:00Z">
                  <w:rPr>
                    <w:sz w:val="18"/>
                    <w:szCs w:val="18"/>
                  </w:rPr>
                </w:rPrChange>
              </w:rPr>
            </w:pPr>
          </w:p>
        </w:tc>
        <w:tc>
          <w:tcPr>
            <w:tcW w:w="630" w:type="pct"/>
            <w:vAlign w:val="center"/>
          </w:tcPr>
          <w:p w14:paraId="27DDBAC7" w14:textId="77777777" w:rsidR="00477C04" w:rsidRPr="00935764" w:rsidRDefault="00477C04" w:rsidP="00F74085">
            <w:pPr>
              <w:spacing w:after="240"/>
              <w:jc w:val="center"/>
              <w:rPr>
                <w:rFonts w:ascii="Helvetica Neue Light" w:hAnsi="Helvetica Neue Light"/>
                <w:sz w:val="18"/>
                <w:szCs w:val="18"/>
                <w:rPrChange w:id="10382" w:author="Arthur de Catheu" w:date="2014-06-20T17:08:00Z">
                  <w:rPr>
                    <w:sz w:val="18"/>
                    <w:szCs w:val="18"/>
                  </w:rPr>
                </w:rPrChange>
              </w:rPr>
            </w:pPr>
          </w:p>
        </w:tc>
        <w:tc>
          <w:tcPr>
            <w:tcW w:w="720" w:type="pct"/>
          </w:tcPr>
          <w:p w14:paraId="00532C74" w14:textId="77777777" w:rsidR="00477C04" w:rsidRPr="00935764" w:rsidRDefault="00477C04" w:rsidP="00F74085">
            <w:pPr>
              <w:spacing w:after="240"/>
              <w:jc w:val="center"/>
              <w:rPr>
                <w:rFonts w:ascii="Helvetica Neue Light" w:hAnsi="Helvetica Neue Light"/>
                <w:sz w:val="18"/>
                <w:szCs w:val="18"/>
                <w:rPrChange w:id="10383" w:author="Arthur de Catheu" w:date="2014-06-20T17:08:00Z">
                  <w:rPr>
                    <w:sz w:val="18"/>
                    <w:szCs w:val="18"/>
                  </w:rPr>
                </w:rPrChange>
              </w:rPr>
            </w:pPr>
          </w:p>
        </w:tc>
        <w:tc>
          <w:tcPr>
            <w:tcW w:w="1642" w:type="pct"/>
          </w:tcPr>
          <w:p w14:paraId="11DD0E8C" w14:textId="77777777" w:rsidR="00477C04" w:rsidRPr="00935764" w:rsidRDefault="00477C04" w:rsidP="00F74085">
            <w:pPr>
              <w:spacing w:after="240"/>
              <w:jc w:val="center"/>
              <w:rPr>
                <w:rFonts w:ascii="Helvetica Neue Light" w:hAnsi="Helvetica Neue Light"/>
                <w:sz w:val="18"/>
                <w:szCs w:val="18"/>
                <w:rPrChange w:id="10384" w:author="Arthur de Catheu" w:date="2014-06-20T17:08:00Z">
                  <w:rPr>
                    <w:sz w:val="18"/>
                    <w:szCs w:val="18"/>
                  </w:rPr>
                </w:rPrChange>
              </w:rPr>
            </w:pPr>
          </w:p>
        </w:tc>
      </w:tr>
    </w:tbl>
    <w:p w14:paraId="240420C8" w14:textId="0BCF841A" w:rsidR="00477C04" w:rsidRPr="00935764" w:rsidRDefault="00477C04" w:rsidP="00477C04">
      <w:pPr>
        <w:spacing w:after="240"/>
        <w:rPr>
          <w:rFonts w:ascii="Helvetica Neue Light" w:hAnsi="Helvetica Neue Light"/>
          <w:rPrChange w:id="10385" w:author="Arthur de Catheu" w:date="2014-06-20T17:08:00Z">
            <w:rPr/>
          </w:rPrChange>
        </w:rPr>
      </w:pPr>
      <w:r w:rsidRPr="00935764">
        <w:rPr>
          <w:rFonts w:ascii="Helvetica Neue Light" w:eastAsia="Arial" w:hAnsi="Helvetica Neue Light" w:cs="Arial"/>
          <w:rPrChange w:id="10386" w:author="Arthur de Catheu" w:date="2014-06-20T17:08:00Z">
            <w:rPr>
              <w:rFonts w:eastAsia="Arial" w:cs="Arial"/>
              <w:b/>
              <w:bCs/>
              <w:sz w:val="28"/>
              <w:szCs w:val="26"/>
            </w:rPr>
          </w:rPrChange>
        </w:rPr>
        <w:br/>
      </w:r>
      <w:r w:rsidRPr="00935764">
        <w:rPr>
          <w:rFonts w:ascii="Helvetica Neue Light" w:hAnsi="Helvetica Neue Light" w:cs="Arial"/>
          <w:szCs w:val="20"/>
          <w:rPrChange w:id="10387" w:author="Arthur de Catheu" w:date="2014-06-20T17:08:00Z">
            <w:rPr>
              <w:rFonts w:eastAsiaTheme="majorEastAsia" w:cs="Arial"/>
              <w:b/>
              <w:bCs/>
              <w:sz w:val="28"/>
              <w:szCs w:val="20"/>
            </w:rPr>
          </w:rPrChange>
        </w:rPr>
        <w:t xml:space="preserve">Vous devrez, à compter de la réception de la présente notification, considérer la société </w:t>
      </w:r>
      <w:r w:rsidR="00204B6C" w:rsidRPr="00935764">
        <w:rPr>
          <w:rFonts w:ascii="Helvetica Neue Light" w:hAnsi="Helvetica Neue Light" w:cs="Arial"/>
          <w:szCs w:val="20"/>
          <w:rPrChange w:id="10388" w:author="Arthur de Catheu" w:date="2014-06-20T17:08:00Z">
            <w:rPr>
              <w:rFonts w:eastAsiaTheme="majorEastAsia" w:cs="Arial"/>
              <w:b/>
              <w:bCs/>
              <w:sz w:val="28"/>
              <w:szCs w:val="20"/>
            </w:rPr>
          </w:rPrChange>
        </w:rPr>
        <w:t xml:space="preserve">Finexkap </w:t>
      </w:r>
      <w:r w:rsidR="002119A8" w:rsidRPr="00935764">
        <w:rPr>
          <w:rFonts w:ascii="Helvetica Neue Light" w:hAnsi="Helvetica Neue Light" w:cs="Arial"/>
          <w:szCs w:val="20"/>
          <w:rPrChange w:id="10389" w:author="Arthur de Catheu" w:date="2014-06-20T17:08:00Z">
            <w:rPr>
              <w:rFonts w:eastAsiaTheme="majorEastAsia" w:cs="Arial"/>
              <w:b/>
              <w:bCs/>
              <w:sz w:val="28"/>
              <w:szCs w:val="20"/>
            </w:rPr>
          </w:rPrChange>
        </w:rPr>
        <w:t>AM</w:t>
      </w:r>
      <w:r w:rsidRPr="00935764">
        <w:rPr>
          <w:rFonts w:ascii="Helvetica Neue Light" w:hAnsi="Helvetica Neue Light" w:cs="Arial"/>
          <w:szCs w:val="20"/>
          <w:rPrChange w:id="10390" w:author="Arthur de Catheu" w:date="2014-06-20T17:08:00Z">
            <w:rPr>
              <w:rFonts w:eastAsiaTheme="majorEastAsia" w:cs="Arial"/>
              <w:b/>
              <w:bCs/>
              <w:sz w:val="28"/>
              <w:szCs w:val="20"/>
            </w:rPr>
          </w:rPrChange>
        </w:rPr>
        <w:t xml:space="preserve"> comme votre seul interlocuteur habilité à traiter avec vous toute question relative au paiement des Créances Cédées</w:t>
      </w:r>
      <w:r w:rsidRPr="00935764">
        <w:rPr>
          <w:rFonts w:ascii="Helvetica Neue Light" w:eastAsia="Arial" w:hAnsi="Helvetica Neue Light" w:cs="Arial"/>
          <w:rPrChange w:id="10391" w:author="Arthur de Catheu" w:date="2014-06-20T17:08:00Z">
            <w:rPr>
              <w:rFonts w:eastAsia="Arial" w:cs="Arial"/>
              <w:b/>
              <w:bCs/>
              <w:sz w:val="28"/>
              <w:szCs w:val="26"/>
            </w:rPr>
          </w:rPrChange>
        </w:rPr>
        <w:t>.</w:t>
      </w:r>
    </w:p>
    <w:p w14:paraId="4D6A5A98" w14:textId="77777777" w:rsidR="00477C04" w:rsidRPr="00935764" w:rsidRDefault="00477C04" w:rsidP="00477C04">
      <w:pPr>
        <w:pStyle w:val="Corpsdetexte"/>
        <w:rPr>
          <w:rFonts w:ascii="Helvetica Neue Light" w:hAnsi="Helvetica Neue Light" w:cs="Arial"/>
          <w:szCs w:val="20"/>
          <w:rPrChange w:id="10392" w:author="Arthur de Catheu" w:date="2014-06-20T17:08:00Z">
            <w:rPr>
              <w:rFonts w:cs="Arial"/>
              <w:szCs w:val="20"/>
            </w:rPr>
          </w:rPrChange>
        </w:rPr>
      </w:pPr>
      <w:r w:rsidRPr="00935764">
        <w:rPr>
          <w:rFonts w:ascii="Helvetica Neue Light" w:hAnsi="Helvetica Neue Light" w:cs="Arial"/>
          <w:szCs w:val="20"/>
          <w:rPrChange w:id="10393" w:author="Arthur de Catheu" w:date="2014-06-20T17:08:00Z">
            <w:rPr>
              <w:rFonts w:eastAsiaTheme="majorEastAsia" w:cs="Arial"/>
              <w:b/>
              <w:bCs/>
              <w:sz w:val="28"/>
              <w:szCs w:val="20"/>
            </w:rPr>
          </w:rPrChange>
        </w:rPr>
        <w:t>A compter d’aujourd’hui, tout paiement au titre des Créances Cédées décrites ci-dessus devra être exclusivement effectué :</w:t>
      </w:r>
    </w:p>
    <w:p w14:paraId="04224D11" w14:textId="7A5EC6F8" w:rsidR="00477C04" w:rsidRPr="00935764" w:rsidRDefault="00477C04" w:rsidP="00477C04">
      <w:pPr>
        <w:pStyle w:val="Corpsdetexte"/>
        <w:numPr>
          <w:ilvl w:val="0"/>
          <w:numId w:val="256"/>
        </w:numPr>
        <w:spacing w:after="240"/>
        <w:ind w:left="360"/>
        <w:rPr>
          <w:rFonts w:ascii="Helvetica Neue Light" w:hAnsi="Helvetica Neue Light" w:cs="Arial"/>
          <w:szCs w:val="20"/>
          <w:rPrChange w:id="10394" w:author="Arthur de Catheu" w:date="2014-06-20T17:08:00Z">
            <w:rPr>
              <w:rFonts w:cs="Arial"/>
              <w:szCs w:val="20"/>
            </w:rPr>
          </w:rPrChange>
        </w:rPr>
      </w:pPr>
      <w:r w:rsidRPr="00935764">
        <w:rPr>
          <w:rFonts w:ascii="Helvetica Neue Light" w:hAnsi="Helvetica Neue Light" w:cs="Arial"/>
          <w:szCs w:val="20"/>
          <w:rPrChange w:id="10395" w:author="Arthur de Catheu" w:date="2014-06-20T17:08:00Z">
            <w:rPr>
              <w:rFonts w:eastAsiaTheme="majorEastAsia" w:cs="Arial"/>
              <w:b/>
              <w:bCs/>
              <w:sz w:val="28"/>
              <w:szCs w:val="20"/>
            </w:rPr>
          </w:rPrChange>
        </w:rPr>
        <w:t xml:space="preserve">En cas de virement sur le compte bancaire du </w:t>
      </w:r>
      <w:r w:rsidR="003918F6" w:rsidRPr="00935764">
        <w:rPr>
          <w:rFonts w:ascii="Helvetica Neue Light" w:hAnsi="Helvetica Neue Light" w:cs="Arial"/>
          <w:szCs w:val="20"/>
          <w:rPrChange w:id="10396" w:author="Arthur de Catheu" w:date="2014-06-20T17:08:00Z">
            <w:rPr>
              <w:rFonts w:eastAsiaTheme="majorEastAsia" w:cs="Arial"/>
              <w:b/>
              <w:bCs/>
              <w:sz w:val="28"/>
              <w:szCs w:val="20"/>
            </w:rPr>
          </w:rPrChange>
        </w:rPr>
        <w:t>‘FCT Finexkap Créances Co N°1</w:t>
      </w:r>
      <w:r w:rsidRPr="00935764">
        <w:rPr>
          <w:rFonts w:ascii="Helvetica Neue Light" w:hAnsi="Helvetica Neue Light" w:cs="Arial"/>
          <w:szCs w:val="20"/>
          <w:rPrChange w:id="10397" w:author="Arthur de Catheu" w:date="2014-06-20T17:08:00Z">
            <w:rPr>
              <w:rFonts w:eastAsiaTheme="majorEastAsia" w:cs="Arial"/>
              <w:b/>
              <w:bCs/>
              <w:sz w:val="28"/>
              <w:szCs w:val="20"/>
            </w:rPr>
          </w:rPrChange>
        </w:rPr>
        <w:t xml:space="preserve"> dont les coordonnées figurent ci-après :</w:t>
      </w:r>
    </w:p>
    <w:p w14:paraId="32F34278" w14:textId="77777777" w:rsidR="00477C04" w:rsidRPr="00935764" w:rsidRDefault="00477C04" w:rsidP="00477C04">
      <w:pPr>
        <w:pStyle w:val="Corpsdetexte"/>
        <w:rPr>
          <w:rFonts w:ascii="Helvetica Neue Light" w:eastAsia="SimSun" w:hAnsi="Helvetica Neue Light" w:cs="Arial"/>
          <w:b/>
          <w:bCs/>
          <w:szCs w:val="20"/>
          <w:lang w:eastAsia="zh-CN"/>
          <w:rPrChange w:id="10398" w:author="Arthur de Catheu" w:date="2014-06-20T17:08:00Z">
            <w:rPr>
              <w:rFonts w:eastAsia="SimSun" w:cs="Arial"/>
              <w:b/>
              <w:bCs/>
              <w:szCs w:val="20"/>
              <w:lang w:eastAsia="zh-CN"/>
            </w:rPr>
          </w:rPrChange>
        </w:rPr>
      </w:pPr>
      <w:r w:rsidRPr="00935764">
        <w:rPr>
          <w:rFonts w:ascii="Helvetica Neue Light" w:eastAsia="SimSun" w:hAnsi="Helvetica Neue Light" w:cs="Arial"/>
          <w:b/>
          <w:bCs/>
          <w:szCs w:val="20"/>
          <w:lang w:eastAsia="zh-CN"/>
          <w:rPrChange w:id="10399" w:author="Arthur de Catheu" w:date="2014-06-20T17:08:00Z">
            <w:rPr>
              <w:rFonts w:eastAsia="SimSun" w:cs="Arial"/>
              <w:b/>
              <w:bCs/>
              <w:sz w:val="28"/>
              <w:szCs w:val="20"/>
              <w:lang w:eastAsia="zh-CN"/>
            </w:rPr>
          </w:rPrChange>
        </w:rPr>
        <w:t>Compte bancaire du Cessionnaire :</w:t>
      </w:r>
    </w:p>
    <w:p w14:paraId="3949BF66" w14:textId="77777777" w:rsidR="00477C04" w:rsidRPr="00935764" w:rsidRDefault="00477C04" w:rsidP="00477C04">
      <w:pPr>
        <w:spacing w:after="240"/>
        <w:rPr>
          <w:rFonts w:ascii="Helvetica Neue Light" w:hAnsi="Helvetica Neue Light" w:cs="Arial"/>
          <w:szCs w:val="20"/>
          <w:rPrChange w:id="10400" w:author="Arthur de Catheu" w:date="2014-06-20T17:08:00Z">
            <w:rPr>
              <w:rFonts w:cs="Arial"/>
              <w:szCs w:val="20"/>
            </w:rPr>
          </w:rPrChange>
        </w:rPr>
      </w:pPr>
      <w:r w:rsidRPr="00935764">
        <w:rPr>
          <w:rFonts w:ascii="Helvetica Neue Light" w:hAnsi="Helvetica Neue Light" w:cs="Arial"/>
          <w:szCs w:val="20"/>
          <w:rPrChange w:id="10401" w:author="Arthur de Catheu" w:date="2014-06-20T17:08:00Z">
            <w:rPr>
              <w:rFonts w:eastAsiaTheme="majorEastAsia" w:cs="Arial"/>
              <w:b/>
              <w:bCs/>
              <w:sz w:val="28"/>
              <w:szCs w:val="20"/>
            </w:rPr>
          </w:rPrChange>
        </w:rPr>
        <w:t>Banque :</w:t>
      </w:r>
      <w:r w:rsidRPr="00935764">
        <w:rPr>
          <w:rFonts w:ascii="Helvetica Neue Light" w:hAnsi="Helvetica Neue Light" w:cs="Arial"/>
          <w:szCs w:val="20"/>
          <w:rPrChange w:id="10402" w:author="Arthur de Catheu" w:date="2014-06-20T17:08:00Z">
            <w:rPr>
              <w:rFonts w:eastAsiaTheme="majorEastAsia" w:cs="Arial"/>
              <w:b/>
              <w:bCs/>
              <w:sz w:val="28"/>
              <w:szCs w:val="20"/>
            </w:rPr>
          </w:rPrChange>
        </w:rPr>
        <w:tab/>
      </w:r>
      <w:r w:rsidRPr="00935764">
        <w:rPr>
          <w:rFonts w:ascii="Helvetica Neue Light" w:hAnsi="Helvetica Neue Light" w:cs="Arial"/>
          <w:szCs w:val="20"/>
          <w:rPrChange w:id="10403" w:author="Arthur de Catheu" w:date="2014-06-20T17:08:00Z">
            <w:rPr>
              <w:rFonts w:eastAsiaTheme="majorEastAsia" w:cs="Arial"/>
              <w:b/>
              <w:bCs/>
              <w:sz w:val="28"/>
              <w:szCs w:val="20"/>
            </w:rPr>
          </w:rPrChange>
        </w:rPr>
        <w:tab/>
        <w:t>……………..</w:t>
      </w:r>
      <w:r w:rsidRPr="00935764">
        <w:rPr>
          <w:rFonts w:ascii="Helvetica Neue Light" w:hAnsi="Helvetica Neue Light" w:cs="Arial"/>
          <w:szCs w:val="20"/>
          <w:rPrChange w:id="10404" w:author="Arthur de Catheu" w:date="2014-06-20T17:08:00Z">
            <w:rPr>
              <w:rFonts w:eastAsiaTheme="majorEastAsia" w:cs="Arial"/>
              <w:b/>
              <w:bCs/>
              <w:sz w:val="28"/>
              <w:szCs w:val="20"/>
            </w:rPr>
          </w:rPrChange>
        </w:rPr>
        <w:br/>
        <w:t>N° de compte :</w:t>
      </w:r>
      <w:r w:rsidRPr="00935764">
        <w:rPr>
          <w:rFonts w:ascii="Helvetica Neue Light" w:hAnsi="Helvetica Neue Light" w:cs="Arial"/>
          <w:szCs w:val="20"/>
          <w:rPrChange w:id="10405" w:author="Arthur de Catheu" w:date="2014-06-20T17:08:00Z">
            <w:rPr>
              <w:rFonts w:eastAsiaTheme="majorEastAsia" w:cs="Arial"/>
              <w:b/>
              <w:bCs/>
              <w:sz w:val="28"/>
              <w:szCs w:val="20"/>
            </w:rPr>
          </w:rPrChange>
        </w:rPr>
        <w:tab/>
      </w:r>
      <w:r w:rsidRPr="00935764">
        <w:rPr>
          <w:rFonts w:ascii="Helvetica Neue Light" w:hAnsi="Helvetica Neue Light" w:cs="Arial"/>
          <w:szCs w:val="20"/>
          <w:rPrChange w:id="10406" w:author="Arthur de Catheu" w:date="2014-06-20T17:08:00Z">
            <w:rPr>
              <w:rFonts w:eastAsiaTheme="majorEastAsia" w:cs="Arial"/>
              <w:b/>
              <w:bCs/>
              <w:sz w:val="28"/>
              <w:szCs w:val="20"/>
            </w:rPr>
          </w:rPrChange>
        </w:rPr>
        <w:tab/>
        <w:t>……………..</w:t>
      </w:r>
      <w:r w:rsidRPr="00935764">
        <w:rPr>
          <w:rFonts w:ascii="Helvetica Neue Light" w:hAnsi="Helvetica Neue Light" w:cs="Arial"/>
          <w:szCs w:val="20"/>
          <w:rPrChange w:id="10407" w:author="Arthur de Catheu" w:date="2014-06-20T17:08:00Z">
            <w:rPr>
              <w:rFonts w:eastAsiaTheme="majorEastAsia" w:cs="Arial"/>
              <w:b/>
              <w:bCs/>
              <w:sz w:val="28"/>
              <w:szCs w:val="20"/>
            </w:rPr>
          </w:rPrChange>
        </w:rPr>
        <w:br/>
        <w:t>Code banque :</w:t>
      </w:r>
      <w:r w:rsidRPr="00935764">
        <w:rPr>
          <w:rFonts w:ascii="Helvetica Neue Light" w:hAnsi="Helvetica Neue Light" w:cs="Arial"/>
          <w:szCs w:val="20"/>
          <w:rPrChange w:id="10408" w:author="Arthur de Catheu" w:date="2014-06-20T17:08:00Z">
            <w:rPr>
              <w:rFonts w:eastAsiaTheme="majorEastAsia" w:cs="Arial"/>
              <w:b/>
              <w:bCs/>
              <w:sz w:val="28"/>
              <w:szCs w:val="20"/>
            </w:rPr>
          </w:rPrChange>
        </w:rPr>
        <w:tab/>
      </w:r>
      <w:r w:rsidRPr="00935764">
        <w:rPr>
          <w:rFonts w:ascii="Helvetica Neue Light" w:hAnsi="Helvetica Neue Light" w:cs="Arial"/>
          <w:szCs w:val="20"/>
          <w:rPrChange w:id="10409" w:author="Arthur de Catheu" w:date="2014-06-20T17:08:00Z">
            <w:rPr>
              <w:rFonts w:eastAsiaTheme="majorEastAsia" w:cs="Arial"/>
              <w:b/>
              <w:bCs/>
              <w:sz w:val="28"/>
              <w:szCs w:val="20"/>
            </w:rPr>
          </w:rPrChange>
        </w:rPr>
        <w:tab/>
        <w:t>……………..</w:t>
      </w:r>
      <w:r w:rsidRPr="00935764">
        <w:rPr>
          <w:rFonts w:ascii="Helvetica Neue Light" w:hAnsi="Helvetica Neue Light" w:cs="Arial"/>
          <w:szCs w:val="20"/>
          <w:rPrChange w:id="10410" w:author="Arthur de Catheu" w:date="2014-06-20T17:08:00Z">
            <w:rPr>
              <w:rFonts w:eastAsiaTheme="majorEastAsia" w:cs="Arial"/>
              <w:b/>
              <w:bCs/>
              <w:sz w:val="28"/>
              <w:szCs w:val="20"/>
            </w:rPr>
          </w:rPrChange>
        </w:rPr>
        <w:br/>
        <w:t>Code guichet :</w:t>
      </w:r>
      <w:r w:rsidRPr="00935764">
        <w:rPr>
          <w:rFonts w:ascii="Helvetica Neue Light" w:hAnsi="Helvetica Neue Light" w:cs="Arial"/>
          <w:szCs w:val="20"/>
          <w:rPrChange w:id="10411" w:author="Arthur de Catheu" w:date="2014-06-20T17:08:00Z">
            <w:rPr>
              <w:rFonts w:eastAsiaTheme="majorEastAsia" w:cs="Arial"/>
              <w:b/>
              <w:bCs/>
              <w:sz w:val="28"/>
              <w:szCs w:val="20"/>
            </w:rPr>
          </w:rPrChange>
        </w:rPr>
        <w:tab/>
      </w:r>
      <w:r w:rsidRPr="00935764">
        <w:rPr>
          <w:rFonts w:ascii="Helvetica Neue Light" w:hAnsi="Helvetica Neue Light" w:cs="Arial"/>
          <w:szCs w:val="20"/>
          <w:rPrChange w:id="10412" w:author="Arthur de Catheu" w:date="2014-06-20T17:08:00Z">
            <w:rPr>
              <w:rFonts w:eastAsiaTheme="majorEastAsia" w:cs="Arial"/>
              <w:b/>
              <w:bCs/>
              <w:sz w:val="28"/>
              <w:szCs w:val="20"/>
            </w:rPr>
          </w:rPrChange>
        </w:rPr>
        <w:tab/>
        <w:t>……………..</w:t>
      </w:r>
      <w:r w:rsidRPr="00935764">
        <w:rPr>
          <w:rFonts w:ascii="Helvetica Neue Light" w:hAnsi="Helvetica Neue Light" w:cs="Arial"/>
          <w:szCs w:val="20"/>
          <w:rPrChange w:id="10413" w:author="Arthur de Catheu" w:date="2014-06-20T17:08:00Z">
            <w:rPr>
              <w:rFonts w:eastAsiaTheme="majorEastAsia" w:cs="Arial"/>
              <w:b/>
              <w:bCs/>
              <w:sz w:val="28"/>
              <w:szCs w:val="20"/>
            </w:rPr>
          </w:rPrChange>
        </w:rPr>
        <w:br/>
        <w:t>Clé RIB :</w:t>
      </w:r>
      <w:r w:rsidRPr="00935764">
        <w:rPr>
          <w:rFonts w:ascii="Helvetica Neue Light" w:hAnsi="Helvetica Neue Light" w:cs="Arial"/>
          <w:szCs w:val="20"/>
          <w:rPrChange w:id="10414" w:author="Arthur de Catheu" w:date="2014-06-20T17:08:00Z">
            <w:rPr>
              <w:rFonts w:eastAsiaTheme="majorEastAsia" w:cs="Arial"/>
              <w:b/>
              <w:bCs/>
              <w:sz w:val="28"/>
              <w:szCs w:val="20"/>
            </w:rPr>
          </w:rPrChange>
        </w:rPr>
        <w:tab/>
      </w:r>
      <w:r w:rsidRPr="00935764">
        <w:rPr>
          <w:rFonts w:ascii="Helvetica Neue Light" w:hAnsi="Helvetica Neue Light" w:cs="Arial"/>
          <w:szCs w:val="20"/>
          <w:rPrChange w:id="10415" w:author="Arthur de Catheu" w:date="2014-06-20T17:08:00Z">
            <w:rPr>
              <w:rFonts w:eastAsiaTheme="majorEastAsia" w:cs="Arial"/>
              <w:b/>
              <w:bCs/>
              <w:sz w:val="28"/>
              <w:szCs w:val="20"/>
            </w:rPr>
          </w:rPrChange>
        </w:rPr>
        <w:tab/>
        <w:t>……………..</w:t>
      </w:r>
    </w:p>
    <w:p w14:paraId="5D4082AC" w14:textId="34085A16" w:rsidR="00477C04" w:rsidRPr="00935764" w:rsidRDefault="00477C04" w:rsidP="00477C04">
      <w:pPr>
        <w:pStyle w:val="Corpsdetexte"/>
        <w:numPr>
          <w:ilvl w:val="0"/>
          <w:numId w:val="256"/>
        </w:numPr>
        <w:spacing w:after="240"/>
        <w:ind w:left="360"/>
        <w:rPr>
          <w:rFonts w:ascii="Helvetica Neue Light" w:hAnsi="Helvetica Neue Light" w:cs="Arial"/>
          <w:szCs w:val="20"/>
          <w:rPrChange w:id="10416" w:author="Arthur de Catheu" w:date="2014-06-20T17:08:00Z">
            <w:rPr>
              <w:rFonts w:cs="Arial"/>
              <w:szCs w:val="20"/>
            </w:rPr>
          </w:rPrChange>
        </w:rPr>
      </w:pPr>
      <w:r w:rsidRPr="00935764">
        <w:rPr>
          <w:rFonts w:ascii="Helvetica Neue Light" w:hAnsi="Helvetica Neue Light" w:cs="Arial"/>
          <w:szCs w:val="20"/>
          <w:rPrChange w:id="10417" w:author="Arthur de Catheu" w:date="2014-06-20T17:08:00Z">
            <w:rPr>
              <w:rFonts w:eastAsiaTheme="majorEastAsia" w:cs="Arial"/>
              <w:b/>
              <w:bCs/>
              <w:sz w:val="28"/>
              <w:szCs w:val="20"/>
            </w:rPr>
          </w:rPrChange>
        </w:rPr>
        <w:t xml:space="preserve">En cas de règlement par chèque, à l’ordre du </w:t>
      </w:r>
      <w:r w:rsidR="003918F6" w:rsidRPr="00935764">
        <w:rPr>
          <w:rFonts w:ascii="Helvetica Neue Light" w:hAnsi="Helvetica Neue Light" w:cs="Arial"/>
          <w:szCs w:val="20"/>
          <w:rPrChange w:id="10418" w:author="Arthur de Catheu" w:date="2014-06-20T17:08:00Z">
            <w:rPr>
              <w:rFonts w:eastAsiaTheme="majorEastAsia" w:cs="Arial"/>
              <w:b/>
              <w:bCs/>
              <w:sz w:val="28"/>
              <w:szCs w:val="20"/>
            </w:rPr>
          </w:rPrChange>
        </w:rPr>
        <w:t>‘FCT Finexkap Créances Co N°1</w:t>
      </w:r>
      <w:r w:rsidRPr="00935764">
        <w:rPr>
          <w:rFonts w:ascii="Helvetica Neue Light" w:hAnsi="Helvetica Neue Light" w:cs="Arial"/>
          <w:szCs w:val="20"/>
          <w:rPrChange w:id="10419" w:author="Arthur de Catheu" w:date="2014-06-20T17:08:00Z">
            <w:rPr>
              <w:rFonts w:eastAsiaTheme="majorEastAsia" w:cs="Arial"/>
              <w:b/>
              <w:bCs/>
              <w:sz w:val="28"/>
              <w:szCs w:val="20"/>
            </w:rPr>
          </w:rPrChange>
        </w:rPr>
        <w:t xml:space="preserve"> et les chèques devront être adressés à la société </w:t>
      </w:r>
      <w:r w:rsidR="00204B6C" w:rsidRPr="00935764">
        <w:rPr>
          <w:rFonts w:ascii="Helvetica Neue Light" w:hAnsi="Helvetica Neue Light" w:cs="Arial"/>
          <w:szCs w:val="20"/>
          <w:rPrChange w:id="10420" w:author="Arthur de Catheu" w:date="2014-06-20T17:08:00Z">
            <w:rPr>
              <w:rFonts w:eastAsiaTheme="majorEastAsia" w:cs="Arial"/>
              <w:b/>
              <w:bCs/>
              <w:sz w:val="28"/>
              <w:szCs w:val="20"/>
            </w:rPr>
          </w:rPrChange>
        </w:rPr>
        <w:t>Finexkap</w:t>
      </w:r>
      <w:r w:rsidR="002119A8" w:rsidRPr="00935764">
        <w:rPr>
          <w:rFonts w:ascii="Helvetica Neue Light" w:hAnsi="Helvetica Neue Light" w:cs="Arial"/>
          <w:szCs w:val="20"/>
          <w:rPrChange w:id="10421" w:author="Arthur de Catheu" w:date="2014-06-20T17:08:00Z">
            <w:rPr>
              <w:rFonts w:eastAsiaTheme="majorEastAsia" w:cs="Arial"/>
              <w:b/>
              <w:bCs/>
              <w:sz w:val="28"/>
              <w:szCs w:val="20"/>
            </w:rPr>
          </w:rPrChange>
        </w:rPr>
        <w:t xml:space="preserve"> AM</w:t>
      </w:r>
      <w:r w:rsidRPr="00935764">
        <w:rPr>
          <w:rFonts w:ascii="Helvetica Neue Light" w:hAnsi="Helvetica Neue Light" w:cs="Arial"/>
          <w:szCs w:val="20"/>
          <w:rPrChange w:id="10422" w:author="Arthur de Catheu" w:date="2014-06-20T17:08:00Z">
            <w:rPr>
              <w:rFonts w:eastAsiaTheme="majorEastAsia" w:cs="Arial"/>
              <w:b/>
              <w:bCs/>
              <w:sz w:val="28"/>
              <w:szCs w:val="20"/>
            </w:rPr>
          </w:rPrChange>
        </w:rPr>
        <w:t xml:space="preserve"> dont les coordonnées figurent ci-après :</w:t>
      </w:r>
    </w:p>
    <w:p w14:paraId="4C6B36B0" w14:textId="77777777" w:rsidR="00B3576E" w:rsidRPr="00935764" w:rsidRDefault="00B3576E" w:rsidP="00014A27">
      <w:pPr>
        <w:jc w:val="left"/>
        <w:rPr>
          <w:rFonts w:ascii="Helvetica Neue Light" w:hAnsi="Helvetica Neue Light" w:cs="Arial"/>
          <w:szCs w:val="20"/>
          <w:rPrChange w:id="10423" w:author="Arthur de Catheu" w:date="2014-06-20T17:08:00Z">
            <w:rPr>
              <w:rFonts w:cs="Arial"/>
              <w:szCs w:val="20"/>
            </w:rPr>
          </w:rPrChange>
        </w:rPr>
      </w:pPr>
    </w:p>
    <w:p w14:paraId="481DE616" w14:textId="77777777" w:rsidR="00B3576E" w:rsidRPr="00935764" w:rsidRDefault="00B3576E" w:rsidP="00014A27">
      <w:pPr>
        <w:jc w:val="left"/>
        <w:rPr>
          <w:rFonts w:ascii="Helvetica Neue Light" w:hAnsi="Helvetica Neue Light" w:cs="Arial"/>
          <w:szCs w:val="20"/>
          <w:rPrChange w:id="10424" w:author="Arthur de Catheu" w:date="2014-06-20T17:08:00Z">
            <w:rPr>
              <w:rFonts w:cs="Arial"/>
              <w:szCs w:val="20"/>
            </w:rPr>
          </w:rPrChange>
        </w:rPr>
      </w:pPr>
    </w:p>
    <w:p w14:paraId="0EE1D96D" w14:textId="078E1ADD" w:rsidR="00477C04" w:rsidRPr="00935764" w:rsidRDefault="002119A8" w:rsidP="00014A27">
      <w:pPr>
        <w:jc w:val="left"/>
        <w:rPr>
          <w:rFonts w:ascii="Helvetica Neue Light" w:hAnsi="Helvetica Neue Light" w:cs="Arial"/>
          <w:szCs w:val="20"/>
          <w:rPrChange w:id="10425" w:author="Arthur de Catheu" w:date="2014-06-20T17:08:00Z">
            <w:rPr>
              <w:rFonts w:cs="Arial"/>
              <w:szCs w:val="20"/>
            </w:rPr>
          </w:rPrChange>
        </w:rPr>
      </w:pPr>
      <w:r w:rsidRPr="00935764">
        <w:rPr>
          <w:rFonts w:ascii="Helvetica Neue Light" w:hAnsi="Helvetica Neue Light" w:cs="Arial"/>
          <w:szCs w:val="20"/>
          <w:rPrChange w:id="10426" w:author="Arthur de Catheu" w:date="2014-06-20T17:08:00Z">
            <w:rPr>
              <w:rFonts w:eastAsiaTheme="majorEastAsia" w:cs="Arial"/>
              <w:b/>
              <w:bCs/>
              <w:sz w:val="28"/>
              <w:szCs w:val="20"/>
            </w:rPr>
          </w:rPrChange>
        </w:rPr>
        <w:t>FINEXKAP AM</w:t>
      </w:r>
      <w:r w:rsidR="00E170AD" w:rsidRPr="00935764" w:rsidDel="00E170AD">
        <w:rPr>
          <w:rFonts w:ascii="Helvetica Neue Light" w:hAnsi="Helvetica Neue Light" w:cs="Arial"/>
          <w:szCs w:val="20"/>
          <w:rPrChange w:id="10427" w:author="Arthur de Catheu" w:date="2014-06-20T17:08:00Z">
            <w:rPr>
              <w:rFonts w:eastAsiaTheme="majorEastAsia" w:cs="Arial"/>
              <w:b/>
              <w:bCs/>
              <w:sz w:val="28"/>
              <w:szCs w:val="20"/>
            </w:rPr>
          </w:rPrChange>
        </w:rPr>
        <w:t xml:space="preserve"> </w:t>
      </w:r>
      <w:r w:rsidR="00477C04" w:rsidRPr="00935764">
        <w:rPr>
          <w:rFonts w:ascii="Helvetica Neue Light" w:hAnsi="Helvetica Neue Light" w:cs="Arial"/>
          <w:szCs w:val="20"/>
          <w:rPrChange w:id="10428" w:author="Arthur de Catheu" w:date="2014-06-20T17:08:00Z">
            <w:rPr>
              <w:rFonts w:eastAsiaTheme="majorEastAsia" w:cs="Arial"/>
              <w:b/>
              <w:bCs/>
              <w:sz w:val="28"/>
              <w:szCs w:val="20"/>
            </w:rPr>
          </w:rPrChange>
        </w:rPr>
        <w:br/>
        <w:t>133 bis, rue de l'Université</w:t>
      </w:r>
    </w:p>
    <w:p w14:paraId="095EF561" w14:textId="237214C2" w:rsidR="00477C04" w:rsidRPr="00935764" w:rsidRDefault="00477C04" w:rsidP="00477C04">
      <w:pPr>
        <w:pStyle w:val="Corpsdetexte"/>
        <w:tabs>
          <w:tab w:val="left" w:pos="1200"/>
        </w:tabs>
        <w:jc w:val="left"/>
        <w:rPr>
          <w:rFonts w:ascii="Helvetica Neue Light" w:hAnsi="Helvetica Neue Light" w:cs="Arial"/>
          <w:szCs w:val="20"/>
          <w:rPrChange w:id="10429" w:author="Arthur de Catheu" w:date="2014-06-20T17:08:00Z">
            <w:rPr>
              <w:rFonts w:cs="Arial"/>
              <w:szCs w:val="20"/>
            </w:rPr>
          </w:rPrChange>
        </w:rPr>
      </w:pPr>
      <w:r w:rsidRPr="00935764">
        <w:rPr>
          <w:rFonts w:ascii="Helvetica Neue Light" w:hAnsi="Helvetica Neue Light" w:cs="Arial"/>
          <w:szCs w:val="20"/>
          <w:rPrChange w:id="10430" w:author="Arthur de Catheu" w:date="2014-06-20T17:08:00Z">
            <w:rPr>
              <w:rFonts w:eastAsiaTheme="majorEastAsia" w:cs="Arial"/>
              <w:b/>
              <w:bCs/>
              <w:sz w:val="28"/>
              <w:szCs w:val="20"/>
            </w:rPr>
          </w:rPrChange>
        </w:rPr>
        <w:t>75007 Paris</w:t>
      </w:r>
      <w:r w:rsidRPr="00935764">
        <w:rPr>
          <w:rFonts w:ascii="Helvetica Neue Light" w:hAnsi="Helvetica Neue Light" w:cs="Arial"/>
          <w:szCs w:val="20"/>
          <w:rPrChange w:id="10431" w:author="Arthur de Catheu" w:date="2014-06-20T17:08:00Z">
            <w:rPr>
              <w:rFonts w:eastAsiaTheme="majorEastAsia" w:cs="Arial"/>
              <w:b/>
              <w:bCs/>
              <w:sz w:val="28"/>
              <w:szCs w:val="20"/>
            </w:rPr>
          </w:rPrChange>
        </w:rPr>
        <w:br/>
        <w:t>Téléphone :</w:t>
      </w:r>
      <w:r w:rsidRPr="00935764">
        <w:rPr>
          <w:rFonts w:ascii="Helvetica Neue Light" w:hAnsi="Helvetica Neue Light" w:cs="Arial"/>
          <w:szCs w:val="20"/>
          <w:rPrChange w:id="10432" w:author="Arthur de Catheu" w:date="2014-06-20T17:08:00Z">
            <w:rPr>
              <w:rFonts w:eastAsiaTheme="majorEastAsia" w:cs="Arial"/>
              <w:b/>
              <w:bCs/>
              <w:sz w:val="28"/>
              <w:szCs w:val="20"/>
            </w:rPr>
          </w:rPrChange>
        </w:rPr>
        <w:tab/>
        <w:t>01 84 17 85 37</w:t>
      </w:r>
      <w:r w:rsidRPr="00935764">
        <w:rPr>
          <w:rFonts w:ascii="Helvetica Neue Light" w:hAnsi="Helvetica Neue Light" w:cs="Arial"/>
          <w:szCs w:val="20"/>
          <w:rPrChange w:id="10433" w:author="Arthur de Catheu" w:date="2014-06-20T17:08:00Z">
            <w:rPr>
              <w:rFonts w:eastAsiaTheme="majorEastAsia" w:cs="Arial"/>
              <w:b/>
              <w:bCs/>
              <w:sz w:val="28"/>
              <w:szCs w:val="20"/>
            </w:rPr>
          </w:rPrChange>
        </w:rPr>
        <w:br/>
      </w:r>
      <w:r w:rsidRPr="00935764">
        <w:rPr>
          <w:rFonts w:ascii="Helvetica Neue Light" w:hAnsi="Helvetica Neue Light" w:cs="Arial"/>
          <w:szCs w:val="20"/>
          <w:rPrChange w:id="10434" w:author="Arthur de Catheu" w:date="2014-06-20T17:08:00Z">
            <w:rPr>
              <w:rFonts w:eastAsiaTheme="majorEastAsia" w:cs="Arial"/>
              <w:b/>
              <w:bCs/>
              <w:sz w:val="28"/>
              <w:szCs w:val="20"/>
            </w:rPr>
          </w:rPrChange>
        </w:rPr>
        <w:lastRenderedPageBreak/>
        <w:t>Fax :</w:t>
      </w:r>
      <w:r w:rsidRPr="00935764">
        <w:rPr>
          <w:rFonts w:ascii="Helvetica Neue Light" w:hAnsi="Helvetica Neue Light" w:cs="Arial"/>
          <w:szCs w:val="20"/>
          <w:rPrChange w:id="10435" w:author="Arthur de Catheu" w:date="2014-06-20T17:08:00Z">
            <w:rPr>
              <w:rFonts w:eastAsiaTheme="majorEastAsia" w:cs="Arial"/>
              <w:b/>
              <w:bCs/>
              <w:sz w:val="28"/>
              <w:szCs w:val="20"/>
            </w:rPr>
          </w:rPrChange>
        </w:rPr>
        <w:tab/>
        <w:t>01 84 17 50 79</w:t>
      </w:r>
      <w:r w:rsidRPr="00935764">
        <w:rPr>
          <w:rFonts w:ascii="Helvetica Neue Light" w:hAnsi="Helvetica Neue Light" w:cs="Arial"/>
          <w:szCs w:val="20"/>
          <w:rPrChange w:id="10436" w:author="Arthur de Catheu" w:date="2014-06-20T17:08:00Z">
            <w:rPr>
              <w:rFonts w:eastAsiaTheme="majorEastAsia" w:cs="Arial"/>
              <w:b/>
              <w:bCs/>
              <w:sz w:val="28"/>
              <w:szCs w:val="20"/>
            </w:rPr>
          </w:rPrChange>
        </w:rPr>
        <w:br/>
      </w:r>
      <w:ins w:id="10437" w:author="Hervé Monnerie" w:date="2014-06-25T11:00:00Z">
        <w:r w:rsidR="008D2EB3">
          <w:rPr>
            <w:rFonts w:ascii="Helvetica Neue Light" w:hAnsi="Helvetica Neue Light" w:cs="Arial"/>
            <w:szCs w:val="20"/>
            <w:u w:val="single"/>
          </w:rPr>
          <w:t>recouvrement</w:t>
        </w:r>
      </w:ins>
      <w:del w:id="10438" w:author="Hervé Monnerie" w:date="2014-06-25T11:00:00Z">
        <w:r w:rsidRPr="00935764" w:rsidDel="008D2EB3">
          <w:rPr>
            <w:rFonts w:ascii="Helvetica Neue Light" w:hAnsi="Helvetica Neue Light" w:cs="Arial"/>
            <w:szCs w:val="20"/>
            <w:rPrChange w:id="10439" w:author="Arthur de Catheu" w:date="2014-06-20T17:08:00Z">
              <w:rPr>
                <w:rFonts w:eastAsiaTheme="majorEastAsia" w:cs="Arial"/>
                <w:b/>
                <w:bCs/>
                <w:sz w:val="28"/>
                <w:szCs w:val="20"/>
              </w:rPr>
            </w:rPrChange>
          </w:rPr>
          <w:delText>E-mail :</w:delText>
        </w:r>
        <w:r w:rsidRPr="00935764" w:rsidDel="008D2EB3">
          <w:rPr>
            <w:rFonts w:ascii="Helvetica Neue Light" w:hAnsi="Helvetica Neue Light" w:cs="Arial"/>
            <w:szCs w:val="20"/>
            <w:rPrChange w:id="10440" w:author="Arthur de Catheu" w:date="2014-06-20T17:08:00Z">
              <w:rPr>
                <w:rFonts w:eastAsiaTheme="majorEastAsia" w:cs="Arial"/>
                <w:b/>
                <w:bCs/>
                <w:sz w:val="28"/>
                <w:szCs w:val="20"/>
              </w:rPr>
            </w:rPrChange>
          </w:rPr>
          <w:tab/>
        </w:r>
        <w:r w:rsidRPr="00935764" w:rsidDel="008D2EB3">
          <w:rPr>
            <w:rFonts w:ascii="Helvetica Neue Light" w:hAnsi="Helvetica Neue Light" w:cs="Arial"/>
            <w:szCs w:val="20"/>
            <w:u w:val="single"/>
            <w:rPrChange w:id="10441" w:author="Arthur de Catheu" w:date="2014-06-20T17:08:00Z">
              <w:rPr>
                <w:rFonts w:eastAsiaTheme="majorEastAsia" w:cs="Arial"/>
                <w:b/>
                <w:bCs/>
                <w:sz w:val="28"/>
                <w:szCs w:val="20"/>
                <w:u w:val="single"/>
              </w:rPr>
            </w:rPrChange>
          </w:rPr>
          <w:delText>clients</w:delText>
        </w:r>
      </w:del>
      <w:r w:rsidR="0062453F" w:rsidRPr="00935764">
        <w:rPr>
          <w:rFonts w:ascii="Helvetica Neue Light" w:hAnsi="Helvetica Neue Light" w:cs="Arial"/>
          <w:szCs w:val="20"/>
          <w:u w:val="single"/>
          <w:rPrChange w:id="10442" w:author="Arthur de Catheu" w:date="2014-06-20T17:08:00Z">
            <w:rPr>
              <w:rFonts w:eastAsiaTheme="majorEastAsia" w:cs="Arial"/>
              <w:b/>
              <w:bCs/>
              <w:sz w:val="28"/>
              <w:szCs w:val="20"/>
              <w:u w:val="single"/>
            </w:rPr>
          </w:rPrChange>
        </w:rPr>
        <w:t>@finexkap</w:t>
      </w:r>
      <w:del w:id="10443" w:author="Hervé Monnerie" w:date="2014-06-25T11:16:00Z">
        <w:r w:rsidR="002119A8" w:rsidRPr="00935764" w:rsidDel="00446672">
          <w:rPr>
            <w:rFonts w:ascii="Helvetica Neue Light" w:hAnsi="Helvetica Neue Light" w:cs="Arial"/>
            <w:szCs w:val="20"/>
            <w:u w:val="single"/>
            <w:rPrChange w:id="10444" w:author="Arthur de Catheu" w:date="2014-06-20T17:08:00Z">
              <w:rPr>
                <w:rFonts w:eastAsiaTheme="majorEastAsia" w:cs="Arial"/>
                <w:b/>
                <w:bCs/>
                <w:sz w:val="28"/>
                <w:szCs w:val="20"/>
                <w:u w:val="single"/>
              </w:rPr>
            </w:rPrChange>
          </w:rPr>
          <w:delText>AM</w:delText>
        </w:r>
      </w:del>
      <w:r w:rsidRPr="00935764">
        <w:rPr>
          <w:rFonts w:ascii="Helvetica Neue Light" w:hAnsi="Helvetica Neue Light" w:cs="Arial"/>
          <w:szCs w:val="20"/>
          <w:u w:val="single"/>
          <w:rPrChange w:id="10445" w:author="Arthur de Catheu" w:date="2014-06-20T17:08:00Z">
            <w:rPr>
              <w:rFonts w:eastAsiaTheme="majorEastAsia" w:cs="Arial"/>
              <w:b/>
              <w:bCs/>
              <w:sz w:val="28"/>
              <w:szCs w:val="20"/>
              <w:u w:val="single"/>
            </w:rPr>
          </w:rPrChange>
        </w:rPr>
        <w:t>.com</w:t>
      </w:r>
    </w:p>
    <w:p w14:paraId="3E10C644" w14:textId="77777777" w:rsidR="00B3576E" w:rsidRPr="00935764" w:rsidRDefault="00B3576E" w:rsidP="00477C04">
      <w:pPr>
        <w:spacing w:after="240"/>
        <w:rPr>
          <w:rFonts w:ascii="Helvetica Neue Light" w:hAnsi="Helvetica Neue Light" w:cs="Arial"/>
          <w:szCs w:val="20"/>
          <w:u w:val="single"/>
          <w:rPrChange w:id="10446" w:author="Arthur de Catheu" w:date="2014-06-20T17:08:00Z">
            <w:rPr>
              <w:rFonts w:cs="Arial"/>
              <w:szCs w:val="20"/>
              <w:u w:val="single"/>
            </w:rPr>
          </w:rPrChange>
        </w:rPr>
      </w:pPr>
    </w:p>
    <w:p w14:paraId="1AF8485B" w14:textId="6045D07A" w:rsidR="00477C04" w:rsidRPr="00935764" w:rsidRDefault="00477C04" w:rsidP="00477C04">
      <w:pPr>
        <w:spacing w:after="240"/>
        <w:rPr>
          <w:rFonts w:ascii="Helvetica Neue Light" w:hAnsi="Helvetica Neue Light" w:cs="Arial"/>
          <w:szCs w:val="20"/>
          <w:rPrChange w:id="10447" w:author="Arthur de Catheu" w:date="2014-06-20T17:08:00Z">
            <w:rPr>
              <w:rFonts w:cs="Arial"/>
              <w:szCs w:val="20"/>
            </w:rPr>
          </w:rPrChange>
        </w:rPr>
      </w:pPr>
      <w:r w:rsidRPr="00935764">
        <w:rPr>
          <w:rFonts w:ascii="Helvetica Neue Light" w:hAnsi="Helvetica Neue Light" w:cs="Arial"/>
          <w:szCs w:val="20"/>
          <w:u w:val="single"/>
          <w:rPrChange w:id="10448" w:author="Arthur de Catheu" w:date="2014-06-20T17:08:00Z">
            <w:rPr>
              <w:rFonts w:eastAsiaTheme="majorEastAsia" w:cs="Arial"/>
              <w:b/>
              <w:bCs/>
              <w:sz w:val="28"/>
              <w:szCs w:val="20"/>
              <w:u w:val="single"/>
            </w:rPr>
          </w:rPrChange>
        </w:rPr>
        <w:t xml:space="preserve">Nous vous remercions par avance de bien vouloir indiquer la référence de la facture </w:t>
      </w:r>
      <w:r w:rsidR="002119A8" w:rsidRPr="00935764">
        <w:rPr>
          <w:rFonts w:ascii="Helvetica Neue Light" w:hAnsi="Helvetica Neue Light" w:cs="Arial"/>
          <w:szCs w:val="20"/>
          <w:u w:val="single"/>
          <w:rPrChange w:id="10449" w:author="Arthur de Catheu" w:date="2014-06-20T17:08:00Z">
            <w:rPr>
              <w:rFonts w:eastAsiaTheme="majorEastAsia" w:cs="Arial"/>
              <w:b/>
              <w:bCs/>
              <w:sz w:val="28"/>
              <w:szCs w:val="20"/>
              <w:u w:val="single"/>
            </w:rPr>
          </w:rPrChange>
        </w:rPr>
        <w:t>Finexkap AM</w:t>
      </w:r>
      <w:r w:rsidRPr="00935764">
        <w:rPr>
          <w:rFonts w:ascii="Helvetica Neue Light" w:hAnsi="Helvetica Neue Light" w:cs="Arial"/>
          <w:szCs w:val="20"/>
          <w:u w:val="single"/>
          <w:rPrChange w:id="10450" w:author="Arthur de Catheu" w:date="2014-06-20T17:08:00Z">
            <w:rPr>
              <w:rFonts w:eastAsiaTheme="majorEastAsia" w:cs="Arial"/>
              <w:b/>
              <w:bCs/>
              <w:sz w:val="28"/>
              <w:szCs w:val="20"/>
              <w:u w:val="single"/>
            </w:rPr>
          </w:rPrChange>
        </w:rPr>
        <w:t xml:space="preserve"> lors du règlement de chaque Créance Cédée concernée</w:t>
      </w:r>
      <w:r w:rsidRPr="00935764">
        <w:rPr>
          <w:rFonts w:ascii="Helvetica Neue Light" w:hAnsi="Helvetica Neue Light" w:cs="Arial"/>
          <w:szCs w:val="20"/>
          <w:rPrChange w:id="10451" w:author="Arthur de Catheu" w:date="2014-06-20T17:08:00Z">
            <w:rPr>
              <w:rFonts w:eastAsiaTheme="majorEastAsia" w:cs="Arial"/>
              <w:b/>
              <w:bCs/>
              <w:sz w:val="28"/>
              <w:szCs w:val="20"/>
            </w:rPr>
          </w:rPrChange>
        </w:rPr>
        <w:t>.</w:t>
      </w:r>
    </w:p>
    <w:p w14:paraId="41FC94CA" w14:textId="77777777" w:rsidR="00477C04" w:rsidRPr="00935764" w:rsidRDefault="00477C04" w:rsidP="00477C04">
      <w:pPr>
        <w:spacing w:after="240"/>
        <w:rPr>
          <w:rFonts w:ascii="Helvetica Neue Light" w:hAnsi="Helvetica Neue Light"/>
          <w:rPrChange w:id="10452" w:author="Arthur de Catheu" w:date="2014-06-20T17:08:00Z">
            <w:rPr/>
          </w:rPrChange>
        </w:rPr>
      </w:pPr>
      <w:r w:rsidRPr="00935764">
        <w:rPr>
          <w:rFonts w:ascii="Helvetica Neue Light" w:hAnsi="Helvetica Neue Light" w:cs="Arial"/>
          <w:szCs w:val="20"/>
          <w:rPrChange w:id="10453" w:author="Arthur de Catheu" w:date="2014-06-20T17:08:00Z">
            <w:rPr>
              <w:rFonts w:eastAsiaTheme="majorEastAsia" w:cs="Arial"/>
              <w:b/>
              <w:bCs/>
              <w:sz w:val="28"/>
              <w:szCs w:val="20"/>
            </w:rPr>
          </w:rPrChange>
        </w:rPr>
        <w:t xml:space="preserve">Conformément aux dispositions du Code monétaire et financier applicables aux fonds communs de titrisation, nous attirons votre attention sur le fait que seuls seront libératoires les paiements effectués conformément aux indications ci-dessus. </w:t>
      </w:r>
      <w:r w:rsidRPr="00935764">
        <w:rPr>
          <w:rFonts w:ascii="Helvetica Neue Light" w:hAnsi="Helvetica Neue Light" w:cs="Arial"/>
          <w:b/>
          <w:szCs w:val="20"/>
          <w:rPrChange w:id="10454" w:author="Arthur de Catheu" w:date="2014-06-20T17:08:00Z">
            <w:rPr>
              <w:rFonts w:eastAsiaTheme="majorEastAsia" w:cs="Arial"/>
              <w:b/>
              <w:bCs/>
              <w:sz w:val="28"/>
              <w:szCs w:val="20"/>
            </w:rPr>
          </w:rPrChange>
        </w:rPr>
        <w:t>Vous vous exposeriez à payer deux fois la même somme si votre paiement n’est pas effectué strictement comme indiqué ci-dessus</w:t>
      </w:r>
      <w:r w:rsidRPr="00935764">
        <w:rPr>
          <w:rFonts w:ascii="Helvetica Neue Light" w:hAnsi="Helvetica Neue Light" w:cs="Arial"/>
          <w:szCs w:val="20"/>
          <w:rPrChange w:id="10455" w:author="Arthur de Catheu" w:date="2014-06-20T17:08:00Z">
            <w:rPr>
              <w:rFonts w:eastAsiaTheme="majorEastAsia" w:cs="Arial"/>
              <w:b/>
              <w:bCs/>
              <w:sz w:val="28"/>
              <w:szCs w:val="20"/>
            </w:rPr>
          </w:rPrChange>
        </w:rPr>
        <w:t>.</w:t>
      </w:r>
    </w:p>
    <w:p w14:paraId="11E4D909" w14:textId="77777777" w:rsidR="00477C04" w:rsidRPr="00935764" w:rsidRDefault="00477C04" w:rsidP="00477C04">
      <w:pPr>
        <w:spacing w:after="240"/>
        <w:rPr>
          <w:rFonts w:ascii="Helvetica Neue Light" w:hAnsi="Helvetica Neue Light"/>
          <w:rPrChange w:id="10456" w:author="Arthur de Catheu" w:date="2014-06-20T17:08:00Z">
            <w:rPr/>
          </w:rPrChange>
        </w:rPr>
      </w:pPr>
      <w:r w:rsidRPr="00935764">
        <w:rPr>
          <w:rFonts w:ascii="Helvetica Neue Light" w:eastAsia="Arial" w:hAnsi="Helvetica Neue Light" w:cs="Arial"/>
          <w:rPrChange w:id="10457" w:author="Arthur de Catheu" w:date="2014-06-20T17:08:00Z">
            <w:rPr>
              <w:rFonts w:eastAsia="Arial" w:cs="Arial"/>
              <w:b/>
              <w:bCs/>
              <w:sz w:val="28"/>
              <w:szCs w:val="26"/>
            </w:rPr>
          </w:rPrChange>
        </w:rPr>
        <w:t>Nous vous prions d’agréer, Madame, Monsieur, l’expression de nos salutations distinguées.</w:t>
      </w:r>
    </w:p>
    <w:p w14:paraId="1366E4F8" w14:textId="6A9325C0" w:rsidR="00477C04" w:rsidRPr="00935764" w:rsidRDefault="00477C04" w:rsidP="00477C04">
      <w:pPr>
        <w:tabs>
          <w:tab w:val="left" w:pos="3975"/>
        </w:tabs>
        <w:spacing w:after="240"/>
        <w:rPr>
          <w:rFonts w:ascii="Helvetica Neue Light" w:hAnsi="Helvetica Neue Light"/>
          <w:rPrChange w:id="10458" w:author="Arthur de Catheu" w:date="2014-06-20T17:08:00Z">
            <w:rPr/>
          </w:rPrChange>
        </w:rPr>
      </w:pPr>
    </w:p>
    <w:p w14:paraId="380253BA" w14:textId="202AA855" w:rsidR="00477C04" w:rsidRPr="00935764" w:rsidRDefault="008D2EB3">
      <w:pPr>
        <w:tabs>
          <w:tab w:val="left" w:pos="5400"/>
        </w:tabs>
        <w:rPr>
          <w:rFonts w:ascii="Helvetica Neue Light" w:hAnsi="Helvetica Neue Light"/>
          <w:highlight w:val="yellow"/>
          <w:rPrChange w:id="10459" w:author="Arthur de Catheu" w:date="2014-06-20T17:08:00Z">
            <w:rPr>
              <w:highlight w:val="yellow"/>
            </w:rPr>
          </w:rPrChange>
        </w:rPr>
        <w:pPrChange w:id="10460" w:author="Hervé Monnerie" w:date="2014-06-25T11:01:00Z">
          <w:pPr/>
        </w:pPrChange>
      </w:pPr>
      <w:ins w:id="10461" w:author="Hervé Monnerie" w:date="2014-06-25T11:01:00Z">
        <w:r>
          <w:rPr>
            <w:rFonts w:ascii="Helvetica Neue Light" w:hAnsi="Helvetica Neue Light"/>
            <w:highlight w:val="yellow"/>
          </w:rPr>
          <w:br w:type="textWrapping" w:clear="all"/>
        </w:r>
      </w:ins>
    </w:p>
    <w:p w14:paraId="0B747597" w14:textId="5A71E57F" w:rsidR="00ED6ACF" w:rsidRPr="00935764" w:rsidRDefault="00ED6ACF" w:rsidP="003262C0">
      <w:pPr>
        <w:rPr>
          <w:rFonts w:ascii="Helvetica Neue Light" w:eastAsiaTheme="majorEastAsia" w:hAnsi="Helvetica Neue Light" w:cstheme="majorBidi"/>
          <w:b/>
          <w:bCs/>
          <w:highlight w:val="yellow"/>
          <w:rPrChange w:id="10462" w:author="Arthur de Catheu" w:date="2014-06-20T17:08:00Z">
            <w:rPr>
              <w:rFonts w:eastAsiaTheme="majorEastAsia" w:cstheme="majorBidi"/>
              <w:b/>
              <w:bCs/>
              <w:highlight w:val="yellow"/>
            </w:rPr>
          </w:rPrChange>
        </w:rPr>
      </w:pPr>
      <w:r w:rsidRPr="00935764">
        <w:rPr>
          <w:rFonts w:ascii="Helvetica Neue Light" w:hAnsi="Helvetica Neue Light"/>
          <w:highlight w:val="yellow"/>
          <w:rPrChange w:id="10463" w:author="Arthur de Catheu" w:date="2014-06-20T17:08:00Z">
            <w:rPr>
              <w:highlight w:val="yellow"/>
            </w:rPr>
          </w:rPrChange>
        </w:rPr>
        <w:br w:type="page"/>
      </w:r>
    </w:p>
    <w:p w14:paraId="7AE43C47" w14:textId="3CEFDE9E" w:rsidR="004C382E" w:rsidRPr="00935764" w:rsidRDefault="004C382E" w:rsidP="00CB4CF4">
      <w:pPr>
        <w:pStyle w:val="Titre2"/>
        <w:rPr>
          <w:rPrChange w:id="10464" w:author="Arthur de Catheu" w:date="2014-06-20T17:08:00Z">
            <w:rPr>
              <w:highlight w:val="yellow"/>
            </w:rPr>
          </w:rPrChange>
        </w:rPr>
      </w:pPr>
      <w:bookmarkStart w:id="10465" w:name="_Toc265315457"/>
      <w:r w:rsidRPr="00935764">
        <w:rPr>
          <w:rPrChange w:id="10466" w:author="Arthur de Catheu" w:date="2014-06-20T17:08:00Z">
            <w:rPr>
              <w:rFonts w:asciiTheme="majorHAnsi" w:eastAsiaTheme="minorEastAsia" w:hAnsiTheme="majorHAnsi" w:cstheme="minorBidi"/>
              <w:b w:val="0"/>
              <w:bCs w:val="0"/>
              <w:iCs/>
              <w:sz w:val="24"/>
              <w:szCs w:val="24"/>
              <w:highlight w:val="yellow"/>
            </w:rPr>
          </w:rPrChange>
        </w:rPr>
        <w:lastRenderedPageBreak/>
        <w:t>Modèle de notification du Débiteur à J-15 par rapport à la Date d’</w:t>
      </w:r>
      <w:r w:rsidR="000A566E" w:rsidRPr="00935764">
        <w:rPr>
          <w:rPrChange w:id="10467" w:author="Arthur de Catheu" w:date="2014-06-20T17:08:00Z">
            <w:rPr>
              <w:rFonts w:asciiTheme="majorHAnsi" w:eastAsiaTheme="minorEastAsia" w:hAnsiTheme="majorHAnsi" w:cstheme="minorBidi"/>
              <w:b w:val="0"/>
              <w:bCs w:val="0"/>
              <w:iCs/>
              <w:sz w:val="24"/>
              <w:szCs w:val="24"/>
              <w:highlight w:val="yellow"/>
            </w:rPr>
          </w:rPrChange>
        </w:rPr>
        <w:t>échéance</w:t>
      </w:r>
      <w:bookmarkEnd w:id="10465"/>
    </w:p>
    <w:p w14:paraId="78AC8492" w14:textId="09AC26E1" w:rsidR="000A566E" w:rsidRPr="00935764" w:rsidRDefault="000A566E" w:rsidP="000A566E">
      <w:pPr>
        <w:tabs>
          <w:tab w:val="left" w:pos="2085"/>
        </w:tabs>
        <w:rPr>
          <w:rFonts w:ascii="Helvetica Neue Light" w:hAnsi="Helvetica Neue Light"/>
          <w:rPrChange w:id="10468" w:author="Arthur de Catheu" w:date="2014-06-20T17:08:00Z">
            <w:rPr>
              <w:highlight w:val="yellow"/>
            </w:rPr>
          </w:rPrChange>
        </w:rPr>
      </w:pPr>
      <w:r w:rsidRPr="00935764">
        <w:rPr>
          <w:rFonts w:ascii="Helvetica Neue Light" w:hAnsi="Helvetica Neue Light"/>
          <w:rPrChange w:id="10469" w:author="Arthur de Catheu" w:date="2014-06-20T17:08:00Z">
            <w:rPr>
              <w:rFonts w:asciiTheme="majorHAnsi" w:eastAsiaTheme="majorEastAsia" w:hAnsiTheme="majorHAnsi" w:cstheme="majorBidi"/>
              <w:bCs/>
              <w:iCs/>
              <w:sz w:val="24"/>
              <w:highlight w:val="yellow"/>
            </w:rPr>
          </w:rPrChange>
        </w:rPr>
        <w:tab/>
      </w:r>
    </w:p>
    <w:p w14:paraId="2C5C3206" w14:textId="77777777" w:rsidR="000A566E" w:rsidRPr="00935764" w:rsidRDefault="000A566E" w:rsidP="000A566E">
      <w:pPr>
        <w:tabs>
          <w:tab w:val="left" w:pos="2085"/>
        </w:tabs>
        <w:rPr>
          <w:rFonts w:ascii="Helvetica Neue Light" w:hAnsi="Helvetica Neue Light"/>
          <w:highlight w:val="yellow"/>
          <w:rPrChange w:id="10470" w:author="Arthur de Catheu" w:date="2014-06-20T17:08:00Z">
            <w:rPr>
              <w:highlight w:val="yellow"/>
            </w:rPr>
          </w:rPrChange>
        </w:rPr>
      </w:pPr>
    </w:p>
    <w:p w14:paraId="5430D52A" w14:textId="77777777" w:rsidR="000A566E" w:rsidRPr="00935764" w:rsidRDefault="000A566E" w:rsidP="000A566E">
      <w:pPr>
        <w:tabs>
          <w:tab w:val="left" w:pos="2085"/>
        </w:tabs>
        <w:rPr>
          <w:rFonts w:ascii="Helvetica Neue Light" w:hAnsi="Helvetica Neue Light"/>
          <w:rPrChange w:id="10471" w:author="Arthur de Catheu" w:date="2014-06-20T17:08:00Z">
            <w:rPr/>
          </w:rPrChange>
        </w:rPr>
      </w:pPr>
      <w:r w:rsidRPr="00935764">
        <w:rPr>
          <w:rFonts w:ascii="Helvetica Neue Light" w:hAnsi="Helvetica Neue Light"/>
          <w:rPrChange w:id="10472" w:author="Arthur de Catheu" w:date="2014-06-20T17:08:00Z">
            <w:rPr/>
          </w:rPrChange>
        </w:rPr>
        <w:t xml:space="preserve">Bonjour, </w:t>
      </w:r>
    </w:p>
    <w:p w14:paraId="706E9D19" w14:textId="77777777" w:rsidR="000A566E" w:rsidRPr="00935764" w:rsidRDefault="000A566E" w:rsidP="000A566E">
      <w:pPr>
        <w:tabs>
          <w:tab w:val="left" w:pos="2085"/>
        </w:tabs>
        <w:rPr>
          <w:rFonts w:ascii="Helvetica Neue Light" w:hAnsi="Helvetica Neue Light"/>
          <w:rPrChange w:id="10473" w:author="Arthur de Catheu" w:date="2014-06-20T17:08:00Z">
            <w:rPr/>
          </w:rPrChange>
        </w:rPr>
      </w:pPr>
    </w:p>
    <w:p w14:paraId="5E8DB70D" w14:textId="1C008B61" w:rsidR="000A566E" w:rsidRPr="00935764" w:rsidRDefault="000A566E" w:rsidP="000A566E">
      <w:pPr>
        <w:tabs>
          <w:tab w:val="left" w:pos="2085"/>
        </w:tabs>
        <w:rPr>
          <w:rFonts w:ascii="Helvetica Neue Light" w:hAnsi="Helvetica Neue Light"/>
          <w:rPrChange w:id="10474" w:author="Arthur de Catheu" w:date="2014-06-20T17:08:00Z">
            <w:rPr/>
          </w:rPrChange>
        </w:rPr>
      </w:pPr>
      <w:r w:rsidRPr="00935764">
        <w:rPr>
          <w:rFonts w:ascii="Helvetica Neue Light" w:hAnsi="Helvetica Neue Light"/>
          <w:rPrChange w:id="10475" w:author="Arthur de Catheu" w:date="2014-06-20T17:08:00Z">
            <w:rPr/>
          </w:rPrChange>
        </w:rPr>
        <w:t>Conformément à notre notification en date du ##/##/####, nous vous rappelons que la(les) facture(s) N°XXX de votre fournisseur 'Raison Sociale du Cédant' arrive(nt) à échéance en date du ##/##/####/ soit dans moins de 15 jours. Pour mémoire, celle(s)-ci devra</w:t>
      </w:r>
      <w:ins w:id="10476" w:author="Hervé Monnerie" w:date="2014-06-17T19:41:00Z">
        <w:r w:rsidR="007957AE" w:rsidRPr="00935764">
          <w:rPr>
            <w:rFonts w:ascii="Helvetica Neue Light" w:hAnsi="Helvetica Neue Light"/>
            <w:rPrChange w:id="10477" w:author="Arthur de Catheu" w:date="2014-06-20T17:08:00Z">
              <w:rPr/>
            </w:rPrChange>
          </w:rPr>
          <w:t xml:space="preserve"> </w:t>
        </w:r>
      </w:ins>
      <w:r w:rsidRPr="00935764">
        <w:rPr>
          <w:rFonts w:ascii="Helvetica Neue Light" w:hAnsi="Helvetica Neue Light"/>
          <w:rPrChange w:id="10478" w:author="Arthur de Catheu" w:date="2014-06-20T17:08:00Z">
            <w:rPr/>
          </w:rPrChange>
        </w:rPr>
        <w:t xml:space="preserve">(ont) être payée(s) directement par virement à l'ordre du </w:t>
      </w:r>
      <w:ins w:id="10479" w:author="Hervé Monnerie" w:date="2014-06-17T19:17:00Z">
        <w:r w:rsidR="009B57E4" w:rsidRPr="00935764">
          <w:rPr>
            <w:rFonts w:ascii="Helvetica Neue Light" w:hAnsi="Helvetica Neue Light"/>
            <w:rPrChange w:id="10480" w:author="Arthur de Catheu" w:date="2014-06-20T17:08:00Z">
              <w:rPr/>
            </w:rPrChange>
          </w:rPr>
          <w:t xml:space="preserve">FCT Finexkap Créances Co N°1' </w:t>
        </w:r>
      </w:ins>
      <w:del w:id="10481" w:author="Hervé Monnerie" w:date="2014-06-17T19:17:00Z">
        <w:r w:rsidRPr="00935764" w:rsidDel="009B57E4">
          <w:rPr>
            <w:rFonts w:ascii="Helvetica Neue Light" w:hAnsi="Helvetica Neue Light"/>
            <w:rPrChange w:id="10482" w:author="Arthur de Catheu" w:date="2014-06-20T17:08:00Z">
              <w:rPr/>
            </w:rPrChange>
          </w:rPr>
          <w:delText xml:space="preserve">FCT Finexkap - Compartiment </w:delText>
        </w:r>
      </w:del>
      <w:r w:rsidRPr="00935764">
        <w:rPr>
          <w:rFonts w:ascii="Helvetica Neue Light" w:hAnsi="Helvetica Neue Light"/>
          <w:rPrChange w:id="10483" w:author="Arthur de Catheu" w:date="2014-06-20T17:08:00Z">
            <w:rPr/>
          </w:rPrChange>
        </w:rPr>
        <w:t>dont les coordonnées bancaires figurent sur le RIB transmis lors de la notification (en pièce jointe de cet email pour rappel). Pour toute information, ou toute question relative au paiement de cette</w:t>
      </w:r>
      <w:ins w:id="10484" w:author="Hervé Monnerie" w:date="2014-06-17T19:40:00Z">
        <w:r w:rsidR="007957AE" w:rsidRPr="00935764">
          <w:rPr>
            <w:rFonts w:ascii="Helvetica Neue Light" w:hAnsi="Helvetica Neue Light"/>
            <w:rPrChange w:id="10485" w:author="Arthur de Catheu" w:date="2014-06-20T17:08:00Z">
              <w:rPr/>
            </w:rPrChange>
          </w:rPr>
          <w:t xml:space="preserve"> </w:t>
        </w:r>
      </w:ins>
      <w:r w:rsidRPr="00935764">
        <w:rPr>
          <w:rFonts w:ascii="Helvetica Neue Light" w:hAnsi="Helvetica Neue Light"/>
          <w:rPrChange w:id="10486" w:author="Arthur de Catheu" w:date="2014-06-20T17:08:00Z">
            <w:rPr/>
          </w:rPrChange>
        </w:rPr>
        <w:t>(ces) facture(s), merci de bien vouloir nous contacter par email à xxx@Finexkap.com ou directement aux coordonnées ci-dessous.</w:t>
      </w:r>
    </w:p>
    <w:p w14:paraId="7DB44802" w14:textId="77777777" w:rsidR="000A566E" w:rsidRPr="00935764" w:rsidRDefault="000A566E" w:rsidP="000A566E">
      <w:pPr>
        <w:tabs>
          <w:tab w:val="left" w:pos="2085"/>
        </w:tabs>
        <w:rPr>
          <w:rFonts w:ascii="Helvetica Neue Light" w:hAnsi="Helvetica Neue Light"/>
          <w:rPrChange w:id="10487" w:author="Arthur de Catheu" w:date="2014-06-20T17:08:00Z">
            <w:rPr/>
          </w:rPrChange>
        </w:rPr>
      </w:pPr>
    </w:p>
    <w:p w14:paraId="083B7036" w14:textId="77777777" w:rsidR="000A566E" w:rsidRPr="00935764" w:rsidRDefault="000A566E" w:rsidP="000A566E">
      <w:pPr>
        <w:tabs>
          <w:tab w:val="left" w:pos="2085"/>
        </w:tabs>
        <w:rPr>
          <w:rFonts w:ascii="Helvetica Neue Light" w:hAnsi="Helvetica Neue Light"/>
          <w:rPrChange w:id="10488" w:author="Arthur de Catheu" w:date="2014-06-20T17:08:00Z">
            <w:rPr/>
          </w:rPrChange>
        </w:rPr>
      </w:pPr>
      <w:r w:rsidRPr="00935764">
        <w:rPr>
          <w:rFonts w:ascii="Helvetica Neue Light" w:hAnsi="Helvetica Neue Light"/>
          <w:rPrChange w:id="10489" w:author="Arthur de Catheu" w:date="2014-06-20T17:08:00Z">
            <w:rPr/>
          </w:rPrChange>
        </w:rPr>
        <w:t>Cordialement,</w:t>
      </w:r>
    </w:p>
    <w:p w14:paraId="6B4C8847" w14:textId="77777777" w:rsidR="000A566E" w:rsidRPr="00935764" w:rsidRDefault="000A566E" w:rsidP="000A566E">
      <w:pPr>
        <w:tabs>
          <w:tab w:val="left" w:pos="2085"/>
        </w:tabs>
        <w:rPr>
          <w:rFonts w:ascii="Helvetica Neue Light" w:hAnsi="Helvetica Neue Light"/>
          <w:rPrChange w:id="10490" w:author="Arthur de Catheu" w:date="2014-06-20T17:08:00Z">
            <w:rPr/>
          </w:rPrChange>
        </w:rPr>
      </w:pPr>
    </w:p>
    <w:p w14:paraId="721502A0" w14:textId="77777777" w:rsidR="000A566E" w:rsidRPr="00935764" w:rsidRDefault="000A566E" w:rsidP="000A566E">
      <w:pPr>
        <w:tabs>
          <w:tab w:val="left" w:pos="2085"/>
        </w:tabs>
        <w:rPr>
          <w:rFonts w:ascii="Helvetica Neue Light" w:hAnsi="Helvetica Neue Light"/>
          <w:rPrChange w:id="10491" w:author="Arthur de Catheu" w:date="2014-06-20T17:08:00Z">
            <w:rPr/>
          </w:rPrChange>
        </w:rPr>
      </w:pPr>
      <w:r w:rsidRPr="00935764">
        <w:rPr>
          <w:rFonts w:ascii="Helvetica Neue Light" w:hAnsi="Helvetica Neue Light"/>
          <w:rPrChange w:id="10492" w:author="Arthur de Catheu" w:date="2014-06-20T17:08:00Z">
            <w:rPr/>
          </w:rPrChange>
        </w:rPr>
        <w:t xml:space="preserve">Finexkap AM </w:t>
      </w:r>
    </w:p>
    <w:p w14:paraId="2B12B7A0" w14:textId="77777777" w:rsidR="000A566E" w:rsidRPr="00935764" w:rsidRDefault="000A566E" w:rsidP="000A566E">
      <w:pPr>
        <w:tabs>
          <w:tab w:val="left" w:pos="2085"/>
        </w:tabs>
        <w:rPr>
          <w:rFonts w:ascii="Helvetica Neue Light" w:hAnsi="Helvetica Neue Light"/>
          <w:rPrChange w:id="10493" w:author="Arthur de Catheu" w:date="2014-06-20T17:08:00Z">
            <w:rPr/>
          </w:rPrChange>
        </w:rPr>
      </w:pPr>
      <w:r w:rsidRPr="00935764">
        <w:rPr>
          <w:rFonts w:ascii="Helvetica Neue Light" w:hAnsi="Helvetica Neue Light"/>
          <w:rPrChange w:id="10494" w:author="Arthur de Catheu" w:date="2014-06-20T17:08:00Z">
            <w:rPr/>
          </w:rPrChange>
        </w:rPr>
        <w:t>133 bis, rue de l'Université</w:t>
      </w:r>
    </w:p>
    <w:p w14:paraId="081B4693" w14:textId="77777777" w:rsidR="000A566E" w:rsidRPr="00935764" w:rsidRDefault="000A566E" w:rsidP="000A566E">
      <w:pPr>
        <w:tabs>
          <w:tab w:val="left" w:pos="2085"/>
        </w:tabs>
        <w:rPr>
          <w:rFonts w:ascii="Helvetica Neue Light" w:hAnsi="Helvetica Neue Light"/>
          <w:rPrChange w:id="10495" w:author="Arthur de Catheu" w:date="2014-06-20T17:08:00Z">
            <w:rPr/>
          </w:rPrChange>
        </w:rPr>
      </w:pPr>
      <w:r w:rsidRPr="00935764">
        <w:rPr>
          <w:rFonts w:ascii="Helvetica Neue Light" w:hAnsi="Helvetica Neue Light"/>
          <w:rPrChange w:id="10496" w:author="Arthur de Catheu" w:date="2014-06-20T17:08:00Z">
            <w:rPr/>
          </w:rPrChange>
        </w:rPr>
        <w:t>75007 Paris</w:t>
      </w:r>
    </w:p>
    <w:p w14:paraId="196F39E4" w14:textId="77777777" w:rsidR="000A566E" w:rsidRPr="00935764" w:rsidRDefault="000A566E" w:rsidP="000A566E">
      <w:pPr>
        <w:tabs>
          <w:tab w:val="left" w:pos="2085"/>
        </w:tabs>
        <w:rPr>
          <w:rFonts w:ascii="Helvetica Neue Light" w:hAnsi="Helvetica Neue Light"/>
          <w:rPrChange w:id="10497" w:author="Arthur de Catheu" w:date="2014-06-20T17:08:00Z">
            <w:rPr/>
          </w:rPrChange>
        </w:rPr>
      </w:pPr>
      <w:r w:rsidRPr="00935764">
        <w:rPr>
          <w:rFonts w:ascii="Helvetica Neue Light" w:hAnsi="Helvetica Neue Light"/>
          <w:rPrChange w:id="10498" w:author="Arthur de Catheu" w:date="2014-06-20T17:08:00Z">
            <w:rPr/>
          </w:rPrChange>
        </w:rPr>
        <w:t>Téléphone : 01 84 17 85 37</w:t>
      </w:r>
    </w:p>
    <w:p w14:paraId="5B0C940D" w14:textId="77777777" w:rsidR="000A566E" w:rsidRPr="00935764" w:rsidRDefault="000A566E" w:rsidP="000A566E">
      <w:pPr>
        <w:tabs>
          <w:tab w:val="left" w:pos="2085"/>
        </w:tabs>
        <w:rPr>
          <w:rFonts w:ascii="Helvetica Neue Light" w:hAnsi="Helvetica Neue Light"/>
          <w:rPrChange w:id="10499" w:author="Arthur de Catheu" w:date="2014-06-20T17:08:00Z">
            <w:rPr/>
          </w:rPrChange>
        </w:rPr>
      </w:pPr>
      <w:r w:rsidRPr="00935764">
        <w:rPr>
          <w:rFonts w:ascii="Helvetica Neue Light" w:hAnsi="Helvetica Neue Light"/>
          <w:rPrChange w:id="10500" w:author="Arthur de Catheu" w:date="2014-06-20T17:08:00Z">
            <w:rPr/>
          </w:rPrChange>
        </w:rPr>
        <w:t>Fax : 01 84 17 50 79</w:t>
      </w:r>
    </w:p>
    <w:p w14:paraId="67F7D111" w14:textId="32C929BD" w:rsidR="000A566E" w:rsidRPr="00935764" w:rsidRDefault="008D2EB3" w:rsidP="000A566E">
      <w:pPr>
        <w:tabs>
          <w:tab w:val="left" w:pos="2085"/>
        </w:tabs>
        <w:rPr>
          <w:rFonts w:ascii="Helvetica Neue Light" w:hAnsi="Helvetica Neue Light"/>
          <w:highlight w:val="yellow"/>
          <w:rPrChange w:id="10501" w:author="Arthur de Catheu" w:date="2014-06-20T17:08:00Z">
            <w:rPr>
              <w:highlight w:val="yellow"/>
            </w:rPr>
          </w:rPrChange>
        </w:rPr>
      </w:pPr>
      <w:proofErr w:type="gramStart"/>
      <w:ins w:id="10502" w:author="Hervé Monnerie" w:date="2014-06-25T11:03:00Z">
        <w:r>
          <w:rPr>
            <w:rFonts w:ascii="Helvetica Neue Light" w:hAnsi="Helvetica Neue Light"/>
          </w:rPr>
          <w:t>recouvrement</w:t>
        </w:r>
      </w:ins>
      <w:proofErr w:type="gramEnd"/>
      <w:del w:id="10503" w:author="Hervé Monnerie" w:date="2014-06-25T11:03:00Z">
        <w:r w:rsidR="000A566E" w:rsidRPr="00935764" w:rsidDel="008D2EB3">
          <w:rPr>
            <w:rFonts w:ascii="Helvetica Neue Light" w:hAnsi="Helvetica Neue Light"/>
            <w:rPrChange w:id="10504" w:author="Arthur de Catheu" w:date="2014-06-20T17:08:00Z">
              <w:rPr/>
            </w:rPrChange>
          </w:rPr>
          <w:delText>contact</w:delText>
        </w:r>
      </w:del>
      <w:r w:rsidR="000A566E" w:rsidRPr="00935764">
        <w:rPr>
          <w:rFonts w:ascii="Helvetica Neue Light" w:hAnsi="Helvetica Neue Light"/>
          <w:rPrChange w:id="10505" w:author="Arthur de Catheu" w:date="2014-06-20T17:08:00Z">
            <w:rPr/>
          </w:rPrChange>
        </w:rPr>
        <w:t>@finexkap.com</w:t>
      </w:r>
    </w:p>
    <w:p w14:paraId="593C33C1" w14:textId="77777777" w:rsidR="000A566E" w:rsidRPr="00935764" w:rsidRDefault="000A566E" w:rsidP="000A566E">
      <w:pPr>
        <w:rPr>
          <w:rFonts w:ascii="Helvetica Neue Light" w:hAnsi="Helvetica Neue Light"/>
          <w:highlight w:val="yellow"/>
          <w:rPrChange w:id="10506" w:author="Arthur de Catheu" w:date="2014-06-20T17:08:00Z">
            <w:rPr>
              <w:highlight w:val="yellow"/>
            </w:rPr>
          </w:rPrChange>
        </w:rPr>
      </w:pPr>
    </w:p>
    <w:p w14:paraId="20E96F53" w14:textId="789EC825" w:rsidR="004C382E" w:rsidRPr="00935764" w:rsidRDefault="000766E5" w:rsidP="003262C0">
      <w:pPr>
        <w:rPr>
          <w:rFonts w:ascii="Helvetica Neue Light" w:eastAsiaTheme="majorEastAsia" w:hAnsi="Helvetica Neue Light" w:cstheme="majorBidi"/>
          <w:b/>
          <w:bCs/>
          <w:highlight w:val="yellow"/>
          <w:rPrChange w:id="10507" w:author="Arthur de Catheu" w:date="2014-06-20T17:08:00Z">
            <w:rPr>
              <w:rFonts w:eastAsiaTheme="majorEastAsia" w:cstheme="majorBidi"/>
              <w:b/>
              <w:bCs/>
              <w:highlight w:val="yellow"/>
            </w:rPr>
          </w:rPrChange>
        </w:rPr>
      </w:pPr>
      <w:bookmarkStart w:id="10508" w:name="_MON_1455003499"/>
      <w:bookmarkEnd w:id="10508"/>
      <w:del w:id="10509" w:author="Hervé Monnerie" w:date="2014-06-17T19:17:00Z">
        <w:r w:rsidRPr="00935764" w:rsidDel="009B57E4">
          <w:rPr>
            <w:rFonts w:ascii="Helvetica Neue Light" w:hAnsi="Helvetica Neue Light"/>
            <w:noProof/>
            <w:highlight w:val="yellow"/>
            <w:rPrChange w:id="10510" w:author="Unknown">
              <w:rPr>
                <w:rFonts w:asciiTheme="majorHAnsi" w:eastAsiaTheme="majorEastAsia" w:hAnsiTheme="majorHAnsi" w:cstheme="majorBidi"/>
                <w:bCs/>
                <w:iCs/>
                <w:noProof/>
                <w:sz w:val="24"/>
              </w:rPr>
            </w:rPrChange>
          </w:rPr>
          <w:drawing>
            <wp:inline distT="0" distB="0" distL="0" distR="0" wp14:anchorId="5655CBA9" wp14:editId="7E712780">
              <wp:extent cx="5771515" cy="4756785"/>
              <wp:effectExtent l="0" t="0" r="635" b="0"/>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1515" cy="4756785"/>
                      </a:xfrm>
                      <a:prstGeom prst="rect">
                        <a:avLst/>
                      </a:prstGeom>
                      <a:noFill/>
                      <a:ln>
                        <a:noFill/>
                      </a:ln>
                    </pic:spPr>
                  </pic:pic>
                </a:graphicData>
              </a:graphic>
            </wp:inline>
          </w:drawing>
        </w:r>
      </w:del>
      <w:r w:rsidR="004C382E" w:rsidRPr="00935764">
        <w:rPr>
          <w:rFonts w:ascii="Helvetica Neue Light" w:hAnsi="Helvetica Neue Light"/>
          <w:highlight w:val="yellow"/>
          <w:rPrChange w:id="10511" w:author="Arthur de Catheu" w:date="2014-06-20T17:08:00Z">
            <w:rPr>
              <w:highlight w:val="yellow"/>
            </w:rPr>
          </w:rPrChange>
        </w:rPr>
        <w:br w:type="page"/>
      </w:r>
    </w:p>
    <w:p w14:paraId="36607CA0" w14:textId="439A5E56" w:rsidR="004C382E" w:rsidRPr="00935764" w:rsidRDefault="004C382E" w:rsidP="00CB4CF4">
      <w:pPr>
        <w:pStyle w:val="Titre2"/>
        <w:rPr>
          <w:ins w:id="10512" w:author="Hervé Monnerie" w:date="2014-06-17T19:21:00Z"/>
          <w:rPrChange w:id="10513" w:author="Arthur de Catheu" w:date="2014-06-20T17:08:00Z">
            <w:rPr>
              <w:ins w:id="10514" w:author="Hervé Monnerie" w:date="2014-06-17T19:21:00Z"/>
              <w:highlight w:val="yellow"/>
            </w:rPr>
          </w:rPrChange>
        </w:rPr>
      </w:pPr>
      <w:bookmarkStart w:id="10515" w:name="_Toc265315458"/>
      <w:r w:rsidRPr="00935764">
        <w:rPr>
          <w:rPrChange w:id="10516" w:author="Arthur de Catheu" w:date="2014-06-20T17:08:00Z">
            <w:rPr>
              <w:rFonts w:asciiTheme="majorHAnsi" w:eastAsiaTheme="minorEastAsia" w:hAnsiTheme="majorHAnsi" w:cstheme="minorBidi"/>
              <w:b w:val="0"/>
              <w:bCs w:val="0"/>
              <w:iCs/>
              <w:sz w:val="24"/>
              <w:szCs w:val="24"/>
              <w:highlight w:val="yellow"/>
            </w:rPr>
          </w:rPrChange>
        </w:rPr>
        <w:lastRenderedPageBreak/>
        <w:t>Modèle de notification du Débiteur à la Date d’</w:t>
      </w:r>
      <w:r w:rsidR="009E0E7B" w:rsidRPr="00935764">
        <w:rPr>
          <w:rPrChange w:id="10517" w:author="Arthur de Catheu" w:date="2014-06-20T17:08:00Z">
            <w:rPr>
              <w:rFonts w:asciiTheme="majorHAnsi" w:eastAsiaTheme="minorEastAsia" w:hAnsiTheme="majorHAnsi" w:cstheme="minorBidi"/>
              <w:b w:val="0"/>
              <w:bCs w:val="0"/>
              <w:iCs/>
              <w:sz w:val="24"/>
              <w:szCs w:val="24"/>
              <w:highlight w:val="yellow"/>
            </w:rPr>
          </w:rPrChange>
        </w:rPr>
        <w:t>échéance</w:t>
      </w:r>
      <w:bookmarkEnd w:id="10515"/>
    </w:p>
    <w:p w14:paraId="01DB2600" w14:textId="77777777" w:rsidR="009B57E4" w:rsidRPr="00935764" w:rsidRDefault="009B57E4">
      <w:pPr>
        <w:rPr>
          <w:rFonts w:ascii="Helvetica Neue Light" w:hAnsi="Helvetica Neue Light"/>
          <w:rPrChange w:id="10518" w:author="Arthur de Catheu" w:date="2014-06-20T17:08:00Z">
            <w:rPr>
              <w:highlight w:val="yellow"/>
            </w:rPr>
          </w:rPrChange>
        </w:rPr>
        <w:pPrChange w:id="10519" w:author="Hervé Monnerie" w:date="2014-06-17T19:21:00Z">
          <w:pPr>
            <w:pStyle w:val="Titre2"/>
          </w:pPr>
        </w:pPrChange>
      </w:pPr>
    </w:p>
    <w:p w14:paraId="2B505DFF" w14:textId="6A8EC2FC" w:rsidR="009E0E7B" w:rsidRPr="00935764" w:rsidRDefault="009B57E4" w:rsidP="00BC3963">
      <w:pPr>
        <w:rPr>
          <w:rFonts w:ascii="Helvetica Neue Light" w:hAnsi="Helvetica Neue Light"/>
          <w:b/>
          <w:i/>
          <w:rPrChange w:id="10520" w:author="Arthur de Catheu" w:date="2014-06-20T17:08:00Z">
            <w:rPr>
              <w:highlight w:val="yellow"/>
            </w:rPr>
          </w:rPrChange>
        </w:rPr>
      </w:pPr>
      <w:ins w:id="10521" w:author="Hervé Monnerie" w:date="2014-06-17T19:21:00Z">
        <w:r w:rsidRPr="00935764">
          <w:rPr>
            <w:rFonts w:ascii="Helvetica Neue Light" w:hAnsi="Helvetica Neue Light"/>
            <w:b/>
            <w:i/>
            <w:rPrChange w:id="10522" w:author="Arthur de Catheu" w:date="2014-06-20T17:08:00Z">
              <w:rPr>
                <w:rFonts w:eastAsiaTheme="majorEastAsia" w:cstheme="majorBidi"/>
                <w:b/>
                <w:bCs/>
                <w:i/>
                <w:sz w:val="28"/>
                <w:szCs w:val="26"/>
                <w:highlight w:val="yellow"/>
              </w:rPr>
            </w:rPrChange>
          </w:rPr>
          <w:t>Mail adressé au Correspondant Débiteur</w:t>
        </w:r>
      </w:ins>
    </w:p>
    <w:p w14:paraId="2C2284EA" w14:textId="4B650C0D" w:rsidR="009E0E7B" w:rsidRPr="00935764" w:rsidRDefault="009E0E7B" w:rsidP="00BC3963">
      <w:pPr>
        <w:rPr>
          <w:rFonts w:ascii="Helvetica Neue Light" w:hAnsi="Helvetica Neue Light"/>
          <w:rPrChange w:id="10523" w:author="Arthur de Catheu" w:date="2014-06-20T17:08:00Z">
            <w:rPr>
              <w:highlight w:val="yellow"/>
            </w:rPr>
          </w:rPrChange>
        </w:rPr>
      </w:pPr>
    </w:p>
    <w:p w14:paraId="62942BA1" w14:textId="67EC2D32" w:rsidR="009E0E7B" w:rsidRPr="00935764" w:rsidRDefault="009E0E7B" w:rsidP="009E0E7B">
      <w:pPr>
        <w:spacing w:after="240"/>
        <w:ind w:left="1080" w:hanging="1080"/>
        <w:rPr>
          <w:ins w:id="10524" w:author="Hervé Monnerie" w:date="2014-06-17T19:19:00Z"/>
          <w:rFonts w:ascii="Helvetica Neue Light" w:eastAsia="Times New Roman" w:hAnsi="Helvetica Neue Light" w:cs="Arial"/>
          <w:b/>
          <w:bCs/>
          <w:szCs w:val="20"/>
          <w:highlight w:val="yellow"/>
          <w:lang w:eastAsia="en-US"/>
          <w:rPrChange w:id="10525" w:author="Arthur de Catheu" w:date="2014-06-20T17:08:00Z">
            <w:rPr>
              <w:ins w:id="10526" w:author="Hervé Monnerie" w:date="2014-06-17T19:19:00Z"/>
              <w:rFonts w:eastAsia="Times New Roman" w:cs="Arial"/>
              <w:b/>
              <w:bCs/>
              <w:szCs w:val="20"/>
              <w:highlight w:val="yellow"/>
              <w:lang w:eastAsia="en-US"/>
            </w:rPr>
          </w:rPrChange>
        </w:rPr>
      </w:pPr>
      <w:r w:rsidRPr="00935764">
        <w:rPr>
          <w:rFonts w:ascii="Helvetica Neue Light" w:eastAsia="Times New Roman" w:hAnsi="Helvetica Neue Light" w:cs="Arial"/>
          <w:b/>
          <w:bCs/>
          <w:szCs w:val="20"/>
          <w:lang w:eastAsia="en-US"/>
          <w:rPrChange w:id="10527" w:author="Arthur de Catheu" w:date="2014-06-20T17:08:00Z">
            <w:rPr>
              <w:rFonts w:eastAsia="Times New Roman" w:cs="Arial"/>
              <w:b/>
              <w:bCs/>
              <w:sz w:val="28"/>
              <w:szCs w:val="20"/>
              <w:highlight w:val="yellow"/>
              <w:lang w:eastAsia="en-US"/>
            </w:rPr>
          </w:rPrChange>
        </w:rPr>
        <w:t xml:space="preserve">Objet : </w:t>
      </w:r>
      <w:ins w:id="10528" w:author="Hervé Monnerie" w:date="2014-06-17T19:21:00Z">
        <w:r w:rsidR="009B57E4" w:rsidRPr="00935764">
          <w:rPr>
            <w:rFonts w:ascii="Helvetica Neue Light" w:eastAsia="Times New Roman" w:hAnsi="Helvetica Neue Light" w:cs="Arial"/>
            <w:b/>
            <w:bCs/>
            <w:szCs w:val="20"/>
            <w:lang w:eastAsia="en-US"/>
            <w:rPrChange w:id="10529" w:author="Arthur de Catheu" w:date="2014-06-20T17:08:00Z">
              <w:rPr>
                <w:rFonts w:eastAsia="Times New Roman" w:cs="Arial"/>
                <w:b/>
                <w:bCs/>
                <w:sz w:val="28"/>
                <w:szCs w:val="20"/>
                <w:lang w:eastAsia="en-US"/>
              </w:rPr>
            </w:rPrChange>
          </w:rPr>
          <w:t>Urgent et important - Échéance de la facture n°##</w:t>
        </w:r>
      </w:ins>
      <w:del w:id="10530" w:author="Hervé Monnerie" w:date="2014-06-17T19:21:00Z">
        <w:r w:rsidRPr="00935764" w:rsidDel="009B57E4">
          <w:rPr>
            <w:rFonts w:ascii="Helvetica Neue Light" w:eastAsia="Times New Roman" w:hAnsi="Helvetica Neue Light" w:cs="Arial"/>
            <w:b/>
            <w:bCs/>
            <w:szCs w:val="20"/>
            <w:highlight w:val="yellow"/>
            <w:lang w:eastAsia="en-US"/>
            <w:rPrChange w:id="10531" w:author="Arthur de Catheu" w:date="2014-06-20T17:08:00Z">
              <w:rPr>
                <w:rFonts w:eastAsia="Times New Roman" w:cs="Arial"/>
                <w:b/>
                <w:bCs/>
                <w:sz w:val="28"/>
                <w:szCs w:val="20"/>
                <w:highlight w:val="yellow"/>
                <w:lang w:eastAsia="en-US"/>
              </w:rPr>
            </w:rPrChange>
          </w:rPr>
          <w:delText xml:space="preserve">Facture [Reference Créance Cédant] de [Raison Sociale Cédant] arrivée à échéance </w:delText>
        </w:r>
      </w:del>
    </w:p>
    <w:p w14:paraId="084E42B3" w14:textId="77777777" w:rsidR="009B57E4" w:rsidRPr="00935764" w:rsidRDefault="009B57E4" w:rsidP="009E0E7B">
      <w:pPr>
        <w:spacing w:after="240"/>
        <w:ind w:left="1080" w:hanging="1080"/>
        <w:rPr>
          <w:ins w:id="10532" w:author="Hervé Monnerie" w:date="2014-06-17T19:19:00Z"/>
          <w:rFonts w:ascii="Helvetica Neue Light" w:eastAsia="Times New Roman" w:hAnsi="Helvetica Neue Light" w:cs="Arial"/>
          <w:b/>
          <w:bCs/>
          <w:szCs w:val="20"/>
          <w:highlight w:val="yellow"/>
          <w:lang w:eastAsia="en-US"/>
          <w:rPrChange w:id="10533" w:author="Arthur de Catheu" w:date="2014-06-20T17:08:00Z">
            <w:rPr>
              <w:ins w:id="10534" w:author="Hervé Monnerie" w:date="2014-06-17T19:19:00Z"/>
              <w:rFonts w:eastAsia="Times New Roman" w:cs="Arial"/>
              <w:b/>
              <w:bCs/>
              <w:szCs w:val="20"/>
              <w:highlight w:val="yellow"/>
              <w:lang w:eastAsia="en-US"/>
            </w:rPr>
          </w:rPrChange>
        </w:rPr>
      </w:pPr>
    </w:p>
    <w:p w14:paraId="073EA311" w14:textId="77777777" w:rsidR="009B57E4" w:rsidRPr="00935764" w:rsidRDefault="009B57E4" w:rsidP="009B57E4">
      <w:pPr>
        <w:spacing w:after="240"/>
        <w:ind w:left="1080" w:hanging="1080"/>
        <w:rPr>
          <w:ins w:id="10535" w:author="Hervé Monnerie" w:date="2014-06-17T19:20:00Z"/>
          <w:rFonts w:ascii="Helvetica Neue Light" w:eastAsia="Times New Roman" w:hAnsi="Helvetica Neue Light" w:cs="Arial"/>
          <w:b/>
          <w:bCs/>
          <w:szCs w:val="20"/>
          <w:lang w:eastAsia="en-US"/>
          <w:rPrChange w:id="10536" w:author="Arthur de Catheu" w:date="2014-06-20T17:08:00Z">
            <w:rPr>
              <w:ins w:id="10537" w:author="Hervé Monnerie" w:date="2014-06-17T19:20:00Z"/>
              <w:rFonts w:eastAsia="Times New Roman" w:cs="Arial"/>
              <w:b/>
              <w:bCs/>
              <w:szCs w:val="20"/>
              <w:lang w:eastAsia="en-US"/>
            </w:rPr>
          </w:rPrChange>
        </w:rPr>
      </w:pPr>
      <w:ins w:id="10538" w:author="Hervé Monnerie" w:date="2014-06-17T19:20:00Z">
        <w:r w:rsidRPr="00935764">
          <w:rPr>
            <w:rFonts w:ascii="Helvetica Neue Light" w:eastAsia="Times New Roman" w:hAnsi="Helvetica Neue Light" w:cs="Arial"/>
            <w:b/>
            <w:bCs/>
            <w:szCs w:val="20"/>
            <w:lang w:eastAsia="en-US"/>
            <w:rPrChange w:id="10539" w:author="Arthur de Catheu" w:date="2014-06-20T17:08:00Z">
              <w:rPr>
                <w:rFonts w:eastAsia="Times New Roman" w:cs="Arial"/>
                <w:b/>
                <w:bCs/>
                <w:sz w:val="28"/>
                <w:szCs w:val="20"/>
                <w:lang w:eastAsia="en-US"/>
              </w:rPr>
            </w:rPrChange>
          </w:rPr>
          <w:t xml:space="preserve">Bonjour, </w:t>
        </w:r>
      </w:ins>
    </w:p>
    <w:p w14:paraId="090273CF" w14:textId="77777777" w:rsidR="009B57E4" w:rsidRPr="00935764" w:rsidRDefault="009B57E4" w:rsidP="009B57E4">
      <w:pPr>
        <w:spacing w:after="240"/>
        <w:ind w:left="1080" w:hanging="1080"/>
        <w:rPr>
          <w:ins w:id="10540" w:author="Hervé Monnerie" w:date="2014-06-17T19:20:00Z"/>
          <w:rFonts w:ascii="Helvetica Neue Light" w:eastAsia="Times New Roman" w:hAnsi="Helvetica Neue Light" w:cs="Arial"/>
          <w:b/>
          <w:bCs/>
          <w:szCs w:val="20"/>
          <w:lang w:eastAsia="en-US"/>
          <w:rPrChange w:id="10541" w:author="Arthur de Catheu" w:date="2014-06-20T17:08:00Z">
            <w:rPr>
              <w:ins w:id="10542" w:author="Hervé Monnerie" w:date="2014-06-17T19:20:00Z"/>
              <w:rFonts w:eastAsia="Times New Roman" w:cs="Arial"/>
              <w:b/>
              <w:bCs/>
              <w:szCs w:val="20"/>
              <w:lang w:eastAsia="en-US"/>
            </w:rPr>
          </w:rPrChange>
        </w:rPr>
      </w:pPr>
    </w:p>
    <w:p w14:paraId="3E217B41" w14:textId="33F2CDCC" w:rsidR="009B57E4" w:rsidRPr="00935764" w:rsidRDefault="009B57E4">
      <w:pPr>
        <w:rPr>
          <w:ins w:id="10543" w:author="Hervé Monnerie" w:date="2014-06-17T19:20:00Z"/>
          <w:rFonts w:ascii="Helvetica Neue Light" w:hAnsi="Helvetica Neue Light"/>
          <w:lang w:eastAsia="en-US"/>
          <w:rPrChange w:id="10544" w:author="Arthur de Catheu" w:date="2014-06-20T17:08:00Z">
            <w:rPr>
              <w:ins w:id="10545" w:author="Hervé Monnerie" w:date="2014-06-17T19:20:00Z"/>
              <w:lang w:eastAsia="en-US"/>
            </w:rPr>
          </w:rPrChange>
        </w:rPr>
        <w:pPrChange w:id="10546" w:author="Hervé Monnerie" w:date="2014-06-17T19:20:00Z">
          <w:pPr>
            <w:spacing w:after="240"/>
            <w:ind w:left="1080" w:hanging="1080"/>
          </w:pPr>
        </w:pPrChange>
      </w:pPr>
      <w:ins w:id="10547" w:author="Hervé Monnerie" w:date="2014-06-17T19:20:00Z">
        <w:r w:rsidRPr="00935764">
          <w:rPr>
            <w:rFonts w:ascii="Helvetica Neue Light" w:hAnsi="Helvetica Neue Light"/>
            <w:lang w:eastAsia="en-US"/>
            <w:rPrChange w:id="10548" w:author="Arthur de Catheu" w:date="2014-06-20T17:08:00Z">
              <w:rPr>
                <w:lang w:eastAsia="en-US"/>
              </w:rPr>
            </w:rPrChange>
          </w:rPr>
          <w:t>La facture N</w:t>
        </w:r>
        <w:proofErr w:type="gramStart"/>
        <w:r w:rsidRPr="00935764">
          <w:rPr>
            <w:rFonts w:ascii="Helvetica Neue Light" w:hAnsi="Helvetica Neue Light"/>
            <w:lang w:eastAsia="en-US"/>
            <w:rPrChange w:id="10549" w:author="Arthur de Catheu" w:date="2014-06-20T17:08:00Z">
              <w:rPr>
                <w:lang w:eastAsia="en-US"/>
              </w:rPr>
            </w:rPrChange>
          </w:rPr>
          <w:t>°[</w:t>
        </w:r>
        <w:proofErr w:type="gramEnd"/>
        <w:r w:rsidRPr="00935764">
          <w:rPr>
            <w:rFonts w:ascii="Helvetica Neue Light" w:hAnsi="Helvetica Neue Light"/>
            <w:lang w:eastAsia="en-US"/>
            <w:rPrChange w:id="10550" w:author="Arthur de Catheu" w:date="2014-06-20T17:08:00Z">
              <w:rPr>
                <w:lang w:eastAsia="en-US"/>
              </w:rPr>
            </w:rPrChange>
          </w:rPr>
          <w:t xml:space="preserve">Numéro facture] de votre fournisseur [Nom du cédant] est arrivée à échéance en date du ##/##/####. </w:t>
        </w:r>
      </w:ins>
      <w:ins w:id="10551" w:author="Hervé Monnerie" w:date="2014-06-17T19:21:00Z">
        <w:r w:rsidRPr="00935764">
          <w:rPr>
            <w:rFonts w:ascii="Helvetica Neue Light" w:hAnsi="Helvetica Neue Light"/>
            <w:lang w:eastAsia="en-US"/>
            <w:rPrChange w:id="10552" w:author="Arthur de Catheu" w:date="2014-06-20T17:08:00Z">
              <w:rPr>
                <w:lang w:eastAsia="en-US"/>
              </w:rPr>
            </w:rPrChange>
          </w:rPr>
          <w:t>Conformément</w:t>
        </w:r>
      </w:ins>
      <w:ins w:id="10553" w:author="Hervé Monnerie" w:date="2014-06-17T19:20:00Z">
        <w:r w:rsidRPr="00935764">
          <w:rPr>
            <w:rFonts w:ascii="Helvetica Neue Light" w:hAnsi="Helvetica Neue Light"/>
            <w:lang w:eastAsia="en-US"/>
            <w:rPrChange w:id="10554" w:author="Arthur de Catheu" w:date="2014-06-20T17:08:00Z">
              <w:rPr>
                <w:lang w:eastAsia="en-US"/>
              </w:rPr>
            </w:rPrChange>
          </w:rPr>
          <w:t xml:space="preserve"> à notre notification en date du ##/##/####, nous vous remercions par avance de bien vouloir effectuer dans les plus brefs délais le paiement directement par virement bancaire à l'ordre du FCT Finexkap Créances Co N°1'  (RIB / IBAN ci-joint). Afin de faciliter la comptabilisation de votre règlement, merci par avance de bien vouloir indiquer dans l'objet du virement la référence suivante : [ID Finexkap de la facture].</w:t>
        </w:r>
      </w:ins>
    </w:p>
    <w:p w14:paraId="25824927" w14:textId="77777777" w:rsidR="009B57E4" w:rsidRPr="00935764" w:rsidRDefault="009B57E4" w:rsidP="009B57E4">
      <w:pPr>
        <w:spacing w:after="240"/>
        <w:ind w:left="1080" w:hanging="1080"/>
        <w:rPr>
          <w:ins w:id="10555" w:author="Hervé Monnerie" w:date="2014-06-17T19:20:00Z"/>
          <w:rFonts w:ascii="Helvetica Neue Light" w:eastAsia="Times New Roman" w:hAnsi="Helvetica Neue Light" w:cs="Arial"/>
          <w:b/>
          <w:bCs/>
          <w:szCs w:val="20"/>
          <w:lang w:eastAsia="en-US"/>
          <w:rPrChange w:id="10556" w:author="Arthur de Catheu" w:date="2014-06-20T17:08:00Z">
            <w:rPr>
              <w:ins w:id="10557" w:author="Hervé Monnerie" w:date="2014-06-17T19:20:00Z"/>
              <w:rFonts w:eastAsia="Times New Roman" w:cs="Arial"/>
              <w:b/>
              <w:bCs/>
              <w:szCs w:val="20"/>
              <w:lang w:eastAsia="en-US"/>
            </w:rPr>
          </w:rPrChange>
        </w:rPr>
      </w:pPr>
    </w:p>
    <w:p w14:paraId="123D1D29" w14:textId="77777777" w:rsidR="009B57E4" w:rsidRPr="00935764" w:rsidRDefault="009B57E4">
      <w:pPr>
        <w:rPr>
          <w:ins w:id="10558" w:author="Hervé Monnerie" w:date="2014-06-17T19:20:00Z"/>
          <w:rFonts w:ascii="Helvetica Neue Light" w:hAnsi="Helvetica Neue Light"/>
          <w:lang w:eastAsia="en-US"/>
          <w:rPrChange w:id="10559" w:author="Arthur de Catheu" w:date="2014-06-20T17:08:00Z">
            <w:rPr>
              <w:ins w:id="10560" w:author="Hervé Monnerie" w:date="2014-06-17T19:20:00Z"/>
              <w:lang w:eastAsia="en-US"/>
            </w:rPr>
          </w:rPrChange>
        </w:rPr>
        <w:pPrChange w:id="10561" w:author="Hervé Monnerie" w:date="2014-06-17T19:20:00Z">
          <w:pPr>
            <w:spacing w:after="240"/>
            <w:ind w:left="1080" w:hanging="1080"/>
          </w:pPr>
        </w:pPrChange>
      </w:pPr>
      <w:ins w:id="10562" w:author="Hervé Monnerie" w:date="2014-06-17T19:20:00Z">
        <w:r w:rsidRPr="00935764">
          <w:rPr>
            <w:rFonts w:ascii="Helvetica Neue Light" w:hAnsi="Helvetica Neue Light"/>
            <w:lang w:eastAsia="en-US"/>
            <w:rPrChange w:id="10563" w:author="Arthur de Catheu" w:date="2014-06-20T17:08:00Z">
              <w:rPr>
                <w:lang w:eastAsia="en-US"/>
              </w:rPr>
            </w:rPrChange>
          </w:rPr>
          <w:t>Pour toute information, ou toute question relative au paiement de cette facture, merci de bien vouloir nous contacter par email à xxx@finexkap.com ou aux coordonnées ci-dessous.</w:t>
        </w:r>
      </w:ins>
    </w:p>
    <w:p w14:paraId="4D946604" w14:textId="77777777" w:rsidR="009B57E4" w:rsidRPr="00935764" w:rsidRDefault="009B57E4" w:rsidP="009B57E4">
      <w:pPr>
        <w:spacing w:after="240"/>
        <w:ind w:left="1080" w:hanging="1080"/>
        <w:rPr>
          <w:ins w:id="10564" w:author="Hervé Monnerie" w:date="2014-06-17T19:20:00Z"/>
          <w:rFonts w:ascii="Helvetica Neue Light" w:eastAsia="Times New Roman" w:hAnsi="Helvetica Neue Light" w:cs="Arial"/>
          <w:b/>
          <w:bCs/>
          <w:szCs w:val="20"/>
          <w:lang w:eastAsia="en-US"/>
          <w:rPrChange w:id="10565" w:author="Arthur de Catheu" w:date="2014-06-20T17:08:00Z">
            <w:rPr>
              <w:ins w:id="10566" w:author="Hervé Monnerie" w:date="2014-06-17T19:20:00Z"/>
              <w:rFonts w:eastAsia="Times New Roman" w:cs="Arial"/>
              <w:b/>
              <w:bCs/>
              <w:szCs w:val="20"/>
              <w:lang w:eastAsia="en-US"/>
            </w:rPr>
          </w:rPrChange>
        </w:rPr>
      </w:pPr>
    </w:p>
    <w:p w14:paraId="511A832A" w14:textId="77777777" w:rsidR="009B57E4" w:rsidRPr="00935764" w:rsidRDefault="009B57E4" w:rsidP="009B57E4">
      <w:pPr>
        <w:spacing w:after="240"/>
        <w:ind w:left="1080" w:hanging="1080"/>
        <w:rPr>
          <w:ins w:id="10567" w:author="Hervé Monnerie" w:date="2014-06-17T19:20:00Z"/>
          <w:rFonts w:ascii="Helvetica Neue Light" w:eastAsia="Times New Roman" w:hAnsi="Helvetica Neue Light" w:cs="Arial"/>
          <w:b/>
          <w:bCs/>
          <w:szCs w:val="20"/>
          <w:lang w:eastAsia="en-US"/>
          <w:rPrChange w:id="10568" w:author="Arthur de Catheu" w:date="2014-06-20T17:08:00Z">
            <w:rPr>
              <w:ins w:id="10569" w:author="Hervé Monnerie" w:date="2014-06-17T19:20:00Z"/>
              <w:rFonts w:eastAsia="Times New Roman" w:cs="Arial"/>
              <w:b/>
              <w:bCs/>
              <w:szCs w:val="20"/>
              <w:lang w:eastAsia="en-US"/>
            </w:rPr>
          </w:rPrChange>
        </w:rPr>
      </w:pPr>
      <w:ins w:id="10570" w:author="Hervé Monnerie" w:date="2014-06-17T19:20:00Z">
        <w:r w:rsidRPr="00935764">
          <w:rPr>
            <w:rFonts w:ascii="Helvetica Neue Light" w:eastAsia="Times New Roman" w:hAnsi="Helvetica Neue Light" w:cs="Arial"/>
            <w:b/>
            <w:bCs/>
            <w:szCs w:val="20"/>
            <w:lang w:eastAsia="en-US"/>
            <w:rPrChange w:id="10571" w:author="Arthur de Catheu" w:date="2014-06-20T17:08:00Z">
              <w:rPr>
                <w:rFonts w:eastAsia="Times New Roman" w:cs="Arial"/>
                <w:b/>
                <w:bCs/>
                <w:szCs w:val="20"/>
                <w:lang w:eastAsia="en-US"/>
              </w:rPr>
            </w:rPrChange>
          </w:rPr>
          <w:t>Cordialement,</w:t>
        </w:r>
      </w:ins>
    </w:p>
    <w:p w14:paraId="0126C8B0" w14:textId="77777777" w:rsidR="009B57E4" w:rsidRPr="00935764" w:rsidRDefault="009B57E4" w:rsidP="009B57E4">
      <w:pPr>
        <w:spacing w:after="240"/>
        <w:ind w:left="1080" w:hanging="1080"/>
        <w:rPr>
          <w:ins w:id="10572" w:author="Hervé Monnerie" w:date="2014-06-17T19:20:00Z"/>
          <w:rFonts w:ascii="Helvetica Neue Light" w:eastAsia="Times New Roman" w:hAnsi="Helvetica Neue Light" w:cs="Arial"/>
          <w:b/>
          <w:bCs/>
          <w:szCs w:val="20"/>
          <w:lang w:eastAsia="en-US"/>
          <w:rPrChange w:id="10573" w:author="Arthur de Catheu" w:date="2014-06-20T17:08:00Z">
            <w:rPr>
              <w:ins w:id="10574" w:author="Hervé Monnerie" w:date="2014-06-17T19:20:00Z"/>
              <w:rFonts w:eastAsia="Times New Roman" w:cs="Arial"/>
              <w:b/>
              <w:bCs/>
              <w:szCs w:val="20"/>
              <w:lang w:eastAsia="en-US"/>
            </w:rPr>
          </w:rPrChange>
        </w:rPr>
      </w:pPr>
    </w:p>
    <w:p w14:paraId="47EDC707" w14:textId="77777777" w:rsidR="009B57E4" w:rsidRPr="00935764" w:rsidRDefault="009B57E4" w:rsidP="009B57E4">
      <w:pPr>
        <w:spacing w:after="240"/>
        <w:ind w:left="1080" w:hanging="1080"/>
        <w:rPr>
          <w:ins w:id="10575" w:author="Hervé Monnerie" w:date="2014-06-17T19:20:00Z"/>
          <w:rFonts w:ascii="Helvetica Neue Light" w:eastAsia="Times New Roman" w:hAnsi="Helvetica Neue Light" w:cs="Arial"/>
          <w:b/>
          <w:bCs/>
          <w:szCs w:val="20"/>
          <w:lang w:eastAsia="en-US"/>
          <w:rPrChange w:id="10576" w:author="Arthur de Catheu" w:date="2014-06-20T17:08:00Z">
            <w:rPr>
              <w:ins w:id="10577" w:author="Hervé Monnerie" w:date="2014-06-17T19:20:00Z"/>
              <w:rFonts w:eastAsia="Times New Roman" w:cs="Arial"/>
              <w:b/>
              <w:bCs/>
              <w:szCs w:val="20"/>
              <w:lang w:eastAsia="en-US"/>
            </w:rPr>
          </w:rPrChange>
        </w:rPr>
      </w:pPr>
      <w:ins w:id="10578" w:author="Hervé Monnerie" w:date="2014-06-17T19:20:00Z">
        <w:r w:rsidRPr="00935764">
          <w:rPr>
            <w:rFonts w:ascii="Helvetica Neue Light" w:eastAsia="Times New Roman" w:hAnsi="Helvetica Neue Light" w:cs="Arial"/>
            <w:b/>
            <w:bCs/>
            <w:szCs w:val="20"/>
            <w:lang w:eastAsia="en-US"/>
            <w:rPrChange w:id="10579" w:author="Arthur de Catheu" w:date="2014-06-20T17:08:00Z">
              <w:rPr>
                <w:rFonts w:eastAsia="Times New Roman" w:cs="Arial"/>
                <w:b/>
                <w:bCs/>
                <w:szCs w:val="20"/>
                <w:lang w:eastAsia="en-US"/>
              </w:rPr>
            </w:rPrChange>
          </w:rPr>
          <w:t xml:space="preserve">Finexkap AM </w:t>
        </w:r>
      </w:ins>
    </w:p>
    <w:p w14:paraId="07F92F24" w14:textId="77777777" w:rsidR="009B57E4" w:rsidRPr="00935764" w:rsidRDefault="009B57E4" w:rsidP="009B57E4">
      <w:pPr>
        <w:spacing w:after="240"/>
        <w:ind w:left="1080" w:hanging="1080"/>
        <w:rPr>
          <w:ins w:id="10580" w:author="Hervé Monnerie" w:date="2014-06-17T19:20:00Z"/>
          <w:rFonts w:ascii="Helvetica Neue Light" w:eastAsia="Times New Roman" w:hAnsi="Helvetica Neue Light" w:cs="Arial"/>
          <w:b/>
          <w:bCs/>
          <w:szCs w:val="20"/>
          <w:lang w:eastAsia="en-US"/>
          <w:rPrChange w:id="10581" w:author="Arthur de Catheu" w:date="2014-06-20T17:08:00Z">
            <w:rPr>
              <w:ins w:id="10582" w:author="Hervé Monnerie" w:date="2014-06-17T19:20:00Z"/>
              <w:rFonts w:eastAsia="Times New Roman" w:cs="Arial"/>
              <w:b/>
              <w:bCs/>
              <w:szCs w:val="20"/>
              <w:lang w:eastAsia="en-US"/>
            </w:rPr>
          </w:rPrChange>
        </w:rPr>
      </w:pPr>
      <w:ins w:id="10583" w:author="Hervé Monnerie" w:date="2014-06-17T19:20:00Z">
        <w:r w:rsidRPr="00935764">
          <w:rPr>
            <w:rFonts w:ascii="Helvetica Neue Light" w:eastAsia="Times New Roman" w:hAnsi="Helvetica Neue Light" w:cs="Arial"/>
            <w:b/>
            <w:bCs/>
            <w:szCs w:val="20"/>
            <w:lang w:eastAsia="en-US"/>
            <w:rPrChange w:id="10584" w:author="Arthur de Catheu" w:date="2014-06-20T17:08:00Z">
              <w:rPr>
                <w:rFonts w:eastAsia="Times New Roman" w:cs="Arial"/>
                <w:b/>
                <w:bCs/>
                <w:szCs w:val="20"/>
                <w:lang w:eastAsia="en-US"/>
              </w:rPr>
            </w:rPrChange>
          </w:rPr>
          <w:t>133 bis, rue de l'Université</w:t>
        </w:r>
      </w:ins>
    </w:p>
    <w:p w14:paraId="7D921D9D" w14:textId="77777777" w:rsidR="009B57E4" w:rsidRPr="00935764" w:rsidRDefault="009B57E4" w:rsidP="009B57E4">
      <w:pPr>
        <w:spacing w:after="240"/>
        <w:ind w:left="1080" w:hanging="1080"/>
        <w:rPr>
          <w:ins w:id="10585" w:author="Hervé Monnerie" w:date="2014-06-17T19:20:00Z"/>
          <w:rFonts w:ascii="Helvetica Neue Light" w:eastAsia="Times New Roman" w:hAnsi="Helvetica Neue Light" w:cs="Arial"/>
          <w:b/>
          <w:bCs/>
          <w:szCs w:val="20"/>
          <w:lang w:eastAsia="en-US"/>
          <w:rPrChange w:id="10586" w:author="Arthur de Catheu" w:date="2014-06-20T17:08:00Z">
            <w:rPr>
              <w:ins w:id="10587" w:author="Hervé Monnerie" w:date="2014-06-17T19:20:00Z"/>
              <w:rFonts w:eastAsia="Times New Roman" w:cs="Arial"/>
              <w:b/>
              <w:bCs/>
              <w:szCs w:val="20"/>
              <w:lang w:eastAsia="en-US"/>
            </w:rPr>
          </w:rPrChange>
        </w:rPr>
      </w:pPr>
      <w:ins w:id="10588" w:author="Hervé Monnerie" w:date="2014-06-17T19:20:00Z">
        <w:r w:rsidRPr="00935764">
          <w:rPr>
            <w:rFonts w:ascii="Helvetica Neue Light" w:eastAsia="Times New Roman" w:hAnsi="Helvetica Neue Light" w:cs="Arial"/>
            <w:b/>
            <w:bCs/>
            <w:szCs w:val="20"/>
            <w:lang w:eastAsia="en-US"/>
            <w:rPrChange w:id="10589" w:author="Arthur de Catheu" w:date="2014-06-20T17:08:00Z">
              <w:rPr>
                <w:rFonts w:eastAsia="Times New Roman" w:cs="Arial"/>
                <w:b/>
                <w:bCs/>
                <w:szCs w:val="20"/>
                <w:lang w:eastAsia="en-US"/>
              </w:rPr>
            </w:rPrChange>
          </w:rPr>
          <w:t>75007 Paris</w:t>
        </w:r>
      </w:ins>
    </w:p>
    <w:p w14:paraId="6987104F" w14:textId="77777777" w:rsidR="009B57E4" w:rsidRPr="00935764" w:rsidRDefault="009B57E4" w:rsidP="009B57E4">
      <w:pPr>
        <w:spacing w:after="240"/>
        <w:ind w:left="1080" w:hanging="1080"/>
        <w:rPr>
          <w:ins w:id="10590" w:author="Hervé Monnerie" w:date="2014-06-17T19:20:00Z"/>
          <w:rFonts w:ascii="Helvetica Neue Light" w:eastAsia="Times New Roman" w:hAnsi="Helvetica Neue Light" w:cs="Arial"/>
          <w:b/>
          <w:bCs/>
          <w:szCs w:val="20"/>
          <w:lang w:eastAsia="en-US"/>
          <w:rPrChange w:id="10591" w:author="Arthur de Catheu" w:date="2014-06-20T17:08:00Z">
            <w:rPr>
              <w:ins w:id="10592" w:author="Hervé Monnerie" w:date="2014-06-17T19:20:00Z"/>
              <w:rFonts w:eastAsia="Times New Roman" w:cs="Arial"/>
              <w:b/>
              <w:bCs/>
              <w:szCs w:val="20"/>
              <w:lang w:eastAsia="en-US"/>
            </w:rPr>
          </w:rPrChange>
        </w:rPr>
      </w:pPr>
      <w:ins w:id="10593" w:author="Hervé Monnerie" w:date="2014-06-17T19:20:00Z">
        <w:r w:rsidRPr="00935764">
          <w:rPr>
            <w:rFonts w:ascii="Helvetica Neue Light" w:eastAsia="Times New Roman" w:hAnsi="Helvetica Neue Light" w:cs="Arial"/>
            <w:b/>
            <w:bCs/>
            <w:szCs w:val="20"/>
            <w:lang w:eastAsia="en-US"/>
            <w:rPrChange w:id="10594" w:author="Arthur de Catheu" w:date="2014-06-20T17:08:00Z">
              <w:rPr>
                <w:rFonts w:eastAsia="Times New Roman" w:cs="Arial"/>
                <w:b/>
                <w:bCs/>
                <w:szCs w:val="20"/>
                <w:lang w:eastAsia="en-US"/>
              </w:rPr>
            </w:rPrChange>
          </w:rPr>
          <w:t>Téléphone : 01 84 17 85 37</w:t>
        </w:r>
      </w:ins>
    </w:p>
    <w:p w14:paraId="7D89A5B3" w14:textId="77777777" w:rsidR="009B57E4" w:rsidRPr="00935764" w:rsidRDefault="009B57E4" w:rsidP="009B57E4">
      <w:pPr>
        <w:spacing w:after="240"/>
        <w:ind w:left="1080" w:hanging="1080"/>
        <w:rPr>
          <w:ins w:id="10595" w:author="Hervé Monnerie" w:date="2014-06-17T19:20:00Z"/>
          <w:rFonts w:ascii="Helvetica Neue Light" w:eastAsia="Times New Roman" w:hAnsi="Helvetica Neue Light" w:cs="Arial"/>
          <w:b/>
          <w:bCs/>
          <w:szCs w:val="20"/>
          <w:lang w:eastAsia="en-US"/>
          <w:rPrChange w:id="10596" w:author="Arthur de Catheu" w:date="2014-06-20T17:08:00Z">
            <w:rPr>
              <w:ins w:id="10597" w:author="Hervé Monnerie" w:date="2014-06-17T19:20:00Z"/>
              <w:rFonts w:eastAsia="Times New Roman" w:cs="Arial"/>
              <w:b/>
              <w:bCs/>
              <w:szCs w:val="20"/>
              <w:lang w:eastAsia="en-US"/>
            </w:rPr>
          </w:rPrChange>
        </w:rPr>
      </w:pPr>
      <w:ins w:id="10598" w:author="Hervé Monnerie" w:date="2014-06-17T19:20:00Z">
        <w:r w:rsidRPr="00935764">
          <w:rPr>
            <w:rFonts w:ascii="Helvetica Neue Light" w:eastAsia="Times New Roman" w:hAnsi="Helvetica Neue Light" w:cs="Arial"/>
            <w:b/>
            <w:bCs/>
            <w:szCs w:val="20"/>
            <w:lang w:eastAsia="en-US"/>
            <w:rPrChange w:id="10599" w:author="Arthur de Catheu" w:date="2014-06-20T17:08:00Z">
              <w:rPr>
                <w:rFonts w:eastAsia="Times New Roman" w:cs="Arial"/>
                <w:b/>
                <w:bCs/>
                <w:szCs w:val="20"/>
                <w:lang w:eastAsia="en-US"/>
              </w:rPr>
            </w:rPrChange>
          </w:rPr>
          <w:t>Fax : 01 84 17 50 79</w:t>
        </w:r>
      </w:ins>
    </w:p>
    <w:p w14:paraId="1FB372A9" w14:textId="0E15A139" w:rsidR="009B57E4" w:rsidRPr="00935764" w:rsidRDefault="008D2EB3" w:rsidP="009B57E4">
      <w:pPr>
        <w:spacing w:after="240"/>
        <w:ind w:left="1080" w:hanging="1080"/>
        <w:rPr>
          <w:rFonts w:ascii="Helvetica Neue Light" w:eastAsia="Times New Roman" w:hAnsi="Helvetica Neue Light" w:cs="Arial"/>
          <w:b/>
          <w:bCs/>
          <w:szCs w:val="20"/>
          <w:highlight w:val="yellow"/>
          <w:lang w:eastAsia="en-US"/>
          <w:rPrChange w:id="10600" w:author="Arthur de Catheu" w:date="2014-06-20T17:08:00Z">
            <w:rPr>
              <w:rFonts w:eastAsia="Times New Roman" w:cs="Arial"/>
              <w:b/>
              <w:bCs/>
              <w:szCs w:val="20"/>
              <w:highlight w:val="yellow"/>
              <w:lang w:eastAsia="en-US"/>
            </w:rPr>
          </w:rPrChange>
        </w:rPr>
      </w:pPr>
      <w:ins w:id="10601" w:author="Hervé Monnerie" w:date="2014-06-17T19:20:00Z">
        <w:r w:rsidRPr="00CB4CF4">
          <w:rPr>
            <w:rFonts w:ascii="Helvetica Neue Light" w:eastAsia="Times New Roman" w:hAnsi="Helvetica Neue Light" w:cs="Arial"/>
            <w:b/>
            <w:bCs/>
            <w:szCs w:val="20"/>
            <w:lang w:eastAsia="en-US"/>
          </w:rPr>
          <w:t>recouvrement</w:t>
        </w:r>
        <w:r w:rsidR="009B57E4" w:rsidRPr="00935764">
          <w:rPr>
            <w:rFonts w:ascii="Helvetica Neue Light" w:eastAsia="Times New Roman" w:hAnsi="Helvetica Neue Light" w:cs="Arial"/>
            <w:b/>
            <w:bCs/>
            <w:szCs w:val="20"/>
            <w:lang w:eastAsia="en-US"/>
            <w:rPrChange w:id="10602" w:author="Arthur de Catheu" w:date="2014-06-20T17:08:00Z">
              <w:rPr>
                <w:rFonts w:eastAsia="Times New Roman" w:cs="Arial"/>
                <w:b/>
                <w:bCs/>
                <w:szCs w:val="20"/>
                <w:lang w:eastAsia="en-US"/>
              </w:rPr>
            </w:rPrChange>
          </w:rPr>
          <w:t>@finexkap.com</w:t>
        </w:r>
      </w:ins>
    </w:p>
    <w:p w14:paraId="5FEB6D4B" w14:textId="77777777" w:rsidR="004A44E1" w:rsidRPr="00935764" w:rsidRDefault="004A44E1">
      <w:pPr>
        <w:jc w:val="left"/>
        <w:rPr>
          <w:rFonts w:ascii="Helvetica Neue Light" w:hAnsi="Helvetica Neue Light" w:cs="Arial"/>
          <w:szCs w:val="20"/>
          <w:highlight w:val="yellow"/>
          <w:rPrChange w:id="10603" w:author="Arthur de Catheu" w:date="2014-06-20T17:08:00Z">
            <w:rPr>
              <w:rFonts w:cs="Arial"/>
              <w:szCs w:val="20"/>
              <w:highlight w:val="yellow"/>
            </w:rPr>
          </w:rPrChange>
        </w:rPr>
      </w:pPr>
      <w:r w:rsidRPr="00935764">
        <w:rPr>
          <w:rFonts w:ascii="Helvetica Neue Light" w:hAnsi="Helvetica Neue Light" w:cs="Arial"/>
          <w:szCs w:val="20"/>
          <w:highlight w:val="yellow"/>
          <w:rPrChange w:id="10604" w:author="Arthur de Catheu" w:date="2014-06-20T17:08:00Z">
            <w:rPr>
              <w:rFonts w:cs="Arial"/>
              <w:szCs w:val="20"/>
              <w:highlight w:val="yellow"/>
            </w:rPr>
          </w:rPrChange>
        </w:rPr>
        <w:br w:type="page"/>
      </w:r>
    </w:p>
    <w:p w14:paraId="5EFB5DBE" w14:textId="65DFA82F" w:rsidR="009E0E7B" w:rsidRPr="009B767E" w:rsidDel="00C9648E" w:rsidRDefault="009E0E7B">
      <w:pPr>
        <w:pStyle w:val="Titre2"/>
        <w:rPr>
          <w:del w:id="10605" w:author="Arthur de Catheu" w:date="2014-06-20T17:41:00Z"/>
          <w:rPrChange w:id="10606" w:author="Arthur de Catheu" w:date="2014-06-20T18:20:00Z">
            <w:rPr>
              <w:del w:id="10607" w:author="Arthur de Catheu" w:date="2014-06-20T17:41:00Z"/>
              <w:highlight w:val="yellow"/>
            </w:rPr>
          </w:rPrChange>
        </w:rPr>
        <w:pPrChange w:id="10608" w:author="Hervé Monnerie" w:date="2014-06-25T11:08:00Z">
          <w:pPr/>
        </w:pPrChange>
      </w:pPr>
    </w:p>
    <w:p w14:paraId="421858D3" w14:textId="5043F993" w:rsidR="004A44E1" w:rsidRPr="009B767E" w:rsidDel="00C9648E" w:rsidRDefault="004A44E1">
      <w:pPr>
        <w:pStyle w:val="Titre2"/>
        <w:rPr>
          <w:del w:id="10609" w:author="Arthur de Catheu" w:date="2014-06-20T17:41:00Z"/>
          <w:rPrChange w:id="10610" w:author="Arthur de Catheu" w:date="2014-06-20T18:20:00Z">
            <w:rPr>
              <w:del w:id="10611" w:author="Arthur de Catheu" w:date="2014-06-20T17:41:00Z"/>
              <w:highlight w:val="yellow"/>
            </w:rPr>
          </w:rPrChange>
        </w:rPr>
        <w:pPrChange w:id="10612" w:author="Hervé Monnerie" w:date="2014-06-25T11:08:00Z">
          <w:pPr/>
        </w:pPrChange>
      </w:pPr>
      <w:bookmarkStart w:id="10613" w:name="_MON_1455003516"/>
      <w:bookmarkEnd w:id="10613"/>
    </w:p>
    <w:p w14:paraId="3B147271" w14:textId="5ACA68D3" w:rsidR="004A44E1" w:rsidRPr="009B767E" w:rsidDel="00C9648E" w:rsidRDefault="004A44E1">
      <w:pPr>
        <w:pStyle w:val="Titre2"/>
        <w:rPr>
          <w:del w:id="10614" w:author="Arthur de Catheu" w:date="2014-06-20T17:41:00Z"/>
          <w:rPrChange w:id="10615" w:author="Arthur de Catheu" w:date="2014-06-20T18:20:00Z">
            <w:rPr>
              <w:del w:id="10616" w:author="Arthur de Catheu" w:date="2014-06-20T17:41:00Z"/>
              <w:highlight w:val="yellow"/>
            </w:rPr>
          </w:rPrChange>
        </w:rPr>
        <w:pPrChange w:id="10617" w:author="Hervé Monnerie" w:date="2014-06-25T11:08:00Z">
          <w:pPr/>
        </w:pPrChange>
      </w:pPr>
    </w:p>
    <w:p w14:paraId="6F43763C" w14:textId="77777777" w:rsidR="004A44E1" w:rsidRPr="00CB4CF4" w:rsidRDefault="004A44E1" w:rsidP="00CB4CF4">
      <w:pPr>
        <w:pStyle w:val="Titre2"/>
      </w:pPr>
      <w:bookmarkStart w:id="10618" w:name="_Toc265315459"/>
      <w:r w:rsidRPr="00CB4CF4">
        <w:t>Modèle de confirmation de contestation</w:t>
      </w:r>
      <w:bookmarkEnd w:id="10618"/>
    </w:p>
    <w:p w14:paraId="656FD03C" w14:textId="579BACC8" w:rsidR="004A44E1" w:rsidRPr="00935764" w:rsidRDefault="004A44E1" w:rsidP="004A44E1">
      <w:pPr>
        <w:rPr>
          <w:rFonts w:ascii="Helvetica Neue Light" w:hAnsi="Helvetica Neue Light"/>
          <w:b/>
          <w:i/>
          <w:rPrChange w:id="10619" w:author="Arthur de Catheu" w:date="2014-06-20T17:08:00Z">
            <w:rPr>
              <w:b/>
              <w:i/>
            </w:rPr>
          </w:rPrChange>
        </w:rPr>
      </w:pPr>
      <w:r w:rsidRPr="00935764">
        <w:rPr>
          <w:rFonts w:ascii="Helvetica Neue Light" w:hAnsi="Helvetica Neue Light"/>
          <w:b/>
          <w:i/>
          <w:rPrChange w:id="10620" w:author="Arthur de Catheu" w:date="2014-06-20T17:08:00Z">
            <w:rPr>
              <w:b/>
              <w:i/>
            </w:rPr>
          </w:rPrChange>
        </w:rPr>
        <w:t>Mail adressé au correspondant Débiteur.</w:t>
      </w:r>
    </w:p>
    <w:p w14:paraId="76EDF96B" w14:textId="77777777" w:rsidR="004A44E1" w:rsidRPr="00935764" w:rsidRDefault="004A44E1" w:rsidP="004A44E1">
      <w:pPr>
        <w:rPr>
          <w:rFonts w:ascii="Helvetica Neue Light" w:hAnsi="Helvetica Neue Light"/>
          <w:rPrChange w:id="10621" w:author="Arthur de Catheu" w:date="2014-06-20T17:08:00Z">
            <w:rPr/>
          </w:rPrChange>
        </w:rPr>
      </w:pPr>
    </w:p>
    <w:p w14:paraId="22867097" w14:textId="77777777" w:rsidR="004A44E1" w:rsidRPr="00935764" w:rsidRDefault="004A44E1" w:rsidP="004A44E1">
      <w:pPr>
        <w:rPr>
          <w:rFonts w:ascii="Helvetica Neue Light" w:hAnsi="Helvetica Neue Light"/>
          <w:rPrChange w:id="10622" w:author="Arthur de Catheu" w:date="2014-06-20T17:08:00Z">
            <w:rPr/>
          </w:rPrChange>
        </w:rPr>
      </w:pPr>
    </w:p>
    <w:p w14:paraId="1FD74F97" w14:textId="77777777" w:rsidR="004A44E1" w:rsidRPr="00935764" w:rsidRDefault="004A44E1" w:rsidP="004A44E1">
      <w:pPr>
        <w:rPr>
          <w:rFonts w:ascii="Helvetica Neue Light" w:hAnsi="Helvetica Neue Light"/>
          <w:rPrChange w:id="10623" w:author="Arthur de Catheu" w:date="2014-06-20T17:08:00Z">
            <w:rPr/>
          </w:rPrChange>
        </w:rPr>
      </w:pPr>
      <w:r w:rsidRPr="00935764">
        <w:rPr>
          <w:rFonts w:ascii="Helvetica Neue Light" w:hAnsi="Helvetica Neue Light"/>
          <w:rPrChange w:id="10624" w:author="Arthur de Catheu" w:date="2014-06-20T17:08:00Z">
            <w:rPr/>
          </w:rPrChange>
        </w:rPr>
        <w:t>Bonjour,</w:t>
      </w:r>
    </w:p>
    <w:p w14:paraId="22151199" w14:textId="77777777" w:rsidR="004A44E1" w:rsidRPr="00935764" w:rsidRDefault="004A44E1" w:rsidP="004A44E1">
      <w:pPr>
        <w:rPr>
          <w:rFonts w:ascii="Helvetica Neue Light" w:hAnsi="Helvetica Neue Light"/>
          <w:rPrChange w:id="10625" w:author="Arthur de Catheu" w:date="2014-06-20T17:08:00Z">
            <w:rPr/>
          </w:rPrChange>
        </w:rPr>
      </w:pPr>
    </w:p>
    <w:p w14:paraId="1D50E7D6" w14:textId="04EFB83F" w:rsidR="004A44E1" w:rsidRPr="00935764" w:rsidRDefault="004A44E1" w:rsidP="004A44E1">
      <w:pPr>
        <w:rPr>
          <w:rFonts w:ascii="Helvetica Neue Light" w:hAnsi="Helvetica Neue Light"/>
          <w:rPrChange w:id="10626" w:author="Arthur de Catheu" w:date="2014-06-20T17:08:00Z">
            <w:rPr/>
          </w:rPrChange>
        </w:rPr>
      </w:pPr>
      <w:r w:rsidRPr="00935764">
        <w:rPr>
          <w:rFonts w:ascii="Helvetica Neue Light" w:hAnsi="Helvetica Neue Light"/>
          <w:rPrChange w:id="10627" w:author="Arthur de Catheu" w:date="2014-06-20T17:08:00Z">
            <w:rPr/>
          </w:rPrChange>
        </w:rPr>
        <w:t xml:space="preserve">Vous nous avez informé d'une contestation </w:t>
      </w:r>
      <w:ins w:id="10628" w:author="Arthur de Catheu" w:date="2014-06-20T17:41:00Z">
        <w:r w:rsidR="00C9648E">
          <w:rPr>
            <w:rFonts w:ascii="Helvetica Neue Light" w:hAnsi="Helvetica Neue Light"/>
          </w:rPr>
          <w:t xml:space="preserve">portant </w:t>
        </w:r>
      </w:ins>
      <w:r w:rsidRPr="00935764">
        <w:rPr>
          <w:rFonts w:ascii="Helvetica Neue Light" w:hAnsi="Helvetica Neue Light"/>
          <w:rPrChange w:id="10629" w:author="Arthur de Catheu" w:date="2014-06-20T17:08:00Z">
            <w:rPr/>
          </w:rPrChange>
        </w:rPr>
        <w:t>sur la facture n°## d'un montant de ###</w:t>
      </w:r>
      <w:ins w:id="10630" w:author="Arthur de Catheu" w:date="2014-06-20T17:41:00Z">
        <w:r w:rsidR="00C9648E">
          <w:rPr>
            <w:rFonts w:ascii="Helvetica Neue Light" w:hAnsi="Helvetica Neue Light"/>
          </w:rPr>
          <w:t xml:space="preserve">€ établie par </w:t>
        </w:r>
      </w:ins>
      <w:del w:id="10631" w:author="Arthur de Catheu" w:date="2014-06-20T17:41:00Z">
        <w:r w:rsidRPr="00935764" w:rsidDel="00C9648E">
          <w:rPr>
            <w:rFonts w:ascii="Helvetica Neue Light" w:hAnsi="Helvetica Neue Light"/>
            <w:rPrChange w:id="10632" w:author="Arthur de Catheu" w:date="2014-06-20T17:08:00Z">
              <w:rPr/>
            </w:rPrChange>
          </w:rPr>
          <w:delText xml:space="preserve"> de </w:delText>
        </w:r>
      </w:del>
      <w:r w:rsidRPr="00935764">
        <w:rPr>
          <w:rFonts w:ascii="Helvetica Neue Light" w:hAnsi="Helvetica Neue Light"/>
          <w:rPrChange w:id="10633" w:author="Arthur de Catheu" w:date="2014-06-20T17:08:00Z">
            <w:rPr/>
          </w:rPrChange>
        </w:rPr>
        <w:t xml:space="preserve">votre fournisseur </w:t>
      </w:r>
      <w:del w:id="10634" w:author="Arthur de Catheu" w:date="2014-06-20T17:41:00Z">
        <w:r w:rsidRPr="00935764" w:rsidDel="00C9648E">
          <w:rPr>
            <w:rFonts w:ascii="Helvetica Neue Light" w:hAnsi="Helvetica Neue Light"/>
            <w:rPrChange w:id="10635" w:author="Arthur de Catheu" w:date="2014-06-20T17:08:00Z">
              <w:rPr/>
            </w:rPrChange>
          </w:rPr>
          <w:delText xml:space="preserve"> </w:delText>
        </w:r>
      </w:del>
      <w:r w:rsidRPr="00935764">
        <w:rPr>
          <w:rFonts w:ascii="Helvetica Neue Light" w:hAnsi="Helvetica Neue Light"/>
          <w:rPrChange w:id="10636" w:author="Arthur de Catheu" w:date="2014-06-20T17:08:00Z">
            <w:rPr/>
          </w:rPrChange>
        </w:rPr>
        <w:t>'Raison Sociale Cédant'</w:t>
      </w:r>
      <w:ins w:id="10637" w:author="Arthur de Catheu" w:date="2014-06-20T17:41:00Z">
        <w:r w:rsidR="00C9648E">
          <w:rPr>
            <w:rFonts w:ascii="Helvetica Neue Light" w:hAnsi="Helvetica Neue Light"/>
          </w:rPr>
          <w:t xml:space="preserve"> en date du ##</w:t>
        </w:r>
      </w:ins>
      <w:ins w:id="10638" w:author="Arthur de Catheu" w:date="2014-06-20T17:42:00Z">
        <w:r w:rsidR="00C9648E">
          <w:rPr>
            <w:rFonts w:ascii="Helvetica Neue Light" w:hAnsi="Helvetica Neue Light"/>
          </w:rPr>
          <w:t>/##/####</w:t>
        </w:r>
      </w:ins>
      <w:r w:rsidRPr="00935764">
        <w:rPr>
          <w:rFonts w:ascii="Helvetica Neue Light" w:hAnsi="Helvetica Neue Light"/>
          <w:rPrChange w:id="10639" w:author="Arthur de Catheu" w:date="2014-06-20T17:08:00Z">
            <w:rPr/>
          </w:rPrChange>
        </w:rPr>
        <w:t>. Nous vous remercions de nous confirmer par retour d</w:t>
      </w:r>
      <w:ins w:id="10640" w:author="Arthur de Catheu" w:date="2014-06-20T17:42:00Z">
        <w:r w:rsidR="00C9648E">
          <w:rPr>
            <w:rFonts w:ascii="Helvetica Neue Light" w:hAnsi="Helvetica Neue Light"/>
          </w:rPr>
          <w:t>’</w:t>
        </w:r>
      </w:ins>
      <w:del w:id="10641" w:author="Arthur de Catheu" w:date="2014-06-20T17:42:00Z">
        <w:r w:rsidRPr="00935764" w:rsidDel="00C9648E">
          <w:rPr>
            <w:rFonts w:ascii="Helvetica Neue Light" w:hAnsi="Helvetica Neue Light"/>
            <w:rPrChange w:id="10642" w:author="Arthur de Catheu" w:date="2014-06-20T17:08:00Z">
              <w:rPr/>
            </w:rPrChange>
          </w:rPr>
          <w:delText xml:space="preserve">e </w:delText>
        </w:r>
      </w:del>
      <w:ins w:id="10643" w:author="Arthur de Catheu" w:date="2014-06-20T17:42:00Z">
        <w:r w:rsidR="00C9648E">
          <w:rPr>
            <w:rFonts w:ascii="Helvetica Neue Light" w:hAnsi="Helvetica Neue Light"/>
          </w:rPr>
          <w:t>e</w:t>
        </w:r>
      </w:ins>
      <w:r w:rsidRPr="00935764">
        <w:rPr>
          <w:rFonts w:ascii="Helvetica Neue Light" w:hAnsi="Helvetica Neue Light"/>
          <w:rPrChange w:id="10644" w:author="Arthur de Catheu" w:date="2014-06-20T17:08:00Z">
            <w:rPr/>
          </w:rPrChange>
        </w:rPr>
        <w:t xml:space="preserve">mail le motif de cette contestation </w:t>
      </w:r>
      <w:ins w:id="10645" w:author="Arthur de Catheu" w:date="2014-06-20T17:42:00Z">
        <w:r w:rsidR="00C9648E">
          <w:rPr>
            <w:rFonts w:ascii="Helvetica Neue Light" w:hAnsi="Helvetica Neue Light"/>
          </w:rPr>
          <w:t xml:space="preserve">en entourant la raison parmi les suivantes </w:t>
        </w:r>
      </w:ins>
      <w:r w:rsidRPr="00935764">
        <w:rPr>
          <w:rFonts w:ascii="Helvetica Neue Light" w:hAnsi="Helvetica Neue Light"/>
          <w:rPrChange w:id="10646" w:author="Arthur de Catheu" w:date="2014-06-20T17:08:00Z">
            <w:rPr/>
          </w:rPrChange>
        </w:rPr>
        <w:t xml:space="preserve">:  </w:t>
      </w:r>
    </w:p>
    <w:p w14:paraId="57BA89CF" w14:textId="77777777" w:rsidR="004A44E1" w:rsidRPr="00935764" w:rsidRDefault="004A44E1" w:rsidP="004A44E1">
      <w:pPr>
        <w:rPr>
          <w:rFonts w:ascii="Helvetica Neue Light" w:hAnsi="Helvetica Neue Light"/>
          <w:rPrChange w:id="10647" w:author="Arthur de Catheu" w:date="2014-06-20T17:08:00Z">
            <w:rPr/>
          </w:rPrChange>
        </w:rPr>
      </w:pPr>
    </w:p>
    <w:p w14:paraId="43DABAA2" w14:textId="7D379895" w:rsidR="004A44E1" w:rsidRPr="00935764" w:rsidRDefault="004A44E1" w:rsidP="004A44E1">
      <w:pPr>
        <w:rPr>
          <w:rFonts w:ascii="Helvetica Neue Light" w:hAnsi="Helvetica Neue Light"/>
          <w:rPrChange w:id="10648" w:author="Arthur de Catheu" w:date="2014-06-20T17:08:00Z">
            <w:rPr/>
          </w:rPrChange>
        </w:rPr>
      </w:pPr>
      <w:r w:rsidRPr="00935764">
        <w:rPr>
          <w:rFonts w:ascii="Helvetica Neue Light" w:hAnsi="Helvetica Neue Light"/>
          <w:rPrChange w:id="10649" w:author="Arthur de Catheu" w:date="2014-06-20T17:08:00Z">
            <w:rPr/>
          </w:rPrChange>
        </w:rPr>
        <w:t>- prestation / livraison non effectuée</w:t>
      </w:r>
      <w:ins w:id="10650" w:author="Arthur de Catheu" w:date="2014-06-20T17:42:00Z">
        <w:r w:rsidR="00C9648E">
          <w:rPr>
            <w:rFonts w:ascii="Helvetica Neue Light" w:hAnsi="Helvetica Neue Light"/>
          </w:rPr>
          <w:t> ;</w:t>
        </w:r>
      </w:ins>
    </w:p>
    <w:p w14:paraId="3936B40A" w14:textId="750F7B70" w:rsidR="004A44E1" w:rsidRPr="00935764" w:rsidRDefault="004A44E1" w:rsidP="004A44E1">
      <w:pPr>
        <w:rPr>
          <w:rFonts w:ascii="Helvetica Neue Light" w:hAnsi="Helvetica Neue Light"/>
          <w:rPrChange w:id="10651" w:author="Arthur de Catheu" w:date="2014-06-20T17:08:00Z">
            <w:rPr/>
          </w:rPrChange>
        </w:rPr>
      </w:pPr>
      <w:r w:rsidRPr="00935764">
        <w:rPr>
          <w:rFonts w:ascii="Helvetica Neue Light" w:hAnsi="Helvetica Neue Light"/>
          <w:rPrChange w:id="10652" w:author="Arthur de Catheu" w:date="2014-06-20T17:08:00Z">
            <w:rPr/>
          </w:rPrChange>
        </w:rPr>
        <w:t>- prix erroné</w:t>
      </w:r>
      <w:ins w:id="10653" w:author="Arthur de Catheu" w:date="2014-06-20T17:42:00Z">
        <w:r w:rsidR="00C9648E">
          <w:rPr>
            <w:rFonts w:ascii="Helvetica Neue Light" w:hAnsi="Helvetica Neue Light"/>
          </w:rPr>
          <w:t> ;</w:t>
        </w:r>
      </w:ins>
    </w:p>
    <w:p w14:paraId="02A5BFA6" w14:textId="43D893B6" w:rsidR="004A44E1" w:rsidRPr="00935764" w:rsidRDefault="004A44E1" w:rsidP="004A44E1">
      <w:pPr>
        <w:rPr>
          <w:rFonts w:ascii="Helvetica Neue Light" w:hAnsi="Helvetica Neue Light"/>
          <w:rPrChange w:id="10654" w:author="Arthur de Catheu" w:date="2014-06-20T17:08:00Z">
            <w:rPr/>
          </w:rPrChange>
        </w:rPr>
      </w:pPr>
      <w:r w:rsidRPr="00935764">
        <w:rPr>
          <w:rFonts w:ascii="Helvetica Neue Light" w:hAnsi="Helvetica Neue Light"/>
          <w:rPrChange w:id="10655" w:author="Arthur de Catheu" w:date="2014-06-20T17:08:00Z">
            <w:rPr/>
          </w:rPrChange>
        </w:rPr>
        <w:t>- quantité erronée</w:t>
      </w:r>
      <w:ins w:id="10656" w:author="Arthur de Catheu" w:date="2014-06-20T17:42:00Z">
        <w:r w:rsidR="00C9648E">
          <w:rPr>
            <w:rFonts w:ascii="Helvetica Neue Light" w:hAnsi="Helvetica Neue Light"/>
          </w:rPr>
          <w:t> ;</w:t>
        </w:r>
      </w:ins>
    </w:p>
    <w:p w14:paraId="2BB5F8E1" w14:textId="64E2DD4B" w:rsidR="004A44E1" w:rsidRPr="00935764" w:rsidRDefault="004A44E1" w:rsidP="004A44E1">
      <w:pPr>
        <w:rPr>
          <w:rFonts w:ascii="Helvetica Neue Light" w:hAnsi="Helvetica Neue Light"/>
          <w:rPrChange w:id="10657" w:author="Arthur de Catheu" w:date="2014-06-20T17:08:00Z">
            <w:rPr/>
          </w:rPrChange>
        </w:rPr>
      </w:pPr>
      <w:r w:rsidRPr="00935764">
        <w:rPr>
          <w:rFonts w:ascii="Helvetica Neue Light" w:hAnsi="Helvetica Neue Light"/>
          <w:rPrChange w:id="10658" w:author="Arthur de Catheu" w:date="2014-06-20T17:08:00Z">
            <w:rPr/>
          </w:rPrChange>
        </w:rPr>
        <w:t>- date de livraison erronée</w:t>
      </w:r>
      <w:ins w:id="10659" w:author="Arthur de Catheu" w:date="2014-06-20T17:42:00Z">
        <w:r w:rsidR="00C9648E">
          <w:rPr>
            <w:rFonts w:ascii="Helvetica Neue Light" w:hAnsi="Helvetica Neue Light"/>
          </w:rPr>
          <w:t> ;</w:t>
        </w:r>
      </w:ins>
    </w:p>
    <w:p w14:paraId="7F19A4B5" w14:textId="3EC50C7E" w:rsidR="004A44E1" w:rsidRPr="00935764" w:rsidRDefault="004A44E1" w:rsidP="004A44E1">
      <w:pPr>
        <w:rPr>
          <w:rFonts w:ascii="Helvetica Neue Light" w:hAnsi="Helvetica Neue Light"/>
          <w:rPrChange w:id="10660" w:author="Arthur de Catheu" w:date="2014-06-20T17:08:00Z">
            <w:rPr/>
          </w:rPrChange>
        </w:rPr>
      </w:pPr>
      <w:r w:rsidRPr="00935764">
        <w:rPr>
          <w:rFonts w:ascii="Helvetica Neue Light" w:hAnsi="Helvetica Neue Light"/>
          <w:rPrChange w:id="10661" w:author="Arthur de Catheu" w:date="2014-06-20T17:08:00Z">
            <w:rPr/>
          </w:rPrChange>
        </w:rPr>
        <w:t>- avoir à déduire (précisez n°, date et montant)</w:t>
      </w:r>
      <w:ins w:id="10662" w:author="Arthur de Catheu" w:date="2014-06-20T17:42:00Z">
        <w:r w:rsidR="00C9648E">
          <w:rPr>
            <w:rFonts w:ascii="Helvetica Neue Light" w:hAnsi="Helvetica Neue Light"/>
          </w:rPr>
          <w:t> ;</w:t>
        </w:r>
      </w:ins>
    </w:p>
    <w:p w14:paraId="15D0A3D9" w14:textId="77777777" w:rsidR="004A44E1" w:rsidRPr="00935764" w:rsidRDefault="004A44E1" w:rsidP="004A44E1">
      <w:pPr>
        <w:rPr>
          <w:rFonts w:ascii="Helvetica Neue Light" w:hAnsi="Helvetica Neue Light"/>
          <w:rPrChange w:id="10663" w:author="Arthur de Catheu" w:date="2014-06-20T17:08:00Z">
            <w:rPr/>
          </w:rPrChange>
        </w:rPr>
      </w:pPr>
      <w:r w:rsidRPr="00935764">
        <w:rPr>
          <w:rFonts w:ascii="Helvetica Neue Light" w:hAnsi="Helvetica Neue Light"/>
          <w:rPrChange w:id="10664" w:author="Arthur de Catheu" w:date="2014-06-20T17:08:00Z">
            <w:rPr/>
          </w:rPrChange>
        </w:rPr>
        <w:t>- autre (précisez).</w:t>
      </w:r>
    </w:p>
    <w:p w14:paraId="002A8B7C" w14:textId="77777777" w:rsidR="004A44E1" w:rsidRPr="00935764" w:rsidRDefault="004A44E1" w:rsidP="004A44E1">
      <w:pPr>
        <w:rPr>
          <w:rFonts w:ascii="Helvetica Neue Light" w:hAnsi="Helvetica Neue Light"/>
          <w:rPrChange w:id="10665" w:author="Arthur de Catheu" w:date="2014-06-20T17:08:00Z">
            <w:rPr/>
          </w:rPrChange>
        </w:rPr>
      </w:pPr>
      <w:r w:rsidRPr="00935764">
        <w:rPr>
          <w:rFonts w:ascii="Helvetica Neue Light" w:hAnsi="Helvetica Neue Light"/>
          <w:rPrChange w:id="10666" w:author="Arthur de Catheu" w:date="2014-06-20T17:08:00Z">
            <w:rPr/>
          </w:rPrChange>
        </w:rPr>
        <w:t xml:space="preserve"> </w:t>
      </w:r>
    </w:p>
    <w:p w14:paraId="7B35CABE" w14:textId="77777777" w:rsidR="004A44E1" w:rsidRPr="00935764" w:rsidRDefault="004A44E1" w:rsidP="004A44E1">
      <w:pPr>
        <w:rPr>
          <w:rFonts w:ascii="Helvetica Neue Light" w:hAnsi="Helvetica Neue Light"/>
          <w:rPrChange w:id="10667" w:author="Arthur de Catheu" w:date="2014-06-20T17:08:00Z">
            <w:rPr/>
          </w:rPrChange>
        </w:rPr>
      </w:pPr>
      <w:r w:rsidRPr="00935764">
        <w:rPr>
          <w:rFonts w:ascii="Helvetica Neue Light" w:hAnsi="Helvetica Neue Light"/>
          <w:rPrChange w:id="10668" w:author="Arthur de Catheu" w:date="2014-06-20T17:08:00Z">
            <w:rPr/>
          </w:rPrChange>
        </w:rPr>
        <w:t>Pour toute information supplémentaire, n'hésitez pas à nous contacter par email à contact@finexkap.com.</w:t>
      </w:r>
    </w:p>
    <w:p w14:paraId="59AFCBCA" w14:textId="77777777" w:rsidR="004A44E1" w:rsidRPr="00935764" w:rsidRDefault="004A44E1" w:rsidP="004A44E1">
      <w:pPr>
        <w:rPr>
          <w:rFonts w:ascii="Helvetica Neue Light" w:hAnsi="Helvetica Neue Light"/>
          <w:rPrChange w:id="10669" w:author="Arthur de Catheu" w:date="2014-06-20T17:08:00Z">
            <w:rPr/>
          </w:rPrChange>
        </w:rPr>
      </w:pPr>
    </w:p>
    <w:p w14:paraId="4829FAD8" w14:textId="77777777" w:rsidR="004A44E1" w:rsidRPr="00935764" w:rsidRDefault="004A44E1" w:rsidP="004A44E1">
      <w:pPr>
        <w:rPr>
          <w:rFonts w:ascii="Helvetica Neue Light" w:hAnsi="Helvetica Neue Light"/>
          <w:rPrChange w:id="10670" w:author="Arthur de Catheu" w:date="2014-06-20T17:08:00Z">
            <w:rPr/>
          </w:rPrChange>
        </w:rPr>
      </w:pPr>
      <w:r w:rsidRPr="00935764">
        <w:rPr>
          <w:rFonts w:ascii="Helvetica Neue Light" w:hAnsi="Helvetica Neue Light"/>
          <w:rPrChange w:id="10671" w:author="Arthur de Catheu" w:date="2014-06-20T17:08:00Z">
            <w:rPr/>
          </w:rPrChange>
        </w:rPr>
        <w:t>Cordialement.</w:t>
      </w:r>
    </w:p>
    <w:p w14:paraId="0D8910FB" w14:textId="77777777" w:rsidR="004A44E1" w:rsidRPr="00935764" w:rsidRDefault="004A44E1" w:rsidP="004A44E1">
      <w:pPr>
        <w:rPr>
          <w:rFonts w:ascii="Helvetica Neue Light" w:hAnsi="Helvetica Neue Light"/>
          <w:rPrChange w:id="10672" w:author="Arthur de Catheu" w:date="2014-06-20T17:08:00Z">
            <w:rPr/>
          </w:rPrChange>
        </w:rPr>
      </w:pPr>
    </w:p>
    <w:p w14:paraId="5E5D1EDC" w14:textId="77777777" w:rsidR="004A44E1" w:rsidRPr="00935764" w:rsidRDefault="004A44E1" w:rsidP="004A44E1">
      <w:pPr>
        <w:rPr>
          <w:rFonts w:ascii="Helvetica Neue Light" w:hAnsi="Helvetica Neue Light"/>
          <w:rPrChange w:id="10673" w:author="Arthur de Catheu" w:date="2014-06-20T17:08:00Z">
            <w:rPr/>
          </w:rPrChange>
        </w:rPr>
      </w:pPr>
      <w:r w:rsidRPr="00935764">
        <w:rPr>
          <w:rFonts w:ascii="Helvetica Neue Light" w:hAnsi="Helvetica Neue Light"/>
          <w:rPrChange w:id="10674" w:author="Arthur de Catheu" w:date="2014-06-20T17:08:00Z">
            <w:rPr/>
          </w:rPrChange>
        </w:rPr>
        <w:t xml:space="preserve">Finexkap AM </w:t>
      </w:r>
    </w:p>
    <w:p w14:paraId="3575C82C" w14:textId="77777777" w:rsidR="004A44E1" w:rsidRPr="00935764" w:rsidRDefault="004A44E1" w:rsidP="004A44E1">
      <w:pPr>
        <w:rPr>
          <w:rFonts w:ascii="Helvetica Neue Light" w:hAnsi="Helvetica Neue Light"/>
          <w:rPrChange w:id="10675" w:author="Arthur de Catheu" w:date="2014-06-20T17:08:00Z">
            <w:rPr/>
          </w:rPrChange>
        </w:rPr>
      </w:pPr>
      <w:r w:rsidRPr="00935764">
        <w:rPr>
          <w:rFonts w:ascii="Helvetica Neue Light" w:hAnsi="Helvetica Neue Light"/>
          <w:rPrChange w:id="10676" w:author="Arthur de Catheu" w:date="2014-06-20T17:08:00Z">
            <w:rPr/>
          </w:rPrChange>
        </w:rPr>
        <w:t>133 bis, rue de l'Université</w:t>
      </w:r>
    </w:p>
    <w:p w14:paraId="028D0932" w14:textId="77777777" w:rsidR="004A44E1" w:rsidRPr="00935764" w:rsidRDefault="004A44E1" w:rsidP="004A44E1">
      <w:pPr>
        <w:rPr>
          <w:rFonts w:ascii="Helvetica Neue Light" w:hAnsi="Helvetica Neue Light"/>
          <w:rPrChange w:id="10677" w:author="Arthur de Catheu" w:date="2014-06-20T17:08:00Z">
            <w:rPr/>
          </w:rPrChange>
        </w:rPr>
      </w:pPr>
      <w:r w:rsidRPr="00935764">
        <w:rPr>
          <w:rFonts w:ascii="Helvetica Neue Light" w:hAnsi="Helvetica Neue Light"/>
          <w:rPrChange w:id="10678" w:author="Arthur de Catheu" w:date="2014-06-20T17:08:00Z">
            <w:rPr/>
          </w:rPrChange>
        </w:rPr>
        <w:t>75007 Paris</w:t>
      </w:r>
    </w:p>
    <w:p w14:paraId="77A66208" w14:textId="77777777" w:rsidR="004A44E1" w:rsidRPr="00935764" w:rsidRDefault="004A44E1" w:rsidP="004A44E1">
      <w:pPr>
        <w:rPr>
          <w:rFonts w:ascii="Helvetica Neue Light" w:hAnsi="Helvetica Neue Light"/>
          <w:rPrChange w:id="10679" w:author="Arthur de Catheu" w:date="2014-06-20T17:08:00Z">
            <w:rPr/>
          </w:rPrChange>
        </w:rPr>
      </w:pPr>
      <w:r w:rsidRPr="00935764">
        <w:rPr>
          <w:rFonts w:ascii="Helvetica Neue Light" w:hAnsi="Helvetica Neue Light"/>
          <w:rPrChange w:id="10680" w:author="Arthur de Catheu" w:date="2014-06-20T17:08:00Z">
            <w:rPr/>
          </w:rPrChange>
        </w:rPr>
        <w:t>Téléphone : 01 84 17 85 37</w:t>
      </w:r>
    </w:p>
    <w:p w14:paraId="450BC6D1" w14:textId="77777777" w:rsidR="004A44E1" w:rsidDel="008D2EB3" w:rsidRDefault="004A44E1" w:rsidP="004A44E1">
      <w:pPr>
        <w:rPr>
          <w:del w:id="10681" w:author="Hervé Monnerie" w:date="2014-06-25T11:05:00Z"/>
          <w:rFonts w:ascii="Helvetica Neue Light" w:hAnsi="Helvetica Neue Light"/>
        </w:rPr>
      </w:pPr>
      <w:r w:rsidRPr="00935764">
        <w:rPr>
          <w:rFonts w:ascii="Helvetica Neue Light" w:hAnsi="Helvetica Neue Light"/>
          <w:rPrChange w:id="10682" w:author="Arthur de Catheu" w:date="2014-06-20T17:08:00Z">
            <w:rPr/>
          </w:rPrChange>
        </w:rPr>
        <w:t>Fax : 01 84 17 50 79</w:t>
      </w:r>
    </w:p>
    <w:p w14:paraId="6ED6AD52" w14:textId="77777777" w:rsidR="008D2EB3" w:rsidRPr="00935764" w:rsidRDefault="008D2EB3" w:rsidP="004A44E1">
      <w:pPr>
        <w:rPr>
          <w:ins w:id="10683" w:author="Hervé Monnerie" w:date="2014-06-25T11:05:00Z"/>
          <w:rFonts w:ascii="Helvetica Neue Light" w:hAnsi="Helvetica Neue Light"/>
          <w:rPrChange w:id="10684" w:author="Arthur de Catheu" w:date="2014-06-20T17:08:00Z">
            <w:rPr>
              <w:ins w:id="10685" w:author="Hervé Monnerie" w:date="2014-06-25T11:05:00Z"/>
            </w:rPr>
          </w:rPrChange>
        </w:rPr>
      </w:pPr>
    </w:p>
    <w:p w14:paraId="2E99C5D1" w14:textId="3CC403AC" w:rsidR="004A44E1" w:rsidRPr="00935764" w:rsidRDefault="008D2EB3" w:rsidP="004A44E1">
      <w:pPr>
        <w:rPr>
          <w:rFonts w:ascii="Helvetica Neue Light" w:hAnsi="Helvetica Neue Light"/>
          <w:rPrChange w:id="10686" w:author="Arthur de Catheu" w:date="2014-06-20T17:08:00Z">
            <w:rPr/>
          </w:rPrChange>
        </w:rPr>
      </w:pPr>
      <w:proofErr w:type="gramStart"/>
      <w:ins w:id="10687" w:author="Hervé Monnerie" w:date="2014-06-25T11:05:00Z">
        <w:r>
          <w:rPr>
            <w:rFonts w:ascii="Helvetica Neue Light" w:hAnsi="Helvetica Neue Light"/>
          </w:rPr>
          <w:t>recouvrement</w:t>
        </w:r>
      </w:ins>
      <w:proofErr w:type="gramEnd"/>
      <w:del w:id="10688" w:author="Hervé Monnerie" w:date="2014-06-25T11:05:00Z">
        <w:r w:rsidR="004A44E1" w:rsidRPr="00935764" w:rsidDel="008D2EB3">
          <w:rPr>
            <w:rFonts w:ascii="Helvetica Neue Light" w:hAnsi="Helvetica Neue Light"/>
            <w:rPrChange w:id="10689" w:author="Arthur de Catheu" w:date="2014-06-20T17:08:00Z">
              <w:rPr/>
            </w:rPrChange>
          </w:rPr>
          <w:delText>contact</w:delText>
        </w:r>
      </w:del>
      <w:r w:rsidR="004A44E1" w:rsidRPr="00935764">
        <w:rPr>
          <w:rFonts w:ascii="Helvetica Neue Light" w:hAnsi="Helvetica Neue Light"/>
          <w:rPrChange w:id="10690" w:author="Arthur de Catheu" w:date="2014-06-20T17:08:00Z">
            <w:rPr/>
          </w:rPrChange>
        </w:rPr>
        <w:t xml:space="preserve">@finexkap.com </w:t>
      </w:r>
      <w:r w:rsidR="004C382E" w:rsidRPr="00935764">
        <w:rPr>
          <w:rFonts w:ascii="Helvetica Neue Light" w:hAnsi="Helvetica Neue Light"/>
          <w:rPrChange w:id="10691" w:author="Arthur de Catheu" w:date="2014-06-20T17:08:00Z">
            <w:rPr/>
          </w:rPrChange>
        </w:rPr>
        <w:br w:type="page"/>
      </w:r>
    </w:p>
    <w:p w14:paraId="381EEA42" w14:textId="608CE463" w:rsidR="004A44E1" w:rsidRPr="009B767E" w:rsidDel="00C9648E" w:rsidRDefault="004A44E1">
      <w:pPr>
        <w:pStyle w:val="Titre2"/>
        <w:rPr>
          <w:del w:id="10692" w:author="Arthur de Catheu" w:date="2014-06-20T17:43:00Z"/>
          <w:rPrChange w:id="10693" w:author="Arthur de Catheu" w:date="2014-06-20T18:20:00Z">
            <w:rPr>
              <w:del w:id="10694" w:author="Arthur de Catheu" w:date="2014-06-20T17:43:00Z"/>
              <w:highlight w:val="yellow"/>
            </w:rPr>
          </w:rPrChange>
        </w:rPr>
        <w:pPrChange w:id="10695" w:author="Hervé Monnerie" w:date="2014-06-25T11:09:00Z">
          <w:pPr/>
        </w:pPrChange>
      </w:pPr>
    </w:p>
    <w:p w14:paraId="7815EF96" w14:textId="287D0DF3" w:rsidR="004C382E" w:rsidRPr="009B767E" w:rsidDel="00C9648E" w:rsidRDefault="004C382E">
      <w:pPr>
        <w:pStyle w:val="Titre2"/>
        <w:rPr>
          <w:del w:id="10696" w:author="Arthur de Catheu" w:date="2014-06-20T17:43:00Z"/>
          <w:b w:val="0"/>
          <w:bCs w:val="0"/>
          <w:rPrChange w:id="10697" w:author="Arthur de Catheu" w:date="2014-06-20T18:20:00Z">
            <w:rPr>
              <w:del w:id="10698" w:author="Arthur de Catheu" w:date="2014-06-20T17:43:00Z"/>
              <w:rFonts w:eastAsiaTheme="majorEastAsia" w:cstheme="majorBidi"/>
              <w:b/>
              <w:bCs/>
              <w:highlight w:val="yellow"/>
            </w:rPr>
          </w:rPrChange>
        </w:rPr>
        <w:pPrChange w:id="10699" w:author="Hervé Monnerie" w:date="2014-06-25T11:09:00Z">
          <w:pPr/>
        </w:pPrChange>
      </w:pPr>
    </w:p>
    <w:p w14:paraId="2E56D6C3" w14:textId="65C1104A" w:rsidR="009B57E4" w:rsidRPr="00CB4CF4" w:rsidRDefault="00284CE9" w:rsidP="00CB4CF4">
      <w:pPr>
        <w:pStyle w:val="Titre2"/>
        <w:rPr>
          <w:ins w:id="10700" w:author="Hervé Monnerie" w:date="2014-06-17T19:41:00Z"/>
        </w:rPr>
      </w:pPr>
      <w:bookmarkStart w:id="10701" w:name="_Toc265315460"/>
      <w:r w:rsidRPr="00935764">
        <w:rPr>
          <w:rPrChange w:id="10702" w:author="Arthur de Catheu" w:date="2014-06-20T17:08:00Z">
            <w:rPr>
              <w:rFonts w:eastAsiaTheme="minorEastAsia" w:cstheme="minorBidi"/>
              <w:b w:val="0"/>
              <w:bCs w:val="0"/>
              <w:sz w:val="20"/>
              <w:szCs w:val="24"/>
              <w:highlight w:val="yellow"/>
            </w:rPr>
          </w:rPrChange>
        </w:rPr>
        <w:t>Modèle de notification de résolution de cession</w:t>
      </w:r>
      <w:bookmarkEnd w:id="10701"/>
    </w:p>
    <w:p w14:paraId="5BEFC527" w14:textId="77777777" w:rsidR="007957AE" w:rsidRPr="00935764" w:rsidRDefault="007957AE">
      <w:pPr>
        <w:rPr>
          <w:ins w:id="10703" w:author="Hervé Monnerie" w:date="2014-06-17T19:26:00Z"/>
          <w:rFonts w:ascii="Helvetica Neue Light" w:hAnsi="Helvetica Neue Light"/>
          <w:rPrChange w:id="10704" w:author="Arthur de Catheu" w:date="2014-06-20T17:08:00Z">
            <w:rPr>
              <w:ins w:id="10705" w:author="Hervé Monnerie" w:date="2014-06-17T19:26:00Z"/>
              <w:highlight w:val="yellow"/>
            </w:rPr>
          </w:rPrChange>
        </w:rPr>
        <w:pPrChange w:id="10706" w:author="Hervé Monnerie" w:date="2014-06-17T19:41:00Z">
          <w:pPr>
            <w:pStyle w:val="Titre2"/>
          </w:pPr>
        </w:pPrChange>
      </w:pPr>
    </w:p>
    <w:p w14:paraId="3BAE6280" w14:textId="6E3A8066" w:rsidR="003E7BB9" w:rsidRPr="00935764" w:rsidRDefault="003E7BB9">
      <w:pPr>
        <w:rPr>
          <w:ins w:id="10707" w:author="Hervé Monnerie" w:date="2014-06-17T19:26:00Z"/>
          <w:rFonts w:ascii="Helvetica Neue Light" w:hAnsi="Helvetica Neue Light"/>
          <w:b/>
          <w:i/>
          <w:rPrChange w:id="10708" w:author="Arthur de Catheu" w:date="2014-06-20T17:08:00Z">
            <w:rPr>
              <w:ins w:id="10709" w:author="Hervé Monnerie" w:date="2014-06-17T19:26:00Z"/>
              <w:b w:val="0"/>
              <w:i/>
              <w:highlight w:val="yellow"/>
            </w:rPr>
          </w:rPrChange>
        </w:rPr>
        <w:pPrChange w:id="10710" w:author="Hervé Monnerie" w:date="2014-06-17T19:26:00Z">
          <w:pPr>
            <w:pStyle w:val="Titre2"/>
          </w:pPr>
        </w:pPrChange>
      </w:pPr>
      <w:ins w:id="10711" w:author="Hervé Monnerie" w:date="2014-06-17T19:26:00Z">
        <w:r w:rsidRPr="00935764">
          <w:rPr>
            <w:rFonts w:ascii="Helvetica Neue Light" w:hAnsi="Helvetica Neue Light"/>
            <w:b/>
            <w:i/>
            <w:rPrChange w:id="10712" w:author="Arthur de Catheu" w:date="2014-06-20T17:08:00Z">
              <w:rPr>
                <w:b w:val="0"/>
                <w:i/>
                <w:highlight w:val="yellow"/>
              </w:rPr>
            </w:rPrChange>
          </w:rPr>
          <w:t>Mail adressé au Correspondant Cédant</w:t>
        </w:r>
      </w:ins>
    </w:p>
    <w:p w14:paraId="2C059BE6" w14:textId="77777777" w:rsidR="003E7BB9" w:rsidRPr="00935764" w:rsidRDefault="003E7BB9">
      <w:pPr>
        <w:rPr>
          <w:ins w:id="10713" w:author="Hervé Monnerie" w:date="2014-06-17T19:26:00Z"/>
          <w:rFonts w:ascii="Helvetica Neue Light" w:hAnsi="Helvetica Neue Light"/>
          <w:b/>
          <w:i/>
          <w:rPrChange w:id="10714" w:author="Arthur de Catheu" w:date="2014-06-20T17:08:00Z">
            <w:rPr>
              <w:ins w:id="10715" w:author="Hervé Monnerie" w:date="2014-06-17T19:26:00Z"/>
              <w:b w:val="0"/>
              <w:i/>
              <w:highlight w:val="yellow"/>
            </w:rPr>
          </w:rPrChange>
        </w:rPr>
        <w:pPrChange w:id="10716" w:author="Hervé Monnerie" w:date="2014-06-17T19:26:00Z">
          <w:pPr>
            <w:pStyle w:val="Titre2"/>
          </w:pPr>
        </w:pPrChange>
      </w:pPr>
    </w:p>
    <w:p w14:paraId="555CAB96" w14:textId="277E18E1" w:rsidR="003E7BB9" w:rsidRPr="00935764" w:rsidRDefault="003E7BB9">
      <w:pPr>
        <w:rPr>
          <w:ins w:id="10717" w:author="Hervé Monnerie" w:date="2014-06-17T19:27:00Z"/>
          <w:rFonts w:ascii="Helvetica Neue Light" w:hAnsi="Helvetica Neue Light"/>
          <w:rPrChange w:id="10718" w:author="Arthur de Catheu" w:date="2014-06-20T17:08:00Z">
            <w:rPr>
              <w:ins w:id="10719" w:author="Hervé Monnerie" w:date="2014-06-17T19:27:00Z"/>
            </w:rPr>
          </w:rPrChange>
        </w:rPr>
        <w:pPrChange w:id="10720" w:author="Hervé Monnerie" w:date="2014-06-17T19:26:00Z">
          <w:pPr>
            <w:pStyle w:val="Titre2"/>
          </w:pPr>
        </w:pPrChange>
      </w:pPr>
      <w:ins w:id="10721" w:author="Hervé Monnerie" w:date="2014-06-17T19:26:00Z">
        <w:r w:rsidRPr="00935764">
          <w:rPr>
            <w:rFonts w:ascii="Helvetica Neue Light" w:hAnsi="Helvetica Neue Light"/>
            <w:rPrChange w:id="10722" w:author="Arthur de Catheu" w:date="2014-06-20T17:08:00Z">
              <w:rPr>
                <w:highlight w:val="yellow"/>
              </w:rPr>
            </w:rPrChange>
          </w:rPr>
          <w:t xml:space="preserve">Objet : </w:t>
        </w:r>
      </w:ins>
      <w:ins w:id="10723" w:author="Hervé Monnerie" w:date="2014-06-17T19:27:00Z">
        <w:r w:rsidRPr="00935764">
          <w:rPr>
            <w:rFonts w:ascii="Helvetica Neue Light" w:hAnsi="Helvetica Neue Light"/>
            <w:rPrChange w:id="10724" w:author="Arthur de Catheu" w:date="2014-06-20T17:08:00Z">
              <w:rPr/>
            </w:rPrChange>
          </w:rPr>
          <w:t>Finexkap AM - Important et urgent - Résolution de cession suite Contestation sur facture</w:t>
        </w:r>
      </w:ins>
    </w:p>
    <w:p w14:paraId="2B8D2B02" w14:textId="77777777" w:rsidR="003E7BB9" w:rsidRPr="00935764" w:rsidRDefault="003E7BB9">
      <w:pPr>
        <w:rPr>
          <w:ins w:id="10725" w:author="Hervé Monnerie" w:date="2014-06-17T19:27:00Z"/>
          <w:rFonts w:ascii="Helvetica Neue Light" w:hAnsi="Helvetica Neue Light"/>
          <w:rPrChange w:id="10726" w:author="Arthur de Catheu" w:date="2014-06-20T17:08:00Z">
            <w:rPr>
              <w:ins w:id="10727" w:author="Hervé Monnerie" w:date="2014-06-17T19:27:00Z"/>
            </w:rPr>
          </w:rPrChange>
        </w:rPr>
        <w:pPrChange w:id="10728" w:author="Hervé Monnerie" w:date="2014-06-17T19:26:00Z">
          <w:pPr>
            <w:pStyle w:val="Titre2"/>
          </w:pPr>
        </w:pPrChange>
      </w:pPr>
    </w:p>
    <w:p w14:paraId="0C2CB36C" w14:textId="77777777" w:rsidR="003E7BB9" w:rsidRPr="00935764" w:rsidRDefault="003E7BB9" w:rsidP="003E7BB9">
      <w:pPr>
        <w:rPr>
          <w:ins w:id="10729" w:author="Hervé Monnerie" w:date="2014-06-17T19:27:00Z"/>
          <w:rFonts w:ascii="Helvetica Neue Light" w:hAnsi="Helvetica Neue Light"/>
          <w:rPrChange w:id="10730" w:author="Arthur de Catheu" w:date="2014-06-20T17:08:00Z">
            <w:rPr>
              <w:ins w:id="10731" w:author="Hervé Monnerie" w:date="2014-06-17T19:27:00Z"/>
            </w:rPr>
          </w:rPrChange>
        </w:rPr>
      </w:pPr>
      <w:ins w:id="10732" w:author="Hervé Monnerie" w:date="2014-06-17T19:27:00Z">
        <w:r w:rsidRPr="00935764">
          <w:rPr>
            <w:rFonts w:ascii="Helvetica Neue Light" w:hAnsi="Helvetica Neue Light"/>
            <w:rPrChange w:id="10733" w:author="Arthur de Catheu" w:date="2014-06-20T17:08:00Z">
              <w:rPr>
                <w:rFonts w:eastAsiaTheme="majorEastAsia" w:cstheme="majorBidi"/>
                <w:b/>
                <w:bCs/>
                <w:sz w:val="28"/>
                <w:szCs w:val="26"/>
              </w:rPr>
            </w:rPrChange>
          </w:rPr>
          <w:t>Bonjour XX,</w:t>
        </w:r>
      </w:ins>
    </w:p>
    <w:p w14:paraId="29EBDB53" w14:textId="77777777" w:rsidR="003E7BB9" w:rsidRPr="00935764" w:rsidRDefault="003E7BB9" w:rsidP="003E7BB9">
      <w:pPr>
        <w:rPr>
          <w:ins w:id="10734" w:author="Hervé Monnerie" w:date="2014-06-17T19:27:00Z"/>
          <w:rFonts w:ascii="Helvetica Neue Light" w:hAnsi="Helvetica Neue Light"/>
          <w:rPrChange w:id="10735" w:author="Arthur de Catheu" w:date="2014-06-20T17:08:00Z">
            <w:rPr>
              <w:ins w:id="10736" w:author="Hervé Monnerie" w:date="2014-06-17T19:27:00Z"/>
            </w:rPr>
          </w:rPrChange>
        </w:rPr>
      </w:pPr>
    </w:p>
    <w:p w14:paraId="2394FFC4" w14:textId="574C1EFE" w:rsidR="003E7BB9" w:rsidRPr="00935764" w:rsidRDefault="003E7BB9" w:rsidP="003E7BB9">
      <w:pPr>
        <w:rPr>
          <w:ins w:id="10737" w:author="Hervé Monnerie" w:date="2014-06-17T19:27:00Z"/>
          <w:rFonts w:ascii="Helvetica Neue Light" w:hAnsi="Helvetica Neue Light"/>
          <w:rPrChange w:id="10738" w:author="Arthur de Catheu" w:date="2014-06-20T17:08:00Z">
            <w:rPr>
              <w:ins w:id="10739" w:author="Hervé Monnerie" w:date="2014-06-17T19:27:00Z"/>
            </w:rPr>
          </w:rPrChange>
        </w:rPr>
      </w:pPr>
      <w:ins w:id="10740" w:author="Hervé Monnerie" w:date="2014-06-17T19:27:00Z">
        <w:r w:rsidRPr="00935764">
          <w:rPr>
            <w:rFonts w:ascii="Helvetica Neue Light" w:hAnsi="Helvetica Neue Light"/>
            <w:rPrChange w:id="10741" w:author="Arthur de Catheu" w:date="2014-06-20T17:08:00Z">
              <w:rPr>
                <w:rFonts w:eastAsiaTheme="majorEastAsia" w:cstheme="majorBidi"/>
                <w:b/>
                <w:bCs/>
                <w:sz w:val="28"/>
                <w:szCs w:val="26"/>
              </w:rPr>
            </w:rPrChange>
          </w:rPr>
          <w:t>Conformément à la Convention de Cession de créances signée avec Finexkap AM, nous vous informons que la facture n° ### que vous nous avez cédée le ##/##/#### dans le cadre de la demande de financement n°#### a été déclarée non conforme. Ainsi que stipulé, il résulte de la contestation de votre Débiteur que nous ne pouvons obtenir le paiement de cette facture en dépit de votre engagement selon lequel cette créance remplissait les caractéristiques de matérialité permettant à Finexkap d'exiger valablement le paiement de cette dernière auprès de votre Débiteur.</w:t>
        </w:r>
      </w:ins>
      <w:ins w:id="10742" w:author="Hervé Monnerie" w:date="2014-06-17T19:36:00Z">
        <w:r w:rsidR="00814B81" w:rsidRPr="00935764">
          <w:rPr>
            <w:rFonts w:ascii="Helvetica Neue Light" w:hAnsi="Helvetica Neue Light"/>
            <w:rPrChange w:id="10743" w:author="Arthur de Catheu" w:date="2014-06-20T17:08:00Z">
              <w:rPr>
                <w:rFonts w:eastAsiaTheme="majorEastAsia" w:cstheme="majorBidi"/>
                <w:b/>
                <w:bCs/>
                <w:sz w:val="28"/>
                <w:szCs w:val="26"/>
              </w:rPr>
            </w:rPrChange>
          </w:rPr>
          <w:t xml:space="preserve"> </w:t>
        </w:r>
      </w:ins>
      <w:ins w:id="10744" w:author="Hervé Monnerie" w:date="2014-06-17T19:27:00Z">
        <w:r w:rsidRPr="00935764">
          <w:rPr>
            <w:rFonts w:ascii="Helvetica Neue Light" w:hAnsi="Helvetica Neue Light"/>
            <w:rPrChange w:id="10745" w:author="Arthur de Catheu" w:date="2014-06-20T17:08:00Z">
              <w:rPr>
                <w:rFonts w:eastAsiaTheme="majorEastAsia" w:cstheme="majorBidi"/>
                <w:b/>
                <w:bCs/>
                <w:sz w:val="28"/>
                <w:szCs w:val="26"/>
              </w:rPr>
            </w:rPrChange>
          </w:rPr>
          <w:t>Vous disposez de deux jours ouvrés pour nous régler le montant dû (#####€) par virement ou par chèque, à défaut</w:t>
        </w:r>
      </w:ins>
      <w:ins w:id="10746" w:author="Hervé Monnerie" w:date="2014-06-17T19:36:00Z">
        <w:r w:rsidR="00814B81" w:rsidRPr="00935764">
          <w:rPr>
            <w:rFonts w:ascii="Helvetica Neue Light" w:hAnsi="Helvetica Neue Light"/>
            <w:rPrChange w:id="10747" w:author="Arthur de Catheu" w:date="2014-06-20T17:08:00Z">
              <w:rPr>
                <w:rFonts w:eastAsiaTheme="majorEastAsia" w:cstheme="majorBidi"/>
                <w:b/>
                <w:bCs/>
                <w:sz w:val="28"/>
                <w:szCs w:val="26"/>
              </w:rPr>
            </w:rPrChange>
          </w:rPr>
          <w:t xml:space="preserve"> </w:t>
        </w:r>
      </w:ins>
      <w:ins w:id="10748" w:author="Hervé Monnerie" w:date="2014-06-17T19:27:00Z">
        <w:r w:rsidRPr="00935764">
          <w:rPr>
            <w:rFonts w:ascii="Helvetica Neue Light" w:hAnsi="Helvetica Neue Light"/>
            <w:rPrChange w:id="10749" w:author="Arthur de Catheu" w:date="2014-06-20T17:08:00Z">
              <w:rPr>
                <w:rFonts w:eastAsiaTheme="majorEastAsia" w:cstheme="majorBidi"/>
                <w:b/>
                <w:bCs/>
                <w:sz w:val="28"/>
                <w:szCs w:val="26"/>
              </w:rPr>
            </w:rPrChange>
          </w:rPr>
          <w:t xml:space="preserve">nous procéderons au prélèvement de ce montant et conserverons la retenue de garantie constituée pour un montant de ######€. En cas de </w:t>
        </w:r>
      </w:ins>
      <w:ins w:id="10750" w:author="Hervé Monnerie" w:date="2014-06-17T19:36:00Z">
        <w:r w:rsidR="00814B81" w:rsidRPr="00935764">
          <w:rPr>
            <w:rFonts w:ascii="Helvetica Neue Light" w:hAnsi="Helvetica Neue Light"/>
            <w:rPrChange w:id="10751" w:author="Arthur de Catheu" w:date="2014-06-20T17:08:00Z">
              <w:rPr>
                <w:rFonts w:eastAsiaTheme="majorEastAsia" w:cstheme="majorBidi"/>
                <w:b/>
                <w:bCs/>
                <w:sz w:val="28"/>
                <w:szCs w:val="26"/>
              </w:rPr>
            </w:rPrChange>
          </w:rPr>
          <w:t>non-paiement</w:t>
        </w:r>
      </w:ins>
      <w:ins w:id="10752" w:author="Hervé Monnerie" w:date="2014-06-17T19:27:00Z">
        <w:r w:rsidRPr="00935764">
          <w:rPr>
            <w:rFonts w:ascii="Helvetica Neue Light" w:hAnsi="Helvetica Neue Light"/>
            <w:rPrChange w:id="10753" w:author="Arthur de Catheu" w:date="2014-06-20T17:08:00Z">
              <w:rPr>
                <w:rFonts w:eastAsiaTheme="majorEastAsia" w:cstheme="majorBidi"/>
                <w:b/>
                <w:bCs/>
                <w:sz w:val="28"/>
                <w:szCs w:val="26"/>
              </w:rPr>
            </w:rPrChange>
          </w:rPr>
          <w:t xml:space="preserve">, ou d'impossibilité d'effectuer le prélèvement sur votre compte via le mandat de prélèvement signé avec Finexkap, nous vous informons qu'un cabinet de recouvrement partenaire sera mandaté afin d'obtenir ce remboursement. </w:t>
        </w:r>
      </w:ins>
    </w:p>
    <w:p w14:paraId="2624D53A" w14:textId="77777777" w:rsidR="003E7BB9" w:rsidRPr="00935764" w:rsidRDefault="003E7BB9" w:rsidP="003E7BB9">
      <w:pPr>
        <w:rPr>
          <w:ins w:id="10754" w:author="Hervé Monnerie" w:date="2014-06-17T19:27:00Z"/>
          <w:rFonts w:ascii="Helvetica Neue Light" w:hAnsi="Helvetica Neue Light"/>
          <w:rPrChange w:id="10755" w:author="Arthur de Catheu" w:date="2014-06-20T17:08:00Z">
            <w:rPr>
              <w:ins w:id="10756" w:author="Hervé Monnerie" w:date="2014-06-17T19:27:00Z"/>
            </w:rPr>
          </w:rPrChange>
        </w:rPr>
      </w:pPr>
      <w:ins w:id="10757" w:author="Hervé Monnerie" w:date="2014-06-17T19:27:00Z">
        <w:r w:rsidRPr="00935764">
          <w:rPr>
            <w:rFonts w:ascii="Helvetica Neue Light" w:hAnsi="Helvetica Neue Light"/>
            <w:rPrChange w:id="10758" w:author="Arthur de Catheu" w:date="2014-06-20T17:08:00Z">
              <w:rPr>
                <w:rFonts w:eastAsiaTheme="majorEastAsia" w:cstheme="majorBidi"/>
                <w:b/>
                <w:bCs/>
                <w:sz w:val="28"/>
                <w:szCs w:val="26"/>
              </w:rPr>
            </w:rPrChange>
          </w:rPr>
          <w:t>Merci de bien vouloir nous contacter rapidement dans le cas où vous souhaitiez apporter des informations supplémentaires. En l'absence de réponse de votre part, le prélèvement sera effectué dans les plus brefs délais.</w:t>
        </w:r>
      </w:ins>
    </w:p>
    <w:p w14:paraId="6E14CF6F" w14:textId="77777777" w:rsidR="003E7BB9" w:rsidRPr="00935764" w:rsidRDefault="003E7BB9" w:rsidP="003E7BB9">
      <w:pPr>
        <w:rPr>
          <w:ins w:id="10759" w:author="Hervé Monnerie" w:date="2014-06-17T19:27:00Z"/>
          <w:rFonts w:ascii="Helvetica Neue Light" w:hAnsi="Helvetica Neue Light"/>
          <w:rPrChange w:id="10760" w:author="Arthur de Catheu" w:date="2014-06-20T17:08:00Z">
            <w:rPr>
              <w:ins w:id="10761" w:author="Hervé Monnerie" w:date="2014-06-17T19:27:00Z"/>
            </w:rPr>
          </w:rPrChange>
        </w:rPr>
      </w:pPr>
      <w:ins w:id="10762" w:author="Hervé Monnerie" w:date="2014-06-17T19:27:00Z">
        <w:r w:rsidRPr="00935764">
          <w:rPr>
            <w:rFonts w:ascii="Helvetica Neue Light" w:hAnsi="Helvetica Neue Light"/>
            <w:rPrChange w:id="10763" w:author="Arthur de Catheu" w:date="2014-06-20T17:08:00Z">
              <w:rPr>
                <w:rFonts w:eastAsiaTheme="majorEastAsia" w:cstheme="majorBidi"/>
                <w:b/>
                <w:bCs/>
                <w:sz w:val="28"/>
                <w:szCs w:val="26"/>
              </w:rPr>
            </w:rPrChange>
          </w:rPr>
          <w:t xml:space="preserve">Cordialement, </w:t>
        </w:r>
      </w:ins>
    </w:p>
    <w:p w14:paraId="2F66CC76" w14:textId="77777777" w:rsidR="003E7BB9" w:rsidRPr="00935764" w:rsidRDefault="003E7BB9" w:rsidP="003E7BB9">
      <w:pPr>
        <w:rPr>
          <w:ins w:id="10764" w:author="Hervé Monnerie" w:date="2014-06-17T19:27:00Z"/>
          <w:rFonts w:ascii="Helvetica Neue Light" w:hAnsi="Helvetica Neue Light"/>
          <w:rPrChange w:id="10765" w:author="Arthur de Catheu" w:date="2014-06-20T17:08:00Z">
            <w:rPr>
              <w:ins w:id="10766" w:author="Hervé Monnerie" w:date="2014-06-17T19:27:00Z"/>
            </w:rPr>
          </w:rPrChange>
        </w:rPr>
      </w:pPr>
    </w:p>
    <w:p w14:paraId="15BE9D84" w14:textId="77777777" w:rsidR="003E7BB9" w:rsidRPr="00935764" w:rsidRDefault="003E7BB9" w:rsidP="003E7BB9">
      <w:pPr>
        <w:rPr>
          <w:ins w:id="10767" w:author="Hervé Monnerie" w:date="2014-06-17T19:27:00Z"/>
          <w:rFonts w:ascii="Helvetica Neue Light" w:hAnsi="Helvetica Neue Light"/>
          <w:rPrChange w:id="10768" w:author="Arthur de Catheu" w:date="2014-06-20T17:08:00Z">
            <w:rPr>
              <w:ins w:id="10769" w:author="Hervé Monnerie" w:date="2014-06-17T19:27:00Z"/>
            </w:rPr>
          </w:rPrChange>
        </w:rPr>
      </w:pPr>
      <w:ins w:id="10770" w:author="Hervé Monnerie" w:date="2014-06-17T19:27:00Z">
        <w:r w:rsidRPr="00935764">
          <w:rPr>
            <w:rFonts w:ascii="Helvetica Neue Light" w:hAnsi="Helvetica Neue Light"/>
            <w:rPrChange w:id="10771" w:author="Arthur de Catheu" w:date="2014-06-20T17:08:00Z">
              <w:rPr>
                <w:rFonts w:eastAsiaTheme="majorEastAsia" w:cstheme="majorBidi"/>
                <w:b/>
                <w:bCs/>
                <w:sz w:val="28"/>
                <w:szCs w:val="26"/>
              </w:rPr>
            </w:rPrChange>
          </w:rPr>
          <w:t>L'équipe Finexkap</w:t>
        </w:r>
      </w:ins>
    </w:p>
    <w:p w14:paraId="4CAD91D7" w14:textId="77777777" w:rsidR="003E7BB9" w:rsidRPr="00935764" w:rsidRDefault="003E7BB9" w:rsidP="003E7BB9">
      <w:pPr>
        <w:rPr>
          <w:ins w:id="10772" w:author="Hervé Monnerie" w:date="2014-06-17T19:27:00Z"/>
          <w:rFonts w:ascii="Helvetica Neue Light" w:hAnsi="Helvetica Neue Light"/>
          <w:rPrChange w:id="10773" w:author="Arthur de Catheu" w:date="2014-06-20T17:08:00Z">
            <w:rPr>
              <w:ins w:id="10774" w:author="Hervé Monnerie" w:date="2014-06-17T19:27:00Z"/>
            </w:rPr>
          </w:rPrChange>
        </w:rPr>
      </w:pPr>
    </w:p>
    <w:p w14:paraId="39C0CA7C" w14:textId="77777777" w:rsidR="003E7BB9" w:rsidRPr="00935764" w:rsidRDefault="003E7BB9" w:rsidP="003E7BB9">
      <w:pPr>
        <w:rPr>
          <w:ins w:id="10775" w:author="Hervé Monnerie" w:date="2014-06-17T19:27:00Z"/>
          <w:rFonts w:ascii="Helvetica Neue Light" w:hAnsi="Helvetica Neue Light"/>
          <w:rPrChange w:id="10776" w:author="Arthur de Catheu" w:date="2014-06-20T17:08:00Z">
            <w:rPr>
              <w:ins w:id="10777" w:author="Hervé Monnerie" w:date="2014-06-17T19:27:00Z"/>
            </w:rPr>
          </w:rPrChange>
        </w:rPr>
      </w:pPr>
      <w:ins w:id="10778" w:author="Hervé Monnerie" w:date="2014-06-17T19:27:00Z">
        <w:r w:rsidRPr="00935764">
          <w:rPr>
            <w:rFonts w:ascii="Helvetica Neue Light" w:hAnsi="Helvetica Neue Light"/>
            <w:rPrChange w:id="10779" w:author="Arthur de Catheu" w:date="2014-06-20T17:08:00Z">
              <w:rPr>
                <w:rFonts w:eastAsiaTheme="majorEastAsia" w:cstheme="majorBidi"/>
                <w:b/>
                <w:bCs/>
                <w:sz w:val="28"/>
                <w:szCs w:val="26"/>
              </w:rPr>
            </w:rPrChange>
          </w:rPr>
          <w:t xml:space="preserve">PS : nous vous prions de trouver en pièce jointe la notification de résolution de cession relative à la facture n° XX émise sur votre client (nom du client). </w:t>
        </w:r>
      </w:ins>
    </w:p>
    <w:p w14:paraId="3424C7AC" w14:textId="77777777" w:rsidR="003E7BB9" w:rsidRPr="00935764" w:rsidRDefault="003E7BB9" w:rsidP="003E7BB9">
      <w:pPr>
        <w:rPr>
          <w:ins w:id="10780" w:author="Hervé Monnerie" w:date="2014-06-17T19:27:00Z"/>
          <w:rFonts w:ascii="Helvetica Neue Light" w:hAnsi="Helvetica Neue Light"/>
          <w:rPrChange w:id="10781" w:author="Arthur de Catheu" w:date="2014-06-20T17:08:00Z">
            <w:rPr>
              <w:ins w:id="10782" w:author="Hervé Monnerie" w:date="2014-06-17T19:27:00Z"/>
            </w:rPr>
          </w:rPrChange>
        </w:rPr>
      </w:pPr>
    </w:p>
    <w:p w14:paraId="020CD60C" w14:textId="77777777" w:rsidR="003E7BB9" w:rsidRPr="00935764" w:rsidRDefault="003E7BB9" w:rsidP="003E7BB9">
      <w:pPr>
        <w:rPr>
          <w:ins w:id="10783" w:author="Hervé Monnerie" w:date="2014-06-17T19:27:00Z"/>
          <w:rFonts w:ascii="Helvetica Neue Light" w:hAnsi="Helvetica Neue Light"/>
          <w:rPrChange w:id="10784" w:author="Arthur de Catheu" w:date="2014-06-20T17:08:00Z">
            <w:rPr>
              <w:ins w:id="10785" w:author="Hervé Monnerie" w:date="2014-06-17T19:27:00Z"/>
            </w:rPr>
          </w:rPrChange>
        </w:rPr>
      </w:pPr>
      <w:ins w:id="10786" w:author="Hervé Monnerie" w:date="2014-06-17T19:27:00Z">
        <w:r w:rsidRPr="00935764">
          <w:rPr>
            <w:rFonts w:ascii="Helvetica Neue Light" w:hAnsi="Helvetica Neue Light"/>
            <w:rPrChange w:id="10787" w:author="Arthur de Catheu" w:date="2014-06-20T17:08:00Z">
              <w:rPr>
                <w:rFonts w:eastAsiaTheme="majorEastAsia" w:cstheme="majorBidi"/>
                <w:b/>
                <w:bCs/>
                <w:sz w:val="28"/>
                <w:szCs w:val="26"/>
              </w:rPr>
            </w:rPrChange>
          </w:rPr>
          <w:t xml:space="preserve">Finexkap AM </w:t>
        </w:r>
      </w:ins>
    </w:p>
    <w:p w14:paraId="417C458E" w14:textId="77777777" w:rsidR="003E7BB9" w:rsidRPr="00935764" w:rsidRDefault="003E7BB9" w:rsidP="003E7BB9">
      <w:pPr>
        <w:rPr>
          <w:ins w:id="10788" w:author="Hervé Monnerie" w:date="2014-06-17T19:27:00Z"/>
          <w:rFonts w:ascii="Helvetica Neue Light" w:hAnsi="Helvetica Neue Light"/>
          <w:rPrChange w:id="10789" w:author="Arthur de Catheu" w:date="2014-06-20T17:08:00Z">
            <w:rPr>
              <w:ins w:id="10790" w:author="Hervé Monnerie" w:date="2014-06-17T19:27:00Z"/>
            </w:rPr>
          </w:rPrChange>
        </w:rPr>
      </w:pPr>
      <w:ins w:id="10791" w:author="Hervé Monnerie" w:date="2014-06-17T19:27:00Z">
        <w:r w:rsidRPr="00935764">
          <w:rPr>
            <w:rFonts w:ascii="Helvetica Neue Light" w:hAnsi="Helvetica Neue Light"/>
            <w:rPrChange w:id="10792" w:author="Arthur de Catheu" w:date="2014-06-20T17:08:00Z">
              <w:rPr>
                <w:rFonts w:eastAsiaTheme="majorEastAsia" w:cstheme="majorBidi"/>
                <w:b/>
                <w:bCs/>
                <w:sz w:val="28"/>
                <w:szCs w:val="26"/>
              </w:rPr>
            </w:rPrChange>
          </w:rPr>
          <w:t>133 bis, rue de l'Université</w:t>
        </w:r>
      </w:ins>
    </w:p>
    <w:p w14:paraId="57851F18" w14:textId="77777777" w:rsidR="003E7BB9" w:rsidRPr="00935764" w:rsidRDefault="003E7BB9" w:rsidP="003E7BB9">
      <w:pPr>
        <w:rPr>
          <w:ins w:id="10793" w:author="Hervé Monnerie" w:date="2014-06-17T19:27:00Z"/>
          <w:rFonts w:ascii="Helvetica Neue Light" w:hAnsi="Helvetica Neue Light"/>
          <w:rPrChange w:id="10794" w:author="Arthur de Catheu" w:date="2014-06-20T17:08:00Z">
            <w:rPr>
              <w:ins w:id="10795" w:author="Hervé Monnerie" w:date="2014-06-17T19:27:00Z"/>
            </w:rPr>
          </w:rPrChange>
        </w:rPr>
      </w:pPr>
      <w:ins w:id="10796" w:author="Hervé Monnerie" w:date="2014-06-17T19:27:00Z">
        <w:r w:rsidRPr="00935764">
          <w:rPr>
            <w:rFonts w:ascii="Helvetica Neue Light" w:hAnsi="Helvetica Neue Light"/>
            <w:rPrChange w:id="10797" w:author="Arthur de Catheu" w:date="2014-06-20T17:08:00Z">
              <w:rPr>
                <w:rFonts w:eastAsiaTheme="majorEastAsia" w:cstheme="majorBidi"/>
                <w:b/>
                <w:bCs/>
                <w:sz w:val="28"/>
                <w:szCs w:val="26"/>
              </w:rPr>
            </w:rPrChange>
          </w:rPr>
          <w:t>75007 Paris</w:t>
        </w:r>
      </w:ins>
    </w:p>
    <w:p w14:paraId="2906C9A4" w14:textId="77777777" w:rsidR="003E7BB9" w:rsidRPr="00935764" w:rsidRDefault="003E7BB9" w:rsidP="003E7BB9">
      <w:pPr>
        <w:rPr>
          <w:ins w:id="10798" w:author="Hervé Monnerie" w:date="2014-06-17T19:27:00Z"/>
          <w:rFonts w:ascii="Helvetica Neue Light" w:hAnsi="Helvetica Neue Light"/>
          <w:rPrChange w:id="10799" w:author="Arthur de Catheu" w:date="2014-06-20T17:08:00Z">
            <w:rPr>
              <w:ins w:id="10800" w:author="Hervé Monnerie" w:date="2014-06-17T19:27:00Z"/>
            </w:rPr>
          </w:rPrChange>
        </w:rPr>
      </w:pPr>
      <w:ins w:id="10801" w:author="Hervé Monnerie" w:date="2014-06-17T19:27:00Z">
        <w:r w:rsidRPr="00935764">
          <w:rPr>
            <w:rFonts w:ascii="Helvetica Neue Light" w:hAnsi="Helvetica Neue Light"/>
            <w:rPrChange w:id="10802" w:author="Arthur de Catheu" w:date="2014-06-20T17:08:00Z">
              <w:rPr>
                <w:rFonts w:eastAsiaTheme="majorEastAsia" w:cstheme="majorBidi"/>
                <w:b/>
                <w:bCs/>
                <w:sz w:val="28"/>
                <w:szCs w:val="26"/>
              </w:rPr>
            </w:rPrChange>
          </w:rPr>
          <w:t>Téléphone : 01 84 17 85 37</w:t>
        </w:r>
      </w:ins>
    </w:p>
    <w:p w14:paraId="04725DF7" w14:textId="77777777" w:rsidR="003E7BB9" w:rsidRPr="00935764" w:rsidRDefault="003E7BB9" w:rsidP="003E7BB9">
      <w:pPr>
        <w:rPr>
          <w:ins w:id="10803" w:author="Hervé Monnerie" w:date="2014-06-17T19:27:00Z"/>
          <w:rFonts w:ascii="Helvetica Neue Light" w:hAnsi="Helvetica Neue Light"/>
          <w:rPrChange w:id="10804" w:author="Arthur de Catheu" w:date="2014-06-20T17:08:00Z">
            <w:rPr>
              <w:ins w:id="10805" w:author="Hervé Monnerie" w:date="2014-06-17T19:27:00Z"/>
            </w:rPr>
          </w:rPrChange>
        </w:rPr>
      </w:pPr>
      <w:ins w:id="10806" w:author="Hervé Monnerie" w:date="2014-06-17T19:27:00Z">
        <w:r w:rsidRPr="00935764">
          <w:rPr>
            <w:rFonts w:ascii="Helvetica Neue Light" w:hAnsi="Helvetica Neue Light"/>
            <w:rPrChange w:id="10807" w:author="Arthur de Catheu" w:date="2014-06-20T17:08:00Z">
              <w:rPr>
                <w:rFonts w:eastAsiaTheme="majorEastAsia" w:cstheme="majorBidi"/>
                <w:b/>
                <w:bCs/>
                <w:sz w:val="28"/>
                <w:szCs w:val="26"/>
              </w:rPr>
            </w:rPrChange>
          </w:rPr>
          <w:t>Fax : 01 84 17 50 79</w:t>
        </w:r>
      </w:ins>
    </w:p>
    <w:p w14:paraId="61B7B933" w14:textId="20DA85EE" w:rsidR="003E7BB9" w:rsidRPr="00935764" w:rsidRDefault="00CB4CF4">
      <w:pPr>
        <w:rPr>
          <w:ins w:id="10808" w:author="Hervé Monnerie" w:date="2014-06-17T19:24:00Z"/>
          <w:rFonts w:ascii="Helvetica Neue Light" w:hAnsi="Helvetica Neue Light"/>
          <w:highlight w:val="yellow"/>
          <w:rPrChange w:id="10809" w:author="Arthur de Catheu" w:date="2014-06-20T17:08:00Z">
            <w:rPr>
              <w:ins w:id="10810" w:author="Hervé Monnerie" w:date="2014-06-17T19:24:00Z"/>
              <w:highlight w:val="yellow"/>
            </w:rPr>
          </w:rPrChange>
        </w:rPr>
        <w:pPrChange w:id="10811" w:author="Hervé Monnerie" w:date="2014-06-17T19:26:00Z">
          <w:pPr>
            <w:pStyle w:val="Titre2"/>
          </w:pPr>
        </w:pPrChange>
      </w:pPr>
      <w:ins w:id="10812" w:author="Hervé Monnerie" w:date="2014-06-17T19:27:00Z">
        <w:r w:rsidRPr="006855A3">
          <w:rPr>
            <w:rFonts w:ascii="Helvetica Neue Light" w:hAnsi="Helvetica Neue Light"/>
          </w:rPr>
          <w:t>financement</w:t>
        </w:r>
        <w:r w:rsidR="003E7BB9" w:rsidRPr="00935764">
          <w:rPr>
            <w:rFonts w:ascii="Helvetica Neue Light" w:hAnsi="Helvetica Neue Light"/>
            <w:rPrChange w:id="10813" w:author="Arthur de Catheu" w:date="2014-06-20T17:08:00Z">
              <w:rPr/>
            </w:rPrChange>
          </w:rPr>
          <w:t>@finexkap.com</w:t>
        </w:r>
      </w:ins>
    </w:p>
    <w:p w14:paraId="5479D300" w14:textId="77777777" w:rsidR="009B57E4" w:rsidRPr="00935764" w:rsidRDefault="009B57E4">
      <w:pPr>
        <w:rPr>
          <w:ins w:id="10814" w:author="Hervé Monnerie" w:date="2014-06-17T19:27:00Z"/>
          <w:rFonts w:ascii="Helvetica Neue Light" w:hAnsi="Helvetica Neue Light"/>
          <w:highlight w:val="yellow"/>
          <w:rPrChange w:id="10815" w:author="Arthur de Catheu" w:date="2014-06-20T17:08:00Z">
            <w:rPr>
              <w:ins w:id="10816" w:author="Hervé Monnerie" w:date="2014-06-17T19:27:00Z"/>
              <w:highlight w:val="yellow"/>
            </w:rPr>
          </w:rPrChange>
        </w:rPr>
        <w:pPrChange w:id="10817" w:author="Hervé Monnerie" w:date="2014-06-17T19:24:00Z">
          <w:pPr>
            <w:pStyle w:val="Titre2"/>
          </w:pPr>
        </w:pPrChange>
      </w:pPr>
    </w:p>
    <w:p w14:paraId="5199258E" w14:textId="77777777" w:rsidR="00814B81" w:rsidRPr="00935764" w:rsidRDefault="00814B81">
      <w:pPr>
        <w:rPr>
          <w:ins w:id="10818" w:author="Hervé Monnerie" w:date="2014-06-17T19:27:00Z"/>
          <w:rFonts w:ascii="Helvetica Neue Light" w:hAnsi="Helvetica Neue Light"/>
          <w:highlight w:val="yellow"/>
          <w:rPrChange w:id="10819" w:author="Arthur de Catheu" w:date="2014-06-20T17:08:00Z">
            <w:rPr>
              <w:ins w:id="10820" w:author="Hervé Monnerie" w:date="2014-06-17T19:27:00Z"/>
              <w:highlight w:val="yellow"/>
            </w:rPr>
          </w:rPrChange>
        </w:rPr>
        <w:pPrChange w:id="10821" w:author="Hervé Monnerie" w:date="2014-06-17T19:24:00Z">
          <w:pPr>
            <w:pStyle w:val="Titre2"/>
          </w:pPr>
        </w:pPrChange>
      </w:pPr>
    </w:p>
    <w:p w14:paraId="7B429F4F" w14:textId="3AD622CD" w:rsidR="00814B81" w:rsidRPr="00935764" w:rsidRDefault="00814B81">
      <w:pPr>
        <w:rPr>
          <w:ins w:id="10822" w:author="Hervé Monnerie" w:date="2014-06-17T19:27:00Z"/>
          <w:rFonts w:ascii="Helvetica Neue Light" w:hAnsi="Helvetica Neue Light"/>
          <w:b/>
          <w:i/>
          <w:rPrChange w:id="10823" w:author="Arthur de Catheu" w:date="2014-06-20T17:08:00Z">
            <w:rPr>
              <w:ins w:id="10824" w:author="Hervé Monnerie" w:date="2014-06-17T19:27:00Z"/>
              <w:b w:val="0"/>
              <w:i/>
              <w:highlight w:val="yellow"/>
            </w:rPr>
          </w:rPrChange>
        </w:rPr>
        <w:pPrChange w:id="10825" w:author="Hervé Monnerie" w:date="2014-06-17T19:24:00Z">
          <w:pPr>
            <w:pStyle w:val="Titre2"/>
          </w:pPr>
        </w:pPrChange>
      </w:pPr>
      <w:ins w:id="10826" w:author="Hervé Monnerie" w:date="2014-06-17T19:27:00Z">
        <w:r w:rsidRPr="00935764">
          <w:rPr>
            <w:rFonts w:ascii="Helvetica Neue Light" w:hAnsi="Helvetica Neue Light"/>
            <w:b/>
            <w:i/>
            <w:rPrChange w:id="10827" w:author="Arthur de Catheu" w:date="2014-06-20T17:08:00Z">
              <w:rPr>
                <w:b w:val="0"/>
                <w:i/>
                <w:highlight w:val="yellow"/>
              </w:rPr>
            </w:rPrChange>
          </w:rPr>
          <w:t>Courrier de  Notification de résolution de cession adressé en pièce jointe</w:t>
        </w:r>
      </w:ins>
    </w:p>
    <w:p w14:paraId="45E69B07" w14:textId="77777777" w:rsidR="00814B81" w:rsidRPr="00935764" w:rsidRDefault="00814B81">
      <w:pPr>
        <w:rPr>
          <w:ins w:id="10828" w:author="Hervé Monnerie" w:date="2014-06-17T19:28:00Z"/>
          <w:rFonts w:ascii="Helvetica Neue Light" w:hAnsi="Helvetica Neue Light"/>
          <w:b/>
          <w:i/>
          <w:rPrChange w:id="10829" w:author="Arthur de Catheu" w:date="2014-06-20T17:08:00Z">
            <w:rPr>
              <w:ins w:id="10830" w:author="Hervé Monnerie" w:date="2014-06-17T19:28:00Z"/>
              <w:b w:val="0"/>
              <w:i/>
              <w:highlight w:val="yellow"/>
            </w:rPr>
          </w:rPrChange>
        </w:rPr>
        <w:pPrChange w:id="10831" w:author="Hervé Monnerie" w:date="2014-06-17T19:24:00Z">
          <w:pPr>
            <w:pStyle w:val="Titre2"/>
          </w:pPr>
        </w:pPrChange>
      </w:pPr>
    </w:p>
    <w:p w14:paraId="4401E259" w14:textId="77777777" w:rsidR="00814B81" w:rsidRPr="00935764" w:rsidRDefault="00814B81">
      <w:pPr>
        <w:rPr>
          <w:rFonts w:ascii="Helvetica Neue Light" w:hAnsi="Helvetica Neue Light"/>
          <w:i/>
          <w:rPrChange w:id="10832" w:author="Arthur de Catheu" w:date="2014-06-20T17:08:00Z">
            <w:rPr>
              <w:rFonts w:eastAsia="Arial Unicode MS" w:cs="Arial"/>
              <w:sz w:val="20"/>
              <w:highlight w:val="yellow"/>
            </w:rPr>
          </w:rPrChange>
        </w:rPr>
        <w:pPrChange w:id="10833" w:author="Hervé Monnerie" w:date="2014-06-17T19:24:00Z">
          <w:pPr>
            <w:pStyle w:val="Titre2"/>
          </w:pPr>
        </w:pPrChange>
      </w:pPr>
    </w:p>
    <w:p w14:paraId="30C01CAD" w14:textId="785F7BC5" w:rsidR="008A0A4B" w:rsidRPr="00935764" w:rsidRDefault="0062453F" w:rsidP="008A0A4B">
      <w:pPr>
        <w:pStyle w:val="Corpsdetexte"/>
        <w:jc w:val="center"/>
        <w:rPr>
          <w:rFonts w:ascii="Helvetica Neue Light" w:hAnsi="Helvetica Neue Light" w:cs="Arial"/>
          <w:i/>
          <w:szCs w:val="20"/>
          <w:rPrChange w:id="10834" w:author="Arthur de Catheu" w:date="2014-06-20T17:08:00Z">
            <w:rPr>
              <w:rFonts w:cs="Arial"/>
              <w:i/>
              <w:szCs w:val="20"/>
              <w:highlight w:val="yellow"/>
            </w:rPr>
          </w:rPrChange>
        </w:rPr>
      </w:pPr>
      <w:r w:rsidRPr="00935764">
        <w:rPr>
          <w:rFonts w:ascii="Helvetica Neue Light" w:hAnsi="Helvetica Neue Light" w:cs="Arial"/>
          <w:szCs w:val="20"/>
          <w:rPrChange w:id="10835" w:author="Arthur de Catheu" w:date="2014-06-20T17:08:00Z">
            <w:rPr>
              <w:rFonts w:eastAsiaTheme="majorEastAsia" w:cs="Arial"/>
              <w:b/>
              <w:bCs/>
              <w:sz w:val="28"/>
              <w:szCs w:val="20"/>
              <w:highlight w:val="yellow"/>
            </w:rPr>
          </w:rPrChange>
        </w:rPr>
        <w:lastRenderedPageBreak/>
        <w:t xml:space="preserve"> </w:t>
      </w:r>
      <w:r w:rsidR="008A0A4B" w:rsidRPr="00935764">
        <w:rPr>
          <w:rFonts w:ascii="Helvetica Neue Light" w:hAnsi="Helvetica Neue Light" w:cs="Arial"/>
          <w:szCs w:val="20"/>
          <w:rPrChange w:id="10836" w:author="Arthur de Catheu" w:date="2014-06-20T17:08:00Z">
            <w:rPr>
              <w:rFonts w:eastAsiaTheme="majorEastAsia" w:cs="Arial"/>
              <w:b/>
              <w:bCs/>
              <w:sz w:val="28"/>
              <w:szCs w:val="20"/>
              <w:highlight w:val="yellow"/>
            </w:rPr>
          </w:rPrChange>
        </w:rPr>
        <w:t>[</w:t>
      </w:r>
      <w:proofErr w:type="gramStart"/>
      <w:r w:rsidR="008A0A4B" w:rsidRPr="00935764">
        <w:rPr>
          <w:rFonts w:ascii="Helvetica Neue Light" w:hAnsi="Helvetica Neue Light" w:cs="Arial"/>
          <w:i/>
          <w:iCs/>
          <w:szCs w:val="20"/>
          <w:rPrChange w:id="10837" w:author="Arthur de Catheu" w:date="2014-06-20T17:08:00Z">
            <w:rPr>
              <w:rFonts w:eastAsiaTheme="majorEastAsia" w:cs="Arial"/>
              <w:b/>
              <w:bCs/>
              <w:i/>
              <w:iCs/>
              <w:sz w:val="28"/>
              <w:szCs w:val="20"/>
              <w:highlight w:val="yellow"/>
            </w:rPr>
          </w:rPrChange>
        </w:rPr>
        <w:t>sur</w:t>
      </w:r>
      <w:proofErr w:type="gramEnd"/>
      <w:r w:rsidR="008A0A4B" w:rsidRPr="00935764">
        <w:rPr>
          <w:rFonts w:ascii="Helvetica Neue Light" w:hAnsi="Helvetica Neue Light" w:cs="Arial"/>
          <w:i/>
          <w:iCs/>
          <w:szCs w:val="20"/>
          <w:rPrChange w:id="10838" w:author="Arthur de Catheu" w:date="2014-06-20T17:08:00Z">
            <w:rPr>
              <w:rFonts w:eastAsiaTheme="majorEastAsia" w:cs="Arial"/>
              <w:b/>
              <w:bCs/>
              <w:i/>
              <w:iCs/>
              <w:sz w:val="28"/>
              <w:szCs w:val="20"/>
              <w:highlight w:val="yellow"/>
            </w:rPr>
          </w:rPrChange>
        </w:rPr>
        <w:t xml:space="preserve"> papier à en-tête de </w:t>
      </w:r>
      <w:r w:rsidR="002119A8" w:rsidRPr="00935764">
        <w:rPr>
          <w:rFonts w:ascii="Helvetica Neue Light" w:hAnsi="Helvetica Neue Light" w:cs="Arial"/>
          <w:i/>
          <w:iCs/>
          <w:szCs w:val="20"/>
          <w:rPrChange w:id="10839" w:author="Arthur de Catheu" w:date="2014-06-20T17:08:00Z">
            <w:rPr>
              <w:rFonts w:eastAsiaTheme="majorEastAsia" w:cs="Arial"/>
              <w:b/>
              <w:bCs/>
              <w:i/>
              <w:iCs/>
              <w:sz w:val="28"/>
              <w:szCs w:val="20"/>
              <w:highlight w:val="yellow"/>
            </w:rPr>
          </w:rPrChange>
        </w:rPr>
        <w:t>Finexkap AM</w:t>
      </w:r>
      <w:r w:rsidR="008A0A4B" w:rsidRPr="00935764">
        <w:rPr>
          <w:rFonts w:ascii="Helvetica Neue Light" w:hAnsi="Helvetica Neue Light" w:cs="Arial"/>
          <w:szCs w:val="20"/>
          <w:rPrChange w:id="10840" w:author="Arthur de Catheu" w:date="2014-06-20T17:08:00Z">
            <w:rPr>
              <w:rFonts w:eastAsiaTheme="majorEastAsia" w:cs="Arial"/>
              <w:b/>
              <w:bCs/>
              <w:sz w:val="28"/>
              <w:szCs w:val="20"/>
              <w:highlight w:val="yellow"/>
            </w:rPr>
          </w:rPrChange>
        </w:rPr>
        <w:t>]</w:t>
      </w:r>
    </w:p>
    <w:p w14:paraId="5518D517" w14:textId="77777777" w:rsidR="008A0A4B" w:rsidRPr="00935764" w:rsidRDefault="008A0A4B" w:rsidP="008A0A4B">
      <w:pPr>
        <w:spacing w:after="240"/>
        <w:ind w:left="5103"/>
        <w:jc w:val="right"/>
        <w:rPr>
          <w:rFonts w:ascii="Helvetica Neue Light" w:hAnsi="Helvetica Neue Light" w:cs="Arial"/>
          <w:szCs w:val="20"/>
          <w:rPrChange w:id="10841" w:author="Arthur de Catheu" w:date="2014-06-20T17:08:00Z">
            <w:rPr>
              <w:rFonts w:cs="Arial"/>
              <w:szCs w:val="20"/>
              <w:highlight w:val="yellow"/>
            </w:rPr>
          </w:rPrChange>
        </w:rPr>
      </w:pPr>
      <w:r w:rsidRPr="00935764">
        <w:rPr>
          <w:rFonts w:ascii="Helvetica Neue Light" w:hAnsi="Helvetica Neue Light" w:cs="Arial"/>
          <w:szCs w:val="20"/>
          <w:rPrChange w:id="10842" w:author="Arthur de Catheu" w:date="2014-06-20T17:08:00Z">
            <w:rPr>
              <w:rFonts w:eastAsiaTheme="majorEastAsia" w:cs="Arial"/>
              <w:b/>
              <w:bCs/>
              <w:sz w:val="28"/>
              <w:szCs w:val="20"/>
              <w:highlight w:val="yellow"/>
            </w:rPr>
          </w:rPrChange>
        </w:rPr>
        <w:t xml:space="preserve">Paris, </w:t>
      </w:r>
      <w:proofErr w:type="gramStart"/>
      <w:r w:rsidRPr="00935764">
        <w:rPr>
          <w:rFonts w:ascii="Helvetica Neue Light" w:hAnsi="Helvetica Neue Light" w:cs="Arial"/>
          <w:szCs w:val="20"/>
          <w:rPrChange w:id="10843" w:author="Arthur de Catheu" w:date="2014-06-20T17:08:00Z">
            <w:rPr>
              <w:rFonts w:eastAsiaTheme="majorEastAsia" w:cs="Arial"/>
              <w:b/>
              <w:bCs/>
              <w:sz w:val="28"/>
              <w:szCs w:val="20"/>
              <w:highlight w:val="yellow"/>
            </w:rPr>
          </w:rPrChange>
        </w:rPr>
        <w:t>le</w:t>
      </w:r>
      <w:proofErr w:type="gramEnd"/>
      <w:r w:rsidRPr="00935764">
        <w:rPr>
          <w:rFonts w:ascii="Helvetica Neue Light" w:hAnsi="Helvetica Neue Light" w:cs="Arial"/>
          <w:szCs w:val="20"/>
          <w:rPrChange w:id="10844" w:author="Arthur de Catheu" w:date="2014-06-20T17:08:00Z">
            <w:rPr>
              <w:rFonts w:eastAsiaTheme="majorEastAsia" w:cs="Arial"/>
              <w:b/>
              <w:bCs/>
              <w:sz w:val="28"/>
              <w:szCs w:val="20"/>
              <w:highlight w:val="yellow"/>
            </w:rPr>
          </w:rPrChange>
        </w:rPr>
        <w:t xml:space="preserve"> [</w:t>
      </w:r>
      <w:r w:rsidRPr="00935764">
        <w:rPr>
          <w:rFonts w:ascii="Helvetica Neue Light" w:hAnsi="Helvetica Neue Light" w:cs="Arial"/>
          <w:i/>
          <w:szCs w:val="20"/>
          <w:rPrChange w:id="10845" w:author="Arthur de Catheu" w:date="2014-06-20T17:08:00Z">
            <w:rPr>
              <w:rFonts w:eastAsiaTheme="majorEastAsia" w:cs="Arial"/>
              <w:b/>
              <w:bCs/>
              <w:i/>
              <w:sz w:val="28"/>
              <w:szCs w:val="20"/>
              <w:highlight w:val="yellow"/>
            </w:rPr>
          </w:rPrChange>
        </w:rPr>
        <w:t>date</w:t>
      </w:r>
      <w:r w:rsidRPr="00935764">
        <w:rPr>
          <w:rFonts w:ascii="Helvetica Neue Light" w:hAnsi="Helvetica Neue Light" w:cs="Arial"/>
          <w:szCs w:val="20"/>
          <w:rPrChange w:id="10846" w:author="Arthur de Catheu" w:date="2014-06-20T17:08:00Z">
            <w:rPr>
              <w:rFonts w:eastAsiaTheme="majorEastAsia" w:cs="Arial"/>
              <w:b/>
              <w:bCs/>
              <w:sz w:val="28"/>
              <w:szCs w:val="20"/>
              <w:highlight w:val="yellow"/>
            </w:rPr>
          </w:rPrChange>
        </w:rPr>
        <w:t>]</w:t>
      </w:r>
    </w:p>
    <w:p w14:paraId="34B3AEB2" w14:textId="77777777" w:rsidR="008A0A4B" w:rsidRPr="00935764" w:rsidRDefault="008A0A4B" w:rsidP="008A0A4B">
      <w:pPr>
        <w:spacing w:after="240"/>
        <w:ind w:left="5103"/>
        <w:jc w:val="right"/>
        <w:rPr>
          <w:rFonts w:ascii="Helvetica Neue Light" w:hAnsi="Helvetica Neue Light" w:cs="Arial"/>
          <w:i/>
          <w:szCs w:val="20"/>
          <w:rPrChange w:id="10847" w:author="Arthur de Catheu" w:date="2014-06-20T17:08:00Z">
            <w:rPr>
              <w:rFonts w:cs="Arial"/>
              <w:i/>
              <w:szCs w:val="20"/>
              <w:highlight w:val="yellow"/>
            </w:rPr>
          </w:rPrChange>
        </w:rPr>
      </w:pPr>
      <w:r w:rsidRPr="00935764">
        <w:rPr>
          <w:rFonts w:ascii="Helvetica Neue Light" w:hAnsi="Helvetica Neue Light" w:cs="Arial"/>
          <w:szCs w:val="20"/>
          <w:rPrChange w:id="10848" w:author="Arthur de Catheu" w:date="2014-06-20T17:08:00Z">
            <w:rPr>
              <w:rFonts w:eastAsiaTheme="majorEastAsia" w:cs="Arial"/>
              <w:b/>
              <w:bCs/>
              <w:sz w:val="28"/>
              <w:szCs w:val="20"/>
              <w:highlight w:val="yellow"/>
            </w:rPr>
          </w:rPrChange>
        </w:rPr>
        <w:t>[</w:t>
      </w:r>
      <w:r w:rsidRPr="00935764">
        <w:rPr>
          <w:rFonts w:ascii="Helvetica Neue Light" w:hAnsi="Helvetica Neue Light" w:cs="Arial"/>
          <w:i/>
          <w:szCs w:val="20"/>
          <w:rPrChange w:id="10849" w:author="Arthur de Catheu" w:date="2014-06-20T17:08:00Z">
            <w:rPr>
              <w:rFonts w:eastAsiaTheme="majorEastAsia" w:cs="Arial"/>
              <w:b/>
              <w:bCs/>
              <w:i/>
              <w:sz w:val="28"/>
              <w:szCs w:val="20"/>
              <w:highlight w:val="yellow"/>
            </w:rPr>
          </w:rPrChange>
        </w:rPr>
        <w:t>CÉDANT</w:t>
      </w:r>
      <w:r w:rsidRPr="00935764">
        <w:rPr>
          <w:rFonts w:ascii="Helvetica Neue Light" w:hAnsi="Helvetica Neue Light" w:cs="Arial"/>
          <w:szCs w:val="20"/>
          <w:rPrChange w:id="10850" w:author="Arthur de Catheu" w:date="2014-06-20T17:08:00Z">
            <w:rPr>
              <w:rFonts w:eastAsiaTheme="majorEastAsia" w:cs="Arial"/>
              <w:b/>
              <w:bCs/>
              <w:sz w:val="28"/>
              <w:szCs w:val="20"/>
              <w:highlight w:val="yellow"/>
            </w:rPr>
          </w:rPrChange>
        </w:rPr>
        <w:t>]</w:t>
      </w:r>
      <w:r w:rsidRPr="00935764">
        <w:rPr>
          <w:rFonts w:ascii="Helvetica Neue Light" w:hAnsi="Helvetica Neue Light" w:cs="Arial"/>
          <w:szCs w:val="20"/>
          <w:rPrChange w:id="10851" w:author="Arthur de Catheu" w:date="2014-06-20T17:08:00Z">
            <w:rPr>
              <w:rFonts w:eastAsiaTheme="majorEastAsia" w:cs="Arial"/>
              <w:b/>
              <w:bCs/>
              <w:sz w:val="28"/>
              <w:szCs w:val="20"/>
              <w:highlight w:val="yellow"/>
            </w:rPr>
          </w:rPrChange>
        </w:rPr>
        <w:br/>
        <w:t>[</w:t>
      </w:r>
      <w:r w:rsidRPr="00935764">
        <w:rPr>
          <w:rFonts w:ascii="Helvetica Neue Light" w:hAnsi="Helvetica Neue Light" w:cs="Arial"/>
          <w:i/>
          <w:szCs w:val="20"/>
          <w:rPrChange w:id="10852" w:author="Arthur de Catheu" w:date="2014-06-20T17:08:00Z">
            <w:rPr>
              <w:rFonts w:eastAsiaTheme="majorEastAsia" w:cs="Arial"/>
              <w:b/>
              <w:bCs/>
              <w:i/>
              <w:sz w:val="28"/>
              <w:szCs w:val="20"/>
              <w:highlight w:val="yellow"/>
            </w:rPr>
          </w:rPrChange>
        </w:rPr>
        <w:t>Adresse</w:t>
      </w:r>
      <w:r w:rsidRPr="00935764">
        <w:rPr>
          <w:rFonts w:ascii="Helvetica Neue Light" w:hAnsi="Helvetica Neue Light" w:cs="Arial"/>
          <w:szCs w:val="20"/>
          <w:rPrChange w:id="10853" w:author="Arthur de Catheu" w:date="2014-06-20T17:08:00Z">
            <w:rPr>
              <w:rFonts w:eastAsiaTheme="majorEastAsia" w:cs="Arial"/>
              <w:b/>
              <w:bCs/>
              <w:sz w:val="28"/>
              <w:szCs w:val="20"/>
              <w:highlight w:val="yellow"/>
            </w:rPr>
          </w:rPrChange>
        </w:rPr>
        <w:t>]</w:t>
      </w:r>
    </w:p>
    <w:p w14:paraId="6C41A63F" w14:textId="77777777" w:rsidR="008A0A4B" w:rsidRPr="00935764" w:rsidRDefault="008A0A4B" w:rsidP="008A0A4B">
      <w:pPr>
        <w:pStyle w:val="Corpsdetexte"/>
        <w:ind w:left="1080" w:hanging="1080"/>
        <w:rPr>
          <w:rFonts w:ascii="Helvetica Neue Light" w:hAnsi="Helvetica Neue Light" w:cs="Arial"/>
          <w:b/>
          <w:bCs/>
          <w:szCs w:val="20"/>
          <w:rPrChange w:id="10854" w:author="Arthur de Catheu" w:date="2014-06-20T17:08:00Z">
            <w:rPr>
              <w:rFonts w:cs="Arial"/>
              <w:b/>
              <w:bCs/>
              <w:szCs w:val="20"/>
              <w:highlight w:val="yellow"/>
            </w:rPr>
          </w:rPrChange>
        </w:rPr>
      </w:pPr>
      <w:r w:rsidRPr="00935764">
        <w:rPr>
          <w:rFonts w:ascii="Helvetica Neue Light" w:hAnsi="Helvetica Neue Light" w:cs="Arial"/>
          <w:b/>
          <w:bCs/>
          <w:szCs w:val="20"/>
          <w:rPrChange w:id="10855" w:author="Arthur de Catheu" w:date="2014-06-20T17:08:00Z">
            <w:rPr>
              <w:rFonts w:eastAsiaTheme="majorEastAsia" w:cs="Arial"/>
              <w:b/>
              <w:bCs/>
              <w:sz w:val="28"/>
              <w:szCs w:val="20"/>
              <w:highlight w:val="yellow"/>
            </w:rPr>
          </w:rPrChange>
        </w:rPr>
        <w:t>Objet :</w:t>
      </w:r>
      <w:r w:rsidRPr="00935764">
        <w:rPr>
          <w:rFonts w:ascii="Helvetica Neue Light" w:hAnsi="Helvetica Neue Light" w:cs="Arial"/>
          <w:b/>
          <w:bCs/>
          <w:szCs w:val="20"/>
          <w:rPrChange w:id="10856" w:author="Arthur de Catheu" w:date="2014-06-20T17:08:00Z">
            <w:rPr>
              <w:rFonts w:eastAsiaTheme="majorEastAsia" w:cs="Arial"/>
              <w:b/>
              <w:bCs/>
              <w:sz w:val="28"/>
              <w:szCs w:val="20"/>
              <w:highlight w:val="yellow"/>
            </w:rPr>
          </w:rPrChange>
        </w:rPr>
        <w:tab/>
        <w:t>Notification de résolution de cession</w:t>
      </w:r>
    </w:p>
    <w:p w14:paraId="3410C5C4" w14:textId="77777777" w:rsidR="0062453F" w:rsidRPr="00935764" w:rsidRDefault="0062453F" w:rsidP="008A0A4B">
      <w:pPr>
        <w:pStyle w:val="Corpsdetexte"/>
        <w:rPr>
          <w:rFonts w:ascii="Helvetica Neue Light" w:hAnsi="Helvetica Neue Light" w:cs="Arial"/>
          <w:szCs w:val="20"/>
          <w:rPrChange w:id="10857" w:author="Arthur de Catheu" w:date="2014-06-20T17:08:00Z">
            <w:rPr>
              <w:rFonts w:cs="Arial"/>
              <w:szCs w:val="20"/>
              <w:highlight w:val="yellow"/>
            </w:rPr>
          </w:rPrChange>
        </w:rPr>
      </w:pPr>
    </w:p>
    <w:p w14:paraId="2D93B8F2" w14:textId="2D423376" w:rsidR="008A0A4B" w:rsidRPr="00935764" w:rsidRDefault="008A0A4B" w:rsidP="008A0A4B">
      <w:pPr>
        <w:pStyle w:val="Corpsdetexte"/>
        <w:rPr>
          <w:rFonts w:ascii="Helvetica Neue Light" w:hAnsi="Helvetica Neue Light" w:cs="Arial"/>
          <w:b/>
          <w:i/>
          <w:szCs w:val="20"/>
          <w:rPrChange w:id="10858" w:author="Arthur de Catheu" w:date="2014-06-20T17:08:00Z">
            <w:rPr>
              <w:rFonts w:cs="Arial"/>
              <w:szCs w:val="20"/>
              <w:highlight w:val="yellow"/>
            </w:rPr>
          </w:rPrChange>
        </w:rPr>
      </w:pPr>
      <w:r w:rsidRPr="00935764">
        <w:rPr>
          <w:rFonts w:ascii="Helvetica Neue Light" w:hAnsi="Helvetica Neue Light" w:cs="Arial"/>
          <w:szCs w:val="20"/>
          <w:rPrChange w:id="10859" w:author="Arthur de Catheu" w:date="2014-06-20T17:08:00Z">
            <w:rPr>
              <w:rFonts w:eastAsiaTheme="majorEastAsia" w:cs="Arial"/>
              <w:b/>
              <w:bCs/>
              <w:sz w:val="28"/>
              <w:szCs w:val="20"/>
              <w:highlight w:val="yellow"/>
            </w:rPr>
          </w:rPrChange>
        </w:rPr>
        <w:t>Madame, Monsieur</w:t>
      </w:r>
      <w:ins w:id="10860" w:author="Hervé Monnerie" w:date="2014-06-17T19:26:00Z">
        <w:r w:rsidR="003E7BB9" w:rsidRPr="00935764">
          <w:rPr>
            <w:rFonts w:ascii="Helvetica Neue Light" w:hAnsi="Helvetica Neue Light" w:cs="Arial"/>
            <w:b/>
            <w:i/>
            <w:szCs w:val="20"/>
            <w:rPrChange w:id="10861" w:author="Arthur de Catheu" w:date="2014-06-20T17:08:00Z">
              <w:rPr>
                <w:rFonts w:eastAsiaTheme="majorEastAsia" w:cs="Arial"/>
                <w:b/>
                <w:bCs/>
                <w:i/>
                <w:sz w:val="28"/>
                <w:szCs w:val="20"/>
                <w:highlight w:val="yellow"/>
              </w:rPr>
            </w:rPrChange>
          </w:rPr>
          <w:t>,</w:t>
        </w:r>
      </w:ins>
      <w:del w:id="10862" w:author="Hervé Monnerie" w:date="2014-06-17T19:26:00Z">
        <w:r w:rsidRPr="00935764" w:rsidDel="003E7BB9">
          <w:rPr>
            <w:rFonts w:ascii="Helvetica Neue Light" w:hAnsi="Helvetica Neue Light" w:cs="Arial"/>
            <w:szCs w:val="20"/>
            <w:rPrChange w:id="10863" w:author="Arthur de Catheu" w:date="2014-06-20T17:08:00Z">
              <w:rPr>
                <w:rFonts w:eastAsiaTheme="majorEastAsia" w:cs="Arial"/>
                <w:b/>
                <w:bCs/>
                <w:sz w:val="28"/>
                <w:szCs w:val="20"/>
                <w:highlight w:val="yellow"/>
              </w:rPr>
            </w:rPrChange>
          </w:rPr>
          <w:delText>,</w:delText>
        </w:r>
      </w:del>
    </w:p>
    <w:p w14:paraId="027FB8F6" w14:textId="77777777" w:rsidR="0062453F" w:rsidRPr="00935764" w:rsidRDefault="0062453F" w:rsidP="008A0A4B">
      <w:pPr>
        <w:pStyle w:val="Corpsdetexte"/>
        <w:rPr>
          <w:rFonts w:ascii="Helvetica Neue Light" w:hAnsi="Helvetica Neue Light" w:cs="Arial"/>
          <w:szCs w:val="20"/>
          <w:rPrChange w:id="10864" w:author="Arthur de Catheu" w:date="2014-06-20T17:08:00Z">
            <w:rPr>
              <w:rFonts w:cs="Arial"/>
              <w:szCs w:val="20"/>
              <w:highlight w:val="yellow"/>
            </w:rPr>
          </w:rPrChange>
        </w:rPr>
      </w:pPr>
    </w:p>
    <w:p w14:paraId="172AF1B6" w14:textId="77777777" w:rsidR="008A0A4B" w:rsidRPr="00935764" w:rsidRDefault="008A0A4B" w:rsidP="008A0A4B">
      <w:pPr>
        <w:pStyle w:val="Corpsdetexte"/>
        <w:rPr>
          <w:rFonts w:ascii="Helvetica Neue Light" w:hAnsi="Helvetica Neue Light" w:cs="Arial"/>
          <w:szCs w:val="20"/>
          <w:rPrChange w:id="10865" w:author="Arthur de Catheu" w:date="2014-06-20T17:08:00Z">
            <w:rPr>
              <w:rFonts w:cs="Arial"/>
              <w:szCs w:val="20"/>
              <w:highlight w:val="yellow"/>
            </w:rPr>
          </w:rPrChange>
        </w:rPr>
      </w:pPr>
      <w:r w:rsidRPr="00935764">
        <w:rPr>
          <w:rFonts w:ascii="Helvetica Neue Light" w:hAnsi="Helvetica Neue Light" w:cs="Arial"/>
          <w:szCs w:val="20"/>
          <w:rPrChange w:id="10866" w:author="Arthur de Catheu" w:date="2014-06-20T17:08:00Z">
            <w:rPr>
              <w:rFonts w:eastAsiaTheme="majorEastAsia" w:cs="Arial"/>
              <w:b/>
              <w:bCs/>
              <w:sz w:val="28"/>
              <w:szCs w:val="20"/>
              <w:highlight w:val="yellow"/>
            </w:rPr>
          </w:rPrChange>
        </w:rPr>
        <w:t xml:space="preserve">Nous faisons référence à : </w:t>
      </w:r>
    </w:p>
    <w:p w14:paraId="658785C4" w14:textId="7E5E1102" w:rsidR="008A0A4B" w:rsidRPr="00935764" w:rsidRDefault="008A0A4B" w:rsidP="008A0A4B">
      <w:pPr>
        <w:pStyle w:val="Corpsdetexte"/>
        <w:numPr>
          <w:ilvl w:val="0"/>
          <w:numId w:val="256"/>
        </w:numPr>
        <w:spacing w:after="240"/>
        <w:ind w:left="360"/>
        <w:rPr>
          <w:rFonts w:ascii="Helvetica Neue Light" w:hAnsi="Helvetica Neue Light" w:cs="Arial"/>
          <w:szCs w:val="20"/>
          <w:rPrChange w:id="10867" w:author="Arthur de Catheu" w:date="2014-06-20T17:08:00Z">
            <w:rPr>
              <w:rFonts w:cs="Arial"/>
              <w:szCs w:val="20"/>
              <w:highlight w:val="yellow"/>
            </w:rPr>
          </w:rPrChange>
        </w:rPr>
      </w:pPr>
      <w:r w:rsidRPr="00935764">
        <w:rPr>
          <w:rFonts w:ascii="Helvetica Neue Light" w:hAnsi="Helvetica Neue Light" w:cs="Arial"/>
          <w:szCs w:val="20"/>
          <w:rPrChange w:id="10868" w:author="Arthur de Catheu" w:date="2014-06-20T17:08:00Z">
            <w:rPr>
              <w:rFonts w:eastAsiaTheme="majorEastAsia" w:cs="Arial"/>
              <w:b/>
              <w:bCs/>
              <w:sz w:val="28"/>
              <w:szCs w:val="20"/>
              <w:highlight w:val="yellow"/>
            </w:rPr>
          </w:rPrChange>
        </w:rPr>
        <w:t>la convention de cession de créances conclue en date du [</w:t>
      </w:r>
      <w:r w:rsidRPr="00935764">
        <w:rPr>
          <w:rFonts w:ascii="Helvetica Neue Light" w:hAnsi="Helvetica Neue Light" w:cs="Arial"/>
          <w:i/>
          <w:szCs w:val="20"/>
          <w:rPrChange w:id="10869" w:author="Arthur de Catheu" w:date="2014-06-20T17:08:00Z">
            <w:rPr>
              <w:rFonts w:eastAsiaTheme="majorEastAsia" w:cs="Arial"/>
              <w:b/>
              <w:bCs/>
              <w:i/>
              <w:sz w:val="28"/>
              <w:szCs w:val="20"/>
              <w:highlight w:val="yellow"/>
            </w:rPr>
          </w:rPrChange>
        </w:rPr>
        <w:t>date</w:t>
      </w:r>
      <w:r w:rsidRPr="00935764">
        <w:rPr>
          <w:rFonts w:ascii="Helvetica Neue Light" w:hAnsi="Helvetica Neue Light" w:cs="Arial"/>
          <w:szCs w:val="20"/>
          <w:rPrChange w:id="10870" w:author="Arthur de Catheu" w:date="2014-06-20T17:08:00Z">
            <w:rPr>
              <w:rFonts w:eastAsiaTheme="majorEastAsia" w:cs="Arial"/>
              <w:b/>
              <w:bCs/>
              <w:sz w:val="28"/>
              <w:szCs w:val="20"/>
              <w:highlight w:val="yellow"/>
            </w:rPr>
          </w:rPrChange>
        </w:rPr>
        <w:t>] entre vous-mêmes en qualité de Cédant et le fonds commun de titrisation dénommé « </w:t>
      </w:r>
      <w:del w:id="10871" w:author="Hervé Monnerie" w:date="2014-06-17T19:29:00Z">
        <w:r w:rsidR="003918F6" w:rsidRPr="00935764" w:rsidDel="00814B81">
          <w:rPr>
            <w:rFonts w:ascii="Helvetica Neue Light" w:hAnsi="Helvetica Neue Light" w:cs="Arial"/>
            <w:szCs w:val="20"/>
            <w:rPrChange w:id="10872" w:author="Arthur de Catheu" w:date="2014-06-20T17:08:00Z">
              <w:rPr>
                <w:rFonts w:eastAsiaTheme="majorEastAsia" w:cs="Arial"/>
                <w:b/>
                <w:bCs/>
                <w:sz w:val="28"/>
                <w:szCs w:val="20"/>
                <w:highlight w:val="yellow"/>
              </w:rPr>
            </w:rPrChange>
          </w:rPr>
          <w:delText>’</w:delText>
        </w:r>
      </w:del>
      <w:r w:rsidR="003918F6" w:rsidRPr="00935764">
        <w:rPr>
          <w:rFonts w:ascii="Helvetica Neue Light" w:hAnsi="Helvetica Neue Light" w:cs="Arial"/>
          <w:szCs w:val="20"/>
          <w:rPrChange w:id="10873" w:author="Arthur de Catheu" w:date="2014-06-20T17:08:00Z">
            <w:rPr>
              <w:rFonts w:eastAsiaTheme="majorEastAsia" w:cs="Arial"/>
              <w:b/>
              <w:bCs/>
              <w:sz w:val="28"/>
              <w:szCs w:val="20"/>
              <w:highlight w:val="yellow"/>
            </w:rPr>
          </w:rPrChange>
        </w:rPr>
        <w:t>FCT Finexkap Créances Co N°1</w:t>
      </w:r>
      <w:r w:rsidRPr="00935764">
        <w:rPr>
          <w:rFonts w:ascii="Helvetica Neue Light" w:hAnsi="Helvetica Neue Light" w:cs="Arial"/>
          <w:szCs w:val="20"/>
          <w:rPrChange w:id="10874" w:author="Arthur de Catheu" w:date="2014-06-20T17:08:00Z">
            <w:rPr>
              <w:rFonts w:eastAsiaTheme="majorEastAsia" w:cs="Arial"/>
              <w:b/>
              <w:bCs/>
              <w:sz w:val="28"/>
              <w:szCs w:val="20"/>
              <w:highlight w:val="yellow"/>
            </w:rPr>
          </w:rPrChange>
        </w:rPr>
        <w:t xml:space="preserve"> » ; et</w:t>
      </w:r>
    </w:p>
    <w:p w14:paraId="1B23A851" w14:textId="401A63A0" w:rsidR="008A0A4B" w:rsidRPr="00935764" w:rsidRDefault="008A0A4B" w:rsidP="008A0A4B">
      <w:pPr>
        <w:pStyle w:val="Corpsdetexte"/>
        <w:numPr>
          <w:ilvl w:val="0"/>
          <w:numId w:val="256"/>
        </w:numPr>
        <w:spacing w:after="240"/>
        <w:ind w:left="360"/>
        <w:rPr>
          <w:rFonts w:ascii="Helvetica Neue Light" w:hAnsi="Helvetica Neue Light" w:cs="Arial"/>
          <w:szCs w:val="20"/>
          <w:rPrChange w:id="10875" w:author="Arthur de Catheu" w:date="2014-06-20T17:08:00Z">
            <w:rPr>
              <w:rFonts w:cs="Arial"/>
              <w:szCs w:val="20"/>
              <w:highlight w:val="yellow"/>
            </w:rPr>
          </w:rPrChange>
        </w:rPr>
      </w:pPr>
      <w:r w:rsidRPr="00935764">
        <w:rPr>
          <w:rFonts w:ascii="Helvetica Neue Light" w:hAnsi="Helvetica Neue Light" w:cs="Arial"/>
          <w:szCs w:val="20"/>
          <w:rPrChange w:id="10876" w:author="Arthur de Catheu" w:date="2014-06-20T17:08:00Z">
            <w:rPr>
              <w:rFonts w:eastAsiaTheme="majorEastAsia" w:cs="Arial"/>
              <w:b/>
              <w:bCs/>
              <w:sz w:val="28"/>
              <w:szCs w:val="20"/>
              <w:highlight w:val="yellow"/>
            </w:rPr>
          </w:rPrChange>
        </w:rPr>
        <w:t>l’acte de cession de créance[s] en date du [</w:t>
      </w:r>
      <w:r w:rsidRPr="00935764">
        <w:rPr>
          <w:rFonts w:ascii="Helvetica Neue Light" w:hAnsi="Helvetica Neue Light" w:cs="Arial"/>
          <w:i/>
          <w:szCs w:val="20"/>
          <w:rPrChange w:id="10877" w:author="Arthur de Catheu" w:date="2014-06-20T17:08:00Z">
            <w:rPr>
              <w:rFonts w:eastAsiaTheme="majorEastAsia" w:cs="Arial"/>
              <w:b/>
              <w:bCs/>
              <w:i/>
              <w:sz w:val="28"/>
              <w:szCs w:val="20"/>
              <w:highlight w:val="yellow"/>
            </w:rPr>
          </w:rPrChange>
        </w:rPr>
        <w:t>date</w:t>
      </w:r>
      <w:r w:rsidRPr="00935764">
        <w:rPr>
          <w:rFonts w:ascii="Helvetica Neue Light" w:hAnsi="Helvetica Neue Light" w:cs="Arial"/>
          <w:szCs w:val="20"/>
          <w:rPrChange w:id="10878" w:author="Arthur de Catheu" w:date="2014-06-20T17:08:00Z">
            <w:rPr>
              <w:rFonts w:eastAsiaTheme="majorEastAsia" w:cs="Arial"/>
              <w:b/>
              <w:bCs/>
              <w:sz w:val="28"/>
              <w:szCs w:val="20"/>
              <w:highlight w:val="yellow"/>
            </w:rPr>
          </w:rPrChange>
        </w:rPr>
        <w:t>] entre vous-mêmes en qualité de Cédant et le fonds commun de titrisation dénommé « </w:t>
      </w:r>
      <w:r w:rsidR="003918F6" w:rsidRPr="00935764">
        <w:rPr>
          <w:rFonts w:ascii="Helvetica Neue Light" w:hAnsi="Helvetica Neue Light" w:cs="Arial"/>
          <w:szCs w:val="20"/>
          <w:rPrChange w:id="10879" w:author="Arthur de Catheu" w:date="2014-06-20T17:08:00Z">
            <w:rPr>
              <w:rFonts w:eastAsiaTheme="majorEastAsia" w:cs="Arial"/>
              <w:b/>
              <w:bCs/>
              <w:sz w:val="28"/>
              <w:szCs w:val="20"/>
              <w:highlight w:val="yellow"/>
            </w:rPr>
          </w:rPrChange>
        </w:rPr>
        <w:t>’FCT Finexkap Créances Co N°1</w:t>
      </w:r>
      <w:r w:rsidRPr="00935764">
        <w:rPr>
          <w:rFonts w:ascii="Helvetica Neue Light" w:hAnsi="Helvetica Neue Light" w:cs="Arial"/>
          <w:szCs w:val="20"/>
          <w:rPrChange w:id="10880" w:author="Arthur de Catheu" w:date="2014-06-20T17:08:00Z">
            <w:rPr>
              <w:rFonts w:eastAsiaTheme="majorEastAsia" w:cs="Arial"/>
              <w:b/>
              <w:bCs/>
              <w:sz w:val="28"/>
              <w:szCs w:val="20"/>
              <w:highlight w:val="yellow"/>
            </w:rPr>
          </w:rPrChange>
        </w:rPr>
        <w:t xml:space="preserve"> »  en qualité de Cessionnaire ;</w:t>
      </w:r>
    </w:p>
    <w:p w14:paraId="41FCE56C" w14:textId="77777777" w:rsidR="008A0A4B" w:rsidRPr="00935764" w:rsidRDefault="008A0A4B" w:rsidP="008A0A4B">
      <w:pPr>
        <w:pStyle w:val="Corpsdetexte"/>
        <w:rPr>
          <w:rFonts w:ascii="Helvetica Neue Light" w:hAnsi="Helvetica Neue Light" w:cs="Arial"/>
          <w:szCs w:val="20"/>
          <w:rPrChange w:id="10881" w:author="Arthur de Catheu" w:date="2014-06-20T17:08:00Z">
            <w:rPr>
              <w:rFonts w:cs="Arial"/>
              <w:szCs w:val="20"/>
              <w:highlight w:val="yellow"/>
            </w:rPr>
          </w:rPrChange>
        </w:rPr>
      </w:pPr>
      <w:r w:rsidRPr="00935764">
        <w:rPr>
          <w:rFonts w:ascii="Helvetica Neue Light" w:hAnsi="Helvetica Neue Light" w:cs="Arial"/>
          <w:szCs w:val="20"/>
          <w:rPrChange w:id="10882" w:author="Arthur de Catheu" w:date="2014-06-20T17:08:00Z">
            <w:rPr>
              <w:rFonts w:eastAsiaTheme="majorEastAsia" w:cs="Arial"/>
              <w:b/>
              <w:bCs/>
              <w:sz w:val="28"/>
              <w:szCs w:val="20"/>
              <w:highlight w:val="yellow"/>
            </w:rPr>
          </w:rPrChange>
        </w:rPr>
        <w:t>(</w:t>
      </w:r>
      <w:proofErr w:type="gramStart"/>
      <w:r w:rsidRPr="00935764">
        <w:rPr>
          <w:rFonts w:ascii="Helvetica Neue Light" w:hAnsi="Helvetica Neue Light" w:cs="Arial"/>
          <w:szCs w:val="20"/>
          <w:rPrChange w:id="10883" w:author="Arthur de Catheu" w:date="2014-06-20T17:08:00Z">
            <w:rPr>
              <w:rFonts w:eastAsiaTheme="majorEastAsia" w:cs="Arial"/>
              <w:b/>
              <w:bCs/>
              <w:sz w:val="28"/>
              <w:szCs w:val="20"/>
              <w:highlight w:val="yellow"/>
            </w:rPr>
          </w:rPrChange>
        </w:rPr>
        <w:t>ensemble</w:t>
      </w:r>
      <w:proofErr w:type="gramEnd"/>
      <w:r w:rsidRPr="00935764">
        <w:rPr>
          <w:rFonts w:ascii="Helvetica Neue Light" w:hAnsi="Helvetica Neue Light" w:cs="Arial"/>
          <w:szCs w:val="20"/>
          <w:rPrChange w:id="10884" w:author="Arthur de Catheu" w:date="2014-06-20T17:08:00Z">
            <w:rPr>
              <w:rFonts w:eastAsiaTheme="majorEastAsia" w:cs="Arial"/>
              <w:b/>
              <w:bCs/>
              <w:sz w:val="28"/>
              <w:szCs w:val="20"/>
              <w:highlight w:val="yellow"/>
            </w:rPr>
          </w:rPrChange>
        </w:rPr>
        <w:t>, la </w:t>
      </w:r>
      <w:r w:rsidRPr="00935764">
        <w:rPr>
          <w:rFonts w:ascii="Helvetica Neue Light" w:hAnsi="Helvetica Neue Light" w:cs="Arial"/>
          <w:b/>
          <w:i/>
          <w:szCs w:val="20"/>
          <w:rPrChange w:id="10885" w:author="Arthur de Catheu" w:date="2014-06-20T17:08:00Z">
            <w:rPr>
              <w:rFonts w:eastAsiaTheme="majorEastAsia" w:cs="Arial"/>
              <w:b/>
              <w:bCs/>
              <w:i/>
              <w:sz w:val="28"/>
              <w:szCs w:val="20"/>
              <w:highlight w:val="yellow"/>
            </w:rPr>
          </w:rPrChange>
        </w:rPr>
        <w:t>Convention</w:t>
      </w:r>
      <w:r w:rsidRPr="00935764">
        <w:rPr>
          <w:rFonts w:ascii="Helvetica Neue Light" w:hAnsi="Helvetica Neue Light" w:cs="Arial"/>
          <w:szCs w:val="20"/>
          <w:rPrChange w:id="10886" w:author="Arthur de Catheu" w:date="2014-06-20T17:08:00Z">
            <w:rPr>
              <w:rFonts w:eastAsiaTheme="majorEastAsia" w:cs="Arial"/>
              <w:b/>
              <w:bCs/>
              <w:sz w:val="28"/>
              <w:szCs w:val="20"/>
              <w:highlight w:val="yellow"/>
            </w:rPr>
          </w:rPrChange>
        </w:rPr>
        <w:t>)</w:t>
      </w:r>
    </w:p>
    <w:p w14:paraId="78E77727" w14:textId="77777777" w:rsidR="0062453F" w:rsidRPr="00935764" w:rsidRDefault="0062453F" w:rsidP="008A0A4B">
      <w:pPr>
        <w:pStyle w:val="Corpsdetexte"/>
        <w:rPr>
          <w:rFonts w:ascii="Helvetica Neue Light" w:hAnsi="Helvetica Neue Light" w:cs="Arial"/>
          <w:szCs w:val="20"/>
          <w:rPrChange w:id="10887" w:author="Arthur de Catheu" w:date="2014-06-20T17:08:00Z">
            <w:rPr>
              <w:rFonts w:cs="Arial"/>
              <w:szCs w:val="20"/>
              <w:highlight w:val="yellow"/>
            </w:rPr>
          </w:rPrChange>
        </w:rPr>
      </w:pPr>
    </w:p>
    <w:p w14:paraId="1DFA2A57" w14:textId="77777777" w:rsidR="008A0A4B" w:rsidRPr="00935764" w:rsidRDefault="008A0A4B" w:rsidP="008A0A4B">
      <w:pPr>
        <w:pStyle w:val="Corpsdetexte"/>
        <w:rPr>
          <w:rFonts w:ascii="Helvetica Neue Light" w:eastAsia="Arial Unicode MS" w:hAnsi="Helvetica Neue Light" w:cs="Arial"/>
          <w:szCs w:val="20"/>
          <w:rPrChange w:id="10888" w:author="Arthur de Catheu" w:date="2014-06-20T17:08:00Z">
            <w:rPr>
              <w:rFonts w:eastAsia="Arial Unicode MS" w:cs="Arial"/>
              <w:szCs w:val="20"/>
              <w:highlight w:val="yellow"/>
            </w:rPr>
          </w:rPrChange>
        </w:rPr>
      </w:pPr>
      <w:r w:rsidRPr="00935764">
        <w:rPr>
          <w:rFonts w:ascii="Helvetica Neue Light" w:hAnsi="Helvetica Neue Light" w:cs="Arial"/>
          <w:szCs w:val="20"/>
          <w:rPrChange w:id="10889" w:author="Arthur de Catheu" w:date="2014-06-20T17:08:00Z">
            <w:rPr>
              <w:rFonts w:eastAsiaTheme="majorEastAsia" w:cs="Arial"/>
              <w:b/>
              <w:bCs/>
              <w:sz w:val="28"/>
              <w:szCs w:val="20"/>
              <w:highlight w:val="yellow"/>
            </w:rPr>
          </w:rPrChange>
        </w:rPr>
        <w:t>Les termes et expressions commençant par une majuscule qui sont employés dans la présente notification ont la signification qui leur est attribuée dans la Convention, à moins que le contexte ne requière qu’il en soit autrement ou qu’ils soient autrement définis dans la présente notification.</w:t>
      </w:r>
    </w:p>
    <w:p w14:paraId="5F3176FC" w14:textId="77777777" w:rsidR="0062453F" w:rsidRPr="00935764" w:rsidRDefault="0062453F" w:rsidP="008A0A4B">
      <w:pPr>
        <w:pStyle w:val="Corpsdetexte"/>
        <w:rPr>
          <w:rFonts w:ascii="Helvetica Neue Light" w:hAnsi="Helvetica Neue Light" w:cs="Arial"/>
          <w:szCs w:val="20"/>
          <w:rPrChange w:id="10890" w:author="Arthur de Catheu" w:date="2014-06-20T17:08:00Z">
            <w:rPr>
              <w:rFonts w:cs="Arial"/>
              <w:szCs w:val="20"/>
              <w:highlight w:val="yellow"/>
            </w:rPr>
          </w:rPrChange>
        </w:rPr>
      </w:pPr>
    </w:p>
    <w:p w14:paraId="213717BC" w14:textId="73D20741" w:rsidR="008A0A4B" w:rsidRPr="00935764" w:rsidRDefault="008A0A4B" w:rsidP="008A0A4B">
      <w:pPr>
        <w:pStyle w:val="Corpsdetexte"/>
        <w:rPr>
          <w:rFonts w:ascii="Helvetica Neue Light" w:hAnsi="Helvetica Neue Light" w:cs="Arial"/>
          <w:szCs w:val="20"/>
          <w:rPrChange w:id="10891" w:author="Arthur de Catheu" w:date="2014-06-20T17:08:00Z">
            <w:rPr>
              <w:rFonts w:cs="Arial"/>
              <w:szCs w:val="20"/>
              <w:highlight w:val="yellow"/>
            </w:rPr>
          </w:rPrChange>
        </w:rPr>
      </w:pPr>
      <w:r w:rsidRPr="00935764">
        <w:rPr>
          <w:rFonts w:ascii="Helvetica Neue Light" w:hAnsi="Helvetica Neue Light" w:cs="Arial"/>
          <w:szCs w:val="20"/>
          <w:rPrChange w:id="10892" w:author="Arthur de Catheu" w:date="2014-06-20T17:08:00Z">
            <w:rPr>
              <w:rFonts w:eastAsiaTheme="majorEastAsia" w:cs="Arial"/>
              <w:b/>
              <w:bCs/>
              <w:sz w:val="28"/>
              <w:szCs w:val="20"/>
              <w:highlight w:val="yellow"/>
            </w:rPr>
          </w:rPrChange>
        </w:rPr>
        <w:t xml:space="preserve">En application des termes de la Convention, vous avez cédé au </w:t>
      </w:r>
      <w:ins w:id="10893" w:author="Hervé Monnerie" w:date="2014-06-17T19:29:00Z">
        <w:r w:rsidR="00814B81" w:rsidRPr="00935764">
          <w:rPr>
            <w:rFonts w:ascii="Helvetica Neue Light" w:hAnsi="Helvetica Neue Light" w:cs="Arial"/>
            <w:szCs w:val="20"/>
            <w:rPrChange w:id="10894" w:author="Arthur de Catheu" w:date="2014-06-20T17:08:00Z">
              <w:rPr>
                <w:rFonts w:eastAsiaTheme="majorEastAsia" w:cs="Arial"/>
                <w:b/>
                <w:bCs/>
                <w:sz w:val="28"/>
                <w:szCs w:val="20"/>
              </w:rPr>
            </w:rPrChange>
          </w:rPr>
          <w:t xml:space="preserve">FCT Finexkap Créances Co N°1 </w:t>
        </w:r>
      </w:ins>
      <w:del w:id="10895" w:author="Hervé Monnerie" w:date="2014-06-17T19:29:00Z">
        <w:r w:rsidR="00A37D87" w:rsidRPr="00935764" w:rsidDel="00814B81">
          <w:rPr>
            <w:rFonts w:ascii="Helvetica Neue Light" w:hAnsi="Helvetica Neue Light" w:cs="Arial"/>
            <w:szCs w:val="20"/>
            <w:rPrChange w:id="10896" w:author="Arthur de Catheu" w:date="2014-06-20T17:08:00Z">
              <w:rPr>
                <w:rFonts w:eastAsiaTheme="majorEastAsia" w:cs="Arial"/>
                <w:b/>
                <w:bCs/>
                <w:sz w:val="28"/>
                <w:szCs w:val="20"/>
                <w:highlight w:val="yellow"/>
              </w:rPr>
            </w:rPrChange>
          </w:rPr>
          <w:delText>FCT 2014</w:delText>
        </w:r>
        <w:r w:rsidRPr="00935764" w:rsidDel="00814B81">
          <w:rPr>
            <w:rFonts w:ascii="Helvetica Neue Light" w:hAnsi="Helvetica Neue Light" w:cs="Arial"/>
            <w:szCs w:val="20"/>
            <w:rPrChange w:id="10897" w:author="Arthur de Catheu" w:date="2014-06-20T17:08:00Z">
              <w:rPr>
                <w:rFonts w:eastAsiaTheme="majorEastAsia" w:cs="Arial"/>
                <w:b/>
                <w:bCs/>
                <w:sz w:val="28"/>
                <w:szCs w:val="20"/>
                <w:highlight w:val="yellow"/>
              </w:rPr>
            </w:rPrChange>
          </w:rPr>
          <w:delText xml:space="preserve"> </w:delText>
        </w:r>
      </w:del>
      <w:r w:rsidRPr="00935764">
        <w:rPr>
          <w:rFonts w:ascii="Helvetica Neue Light" w:hAnsi="Helvetica Neue Light" w:cs="Arial"/>
          <w:szCs w:val="20"/>
          <w:rPrChange w:id="10898" w:author="Arthur de Catheu" w:date="2014-06-20T17:08:00Z">
            <w:rPr>
              <w:rFonts w:eastAsiaTheme="majorEastAsia" w:cs="Arial"/>
              <w:b/>
              <w:bCs/>
              <w:sz w:val="28"/>
              <w:szCs w:val="20"/>
              <w:highlight w:val="yellow"/>
            </w:rPr>
          </w:rPrChange>
        </w:rPr>
        <w:t>un lot de Créances en date du [</w:t>
      </w:r>
      <w:r w:rsidRPr="00935764">
        <w:rPr>
          <w:rFonts w:ascii="Helvetica Neue Light" w:hAnsi="Helvetica Neue Light" w:cs="Arial"/>
          <w:i/>
          <w:szCs w:val="20"/>
          <w:rPrChange w:id="10899" w:author="Arthur de Catheu" w:date="2014-06-20T17:08:00Z">
            <w:rPr>
              <w:rFonts w:eastAsiaTheme="majorEastAsia" w:cs="Arial"/>
              <w:b/>
              <w:bCs/>
              <w:i/>
              <w:sz w:val="28"/>
              <w:szCs w:val="20"/>
              <w:highlight w:val="yellow"/>
            </w:rPr>
          </w:rPrChange>
        </w:rPr>
        <w:t>date de l’Acte de Cession correspondant</w:t>
      </w:r>
      <w:r w:rsidRPr="00935764">
        <w:rPr>
          <w:rFonts w:ascii="Helvetica Neue Light" w:hAnsi="Helvetica Neue Light" w:cs="Arial"/>
          <w:szCs w:val="20"/>
          <w:rPrChange w:id="10900" w:author="Arthur de Catheu" w:date="2014-06-20T17:08:00Z">
            <w:rPr>
              <w:rFonts w:eastAsiaTheme="majorEastAsia" w:cs="Arial"/>
              <w:b/>
              <w:bCs/>
              <w:sz w:val="28"/>
              <w:szCs w:val="20"/>
              <w:highlight w:val="yellow"/>
            </w:rPr>
          </w:rPrChange>
        </w:rPr>
        <w:t>] (la </w:t>
      </w:r>
      <w:r w:rsidRPr="00935764">
        <w:rPr>
          <w:rFonts w:ascii="Helvetica Neue Light" w:hAnsi="Helvetica Neue Light" w:cs="Arial"/>
          <w:b/>
          <w:i/>
          <w:szCs w:val="20"/>
          <w:rPrChange w:id="10901" w:author="Arthur de Catheu" w:date="2014-06-20T17:08:00Z">
            <w:rPr>
              <w:rFonts w:eastAsiaTheme="majorEastAsia" w:cs="Arial"/>
              <w:b/>
              <w:bCs/>
              <w:i/>
              <w:sz w:val="28"/>
              <w:szCs w:val="20"/>
              <w:highlight w:val="yellow"/>
            </w:rPr>
          </w:rPrChange>
        </w:rPr>
        <w:t>Date de Cession</w:t>
      </w:r>
      <w:r w:rsidRPr="00935764">
        <w:rPr>
          <w:rFonts w:ascii="Helvetica Neue Light" w:hAnsi="Helvetica Neue Light" w:cs="Arial"/>
          <w:szCs w:val="20"/>
          <w:rPrChange w:id="10902" w:author="Arthur de Catheu" w:date="2014-06-20T17:08:00Z">
            <w:rPr>
              <w:rFonts w:eastAsiaTheme="majorEastAsia" w:cs="Arial"/>
              <w:b/>
              <w:bCs/>
              <w:sz w:val="28"/>
              <w:szCs w:val="20"/>
              <w:highlight w:val="yellow"/>
            </w:rPr>
          </w:rPrChange>
        </w:rPr>
        <w:t>).</w:t>
      </w:r>
    </w:p>
    <w:p w14:paraId="07AE77CB" w14:textId="77777777" w:rsidR="0062453F" w:rsidRPr="00935764" w:rsidRDefault="0062453F" w:rsidP="008A0A4B">
      <w:pPr>
        <w:pStyle w:val="Corpsdetexte"/>
        <w:rPr>
          <w:rFonts w:ascii="Helvetica Neue Light" w:hAnsi="Helvetica Neue Light" w:cs="Arial"/>
          <w:szCs w:val="20"/>
          <w:rPrChange w:id="10903" w:author="Arthur de Catheu" w:date="2014-06-20T17:08:00Z">
            <w:rPr>
              <w:rFonts w:cs="Arial"/>
              <w:szCs w:val="20"/>
              <w:highlight w:val="yellow"/>
            </w:rPr>
          </w:rPrChange>
        </w:rPr>
      </w:pPr>
    </w:p>
    <w:p w14:paraId="59964FC0" w14:textId="16D59F29" w:rsidR="008A0A4B" w:rsidRPr="00935764" w:rsidRDefault="008A0A4B" w:rsidP="008A0A4B">
      <w:pPr>
        <w:pStyle w:val="Corpsdetexte"/>
        <w:rPr>
          <w:rFonts w:ascii="Helvetica Neue Light" w:hAnsi="Helvetica Neue Light" w:cs="Arial"/>
          <w:szCs w:val="20"/>
          <w:rPrChange w:id="10904" w:author="Arthur de Catheu" w:date="2014-06-20T17:08:00Z">
            <w:rPr>
              <w:rFonts w:cs="Arial"/>
              <w:szCs w:val="20"/>
              <w:highlight w:val="yellow"/>
            </w:rPr>
          </w:rPrChange>
        </w:rPr>
      </w:pPr>
      <w:r w:rsidRPr="00935764">
        <w:rPr>
          <w:rFonts w:ascii="Helvetica Neue Light" w:hAnsi="Helvetica Neue Light" w:cs="Arial"/>
          <w:szCs w:val="20"/>
          <w:rPrChange w:id="10905" w:author="Arthur de Catheu" w:date="2014-06-20T17:08:00Z">
            <w:rPr>
              <w:rFonts w:eastAsiaTheme="majorEastAsia" w:cs="Arial"/>
              <w:b/>
              <w:bCs/>
              <w:sz w:val="28"/>
              <w:szCs w:val="20"/>
              <w:highlight w:val="yellow"/>
            </w:rPr>
          </w:rPrChange>
        </w:rPr>
        <w:t xml:space="preserve">Aux termes de l’article 9 de la Convention, vous avez garanti à la Société de Gestion, par la seule signature de l’Acte de Cession, la conformité de chacune des Créances ainsi cédées à chacun des Critères d’Éligibilité et avez reconnu que cette garantie constitue pour la Société de Gestion une condition essentielle et déterminante de son consentement à la cession sans laquelle la Société de Gestion ne se serait pas portée acquéreur des Créances, au nom et pour le compte du </w:t>
      </w:r>
      <w:ins w:id="10906" w:author="Hervé Monnerie" w:date="2014-06-17T19:29:00Z">
        <w:r w:rsidR="00814B81" w:rsidRPr="00935764">
          <w:rPr>
            <w:rFonts w:ascii="Helvetica Neue Light" w:hAnsi="Helvetica Neue Light" w:cs="Arial"/>
            <w:szCs w:val="20"/>
            <w:rPrChange w:id="10907" w:author="Arthur de Catheu" w:date="2014-06-20T17:08:00Z">
              <w:rPr>
                <w:rFonts w:eastAsiaTheme="majorEastAsia" w:cs="Arial"/>
                <w:b/>
                <w:bCs/>
                <w:sz w:val="28"/>
                <w:szCs w:val="20"/>
              </w:rPr>
            </w:rPrChange>
          </w:rPr>
          <w:t>FCT Finexkap Créances Co N°1</w:t>
        </w:r>
      </w:ins>
      <w:del w:id="10908" w:author="Hervé Monnerie" w:date="2014-06-17T19:29:00Z">
        <w:r w:rsidR="00A37D87" w:rsidRPr="00935764" w:rsidDel="00814B81">
          <w:rPr>
            <w:rFonts w:ascii="Helvetica Neue Light" w:hAnsi="Helvetica Neue Light" w:cs="Arial"/>
            <w:szCs w:val="20"/>
            <w:rPrChange w:id="10909" w:author="Arthur de Catheu" w:date="2014-06-20T17:08:00Z">
              <w:rPr>
                <w:rFonts w:eastAsiaTheme="majorEastAsia" w:cs="Arial"/>
                <w:b/>
                <w:bCs/>
                <w:sz w:val="28"/>
                <w:szCs w:val="20"/>
                <w:highlight w:val="yellow"/>
              </w:rPr>
            </w:rPrChange>
          </w:rPr>
          <w:delText>FCT 2014</w:delText>
        </w:r>
      </w:del>
      <w:r w:rsidRPr="00935764">
        <w:rPr>
          <w:rFonts w:ascii="Helvetica Neue Light" w:hAnsi="Helvetica Neue Light" w:cs="Arial"/>
          <w:szCs w:val="20"/>
          <w:rPrChange w:id="10910" w:author="Arthur de Catheu" w:date="2014-06-20T17:08:00Z">
            <w:rPr>
              <w:rFonts w:eastAsiaTheme="majorEastAsia" w:cs="Arial"/>
              <w:b/>
              <w:bCs/>
              <w:sz w:val="28"/>
              <w:szCs w:val="20"/>
              <w:highlight w:val="yellow"/>
            </w:rPr>
          </w:rPrChange>
        </w:rPr>
        <w:t>.</w:t>
      </w:r>
    </w:p>
    <w:p w14:paraId="4B365CD8" w14:textId="77777777" w:rsidR="0062453F" w:rsidRPr="00935764" w:rsidRDefault="0062453F" w:rsidP="008A0A4B">
      <w:pPr>
        <w:pStyle w:val="Corpsdetexte"/>
        <w:rPr>
          <w:rFonts w:ascii="Helvetica Neue Light" w:hAnsi="Helvetica Neue Light" w:cs="Arial"/>
          <w:szCs w:val="20"/>
          <w:rPrChange w:id="10911" w:author="Arthur de Catheu" w:date="2014-06-20T17:08:00Z">
            <w:rPr>
              <w:rFonts w:cs="Arial"/>
              <w:szCs w:val="20"/>
              <w:highlight w:val="yellow"/>
            </w:rPr>
          </w:rPrChange>
        </w:rPr>
      </w:pPr>
    </w:p>
    <w:p w14:paraId="767E6B63" w14:textId="77777777" w:rsidR="008A0A4B" w:rsidRPr="00935764" w:rsidRDefault="008A0A4B" w:rsidP="008A0A4B">
      <w:pPr>
        <w:pStyle w:val="Corpsdetexte"/>
        <w:rPr>
          <w:rFonts w:ascii="Helvetica Neue Light" w:hAnsi="Helvetica Neue Light" w:cs="Arial"/>
          <w:szCs w:val="20"/>
          <w:rPrChange w:id="10912" w:author="Arthur de Catheu" w:date="2014-06-20T17:08:00Z">
            <w:rPr>
              <w:rFonts w:cs="Arial"/>
              <w:szCs w:val="20"/>
              <w:highlight w:val="yellow"/>
            </w:rPr>
          </w:rPrChange>
        </w:rPr>
      </w:pPr>
      <w:r w:rsidRPr="00935764">
        <w:rPr>
          <w:rFonts w:ascii="Helvetica Neue Light" w:hAnsi="Helvetica Neue Light" w:cs="Arial"/>
          <w:szCs w:val="20"/>
          <w:rPrChange w:id="10913" w:author="Arthur de Catheu" w:date="2014-06-20T17:08:00Z">
            <w:rPr>
              <w:rFonts w:eastAsiaTheme="majorEastAsia" w:cs="Arial"/>
              <w:b/>
              <w:bCs/>
              <w:sz w:val="28"/>
              <w:szCs w:val="20"/>
              <w:highlight w:val="yellow"/>
            </w:rPr>
          </w:rPrChange>
        </w:rPr>
        <w:t xml:space="preserve">Nous vous informons [avoir constaté le défaut de conformité suivant s’agissant de la ou des Créance(s) Cédée(s) identifiée(s) ci-après :] </w:t>
      </w:r>
      <w:r w:rsidRPr="00935764">
        <w:rPr>
          <w:rFonts w:ascii="Helvetica Neue Light" w:hAnsi="Helvetica Neue Light" w:cs="Arial"/>
          <w:iCs/>
          <w:smallCaps/>
          <w:kern w:val="1"/>
          <w:szCs w:val="20"/>
          <w:rPrChange w:id="10914" w:author="Arthur de Catheu" w:date="2014-06-20T17:08:00Z">
            <w:rPr>
              <w:rFonts w:eastAsiaTheme="majorEastAsia" w:cs="Arial"/>
              <w:b/>
              <w:bCs/>
              <w:iCs/>
              <w:smallCaps/>
              <w:kern w:val="1"/>
              <w:sz w:val="28"/>
              <w:szCs w:val="20"/>
              <w:highlight w:val="yellow"/>
            </w:rPr>
          </w:rPrChange>
        </w:rPr>
        <w:sym w:font="Wingdings" w:char="F0D7"/>
      </w:r>
      <w:r w:rsidRPr="00935764">
        <w:rPr>
          <w:rFonts w:ascii="Helvetica Neue Light" w:hAnsi="Helvetica Neue Light" w:cs="Arial"/>
          <w:iCs/>
          <w:szCs w:val="20"/>
          <w:lang w:val="en-US"/>
          <w:rPrChange w:id="10915" w:author="Arthur de Catheu" w:date="2014-06-20T17:08:00Z">
            <w:rPr>
              <w:rFonts w:eastAsiaTheme="majorEastAsia" w:cs="Arial"/>
              <w:b/>
              <w:bCs/>
              <w:iCs/>
              <w:sz w:val="28"/>
              <w:szCs w:val="20"/>
              <w:highlight w:val="yellow"/>
              <w:lang w:val="en-US"/>
            </w:rPr>
          </w:rPrChange>
        </w:rPr>
        <w:sym w:font="Wingdings" w:char="F0D8"/>
      </w:r>
      <w:r w:rsidRPr="00935764">
        <w:rPr>
          <w:rFonts w:ascii="Helvetica Neue Light" w:hAnsi="Helvetica Neue Light" w:cs="Arial"/>
          <w:iCs/>
          <w:szCs w:val="20"/>
          <w:rPrChange w:id="10916" w:author="Arthur de Catheu" w:date="2014-06-20T17:08:00Z">
            <w:rPr>
              <w:rFonts w:eastAsiaTheme="majorEastAsia" w:cs="Arial"/>
              <w:b/>
              <w:bCs/>
              <w:iCs/>
              <w:sz w:val="28"/>
              <w:szCs w:val="20"/>
              <w:highlight w:val="yellow"/>
            </w:rPr>
          </w:rPrChange>
        </w:rPr>
        <w:t xml:space="preserve"> </w:t>
      </w:r>
      <w:r w:rsidRPr="00935764">
        <w:rPr>
          <w:rFonts w:ascii="Helvetica Neue Light" w:hAnsi="Helvetica Neue Light" w:cs="Arial"/>
          <w:szCs w:val="20"/>
          <w:rPrChange w:id="10917" w:author="Arthur de Catheu" w:date="2014-06-20T17:08:00Z">
            <w:rPr>
              <w:rFonts w:eastAsiaTheme="majorEastAsia" w:cs="Arial"/>
              <w:b/>
              <w:bCs/>
              <w:sz w:val="28"/>
              <w:szCs w:val="20"/>
              <w:highlight w:val="yellow"/>
            </w:rPr>
          </w:rPrChange>
        </w:rPr>
        <w:t xml:space="preserve">[avoir constaté l’exercice par le Débiteur, s’agissant de la ou des Créance(s) Cédée(s) identifiée(s) ci-après, d’une </w:t>
      </w:r>
      <w:r w:rsidRPr="00935764">
        <w:rPr>
          <w:rFonts w:ascii="Helvetica Neue Light" w:eastAsia="Arial Unicode MS" w:hAnsi="Helvetica Neue Light" w:cs="Arial"/>
          <w:szCs w:val="20"/>
          <w:rPrChange w:id="10918" w:author="Arthur de Catheu" w:date="2014-06-20T17:08:00Z">
            <w:rPr>
              <w:rFonts w:eastAsia="Arial Unicode MS" w:cs="Arial"/>
              <w:b/>
              <w:bCs/>
              <w:sz w:val="28"/>
              <w:szCs w:val="20"/>
              <w:highlight w:val="yellow"/>
            </w:rPr>
          </w:rPrChange>
        </w:rPr>
        <w:t xml:space="preserve">imputation de </w:t>
      </w:r>
      <w:r w:rsidRPr="00935764">
        <w:rPr>
          <w:rFonts w:ascii="Helvetica Neue Light" w:hAnsi="Helvetica Neue Light" w:cs="Arial"/>
          <w:szCs w:val="20"/>
          <w:rPrChange w:id="10919" w:author="Arthur de Catheu" w:date="2014-06-20T17:08:00Z">
            <w:rPr>
              <w:rFonts w:eastAsiaTheme="majorEastAsia" w:cs="Arial"/>
              <w:b/>
              <w:bCs/>
              <w:sz w:val="28"/>
              <w:szCs w:val="20"/>
              <w:highlight w:val="yellow"/>
            </w:rPr>
          </w:rPrChange>
        </w:rPr>
        <w:t xml:space="preserve">réductions de prix par application de conventions particulières existant entre le Débiteur et vous dans les termes suivants :] </w:t>
      </w:r>
      <w:r w:rsidRPr="00935764">
        <w:rPr>
          <w:rFonts w:ascii="Helvetica Neue Light" w:hAnsi="Helvetica Neue Light" w:cs="Arial"/>
          <w:iCs/>
          <w:smallCaps/>
          <w:kern w:val="1"/>
          <w:szCs w:val="20"/>
          <w:rPrChange w:id="10920" w:author="Arthur de Catheu" w:date="2014-06-20T17:08:00Z">
            <w:rPr>
              <w:rFonts w:eastAsiaTheme="majorEastAsia" w:cs="Arial"/>
              <w:b/>
              <w:bCs/>
              <w:iCs/>
              <w:smallCaps/>
              <w:kern w:val="1"/>
              <w:sz w:val="28"/>
              <w:szCs w:val="20"/>
              <w:highlight w:val="yellow"/>
            </w:rPr>
          </w:rPrChange>
        </w:rPr>
        <w:sym w:font="Wingdings" w:char="F0D7"/>
      </w:r>
      <w:r w:rsidRPr="00935764">
        <w:rPr>
          <w:rFonts w:ascii="Helvetica Neue Light" w:hAnsi="Helvetica Neue Light" w:cs="Arial"/>
          <w:iCs/>
          <w:szCs w:val="20"/>
          <w:lang w:val="en-US"/>
          <w:rPrChange w:id="10921" w:author="Arthur de Catheu" w:date="2014-06-20T17:08:00Z">
            <w:rPr>
              <w:rFonts w:eastAsiaTheme="majorEastAsia" w:cs="Arial"/>
              <w:b/>
              <w:bCs/>
              <w:iCs/>
              <w:sz w:val="28"/>
              <w:szCs w:val="20"/>
              <w:highlight w:val="yellow"/>
              <w:lang w:val="en-US"/>
            </w:rPr>
          </w:rPrChange>
        </w:rPr>
        <w:sym w:font="Wingdings" w:char="F0D8"/>
      </w:r>
      <w:r w:rsidRPr="00935764">
        <w:rPr>
          <w:rFonts w:ascii="Helvetica Neue Light" w:hAnsi="Helvetica Neue Light" w:cs="Arial"/>
          <w:iCs/>
          <w:szCs w:val="20"/>
          <w:rPrChange w:id="10922" w:author="Arthur de Catheu" w:date="2014-06-20T17:08:00Z">
            <w:rPr>
              <w:rFonts w:eastAsiaTheme="majorEastAsia" w:cs="Arial"/>
              <w:b/>
              <w:bCs/>
              <w:iCs/>
              <w:sz w:val="28"/>
              <w:szCs w:val="20"/>
              <w:highlight w:val="yellow"/>
            </w:rPr>
          </w:rPrChange>
        </w:rPr>
        <w:t xml:space="preserve"> </w:t>
      </w:r>
      <w:r w:rsidRPr="00935764">
        <w:rPr>
          <w:rFonts w:ascii="Helvetica Neue Light" w:hAnsi="Helvetica Neue Light" w:cs="Arial"/>
          <w:szCs w:val="20"/>
          <w:rPrChange w:id="10923" w:author="Arthur de Catheu" w:date="2014-06-20T17:08:00Z">
            <w:rPr>
              <w:rFonts w:eastAsiaTheme="majorEastAsia" w:cs="Arial"/>
              <w:b/>
              <w:bCs/>
              <w:sz w:val="28"/>
              <w:szCs w:val="20"/>
              <w:highlight w:val="yellow"/>
            </w:rPr>
          </w:rPrChange>
        </w:rPr>
        <w:t>[avoir été informé par le Débiteur de l’existence de la contestation suivante s’agissant de la ou des Créance(s) Cédée(s) identifiée(s) ci-après :] [</w:t>
      </w:r>
      <w:r w:rsidRPr="00935764">
        <w:rPr>
          <w:rFonts w:ascii="Helvetica Neue Light" w:hAnsi="Helvetica Neue Light" w:cs="Arial"/>
          <w:i/>
          <w:szCs w:val="20"/>
          <w:rPrChange w:id="10924" w:author="Arthur de Catheu" w:date="2014-06-20T17:08:00Z">
            <w:rPr>
              <w:rFonts w:eastAsiaTheme="majorEastAsia" w:cs="Arial"/>
              <w:b/>
              <w:bCs/>
              <w:i/>
              <w:sz w:val="28"/>
              <w:szCs w:val="20"/>
              <w:highlight w:val="yellow"/>
            </w:rPr>
          </w:rPrChange>
        </w:rPr>
        <w:t xml:space="preserve">description du défaut de conformité </w:t>
      </w:r>
      <w:r w:rsidRPr="00935764">
        <w:rPr>
          <w:rFonts w:ascii="Helvetica Neue Light" w:hAnsi="Helvetica Neue Light" w:cs="Arial"/>
          <w:i/>
          <w:iCs/>
          <w:smallCaps/>
          <w:kern w:val="1"/>
          <w:szCs w:val="20"/>
          <w:rPrChange w:id="10925" w:author="Arthur de Catheu" w:date="2014-06-20T17:08:00Z">
            <w:rPr>
              <w:rFonts w:eastAsiaTheme="majorEastAsia" w:cs="Arial"/>
              <w:b/>
              <w:bCs/>
              <w:i/>
              <w:iCs/>
              <w:smallCaps/>
              <w:kern w:val="1"/>
              <w:sz w:val="28"/>
              <w:szCs w:val="20"/>
              <w:highlight w:val="yellow"/>
            </w:rPr>
          </w:rPrChange>
        </w:rPr>
        <w:sym w:font="Wingdings" w:char="F0D7"/>
      </w:r>
      <w:r w:rsidRPr="00935764">
        <w:rPr>
          <w:rFonts w:ascii="Helvetica Neue Light" w:hAnsi="Helvetica Neue Light" w:cs="Arial"/>
          <w:i/>
          <w:iCs/>
          <w:szCs w:val="20"/>
          <w:lang w:val="en-US"/>
          <w:rPrChange w:id="10926" w:author="Arthur de Catheu" w:date="2014-06-20T17:08:00Z">
            <w:rPr>
              <w:rFonts w:eastAsiaTheme="majorEastAsia" w:cs="Arial"/>
              <w:b/>
              <w:bCs/>
              <w:i/>
              <w:iCs/>
              <w:sz w:val="28"/>
              <w:szCs w:val="20"/>
              <w:highlight w:val="yellow"/>
              <w:lang w:val="en-US"/>
            </w:rPr>
          </w:rPrChange>
        </w:rPr>
        <w:sym w:font="Wingdings" w:char="F0D8"/>
      </w:r>
      <w:r w:rsidRPr="00935764">
        <w:rPr>
          <w:rFonts w:ascii="Helvetica Neue Light" w:hAnsi="Helvetica Neue Light" w:cs="Arial"/>
          <w:i/>
          <w:iCs/>
          <w:szCs w:val="20"/>
          <w:rPrChange w:id="10927" w:author="Arthur de Catheu" w:date="2014-06-20T17:08:00Z">
            <w:rPr>
              <w:rFonts w:eastAsiaTheme="majorEastAsia" w:cs="Arial"/>
              <w:b/>
              <w:bCs/>
              <w:i/>
              <w:iCs/>
              <w:sz w:val="28"/>
              <w:szCs w:val="20"/>
              <w:highlight w:val="yellow"/>
            </w:rPr>
          </w:rPrChange>
        </w:rPr>
        <w:t xml:space="preserve"> de l’imputation </w:t>
      </w:r>
      <w:r w:rsidRPr="00935764">
        <w:rPr>
          <w:rFonts w:ascii="Helvetica Neue Light" w:hAnsi="Helvetica Neue Light" w:cs="Arial"/>
          <w:i/>
          <w:iCs/>
          <w:smallCaps/>
          <w:kern w:val="1"/>
          <w:szCs w:val="20"/>
          <w:rPrChange w:id="10928" w:author="Arthur de Catheu" w:date="2014-06-20T17:08:00Z">
            <w:rPr>
              <w:rFonts w:eastAsiaTheme="majorEastAsia" w:cs="Arial"/>
              <w:b/>
              <w:bCs/>
              <w:i/>
              <w:iCs/>
              <w:smallCaps/>
              <w:kern w:val="1"/>
              <w:sz w:val="28"/>
              <w:szCs w:val="20"/>
              <w:highlight w:val="yellow"/>
            </w:rPr>
          </w:rPrChange>
        </w:rPr>
        <w:sym w:font="Wingdings" w:char="F0D7"/>
      </w:r>
      <w:r w:rsidRPr="00935764">
        <w:rPr>
          <w:rFonts w:ascii="Helvetica Neue Light" w:hAnsi="Helvetica Neue Light" w:cs="Arial"/>
          <w:i/>
          <w:iCs/>
          <w:szCs w:val="20"/>
          <w:lang w:val="en-US"/>
          <w:rPrChange w:id="10929" w:author="Arthur de Catheu" w:date="2014-06-20T17:08:00Z">
            <w:rPr>
              <w:rFonts w:eastAsiaTheme="majorEastAsia" w:cs="Arial"/>
              <w:b/>
              <w:bCs/>
              <w:i/>
              <w:iCs/>
              <w:sz w:val="28"/>
              <w:szCs w:val="20"/>
              <w:highlight w:val="yellow"/>
              <w:lang w:val="en-US"/>
            </w:rPr>
          </w:rPrChange>
        </w:rPr>
        <w:sym w:font="Wingdings" w:char="F0D8"/>
      </w:r>
      <w:r w:rsidRPr="00935764">
        <w:rPr>
          <w:rFonts w:ascii="Helvetica Neue Light" w:hAnsi="Helvetica Neue Light" w:cs="Arial"/>
          <w:i/>
          <w:iCs/>
          <w:szCs w:val="20"/>
          <w:rPrChange w:id="10930" w:author="Arthur de Catheu" w:date="2014-06-20T17:08:00Z">
            <w:rPr>
              <w:rFonts w:eastAsiaTheme="majorEastAsia" w:cs="Arial"/>
              <w:b/>
              <w:bCs/>
              <w:i/>
              <w:iCs/>
              <w:sz w:val="28"/>
              <w:szCs w:val="20"/>
              <w:highlight w:val="yellow"/>
            </w:rPr>
          </w:rPrChange>
        </w:rPr>
        <w:t xml:space="preserve"> de la contestation pertinent(e)</w:t>
      </w:r>
      <w:r w:rsidRPr="00935764">
        <w:rPr>
          <w:rFonts w:ascii="Helvetica Neue Light" w:hAnsi="Helvetica Neue Light" w:cs="Arial"/>
          <w:szCs w:val="20"/>
          <w:rPrChange w:id="10931" w:author="Arthur de Catheu" w:date="2014-06-20T17:08:00Z">
            <w:rPr>
              <w:rFonts w:eastAsiaTheme="majorEastAsia" w:cs="Arial"/>
              <w:b/>
              <w:bCs/>
              <w:sz w:val="28"/>
              <w:szCs w:val="20"/>
              <w:highlight w:val="yellow"/>
            </w:rPr>
          </w:rPrChange>
        </w:rPr>
        <w:t>]</w:t>
      </w:r>
    </w:p>
    <w:p w14:paraId="7F94A9D9" w14:textId="77777777" w:rsidR="0062453F" w:rsidRPr="00935764" w:rsidRDefault="0062453F" w:rsidP="008A0A4B">
      <w:pPr>
        <w:pStyle w:val="Corpsdetexte"/>
        <w:rPr>
          <w:rFonts w:ascii="Helvetica Neue Light" w:hAnsi="Helvetica Neue Light" w:cs="Arial"/>
          <w:szCs w:val="20"/>
          <w:rPrChange w:id="10932" w:author="Arthur de Catheu" w:date="2014-06-20T17:08:00Z">
            <w:rPr>
              <w:rFonts w:cs="Arial"/>
              <w:szCs w:val="20"/>
              <w:highlight w:val="yellow"/>
            </w:rPr>
          </w:rPrChange>
        </w:rPr>
      </w:pPr>
    </w:p>
    <w:tbl>
      <w:tblPr>
        <w:tblW w:w="5000"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1343"/>
        <w:gridCol w:w="3320"/>
        <w:gridCol w:w="1347"/>
        <w:gridCol w:w="1405"/>
        <w:gridCol w:w="2207"/>
      </w:tblGrid>
      <w:tr w:rsidR="008A0A4B" w:rsidRPr="00935764" w14:paraId="48B0CA51" w14:textId="77777777" w:rsidTr="00F74085">
        <w:trPr>
          <w:cantSplit/>
          <w:trHeight w:val="530"/>
          <w:jc w:val="center"/>
        </w:trPr>
        <w:tc>
          <w:tcPr>
            <w:tcW w:w="5000" w:type="pct"/>
            <w:gridSpan w:val="5"/>
            <w:vAlign w:val="center"/>
          </w:tcPr>
          <w:p w14:paraId="6AEAB1B8" w14:textId="77777777" w:rsidR="008A0A4B" w:rsidRPr="00935764" w:rsidRDefault="008A0A4B" w:rsidP="00F74085">
            <w:pPr>
              <w:pStyle w:val="Corpsdetexte"/>
              <w:jc w:val="center"/>
              <w:rPr>
                <w:rFonts w:ascii="Helvetica Neue Light" w:hAnsi="Helvetica Neue Light" w:cs="Arial"/>
                <w:b/>
                <w:sz w:val="18"/>
                <w:szCs w:val="18"/>
                <w:lang w:val="fr-BE"/>
                <w:rPrChange w:id="10933" w:author="Arthur de Catheu" w:date="2014-06-20T17:08:00Z">
                  <w:rPr>
                    <w:rFonts w:cs="Arial"/>
                    <w:b/>
                    <w:sz w:val="18"/>
                    <w:szCs w:val="18"/>
                    <w:highlight w:val="yellow"/>
                    <w:lang w:val="fr-BE"/>
                  </w:rPr>
                </w:rPrChange>
              </w:rPr>
            </w:pPr>
            <w:r w:rsidRPr="00935764">
              <w:rPr>
                <w:rFonts w:ascii="Helvetica Neue Light" w:hAnsi="Helvetica Neue Light" w:cs="Arial"/>
                <w:b/>
                <w:sz w:val="18"/>
                <w:szCs w:val="18"/>
                <w:lang w:val="fr-BE"/>
                <w:rPrChange w:id="10934" w:author="Arthur de Catheu" w:date="2014-06-20T17:08:00Z">
                  <w:rPr>
                    <w:rFonts w:eastAsiaTheme="majorEastAsia" w:cs="Arial"/>
                    <w:b/>
                    <w:bCs/>
                    <w:sz w:val="18"/>
                    <w:szCs w:val="18"/>
                    <w:highlight w:val="yellow"/>
                    <w:lang w:val="fr-BE"/>
                  </w:rPr>
                </w:rPrChange>
              </w:rPr>
              <w:lastRenderedPageBreak/>
              <w:t>Identification de la ou des Créance(s) Cédée(s) affectée(s) d’un défaut de conformité</w:t>
            </w:r>
          </w:p>
        </w:tc>
      </w:tr>
      <w:tr w:rsidR="008A0A4B" w:rsidRPr="00935764" w14:paraId="64981C7C" w14:textId="77777777" w:rsidTr="00F74085">
        <w:trPr>
          <w:cantSplit/>
          <w:trHeight w:val="406"/>
          <w:jc w:val="center"/>
        </w:trPr>
        <w:tc>
          <w:tcPr>
            <w:tcW w:w="698" w:type="pct"/>
            <w:vMerge w:val="restart"/>
            <w:vAlign w:val="center"/>
          </w:tcPr>
          <w:p w14:paraId="414E639C" w14:textId="77777777" w:rsidR="008A0A4B" w:rsidRPr="00935764" w:rsidRDefault="008A0A4B" w:rsidP="00F74085">
            <w:pPr>
              <w:pStyle w:val="Corpsdetexte"/>
              <w:jc w:val="center"/>
              <w:rPr>
                <w:rFonts w:ascii="Helvetica Neue Light" w:hAnsi="Helvetica Neue Light" w:cs="Arial"/>
                <w:b/>
                <w:sz w:val="18"/>
                <w:szCs w:val="18"/>
                <w:lang w:val="fr-BE"/>
                <w:rPrChange w:id="10935" w:author="Arthur de Catheu" w:date="2014-06-20T17:08:00Z">
                  <w:rPr>
                    <w:rFonts w:cs="Arial"/>
                    <w:b/>
                    <w:sz w:val="18"/>
                    <w:szCs w:val="18"/>
                    <w:highlight w:val="yellow"/>
                    <w:lang w:val="fr-BE"/>
                  </w:rPr>
                </w:rPrChange>
              </w:rPr>
            </w:pPr>
            <w:r w:rsidRPr="00935764">
              <w:rPr>
                <w:rFonts w:ascii="Helvetica Neue Light" w:hAnsi="Helvetica Neue Light" w:cs="Arial"/>
                <w:b/>
                <w:sz w:val="18"/>
                <w:szCs w:val="18"/>
                <w:lang w:val="fr-BE"/>
                <w:rPrChange w:id="10936" w:author="Arthur de Catheu" w:date="2014-06-20T17:08:00Z">
                  <w:rPr>
                    <w:rFonts w:eastAsiaTheme="majorEastAsia" w:cs="Arial"/>
                    <w:b/>
                    <w:bCs/>
                    <w:sz w:val="18"/>
                    <w:szCs w:val="18"/>
                    <w:highlight w:val="yellow"/>
                    <w:lang w:val="fr-BE"/>
                  </w:rPr>
                </w:rPrChange>
              </w:rPr>
              <w:t>Date</w:t>
            </w:r>
          </w:p>
        </w:tc>
        <w:tc>
          <w:tcPr>
            <w:tcW w:w="1725" w:type="pct"/>
            <w:vMerge w:val="restart"/>
            <w:vAlign w:val="center"/>
          </w:tcPr>
          <w:p w14:paraId="77503DDF" w14:textId="77777777" w:rsidR="008A0A4B" w:rsidRPr="00935764" w:rsidRDefault="008A0A4B" w:rsidP="00F74085">
            <w:pPr>
              <w:pStyle w:val="Corpsdetexte"/>
              <w:jc w:val="center"/>
              <w:rPr>
                <w:rFonts w:ascii="Helvetica Neue Light" w:hAnsi="Helvetica Neue Light" w:cs="Arial"/>
                <w:b/>
                <w:sz w:val="18"/>
                <w:szCs w:val="18"/>
                <w:lang w:val="fr-BE"/>
                <w:rPrChange w:id="10937" w:author="Arthur de Catheu" w:date="2014-06-20T17:08:00Z">
                  <w:rPr>
                    <w:rFonts w:cs="Arial"/>
                    <w:b/>
                    <w:sz w:val="18"/>
                    <w:szCs w:val="18"/>
                    <w:highlight w:val="yellow"/>
                    <w:lang w:val="fr-BE"/>
                  </w:rPr>
                </w:rPrChange>
              </w:rPr>
            </w:pPr>
            <w:r w:rsidRPr="00935764">
              <w:rPr>
                <w:rFonts w:ascii="Helvetica Neue Light" w:hAnsi="Helvetica Neue Light" w:cs="Arial"/>
                <w:b/>
                <w:sz w:val="18"/>
                <w:szCs w:val="18"/>
                <w:lang w:val="fr-BE"/>
                <w:rPrChange w:id="10938" w:author="Arthur de Catheu" w:date="2014-06-20T17:08:00Z">
                  <w:rPr>
                    <w:rFonts w:eastAsiaTheme="majorEastAsia" w:cs="Arial"/>
                    <w:b/>
                    <w:bCs/>
                    <w:sz w:val="18"/>
                    <w:szCs w:val="18"/>
                    <w:highlight w:val="yellow"/>
                    <w:lang w:val="fr-BE"/>
                  </w:rPr>
                </w:rPrChange>
              </w:rPr>
              <w:t>N° de Facture</w:t>
            </w:r>
          </w:p>
        </w:tc>
        <w:tc>
          <w:tcPr>
            <w:tcW w:w="1430" w:type="pct"/>
            <w:gridSpan w:val="2"/>
            <w:vAlign w:val="center"/>
          </w:tcPr>
          <w:p w14:paraId="5C628AEC" w14:textId="77777777" w:rsidR="008A0A4B" w:rsidRPr="00935764" w:rsidRDefault="008A0A4B" w:rsidP="00F74085">
            <w:pPr>
              <w:pStyle w:val="Corpsdetexte"/>
              <w:jc w:val="center"/>
              <w:rPr>
                <w:rFonts w:ascii="Helvetica Neue Light" w:hAnsi="Helvetica Neue Light" w:cs="Arial"/>
                <w:b/>
                <w:sz w:val="18"/>
                <w:szCs w:val="18"/>
                <w:lang w:val="fr-BE"/>
                <w:rPrChange w:id="10939" w:author="Arthur de Catheu" w:date="2014-06-20T17:08:00Z">
                  <w:rPr>
                    <w:rFonts w:cs="Arial"/>
                    <w:b/>
                    <w:sz w:val="18"/>
                    <w:szCs w:val="18"/>
                    <w:highlight w:val="yellow"/>
                    <w:lang w:val="fr-BE"/>
                  </w:rPr>
                </w:rPrChange>
              </w:rPr>
            </w:pPr>
            <w:r w:rsidRPr="00935764">
              <w:rPr>
                <w:rFonts w:ascii="Helvetica Neue Light" w:hAnsi="Helvetica Neue Light" w:cs="Arial"/>
                <w:b/>
                <w:sz w:val="18"/>
                <w:szCs w:val="18"/>
                <w:lang w:val="fr-BE"/>
                <w:rPrChange w:id="10940" w:author="Arthur de Catheu" w:date="2014-06-20T17:08:00Z">
                  <w:rPr>
                    <w:rFonts w:eastAsiaTheme="majorEastAsia" w:cs="Arial"/>
                    <w:b/>
                    <w:bCs/>
                    <w:sz w:val="18"/>
                    <w:szCs w:val="18"/>
                    <w:highlight w:val="yellow"/>
                    <w:lang w:val="fr-BE"/>
                  </w:rPr>
                </w:rPrChange>
              </w:rPr>
              <w:t>Échéance</w:t>
            </w:r>
          </w:p>
        </w:tc>
        <w:tc>
          <w:tcPr>
            <w:tcW w:w="1147" w:type="pct"/>
            <w:vMerge w:val="restart"/>
            <w:vAlign w:val="center"/>
          </w:tcPr>
          <w:p w14:paraId="4B7863C3" w14:textId="77777777" w:rsidR="008A0A4B" w:rsidRPr="00935764" w:rsidRDefault="008A0A4B" w:rsidP="00F74085">
            <w:pPr>
              <w:pStyle w:val="Corpsdetexte"/>
              <w:jc w:val="center"/>
              <w:rPr>
                <w:rFonts w:ascii="Helvetica Neue Light" w:hAnsi="Helvetica Neue Light" w:cs="Arial"/>
                <w:b/>
                <w:sz w:val="18"/>
                <w:szCs w:val="18"/>
                <w:lang w:val="fr-BE"/>
                <w:rPrChange w:id="10941" w:author="Arthur de Catheu" w:date="2014-06-20T17:08:00Z">
                  <w:rPr>
                    <w:rFonts w:cs="Arial"/>
                    <w:b/>
                    <w:sz w:val="18"/>
                    <w:szCs w:val="18"/>
                    <w:highlight w:val="yellow"/>
                    <w:lang w:val="fr-BE"/>
                  </w:rPr>
                </w:rPrChange>
              </w:rPr>
            </w:pPr>
            <w:r w:rsidRPr="00935764">
              <w:rPr>
                <w:rFonts w:ascii="Helvetica Neue Light" w:hAnsi="Helvetica Neue Light" w:cs="Arial"/>
                <w:b/>
                <w:sz w:val="18"/>
                <w:szCs w:val="18"/>
                <w:lang w:val="fr-BE"/>
                <w:rPrChange w:id="10942" w:author="Arthur de Catheu" w:date="2014-06-20T17:08:00Z">
                  <w:rPr>
                    <w:rFonts w:eastAsiaTheme="majorEastAsia" w:cs="Arial"/>
                    <w:b/>
                    <w:bCs/>
                    <w:sz w:val="18"/>
                    <w:szCs w:val="18"/>
                    <w:highlight w:val="yellow"/>
                    <w:lang w:val="fr-BE"/>
                  </w:rPr>
                </w:rPrChange>
              </w:rPr>
              <w:t>Montant</w:t>
            </w:r>
          </w:p>
        </w:tc>
      </w:tr>
      <w:tr w:rsidR="008A0A4B" w:rsidRPr="00935764" w14:paraId="634D80BF" w14:textId="77777777" w:rsidTr="00F74085">
        <w:trPr>
          <w:cantSplit/>
          <w:trHeight w:val="270"/>
          <w:jc w:val="center"/>
        </w:trPr>
        <w:tc>
          <w:tcPr>
            <w:tcW w:w="698" w:type="pct"/>
            <w:vMerge/>
            <w:vAlign w:val="center"/>
          </w:tcPr>
          <w:p w14:paraId="3A89A96C" w14:textId="77777777" w:rsidR="008A0A4B" w:rsidRPr="00935764" w:rsidRDefault="008A0A4B" w:rsidP="00F74085">
            <w:pPr>
              <w:pStyle w:val="Corpsdetexte"/>
              <w:rPr>
                <w:rFonts w:ascii="Helvetica Neue Light" w:hAnsi="Helvetica Neue Light" w:cs="Arial"/>
                <w:b/>
                <w:sz w:val="18"/>
                <w:szCs w:val="18"/>
                <w:lang w:val="fr-BE"/>
                <w:rPrChange w:id="10943" w:author="Arthur de Catheu" w:date="2014-06-20T17:08:00Z">
                  <w:rPr>
                    <w:rFonts w:cs="Arial"/>
                    <w:b/>
                    <w:sz w:val="18"/>
                    <w:szCs w:val="18"/>
                    <w:highlight w:val="yellow"/>
                    <w:lang w:val="fr-BE"/>
                  </w:rPr>
                </w:rPrChange>
              </w:rPr>
            </w:pPr>
          </w:p>
        </w:tc>
        <w:tc>
          <w:tcPr>
            <w:tcW w:w="1725" w:type="pct"/>
            <w:vMerge/>
            <w:vAlign w:val="center"/>
          </w:tcPr>
          <w:p w14:paraId="4E356F0C" w14:textId="77777777" w:rsidR="008A0A4B" w:rsidRPr="00935764" w:rsidRDefault="008A0A4B" w:rsidP="00F74085">
            <w:pPr>
              <w:pStyle w:val="Corpsdetexte"/>
              <w:rPr>
                <w:rFonts w:ascii="Helvetica Neue Light" w:hAnsi="Helvetica Neue Light" w:cs="Arial"/>
                <w:b/>
                <w:sz w:val="18"/>
                <w:szCs w:val="18"/>
                <w:lang w:val="fr-BE"/>
                <w:rPrChange w:id="10944" w:author="Arthur de Catheu" w:date="2014-06-20T17:08:00Z">
                  <w:rPr>
                    <w:rFonts w:cs="Arial"/>
                    <w:b/>
                    <w:sz w:val="18"/>
                    <w:szCs w:val="18"/>
                    <w:highlight w:val="yellow"/>
                    <w:lang w:val="fr-BE"/>
                  </w:rPr>
                </w:rPrChange>
              </w:rPr>
            </w:pPr>
          </w:p>
        </w:tc>
        <w:tc>
          <w:tcPr>
            <w:tcW w:w="700" w:type="pct"/>
            <w:vAlign w:val="center"/>
          </w:tcPr>
          <w:p w14:paraId="72F1FEE4" w14:textId="77777777" w:rsidR="008A0A4B" w:rsidRPr="00935764" w:rsidRDefault="008A0A4B" w:rsidP="00F74085">
            <w:pPr>
              <w:pStyle w:val="Corpsdetexte"/>
              <w:jc w:val="center"/>
              <w:rPr>
                <w:rFonts w:ascii="Helvetica Neue Light" w:hAnsi="Helvetica Neue Light" w:cs="Arial"/>
                <w:b/>
                <w:sz w:val="18"/>
                <w:szCs w:val="18"/>
                <w:lang w:val="fr-BE"/>
                <w:rPrChange w:id="10945" w:author="Arthur de Catheu" w:date="2014-06-20T17:08:00Z">
                  <w:rPr>
                    <w:rFonts w:cs="Arial"/>
                    <w:b/>
                    <w:sz w:val="18"/>
                    <w:szCs w:val="18"/>
                    <w:highlight w:val="yellow"/>
                    <w:lang w:val="fr-BE"/>
                  </w:rPr>
                </w:rPrChange>
              </w:rPr>
            </w:pPr>
            <w:r w:rsidRPr="00935764">
              <w:rPr>
                <w:rFonts w:ascii="Helvetica Neue Light" w:hAnsi="Helvetica Neue Light" w:cs="Arial"/>
                <w:b/>
                <w:sz w:val="18"/>
                <w:szCs w:val="18"/>
                <w:lang w:val="fr-BE"/>
                <w:rPrChange w:id="10946" w:author="Arthur de Catheu" w:date="2014-06-20T17:08:00Z">
                  <w:rPr>
                    <w:rFonts w:eastAsiaTheme="majorEastAsia" w:cs="Arial"/>
                    <w:b/>
                    <w:bCs/>
                    <w:sz w:val="18"/>
                    <w:szCs w:val="18"/>
                    <w:highlight w:val="yellow"/>
                    <w:lang w:val="fr-BE"/>
                  </w:rPr>
                </w:rPrChange>
              </w:rPr>
              <w:t>Jour</w:t>
            </w:r>
          </w:p>
        </w:tc>
        <w:tc>
          <w:tcPr>
            <w:tcW w:w="729" w:type="pct"/>
            <w:vAlign w:val="center"/>
          </w:tcPr>
          <w:p w14:paraId="48CC615F" w14:textId="77777777" w:rsidR="008A0A4B" w:rsidRPr="00935764" w:rsidRDefault="008A0A4B" w:rsidP="00F74085">
            <w:pPr>
              <w:pStyle w:val="Corpsdetexte"/>
              <w:jc w:val="center"/>
              <w:rPr>
                <w:rFonts w:ascii="Helvetica Neue Light" w:hAnsi="Helvetica Neue Light" w:cs="Arial"/>
                <w:b/>
                <w:sz w:val="18"/>
                <w:szCs w:val="18"/>
                <w:lang w:val="fr-BE"/>
                <w:rPrChange w:id="10947" w:author="Arthur de Catheu" w:date="2014-06-20T17:08:00Z">
                  <w:rPr>
                    <w:rFonts w:cs="Arial"/>
                    <w:b/>
                    <w:sz w:val="18"/>
                    <w:szCs w:val="18"/>
                    <w:highlight w:val="yellow"/>
                    <w:lang w:val="fr-BE"/>
                  </w:rPr>
                </w:rPrChange>
              </w:rPr>
            </w:pPr>
            <w:r w:rsidRPr="00935764">
              <w:rPr>
                <w:rFonts w:ascii="Helvetica Neue Light" w:hAnsi="Helvetica Neue Light" w:cs="Arial"/>
                <w:b/>
                <w:sz w:val="18"/>
                <w:szCs w:val="18"/>
                <w:lang w:val="fr-BE"/>
                <w:rPrChange w:id="10948" w:author="Arthur de Catheu" w:date="2014-06-20T17:08:00Z">
                  <w:rPr>
                    <w:rFonts w:eastAsiaTheme="majorEastAsia" w:cs="Arial"/>
                    <w:b/>
                    <w:bCs/>
                    <w:sz w:val="18"/>
                    <w:szCs w:val="18"/>
                    <w:highlight w:val="yellow"/>
                    <w:lang w:val="fr-BE"/>
                  </w:rPr>
                </w:rPrChange>
              </w:rPr>
              <w:t>Mois</w:t>
            </w:r>
          </w:p>
        </w:tc>
        <w:tc>
          <w:tcPr>
            <w:tcW w:w="1147" w:type="pct"/>
            <w:vMerge/>
            <w:vAlign w:val="center"/>
          </w:tcPr>
          <w:p w14:paraId="63C04CC1" w14:textId="77777777" w:rsidR="008A0A4B" w:rsidRPr="00935764" w:rsidRDefault="008A0A4B" w:rsidP="00F74085">
            <w:pPr>
              <w:pStyle w:val="Corpsdetexte"/>
              <w:rPr>
                <w:rFonts w:ascii="Helvetica Neue Light" w:hAnsi="Helvetica Neue Light" w:cs="Arial"/>
                <w:b/>
                <w:sz w:val="18"/>
                <w:szCs w:val="18"/>
                <w:lang w:val="fr-BE"/>
                <w:rPrChange w:id="10949" w:author="Arthur de Catheu" w:date="2014-06-20T17:08:00Z">
                  <w:rPr>
                    <w:rFonts w:cs="Arial"/>
                    <w:b/>
                    <w:sz w:val="18"/>
                    <w:szCs w:val="18"/>
                    <w:highlight w:val="yellow"/>
                    <w:lang w:val="fr-BE"/>
                  </w:rPr>
                </w:rPrChange>
              </w:rPr>
            </w:pPr>
          </w:p>
        </w:tc>
      </w:tr>
      <w:tr w:rsidR="008A0A4B" w:rsidRPr="00935764" w14:paraId="2C0C588F" w14:textId="77777777" w:rsidTr="00F74085">
        <w:trPr>
          <w:cantSplit/>
          <w:trHeight w:val="635"/>
          <w:jc w:val="center"/>
        </w:trPr>
        <w:tc>
          <w:tcPr>
            <w:tcW w:w="698" w:type="pct"/>
            <w:vAlign w:val="center"/>
          </w:tcPr>
          <w:p w14:paraId="2F510A29" w14:textId="77777777" w:rsidR="008A0A4B" w:rsidRPr="00935764" w:rsidRDefault="008A0A4B" w:rsidP="00F74085">
            <w:pPr>
              <w:pStyle w:val="Corpsdetexte"/>
              <w:rPr>
                <w:rFonts w:ascii="Helvetica Neue Light" w:hAnsi="Helvetica Neue Light" w:cs="Arial"/>
                <w:sz w:val="18"/>
                <w:szCs w:val="18"/>
                <w:lang w:val="fr-BE"/>
                <w:rPrChange w:id="10950" w:author="Arthur de Catheu" w:date="2014-06-20T17:08:00Z">
                  <w:rPr>
                    <w:rFonts w:cs="Arial"/>
                    <w:sz w:val="18"/>
                    <w:szCs w:val="18"/>
                    <w:highlight w:val="yellow"/>
                    <w:lang w:val="fr-BE"/>
                  </w:rPr>
                </w:rPrChange>
              </w:rPr>
            </w:pPr>
          </w:p>
        </w:tc>
        <w:tc>
          <w:tcPr>
            <w:tcW w:w="1725" w:type="pct"/>
            <w:vAlign w:val="center"/>
          </w:tcPr>
          <w:p w14:paraId="52FF9A84" w14:textId="77777777" w:rsidR="008A0A4B" w:rsidRPr="00935764" w:rsidRDefault="008A0A4B" w:rsidP="00F74085">
            <w:pPr>
              <w:pStyle w:val="Corpsdetexte"/>
              <w:jc w:val="center"/>
              <w:rPr>
                <w:rFonts w:ascii="Helvetica Neue Light" w:hAnsi="Helvetica Neue Light" w:cs="Arial"/>
                <w:sz w:val="18"/>
                <w:szCs w:val="18"/>
                <w:lang w:val="fr-BE"/>
                <w:rPrChange w:id="10951" w:author="Arthur de Catheu" w:date="2014-06-20T17:08:00Z">
                  <w:rPr>
                    <w:rFonts w:cs="Arial"/>
                    <w:sz w:val="18"/>
                    <w:szCs w:val="18"/>
                    <w:highlight w:val="yellow"/>
                    <w:lang w:val="fr-BE"/>
                  </w:rPr>
                </w:rPrChange>
              </w:rPr>
            </w:pPr>
          </w:p>
        </w:tc>
        <w:tc>
          <w:tcPr>
            <w:tcW w:w="700" w:type="pct"/>
            <w:vAlign w:val="center"/>
          </w:tcPr>
          <w:p w14:paraId="32D788B4" w14:textId="77777777" w:rsidR="008A0A4B" w:rsidRPr="00935764" w:rsidRDefault="008A0A4B" w:rsidP="00F74085">
            <w:pPr>
              <w:pStyle w:val="Corpsdetexte"/>
              <w:jc w:val="center"/>
              <w:rPr>
                <w:rFonts w:ascii="Helvetica Neue Light" w:hAnsi="Helvetica Neue Light" w:cs="Arial"/>
                <w:sz w:val="18"/>
                <w:szCs w:val="18"/>
                <w:lang w:val="fr-BE"/>
                <w:rPrChange w:id="10952" w:author="Arthur de Catheu" w:date="2014-06-20T17:08:00Z">
                  <w:rPr>
                    <w:rFonts w:cs="Arial"/>
                    <w:sz w:val="18"/>
                    <w:szCs w:val="18"/>
                    <w:highlight w:val="yellow"/>
                    <w:lang w:val="fr-BE"/>
                  </w:rPr>
                </w:rPrChange>
              </w:rPr>
            </w:pPr>
          </w:p>
        </w:tc>
        <w:tc>
          <w:tcPr>
            <w:tcW w:w="729" w:type="pct"/>
            <w:vAlign w:val="center"/>
          </w:tcPr>
          <w:p w14:paraId="11A43790" w14:textId="77777777" w:rsidR="008A0A4B" w:rsidRPr="00935764" w:rsidRDefault="008A0A4B" w:rsidP="00F74085">
            <w:pPr>
              <w:pStyle w:val="Corpsdetexte"/>
              <w:jc w:val="center"/>
              <w:rPr>
                <w:rFonts w:ascii="Helvetica Neue Light" w:hAnsi="Helvetica Neue Light" w:cs="Arial"/>
                <w:sz w:val="18"/>
                <w:szCs w:val="18"/>
                <w:lang w:val="fr-BE"/>
                <w:rPrChange w:id="10953" w:author="Arthur de Catheu" w:date="2014-06-20T17:08:00Z">
                  <w:rPr>
                    <w:rFonts w:cs="Arial"/>
                    <w:sz w:val="18"/>
                    <w:szCs w:val="18"/>
                    <w:highlight w:val="yellow"/>
                    <w:lang w:val="fr-BE"/>
                  </w:rPr>
                </w:rPrChange>
              </w:rPr>
            </w:pPr>
          </w:p>
        </w:tc>
        <w:tc>
          <w:tcPr>
            <w:tcW w:w="1147" w:type="pct"/>
            <w:vAlign w:val="center"/>
          </w:tcPr>
          <w:p w14:paraId="63F43E71" w14:textId="77777777" w:rsidR="008A0A4B" w:rsidRPr="00935764" w:rsidRDefault="008A0A4B" w:rsidP="00F74085">
            <w:pPr>
              <w:pStyle w:val="Corpsdetexte"/>
              <w:jc w:val="center"/>
              <w:rPr>
                <w:rFonts w:ascii="Helvetica Neue Light" w:hAnsi="Helvetica Neue Light" w:cs="Arial"/>
                <w:sz w:val="18"/>
                <w:szCs w:val="18"/>
                <w:lang w:val="fr-BE"/>
                <w:rPrChange w:id="10954" w:author="Arthur de Catheu" w:date="2014-06-20T17:08:00Z">
                  <w:rPr>
                    <w:rFonts w:cs="Arial"/>
                    <w:sz w:val="18"/>
                    <w:szCs w:val="18"/>
                    <w:highlight w:val="yellow"/>
                    <w:lang w:val="fr-BE"/>
                  </w:rPr>
                </w:rPrChange>
              </w:rPr>
            </w:pPr>
          </w:p>
        </w:tc>
      </w:tr>
    </w:tbl>
    <w:p w14:paraId="70AE21D0" w14:textId="77777777" w:rsidR="008A0A4B" w:rsidRPr="00935764" w:rsidRDefault="008A0A4B" w:rsidP="008A0A4B">
      <w:pPr>
        <w:pStyle w:val="Corpsdetexte"/>
        <w:rPr>
          <w:rFonts w:ascii="Helvetica Neue Light" w:hAnsi="Helvetica Neue Light" w:cs="Arial"/>
          <w:szCs w:val="20"/>
          <w:rPrChange w:id="10955" w:author="Arthur de Catheu" w:date="2014-06-20T17:08:00Z">
            <w:rPr>
              <w:rFonts w:cs="Arial"/>
              <w:szCs w:val="20"/>
              <w:highlight w:val="yellow"/>
            </w:rPr>
          </w:rPrChange>
        </w:rPr>
      </w:pPr>
    </w:p>
    <w:p w14:paraId="63542DC8" w14:textId="0498C0BC" w:rsidR="008A0A4B" w:rsidRPr="00935764" w:rsidRDefault="008A0A4B" w:rsidP="008A0A4B">
      <w:pPr>
        <w:pStyle w:val="Corpsdetexte"/>
        <w:rPr>
          <w:rFonts w:ascii="Helvetica Neue Light" w:hAnsi="Helvetica Neue Light" w:cs="Arial"/>
          <w:szCs w:val="20"/>
          <w:rPrChange w:id="10956" w:author="Arthur de Catheu" w:date="2014-06-20T17:08:00Z">
            <w:rPr>
              <w:rFonts w:cs="Arial"/>
              <w:szCs w:val="20"/>
              <w:highlight w:val="yellow"/>
            </w:rPr>
          </w:rPrChange>
        </w:rPr>
      </w:pPr>
      <w:r w:rsidRPr="00935764">
        <w:rPr>
          <w:rFonts w:ascii="Helvetica Neue Light" w:hAnsi="Helvetica Neue Light" w:cs="Arial"/>
          <w:szCs w:val="20"/>
          <w:rPrChange w:id="10957" w:author="Arthur de Catheu" w:date="2014-06-20T17:08:00Z">
            <w:rPr>
              <w:rFonts w:eastAsiaTheme="majorEastAsia" w:cs="Arial"/>
              <w:b/>
              <w:bCs/>
              <w:sz w:val="28"/>
              <w:szCs w:val="20"/>
              <w:highlight w:val="yellow"/>
            </w:rPr>
          </w:rPrChange>
        </w:rPr>
        <w:t xml:space="preserve">Conformément aux stipulations de l’article 10 de la Convention, les Créances identifiées ci-dessus sont réputées ne jamais avoir été cédées au </w:t>
      </w:r>
      <w:ins w:id="10958" w:author="Hervé Monnerie" w:date="2014-06-17T19:30:00Z">
        <w:r w:rsidR="00814B81" w:rsidRPr="00935764">
          <w:rPr>
            <w:rFonts w:ascii="Helvetica Neue Light" w:hAnsi="Helvetica Neue Light" w:cs="Arial"/>
            <w:szCs w:val="20"/>
            <w:rPrChange w:id="10959" w:author="Arthur de Catheu" w:date="2014-06-20T17:08:00Z">
              <w:rPr>
                <w:rFonts w:eastAsiaTheme="majorEastAsia" w:cs="Arial"/>
                <w:b/>
                <w:bCs/>
                <w:sz w:val="28"/>
                <w:szCs w:val="20"/>
              </w:rPr>
            </w:rPrChange>
          </w:rPr>
          <w:t>FCT Finexkap Créances Co N°1</w:t>
        </w:r>
      </w:ins>
      <w:del w:id="10960" w:author="Hervé Monnerie" w:date="2014-06-17T19:30:00Z">
        <w:r w:rsidR="00A37D87" w:rsidRPr="00935764" w:rsidDel="00814B81">
          <w:rPr>
            <w:rFonts w:ascii="Helvetica Neue Light" w:hAnsi="Helvetica Neue Light" w:cs="Arial"/>
            <w:szCs w:val="20"/>
            <w:rPrChange w:id="10961" w:author="Arthur de Catheu" w:date="2014-06-20T17:08:00Z">
              <w:rPr>
                <w:rFonts w:eastAsiaTheme="majorEastAsia" w:cs="Arial"/>
                <w:b/>
                <w:bCs/>
                <w:sz w:val="28"/>
                <w:szCs w:val="20"/>
                <w:highlight w:val="yellow"/>
              </w:rPr>
            </w:rPrChange>
          </w:rPr>
          <w:delText>FCT 2014</w:delText>
        </w:r>
      </w:del>
      <w:r w:rsidRPr="00935764">
        <w:rPr>
          <w:rFonts w:ascii="Helvetica Neue Light" w:hAnsi="Helvetica Neue Light" w:cs="Arial"/>
          <w:szCs w:val="20"/>
          <w:rPrChange w:id="10962" w:author="Arthur de Catheu" w:date="2014-06-20T17:08:00Z">
            <w:rPr>
              <w:rFonts w:eastAsiaTheme="majorEastAsia" w:cs="Arial"/>
              <w:b/>
              <w:bCs/>
              <w:sz w:val="28"/>
              <w:szCs w:val="20"/>
              <w:highlight w:val="yellow"/>
            </w:rPr>
          </w:rPrChange>
        </w:rPr>
        <w:t xml:space="preserve">. </w:t>
      </w:r>
    </w:p>
    <w:p w14:paraId="0544F2CE" w14:textId="77777777" w:rsidR="0062453F" w:rsidRPr="00935764" w:rsidRDefault="0062453F" w:rsidP="008A0A4B">
      <w:pPr>
        <w:pStyle w:val="Corpsdetexte"/>
        <w:rPr>
          <w:rFonts w:ascii="Helvetica Neue Light" w:hAnsi="Helvetica Neue Light" w:cs="Arial"/>
          <w:szCs w:val="20"/>
          <w:rPrChange w:id="10963" w:author="Arthur de Catheu" w:date="2014-06-20T17:08:00Z">
            <w:rPr>
              <w:rFonts w:cs="Arial"/>
              <w:szCs w:val="20"/>
              <w:highlight w:val="yellow"/>
            </w:rPr>
          </w:rPrChange>
        </w:rPr>
      </w:pPr>
    </w:p>
    <w:p w14:paraId="2F6D505C" w14:textId="3BE67570" w:rsidR="008A0A4B" w:rsidRPr="00935764" w:rsidRDefault="008A0A4B" w:rsidP="008A0A4B">
      <w:pPr>
        <w:pStyle w:val="Corpsdetexte"/>
        <w:rPr>
          <w:rFonts w:ascii="Helvetica Neue Light" w:hAnsi="Helvetica Neue Light" w:cs="Arial"/>
          <w:szCs w:val="20"/>
          <w:rPrChange w:id="10964" w:author="Arthur de Catheu" w:date="2014-06-20T17:08:00Z">
            <w:rPr>
              <w:rFonts w:cs="Arial"/>
              <w:szCs w:val="20"/>
              <w:highlight w:val="yellow"/>
            </w:rPr>
          </w:rPrChange>
        </w:rPr>
      </w:pPr>
      <w:r w:rsidRPr="00935764">
        <w:rPr>
          <w:rFonts w:ascii="Helvetica Neue Light" w:hAnsi="Helvetica Neue Light" w:cs="Arial"/>
          <w:szCs w:val="20"/>
          <w:rPrChange w:id="10965" w:author="Arthur de Catheu" w:date="2014-06-20T17:08:00Z">
            <w:rPr>
              <w:rFonts w:eastAsiaTheme="majorEastAsia" w:cs="Arial"/>
              <w:b/>
              <w:bCs/>
              <w:sz w:val="28"/>
              <w:szCs w:val="20"/>
              <w:highlight w:val="yellow"/>
            </w:rPr>
          </w:rPrChange>
        </w:rPr>
        <w:t>Au plus tard le [</w:t>
      </w:r>
      <w:r w:rsidR="002771B6" w:rsidRPr="00935764">
        <w:rPr>
          <w:rFonts w:ascii="Helvetica Neue Light" w:hAnsi="Helvetica Neue Light" w:cs="Arial" w:hint="eastAsia"/>
          <w:szCs w:val="20"/>
          <w:rPrChange w:id="10966" w:author="Arthur de Catheu" w:date="2014-06-20T17:08:00Z">
            <w:rPr>
              <w:rFonts w:eastAsiaTheme="majorEastAsia" w:cs="Arial" w:hint="eastAsia"/>
              <w:b/>
              <w:bCs/>
              <w:sz w:val="28"/>
              <w:szCs w:val="20"/>
              <w:highlight w:val="yellow"/>
            </w:rPr>
          </w:rPrChange>
        </w:rPr>
        <w:t>●</w:t>
      </w:r>
      <w:r w:rsidRPr="00935764">
        <w:rPr>
          <w:rFonts w:ascii="Helvetica Neue Light" w:hAnsi="Helvetica Neue Light" w:cs="Arial"/>
          <w:szCs w:val="20"/>
          <w:rPrChange w:id="10967" w:author="Arthur de Catheu" w:date="2014-06-20T17:08:00Z">
            <w:rPr>
              <w:rFonts w:eastAsiaTheme="majorEastAsia" w:cs="Arial"/>
              <w:b/>
              <w:bCs/>
              <w:sz w:val="28"/>
              <w:szCs w:val="20"/>
              <w:highlight w:val="yellow"/>
            </w:rPr>
          </w:rPrChange>
        </w:rPr>
        <w:t xml:space="preserve">], la Société de Gestion prélèvera sur le compte bancaire identifié dans le mandat de prélèvement consenti au bénéfice du </w:t>
      </w:r>
      <w:ins w:id="10968" w:author="Hervé Monnerie" w:date="2014-06-17T19:30:00Z">
        <w:r w:rsidR="00814B81" w:rsidRPr="00935764">
          <w:rPr>
            <w:rFonts w:ascii="Helvetica Neue Light" w:hAnsi="Helvetica Neue Light" w:cs="Arial"/>
            <w:szCs w:val="20"/>
            <w:rPrChange w:id="10969" w:author="Arthur de Catheu" w:date="2014-06-20T17:08:00Z">
              <w:rPr>
                <w:rFonts w:eastAsiaTheme="majorEastAsia" w:cs="Arial"/>
                <w:b/>
                <w:bCs/>
                <w:sz w:val="28"/>
                <w:szCs w:val="20"/>
              </w:rPr>
            </w:rPrChange>
          </w:rPr>
          <w:t xml:space="preserve">FCT Finexkap Créances Co N°1 </w:t>
        </w:r>
      </w:ins>
      <w:del w:id="10970" w:author="Hervé Monnerie" w:date="2014-06-17T19:30:00Z">
        <w:r w:rsidR="00A37D87" w:rsidRPr="00935764" w:rsidDel="00814B81">
          <w:rPr>
            <w:rFonts w:ascii="Helvetica Neue Light" w:hAnsi="Helvetica Neue Light" w:cs="Arial"/>
            <w:szCs w:val="20"/>
            <w:rPrChange w:id="10971" w:author="Arthur de Catheu" w:date="2014-06-20T17:08:00Z">
              <w:rPr>
                <w:rFonts w:eastAsiaTheme="majorEastAsia" w:cs="Arial"/>
                <w:b/>
                <w:bCs/>
                <w:sz w:val="28"/>
                <w:szCs w:val="20"/>
                <w:highlight w:val="yellow"/>
              </w:rPr>
            </w:rPrChange>
          </w:rPr>
          <w:delText>FCT 2014</w:delText>
        </w:r>
        <w:r w:rsidRPr="00935764" w:rsidDel="00814B81">
          <w:rPr>
            <w:rFonts w:ascii="Helvetica Neue Light" w:hAnsi="Helvetica Neue Light" w:cs="Arial"/>
            <w:szCs w:val="20"/>
            <w:rPrChange w:id="10972" w:author="Arthur de Catheu" w:date="2014-06-20T17:08:00Z">
              <w:rPr>
                <w:rFonts w:eastAsiaTheme="majorEastAsia" w:cs="Arial"/>
                <w:b/>
                <w:bCs/>
                <w:sz w:val="28"/>
                <w:szCs w:val="20"/>
                <w:highlight w:val="yellow"/>
              </w:rPr>
            </w:rPrChange>
          </w:rPr>
          <w:delText xml:space="preserve"> </w:delText>
        </w:r>
      </w:del>
      <w:r w:rsidRPr="00935764">
        <w:rPr>
          <w:rFonts w:ascii="Helvetica Neue Light" w:hAnsi="Helvetica Neue Light" w:cs="Arial"/>
          <w:szCs w:val="20"/>
          <w:rPrChange w:id="10973" w:author="Arthur de Catheu" w:date="2014-06-20T17:08:00Z">
            <w:rPr>
              <w:rFonts w:eastAsiaTheme="majorEastAsia" w:cs="Arial"/>
              <w:b/>
              <w:bCs/>
              <w:sz w:val="28"/>
              <w:szCs w:val="20"/>
              <w:highlight w:val="yellow"/>
            </w:rPr>
          </w:rPrChange>
        </w:rPr>
        <w:t>à la date de la Convention l’indemnité suivante calculée en application de l’article 10.3(d) de la Convention : EUR [</w:t>
      </w:r>
      <w:r w:rsidRPr="00935764">
        <w:rPr>
          <w:rFonts w:ascii="Helvetica Neue Light" w:hAnsi="Helvetica Neue Light" w:cs="Arial" w:hint="eastAsia"/>
          <w:szCs w:val="20"/>
          <w:rPrChange w:id="10974" w:author="Arthur de Catheu" w:date="2014-06-20T17:08:00Z">
            <w:rPr>
              <w:rFonts w:eastAsiaTheme="majorEastAsia" w:cs="Arial" w:hint="eastAsia"/>
              <w:b/>
              <w:bCs/>
              <w:sz w:val="28"/>
              <w:szCs w:val="20"/>
              <w:highlight w:val="yellow"/>
            </w:rPr>
          </w:rPrChange>
        </w:rPr>
        <w:t>●</w:t>
      </w:r>
      <w:r w:rsidRPr="00935764">
        <w:rPr>
          <w:rFonts w:ascii="Helvetica Neue Light" w:hAnsi="Helvetica Neue Light" w:cs="Arial"/>
          <w:szCs w:val="20"/>
          <w:rPrChange w:id="10975" w:author="Arthur de Catheu" w:date="2014-06-20T17:08:00Z">
            <w:rPr>
              <w:rFonts w:eastAsiaTheme="majorEastAsia" w:cs="Arial"/>
              <w:b/>
              <w:bCs/>
              <w:sz w:val="28"/>
              <w:szCs w:val="20"/>
              <w:highlight w:val="yellow"/>
            </w:rPr>
          </w:rPrChange>
        </w:rPr>
        <w:t>].</w:t>
      </w:r>
    </w:p>
    <w:p w14:paraId="0FB0B92F" w14:textId="77777777" w:rsidR="008A0A4B" w:rsidRPr="00935764" w:rsidRDefault="008A0A4B" w:rsidP="008A0A4B">
      <w:pPr>
        <w:pStyle w:val="Corpsdetexte"/>
        <w:rPr>
          <w:rFonts w:ascii="Helvetica Neue Light" w:eastAsia="Arial Unicode MS" w:hAnsi="Helvetica Neue Light" w:cs="Arial"/>
          <w:szCs w:val="20"/>
          <w:rPrChange w:id="10976" w:author="Arthur de Catheu" w:date="2014-06-20T17:08:00Z">
            <w:rPr>
              <w:rFonts w:eastAsia="Arial Unicode MS" w:cs="Arial"/>
              <w:szCs w:val="20"/>
              <w:highlight w:val="yellow"/>
            </w:rPr>
          </w:rPrChange>
        </w:rPr>
      </w:pPr>
      <w:r w:rsidRPr="00935764">
        <w:rPr>
          <w:rFonts w:ascii="Helvetica Neue Light" w:hAnsi="Helvetica Neue Light" w:cs="Arial"/>
          <w:szCs w:val="20"/>
          <w:rPrChange w:id="10977" w:author="Arthur de Catheu" w:date="2014-06-20T17:08:00Z">
            <w:rPr>
              <w:rFonts w:eastAsiaTheme="majorEastAsia" w:cs="Arial"/>
              <w:b/>
              <w:bCs/>
              <w:sz w:val="28"/>
              <w:szCs w:val="20"/>
              <w:highlight w:val="yellow"/>
            </w:rPr>
          </w:rPrChange>
        </w:rPr>
        <w:t xml:space="preserve">Vous disposez, à réception de la présente notification, </w:t>
      </w:r>
      <w:r w:rsidRPr="00935764">
        <w:rPr>
          <w:rFonts w:ascii="Helvetica Neue Light" w:eastAsia="Arial Unicode MS" w:hAnsi="Helvetica Neue Light" w:cs="Arial"/>
          <w:szCs w:val="20"/>
          <w:rPrChange w:id="10978" w:author="Arthur de Catheu" w:date="2014-06-20T17:08:00Z">
            <w:rPr>
              <w:rFonts w:eastAsia="Arial Unicode MS" w:cs="Arial"/>
              <w:b/>
              <w:bCs/>
              <w:sz w:val="28"/>
              <w:szCs w:val="20"/>
              <w:highlight w:val="yellow"/>
            </w:rPr>
          </w:rPrChange>
        </w:rPr>
        <w:t>d’un délai de deux (2) Jours Ouvrés pour nous contacter aux coordonnées suivantes dans l’hypothèse où vous contesteriez le bien-fondé de la résolution envisagée :</w:t>
      </w:r>
    </w:p>
    <w:p w14:paraId="41237DCF" w14:textId="77777777" w:rsidR="0062453F" w:rsidRPr="00935764" w:rsidRDefault="0062453F" w:rsidP="008A0A4B">
      <w:pPr>
        <w:pStyle w:val="Corpsdetexte"/>
        <w:rPr>
          <w:rFonts w:ascii="Helvetica Neue Light" w:hAnsi="Helvetica Neue Light" w:cs="Arial"/>
          <w:szCs w:val="20"/>
          <w:rPrChange w:id="10979" w:author="Arthur de Catheu" w:date="2014-06-20T17:08:00Z">
            <w:rPr>
              <w:rFonts w:cs="Arial"/>
              <w:szCs w:val="20"/>
              <w:highlight w:val="yellow"/>
            </w:rPr>
          </w:rPrChange>
        </w:rPr>
      </w:pPr>
    </w:p>
    <w:p w14:paraId="09BCF8CC" w14:textId="4B1E534D" w:rsidR="008A0A4B" w:rsidRPr="00935764" w:rsidRDefault="002119A8" w:rsidP="000217FE">
      <w:pPr>
        <w:jc w:val="left"/>
        <w:rPr>
          <w:rFonts w:ascii="Helvetica Neue Light" w:hAnsi="Helvetica Neue Light" w:cs="Arial"/>
          <w:szCs w:val="20"/>
          <w:rPrChange w:id="10980" w:author="Arthur de Catheu" w:date="2014-06-20T17:08:00Z">
            <w:rPr>
              <w:rFonts w:cs="Arial"/>
              <w:szCs w:val="20"/>
              <w:highlight w:val="yellow"/>
            </w:rPr>
          </w:rPrChange>
        </w:rPr>
      </w:pPr>
      <w:r w:rsidRPr="00935764">
        <w:rPr>
          <w:rFonts w:ascii="Helvetica Neue Light" w:hAnsi="Helvetica Neue Light" w:cs="Arial"/>
          <w:szCs w:val="20"/>
          <w:rPrChange w:id="10981" w:author="Arthur de Catheu" w:date="2014-06-20T17:08:00Z">
            <w:rPr>
              <w:rFonts w:eastAsiaTheme="majorEastAsia" w:cs="Arial"/>
              <w:b/>
              <w:bCs/>
              <w:sz w:val="28"/>
              <w:szCs w:val="20"/>
              <w:highlight w:val="yellow"/>
            </w:rPr>
          </w:rPrChange>
        </w:rPr>
        <w:t>FINEXKAP</w:t>
      </w:r>
      <w:r w:rsidR="00E170AD" w:rsidRPr="00935764">
        <w:rPr>
          <w:rFonts w:ascii="Helvetica Neue Light" w:hAnsi="Helvetica Neue Light" w:cs="Arial"/>
          <w:szCs w:val="20"/>
          <w:rPrChange w:id="10982" w:author="Arthur de Catheu" w:date="2014-06-20T17:08:00Z">
            <w:rPr>
              <w:rFonts w:eastAsiaTheme="majorEastAsia" w:cs="Arial"/>
              <w:b/>
              <w:bCs/>
              <w:sz w:val="28"/>
              <w:szCs w:val="20"/>
              <w:highlight w:val="yellow"/>
            </w:rPr>
          </w:rPrChange>
        </w:rPr>
        <w:t xml:space="preserve"> </w:t>
      </w:r>
      <w:r w:rsidRPr="00935764">
        <w:rPr>
          <w:rFonts w:ascii="Helvetica Neue Light" w:hAnsi="Helvetica Neue Light" w:cs="Arial"/>
          <w:szCs w:val="20"/>
          <w:rPrChange w:id="10983" w:author="Arthur de Catheu" w:date="2014-06-20T17:08:00Z">
            <w:rPr>
              <w:rFonts w:eastAsiaTheme="majorEastAsia" w:cs="Arial"/>
              <w:b/>
              <w:bCs/>
              <w:sz w:val="28"/>
              <w:szCs w:val="20"/>
              <w:highlight w:val="yellow"/>
            </w:rPr>
          </w:rPrChange>
        </w:rPr>
        <w:t>AM</w:t>
      </w:r>
      <w:r w:rsidR="008A0A4B" w:rsidRPr="00935764">
        <w:rPr>
          <w:rFonts w:ascii="Helvetica Neue Light" w:hAnsi="Helvetica Neue Light" w:cs="Arial"/>
          <w:szCs w:val="20"/>
          <w:rPrChange w:id="10984" w:author="Arthur de Catheu" w:date="2014-06-20T17:08:00Z">
            <w:rPr>
              <w:rFonts w:eastAsiaTheme="majorEastAsia" w:cs="Arial"/>
              <w:b/>
              <w:bCs/>
              <w:sz w:val="28"/>
              <w:szCs w:val="20"/>
              <w:highlight w:val="yellow"/>
            </w:rPr>
          </w:rPrChange>
        </w:rPr>
        <w:br/>
        <w:t>133 bis, rue de l'Université</w:t>
      </w:r>
    </w:p>
    <w:p w14:paraId="6EABBF4F" w14:textId="77777777" w:rsidR="006855A3" w:rsidRDefault="008A0A4B" w:rsidP="008A0A4B">
      <w:pPr>
        <w:pStyle w:val="Corpsdetexte"/>
        <w:tabs>
          <w:tab w:val="left" w:pos="1200"/>
        </w:tabs>
        <w:jc w:val="left"/>
        <w:rPr>
          <w:ins w:id="10985" w:author="Hervé Monnerie" w:date="2014-06-25T11:13:00Z"/>
          <w:rFonts w:ascii="Helvetica Neue Light" w:hAnsi="Helvetica Neue Light" w:cs="Arial"/>
          <w:szCs w:val="20"/>
        </w:rPr>
      </w:pPr>
      <w:r w:rsidRPr="00935764">
        <w:rPr>
          <w:rFonts w:ascii="Helvetica Neue Light" w:hAnsi="Helvetica Neue Light" w:cs="Arial"/>
          <w:szCs w:val="20"/>
          <w:rPrChange w:id="10986" w:author="Arthur de Catheu" w:date="2014-06-20T17:08:00Z">
            <w:rPr>
              <w:rFonts w:eastAsiaTheme="majorEastAsia" w:cs="Arial"/>
              <w:b/>
              <w:bCs/>
              <w:sz w:val="28"/>
              <w:szCs w:val="20"/>
              <w:highlight w:val="yellow"/>
            </w:rPr>
          </w:rPrChange>
        </w:rPr>
        <w:t>75007 Paris</w:t>
      </w:r>
      <w:r w:rsidRPr="00935764">
        <w:rPr>
          <w:rFonts w:ascii="Helvetica Neue Light" w:hAnsi="Helvetica Neue Light" w:cs="Arial"/>
          <w:szCs w:val="20"/>
          <w:rPrChange w:id="10987" w:author="Arthur de Catheu" w:date="2014-06-20T17:08:00Z">
            <w:rPr>
              <w:rFonts w:eastAsiaTheme="majorEastAsia" w:cs="Arial"/>
              <w:b/>
              <w:bCs/>
              <w:sz w:val="28"/>
              <w:szCs w:val="20"/>
              <w:highlight w:val="yellow"/>
            </w:rPr>
          </w:rPrChange>
        </w:rPr>
        <w:br/>
        <w:t>Téléphone :</w:t>
      </w:r>
      <w:r w:rsidRPr="00935764">
        <w:rPr>
          <w:rFonts w:ascii="Helvetica Neue Light" w:hAnsi="Helvetica Neue Light" w:cs="Arial"/>
          <w:szCs w:val="20"/>
          <w:rPrChange w:id="10988" w:author="Arthur de Catheu" w:date="2014-06-20T17:08:00Z">
            <w:rPr>
              <w:rFonts w:eastAsiaTheme="majorEastAsia" w:cs="Arial"/>
              <w:b/>
              <w:bCs/>
              <w:sz w:val="28"/>
              <w:szCs w:val="20"/>
              <w:highlight w:val="yellow"/>
            </w:rPr>
          </w:rPrChange>
        </w:rPr>
        <w:tab/>
        <w:t>01 84 17 85 37</w:t>
      </w:r>
      <w:r w:rsidRPr="00935764">
        <w:rPr>
          <w:rFonts w:ascii="Helvetica Neue Light" w:hAnsi="Helvetica Neue Light" w:cs="Arial"/>
          <w:szCs w:val="20"/>
          <w:rPrChange w:id="10989" w:author="Arthur de Catheu" w:date="2014-06-20T17:08:00Z">
            <w:rPr>
              <w:rFonts w:eastAsiaTheme="majorEastAsia" w:cs="Arial"/>
              <w:b/>
              <w:bCs/>
              <w:sz w:val="28"/>
              <w:szCs w:val="20"/>
              <w:highlight w:val="yellow"/>
            </w:rPr>
          </w:rPrChange>
        </w:rPr>
        <w:br/>
        <w:t>Fax :</w:t>
      </w:r>
      <w:r w:rsidRPr="00935764">
        <w:rPr>
          <w:rFonts w:ascii="Helvetica Neue Light" w:hAnsi="Helvetica Neue Light" w:cs="Arial"/>
          <w:szCs w:val="20"/>
          <w:rPrChange w:id="10990" w:author="Arthur de Catheu" w:date="2014-06-20T17:08:00Z">
            <w:rPr>
              <w:rFonts w:eastAsiaTheme="majorEastAsia" w:cs="Arial"/>
              <w:b/>
              <w:bCs/>
              <w:sz w:val="28"/>
              <w:szCs w:val="20"/>
              <w:highlight w:val="yellow"/>
            </w:rPr>
          </w:rPrChange>
        </w:rPr>
        <w:tab/>
        <w:t>01 84 17 50 79</w:t>
      </w:r>
    </w:p>
    <w:p w14:paraId="31A170D8" w14:textId="0E6E68D7" w:rsidR="008A0A4B" w:rsidRPr="00935764" w:rsidRDefault="008A0A4B" w:rsidP="008A0A4B">
      <w:pPr>
        <w:pStyle w:val="Corpsdetexte"/>
        <w:tabs>
          <w:tab w:val="left" w:pos="1200"/>
        </w:tabs>
        <w:jc w:val="left"/>
        <w:rPr>
          <w:rFonts w:ascii="Helvetica Neue Light" w:hAnsi="Helvetica Neue Light" w:cs="Arial"/>
          <w:szCs w:val="20"/>
          <w:u w:val="single"/>
          <w:rPrChange w:id="10991" w:author="Arthur de Catheu" w:date="2014-06-20T17:08:00Z">
            <w:rPr>
              <w:rFonts w:cs="Arial"/>
              <w:szCs w:val="20"/>
              <w:highlight w:val="yellow"/>
              <w:u w:val="single"/>
            </w:rPr>
          </w:rPrChange>
        </w:rPr>
      </w:pPr>
      <w:del w:id="10992" w:author="Hervé Monnerie" w:date="2014-06-25T11:13:00Z">
        <w:r w:rsidRPr="00935764" w:rsidDel="006855A3">
          <w:rPr>
            <w:rFonts w:ascii="Helvetica Neue Light" w:hAnsi="Helvetica Neue Light" w:cs="Arial"/>
            <w:szCs w:val="20"/>
            <w:rPrChange w:id="10993" w:author="Arthur de Catheu" w:date="2014-06-20T17:08:00Z">
              <w:rPr>
                <w:rFonts w:eastAsiaTheme="majorEastAsia" w:cs="Arial"/>
                <w:b/>
                <w:bCs/>
                <w:sz w:val="28"/>
                <w:szCs w:val="20"/>
                <w:highlight w:val="yellow"/>
              </w:rPr>
            </w:rPrChange>
          </w:rPr>
          <w:br/>
          <w:delText>E-mail :</w:delText>
        </w:r>
        <w:r w:rsidRPr="00935764" w:rsidDel="006855A3">
          <w:rPr>
            <w:rFonts w:ascii="Helvetica Neue Light" w:hAnsi="Helvetica Neue Light" w:cs="Arial"/>
            <w:szCs w:val="20"/>
            <w:rPrChange w:id="10994" w:author="Arthur de Catheu" w:date="2014-06-20T17:08:00Z">
              <w:rPr>
                <w:rFonts w:eastAsiaTheme="majorEastAsia" w:cs="Arial"/>
                <w:b/>
                <w:bCs/>
                <w:sz w:val="28"/>
                <w:szCs w:val="20"/>
                <w:highlight w:val="yellow"/>
              </w:rPr>
            </w:rPrChange>
          </w:rPr>
          <w:tab/>
        </w:r>
      </w:del>
      <w:ins w:id="10995" w:author="Hervé Monnerie" w:date="2014-06-25T11:16:00Z">
        <w:r w:rsidR="00446672">
          <w:rPr>
            <w:rFonts w:ascii="Helvetica Neue Light" w:hAnsi="Helvetica Neue Light" w:cs="Arial"/>
            <w:szCs w:val="20"/>
          </w:rPr>
          <w:fldChar w:fldCharType="begin"/>
        </w:r>
        <w:r w:rsidR="00446672">
          <w:rPr>
            <w:rFonts w:ascii="Helvetica Neue Light" w:hAnsi="Helvetica Neue Light" w:cs="Arial"/>
            <w:szCs w:val="20"/>
          </w:rPr>
          <w:instrText xml:space="preserve"> HYPERLINK "mailto:</w:instrText>
        </w:r>
      </w:ins>
      <w:ins w:id="10996" w:author="Hervé Monnerie" w:date="2014-06-25T11:13:00Z">
        <w:r w:rsidR="00446672" w:rsidRPr="00446672">
          <w:rPr>
            <w:rPrChange w:id="10997" w:author="Hervé Monnerie" w:date="2014-06-25T11:16:00Z">
              <w:rPr>
                <w:rStyle w:val="Lienhypertexte"/>
                <w:rFonts w:ascii="Helvetica Neue Light" w:eastAsiaTheme="majorEastAsia" w:hAnsi="Helvetica Neue Light" w:cs="Arial"/>
                <w:b/>
                <w:bCs/>
                <w:sz w:val="28"/>
                <w:szCs w:val="20"/>
              </w:rPr>
            </w:rPrChange>
          </w:rPr>
          <w:instrText>financement</w:instrText>
        </w:r>
      </w:ins>
      <w:r w:rsidR="00446672" w:rsidRPr="00446672">
        <w:rPr>
          <w:rFonts w:ascii="Helvetica Neue Light" w:hAnsi="Helvetica Neue Light"/>
          <w:rPrChange w:id="10998" w:author="Hervé Monnerie" w:date="2014-06-25T11:16:00Z">
            <w:rPr>
              <w:rStyle w:val="Lienhypertexte"/>
              <w:rFonts w:eastAsiaTheme="majorEastAsia" w:cs="Arial"/>
              <w:b/>
              <w:bCs/>
              <w:sz w:val="28"/>
              <w:szCs w:val="20"/>
              <w:highlight w:val="yellow"/>
            </w:rPr>
          </w:rPrChange>
        </w:rPr>
        <w:instrText>@finexkap.com</w:instrText>
      </w:r>
      <w:ins w:id="10999" w:author="Hervé Monnerie" w:date="2014-06-25T11:16:00Z">
        <w:r w:rsidR="00446672">
          <w:rPr>
            <w:rFonts w:ascii="Helvetica Neue Light" w:hAnsi="Helvetica Neue Light" w:cs="Arial"/>
            <w:szCs w:val="20"/>
          </w:rPr>
          <w:instrText xml:space="preserve">" </w:instrText>
        </w:r>
        <w:r w:rsidR="00446672">
          <w:rPr>
            <w:rFonts w:ascii="Helvetica Neue Light" w:hAnsi="Helvetica Neue Light" w:cs="Arial"/>
            <w:szCs w:val="20"/>
          </w:rPr>
          <w:fldChar w:fldCharType="separate"/>
        </w:r>
      </w:ins>
      <w:ins w:id="11000" w:author="Hervé Monnerie" w:date="2014-06-25T11:13:00Z">
        <w:r w:rsidR="00446672" w:rsidRPr="00446672">
          <w:rPr>
            <w:rStyle w:val="Lienhypertexte"/>
            <w:rFonts w:ascii="Helvetica Neue Light" w:hAnsi="Helvetica Neue Light" w:cs="Arial"/>
            <w:szCs w:val="20"/>
          </w:rPr>
          <w:t>financement</w:t>
        </w:r>
      </w:ins>
      <w:del w:id="11001" w:author="Hervé Monnerie" w:date="2014-06-25T11:13:00Z">
        <w:r w:rsidR="00446672" w:rsidRPr="00D377A8" w:rsidDel="006855A3">
          <w:rPr>
            <w:rStyle w:val="Lienhypertexte"/>
            <w:rFonts w:ascii="Helvetica Neue Light" w:hAnsi="Helvetica Neue Light" w:cs="Arial"/>
            <w:szCs w:val="20"/>
            <w:rPrChange w:id="11002" w:author="Hervé Monnerie" w:date="2014-06-25T11:16:00Z">
              <w:rPr>
                <w:rStyle w:val="Lienhypertexte"/>
                <w:rFonts w:eastAsiaTheme="majorEastAsia" w:cs="Arial"/>
                <w:b/>
                <w:bCs/>
                <w:sz w:val="28"/>
                <w:szCs w:val="20"/>
                <w:highlight w:val="yellow"/>
              </w:rPr>
            </w:rPrChange>
          </w:rPr>
          <w:delText>clients</w:delText>
        </w:r>
      </w:del>
      <w:r w:rsidR="00446672" w:rsidRPr="00D377A8">
        <w:rPr>
          <w:rStyle w:val="Lienhypertexte"/>
          <w:rFonts w:ascii="Helvetica Neue Light" w:hAnsi="Helvetica Neue Light" w:cs="Arial"/>
          <w:szCs w:val="20"/>
          <w:rPrChange w:id="11003" w:author="Hervé Monnerie" w:date="2014-06-25T11:16:00Z">
            <w:rPr>
              <w:rStyle w:val="Lienhypertexte"/>
              <w:rFonts w:eastAsiaTheme="majorEastAsia" w:cs="Arial"/>
              <w:b/>
              <w:bCs/>
              <w:sz w:val="28"/>
              <w:szCs w:val="20"/>
              <w:highlight w:val="yellow"/>
            </w:rPr>
          </w:rPrChange>
        </w:rPr>
        <w:t>@finexkap</w:t>
      </w:r>
      <w:del w:id="11004" w:author="Hervé Monnerie" w:date="2014-06-25T11:15:00Z">
        <w:r w:rsidR="00446672" w:rsidRPr="00D377A8" w:rsidDel="006855A3">
          <w:rPr>
            <w:rStyle w:val="Lienhypertexte"/>
            <w:rFonts w:ascii="Helvetica Neue Light" w:hAnsi="Helvetica Neue Light" w:cs="Arial"/>
            <w:szCs w:val="20"/>
            <w:rPrChange w:id="11005" w:author="Hervé Monnerie" w:date="2014-06-25T11:16:00Z">
              <w:rPr>
                <w:rStyle w:val="Lienhypertexte"/>
                <w:rFonts w:eastAsiaTheme="majorEastAsia" w:cs="Arial"/>
                <w:b/>
                <w:bCs/>
                <w:sz w:val="28"/>
                <w:szCs w:val="20"/>
                <w:highlight w:val="yellow"/>
              </w:rPr>
            </w:rPrChange>
          </w:rPr>
          <w:delText>AM</w:delText>
        </w:r>
      </w:del>
      <w:r w:rsidR="00446672" w:rsidRPr="00D377A8">
        <w:rPr>
          <w:rStyle w:val="Lienhypertexte"/>
          <w:rFonts w:ascii="Helvetica Neue Light" w:hAnsi="Helvetica Neue Light" w:cs="Arial"/>
          <w:szCs w:val="20"/>
          <w:rPrChange w:id="11006" w:author="Hervé Monnerie" w:date="2014-06-25T11:16:00Z">
            <w:rPr>
              <w:rStyle w:val="Lienhypertexte"/>
              <w:rFonts w:eastAsiaTheme="majorEastAsia" w:cs="Arial"/>
              <w:b/>
              <w:bCs/>
              <w:sz w:val="28"/>
              <w:szCs w:val="20"/>
              <w:highlight w:val="yellow"/>
            </w:rPr>
          </w:rPrChange>
        </w:rPr>
        <w:t>.com</w:t>
      </w:r>
      <w:ins w:id="11007" w:author="Hervé Monnerie" w:date="2014-06-25T11:16:00Z">
        <w:r w:rsidR="00446672">
          <w:rPr>
            <w:rFonts w:ascii="Helvetica Neue Light" w:hAnsi="Helvetica Neue Light" w:cs="Arial"/>
            <w:szCs w:val="20"/>
          </w:rPr>
          <w:fldChar w:fldCharType="end"/>
        </w:r>
      </w:ins>
    </w:p>
    <w:p w14:paraId="099E5827" w14:textId="77777777" w:rsidR="0062453F" w:rsidRPr="00935764" w:rsidRDefault="0062453F" w:rsidP="008A0A4B">
      <w:pPr>
        <w:pStyle w:val="Corpsdetexte"/>
        <w:tabs>
          <w:tab w:val="left" w:pos="1200"/>
        </w:tabs>
        <w:jc w:val="left"/>
        <w:rPr>
          <w:rFonts w:ascii="Helvetica Neue Light" w:hAnsi="Helvetica Neue Light" w:cs="Arial"/>
          <w:szCs w:val="20"/>
          <w:rPrChange w:id="11008" w:author="Arthur de Catheu" w:date="2014-06-20T17:08:00Z">
            <w:rPr>
              <w:rFonts w:cs="Arial"/>
              <w:szCs w:val="20"/>
              <w:highlight w:val="yellow"/>
            </w:rPr>
          </w:rPrChange>
        </w:rPr>
      </w:pPr>
    </w:p>
    <w:p w14:paraId="1972D3EE" w14:textId="77777777" w:rsidR="008A0A4B" w:rsidRPr="00935764" w:rsidRDefault="008A0A4B" w:rsidP="008A0A4B">
      <w:pPr>
        <w:pStyle w:val="Corpsdetexte"/>
        <w:rPr>
          <w:rFonts w:ascii="Helvetica Neue Light" w:hAnsi="Helvetica Neue Light" w:cs="Arial"/>
          <w:szCs w:val="20"/>
          <w:rPrChange w:id="11009" w:author="Arthur de Catheu" w:date="2014-06-20T17:08:00Z">
            <w:rPr>
              <w:rFonts w:cs="Arial"/>
              <w:szCs w:val="20"/>
              <w:highlight w:val="yellow"/>
            </w:rPr>
          </w:rPrChange>
        </w:rPr>
      </w:pPr>
      <w:r w:rsidRPr="00935764">
        <w:rPr>
          <w:rFonts w:ascii="Helvetica Neue Light" w:hAnsi="Helvetica Neue Light" w:cs="Arial"/>
          <w:szCs w:val="20"/>
          <w:rPrChange w:id="11010" w:author="Arthur de Catheu" w:date="2014-06-20T17:08:00Z">
            <w:rPr>
              <w:rFonts w:eastAsiaTheme="majorEastAsia" w:cs="Arial"/>
              <w:b/>
              <w:bCs/>
              <w:sz w:val="28"/>
              <w:szCs w:val="20"/>
              <w:highlight w:val="yellow"/>
            </w:rPr>
          </w:rPrChange>
        </w:rPr>
        <w:t>Nous vous prions d’agréer, Madame, Monsieur, l’expression de nos salutations distinguées.</w:t>
      </w:r>
    </w:p>
    <w:p w14:paraId="3664314E" w14:textId="77777777" w:rsidR="0062453F" w:rsidRPr="00935764" w:rsidRDefault="0062453F" w:rsidP="008A0A4B">
      <w:pPr>
        <w:pStyle w:val="Corpsdetexte"/>
        <w:rPr>
          <w:rFonts w:ascii="Helvetica Neue Light" w:hAnsi="Helvetica Neue Light" w:cs="Arial"/>
          <w:szCs w:val="20"/>
          <w:rPrChange w:id="11011" w:author="Arthur de Catheu" w:date="2014-06-20T17:08:00Z">
            <w:rPr>
              <w:rFonts w:cs="Arial"/>
              <w:szCs w:val="20"/>
              <w:highlight w:val="yellow"/>
            </w:rPr>
          </w:rPrChange>
        </w:rPr>
      </w:pPr>
    </w:p>
    <w:p w14:paraId="3CC43EAD" w14:textId="77777777" w:rsidR="0062453F" w:rsidRPr="00935764" w:rsidRDefault="0062453F" w:rsidP="008A0A4B">
      <w:pPr>
        <w:pStyle w:val="Corpsdetexte"/>
        <w:rPr>
          <w:rFonts w:ascii="Helvetica Neue Light" w:hAnsi="Helvetica Neue Light" w:cs="Arial"/>
          <w:szCs w:val="20"/>
          <w:rPrChange w:id="11012" w:author="Arthur de Catheu" w:date="2014-06-20T17:08:00Z">
            <w:rPr>
              <w:rFonts w:cs="Arial"/>
              <w:szCs w:val="20"/>
              <w:highlight w:val="yellow"/>
            </w:rPr>
          </w:rPrChange>
        </w:rPr>
      </w:pPr>
    </w:p>
    <w:p w14:paraId="4FA5354F" w14:textId="77777777" w:rsidR="0062453F" w:rsidRPr="00935764" w:rsidRDefault="0062453F" w:rsidP="008A0A4B">
      <w:pPr>
        <w:pStyle w:val="Corpsdetexte"/>
        <w:rPr>
          <w:rFonts w:ascii="Helvetica Neue Light" w:hAnsi="Helvetica Neue Light" w:cs="Arial"/>
          <w:szCs w:val="20"/>
          <w:rPrChange w:id="11013" w:author="Arthur de Catheu" w:date="2014-06-20T17:08:00Z">
            <w:rPr>
              <w:rFonts w:cs="Arial"/>
              <w:szCs w:val="20"/>
              <w:highlight w:val="yellow"/>
            </w:rPr>
          </w:rPrChange>
        </w:rPr>
      </w:pPr>
    </w:p>
    <w:p w14:paraId="0FFAF5F6" w14:textId="77777777" w:rsidR="0062453F" w:rsidRPr="00935764" w:rsidRDefault="0062453F" w:rsidP="008A0A4B">
      <w:pPr>
        <w:pStyle w:val="Corpsdetexte"/>
        <w:rPr>
          <w:rFonts w:ascii="Helvetica Neue Light" w:hAnsi="Helvetica Neue Light" w:cs="Arial"/>
          <w:szCs w:val="20"/>
          <w:rPrChange w:id="11014" w:author="Arthur de Catheu" w:date="2014-06-20T17:08:00Z">
            <w:rPr>
              <w:rFonts w:cs="Arial"/>
              <w:szCs w:val="20"/>
              <w:highlight w:val="yellow"/>
            </w:rPr>
          </w:rPrChange>
        </w:rPr>
      </w:pPr>
    </w:p>
    <w:p w14:paraId="29BAA52D" w14:textId="77777777" w:rsidR="0062453F" w:rsidRPr="00935764" w:rsidRDefault="0062453F" w:rsidP="008A0A4B">
      <w:pPr>
        <w:pStyle w:val="Corpsdetexte"/>
        <w:rPr>
          <w:rFonts w:ascii="Helvetica Neue Light" w:hAnsi="Helvetica Neue Light" w:cs="Arial"/>
          <w:szCs w:val="20"/>
          <w:rPrChange w:id="11015" w:author="Arthur de Catheu" w:date="2014-06-20T17:08:00Z">
            <w:rPr>
              <w:rFonts w:cs="Arial"/>
              <w:szCs w:val="20"/>
              <w:highlight w:val="yellow"/>
            </w:rPr>
          </w:rPrChange>
        </w:rPr>
      </w:pPr>
    </w:p>
    <w:p w14:paraId="6539138C" w14:textId="77777777" w:rsidR="008A0A4B" w:rsidRPr="00935764" w:rsidRDefault="008A0A4B" w:rsidP="008A0A4B">
      <w:pPr>
        <w:pStyle w:val="Corpsdetexte"/>
        <w:tabs>
          <w:tab w:val="left" w:pos="3975"/>
        </w:tabs>
        <w:rPr>
          <w:rFonts w:ascii="Helvetica Neue Light" w:hAnsi="Helvetica Neue Light" w:cs="Arial"/>
          <w:b/>
          <w:iCs/>
          <w:szCs w:val="20"/>
          <w:rPrChange w:id="11016" w:author="Arthur de Catheu" w:date="2014-06-20T17:08:00Z">
            <w:rPr>
              <w:rFonts w:cs="Arial"/>
              <w:b/>
              <w:iCs/>
              <w:szCs w:val="20"/>
              <w:highlight w:val="yellow"/>
            </w:rPr>
          </w:rPrChange>
        </w:rPr>
      </w:pPr>
    </w:p>
    <w:tbl>
      <w:tblPr>
        <w:tblW w:w="0" w:type="auto"/>
        <w:tblBorders>
          <w:top w:val="single" w:sz="4" w:space="0" w:color="auto"/>
        </w:tblBorders>
        <w:tblLook w:val="01E0" w:firstRow="1" w:lastRow="1" w:firstColumn="1" w:lastColumn="1" w:noHBand="0" w:noVBand="0"/>
      </w:tblPr>
      <w:tblGrid>
        <w:gridCol w:w="3228"/>
      </w:tblGrid>
      <w:tr w:rsidR="008A0A4B" w:rsidRPr="00935764" w14:paraId="3116EBD4" w14:textId="77777777" w:rsidTr="00F74085">
        <w:tc>
          <w:tcPr>
            <w:tcW w:w="3228" w:type="dxa"/>
            <w:shd w:val="clear" w:color="auto" w:fill="auto"/>
          </w:tcPr>
          <w:p w14:paraId="59AFC3A4" w14:textId="3B9556BE" w:rsidR="008A0A4B" w:rsidRPr="00935764" w:rsidRDefault="002119A8" w:rsidP="00F74085">
            <w:pPr>
              <w:pStyle w:val="Corpsdetexte"/>
              <w:tabs>
                <w:tab w:val="left" w:pos="3975"/>
              </w:tabs>
              <w:rPr>
                <w:rFonts w:ascii="Helvetica Neue Light" w:hAnsi="Helvetica Neue Light" w:cs="Arial"/>
                <w:b/>
                <w:iCs/>
                <w:szCs w:val="20"/>
                <w:rPrChange w:id="11017" w:author="Arthur de Catheu" w:date="2014-06-20T17:08:00Z">
                  <w:rPr>
                    <w:rFonts w:cs="Arial"/>
                    <w:b/>
                    <w:iCs/>
                    <w:szCs w:val="20"/>
                    <w:highlight w:val="yellow"/>
                  </w:rPr>
                </w:rPrChange>
              </w:rPr>
            </w:pPr>
            <w:r w:rsidRPr="00935764">
              <w:rPr>
                <w:rFonts w:ascii="Helvetica Neue Light" w:hAnsi="Helvetica Neue Light" w:cs="Arial"/>
                <w:b/>
                <w:iCs/>
                <w:szCs w:val="20"/>
                <w:rPrChange w:id="11018" w:author="Arthur de Catheu" w:date="2014-06-20T17:08:00Z">
                  <w:rPr>
                    <w:rFonts w:eastAsiaTheme="majorEastAsia" w:cs="Arial"/>
                    <w:b/>
                    <w:bCs/>
                    <w:iCs/>
                    <w:sz w:val="28"/>
                    <w:szCs w:val="20"/>
                    <w:highlight w:val="yellow"/>
                  </w:rPr>
                </w:rPrChange>
              </w:rPr>
              <w:t>FINEXKAP AM</w:t>
            </w:r>
          </w:p>
          <w:p w14:paraId="46F145FE" w14:textId="77777777" w:rsidR="008A0A4B" w:rsidRPr="00935764" w:rsidRDefault="008A0A4B" w:rsidP="00F74085">
            <w:pPr>
              <w:pStyle w:val="Corpsdetexte"/>
              <w:jc w:val="left"/>
              <w:rPr>
                <w:rFonts w:ascii="Helvetica Neue Light" w:hAnsi="Helvetica Neue Light" w:cs="Arial"/>
                <w:szCs w:val="20"/>
                <w:rPrChange w:id="11019" w:author="Arthur de Catheu" w:date="2014-06-20T17:08:00Z">
                  <w:rPr>
                    <w:rFonts w:cs="Arial"/>
                    <w:szCs w:val="20"/>
                    <w:highlight w:val="yellow"/>
                  </w:rPr>
                </w:rPrChange>
              </w:rPr>
            </w:pPr>
            <w:r w:rsidRPr="00935764">
              <w:rPr>
                <w:rFonts w:ascii="Helvetica Neue Light" w:hAnsi="Helvetica Neue Light" w:cs="Arial"/>
                <w:szCs w:val="20"/>
                <w:rPrChange w:id="11020" w:author="Arthur de Catheu" w:date="2014-06-20T17:08:00Z">
                  <w:rPr>
                    <w:rFonts w:eastAsiaTheme="majorEastAsia" w:cs="Arial"/>
                    <w:b/>
                    <w:bCs/>
                    <w:sz w:val="28"/>
                    <w:szCs w:val="20"/>
                    <w:highlight w:val="yellow"/>
                  </w:rPr>
                </w:rPrChange>
              </w:rPr>
              <w:t>Nom :</w:t>
            </w:r>
            <w:r w:rsidRPr="00935764">
              <w:rPr>
                <w:rFonts w:ascii="Helvetica Neue Light" w:hAnsi="Helvetica Neue Light" w:cs="Arial"/>
                <w:szCs w:val="20"/>
                <w:lang w:val="fr-BE"/>
                <w:rPrChange w:id="11021" w:author="Arthur de Catheu" w:date="2014-06-20T17:08:00Z">
                  <w:rPr>
                    <w:rFonts w:eastAsiaTheme="majorEastAsia" w:cs="Arial"/>
                    <w:b/>
                    <w:bCs/>
                    <w:sz w:val="28"/>
                    <w:szCs w:val="20"/>
                    <w:highlight w:val="yellow"/>
                    <w:lang w:val="fr-BE"/>
                  </w:rPr>
                </w:rPrChange>
              </w:rPr>
              <w:t xml:space="preserve"> </w:t>
            </w:r>
            <w:r w:rsidRPr="00935764">
              <w:rPr>
                <w:rFonts w:ascii="Helvetica Neue Light" w:hAnsi="Helvetica Neue Light" w:cs="Arial"/>
                <w:szCs w:val="20"/>
                <w:lang w:val="fr-BE"/>
                <w:rPrChange w:id="11022" w:author="Arthur de Catheu" w:date="2014-06-20T17:08:00Z">
                  <w:rPr>
                    <w:rFonts w:eastAsiaTheme="majorEastAsia" w:cs="Arial"/>
                    <w:b/>
                    <w:bCs/>
                    <w:sz w:val="28"/>
                    <w:szCs w:val="20"/>
                    <w:highlight w:val="yellow"/>
                    <w:lang w:val="fr-BE"/>
                  </w:rPr>
                </w:rPrChange>
              </w:rPr>
              <w:tab/>
            </w:r>
            <w:r w:rsidRPr="00935764">
              <w:rPr>
                <w:rFonts w:ascii="Helvetica Neue Light" w:hAnsi="Helvetica Neue Light" w:cs="Arial"/>
                <w:szCs w:val="20"/>
                <w:rPrChange w:id="11023" w:author="Arthur de Catheu" w:date="2014-06-20T17:08:00Z">
                  <w:rPr>
                    <w:rFonts w:eastAsiaTheme="majorEastAsia" w:cs="Arial"/>
                    <w:b/>
                    <w:bCs/>
                    <w:sz w:val="28"/>
                    <w:szCs w:val="20"/>
                    <w:highlight w:val="yellow"/>
                  </w:rPr>
                </w:rPrChange>
              </w:rPr>
              <w:t>[</w:t>
            </w:r>
            <w:r w:rsidRPr="00935764">
              <w:rPr>
                <w:rFonts w:ascii="Helvetica Neue Light" w:hAnsi="Helvetica Neue Light" w:cs="Arial"/>
                <w:i/>
                <w:iCs/>
                <w:szCs w:val="20"/>
                <w:rPrChange w:id="11024" w:author="Arthur de Catheu" w:date="2014-06-20T17:08:00Z">
                  <w:rPr>
                    <w:rFonts w:eastAsiaTheme="majorEastAsia" w:cs="Arial"/>
                    <w:b/>
                    <w:bCs/>
                    <w:i/>
                    <w:iCs/>
                    <w:sz w:val="28"/>
                    <w:szCs w:val="20"/>
                    <w:highlight w:val="yellow"/>
                  </w:rPr>
                </w:rPrChange>
              </w:rPr>
              <w:t>à compléter</w:t>
            </w:r>
            <w:proofErr w:type="gramStart"/>
            <w:r w:rsidRPr="00935764">
              <w:rPr>
                <w:rFonts w:ascii="Helvetica Neue Light" w:hAnsi="Helvetica Neue Light" w:cs="Arial"/>
                <w:szCs w:val="20"/>
                <w:rPrChange w:id="11025" w:author="Arthur de Catheu" w:date="2014-06-20T17:08:00Z">
                  <w:rPr>
                    <w:rFonts w:eastAsiaTheme="majorEastAsia" w:cs="Arial"/>
                    <w:b/>
                    <w:bCs/>
                    <w:sz w:val="28"/>
                    <w:szCs w:val="20"/>
                    <w:highlight w:val="yellow"/>
                  </w:rPr>
                </w:rPrChange>
              </w:rPr>
              <w:t>]</w:t>
            </w:r>
            <w:proofErr w:type="gramEnd"/>
            <w:r w:rsidRPr="00935764">
              <w:rPr>
                <w:rFonts w:ascii="Helvetica Neue Light" w:hAnsi="Helvetica Neue Light" w:cs="Arial"/>
                <w:szCs w:val="20"/>
                <w:rPrChange w:id="11026" w:author="Arthur de Catheu" w:date="2014-06-20T17:08:00Z">
                  <w:rPr>
                    <w:rFonts w:eastAsiaTheme="majorEastAsia" w:cs="Arial"/>
                    <w:b/>
                    <w:bCs/>
                    <w:sz w:val="28"/>
                    <w:szCs w:val="20"/>
                    <w:highlight w:val="yellow"/>
                  </w:rPr>
                </w:rPrChange>
              </w:rPr>
              <w:br/>
              <w:t xml:space="preserve">Titre : </w:t>
            </w:r>
            <w:r w:rsidRPr="00935764">
              <w:rPr>
                <w:rFonts w:ascii="Helvetica Neue Light" w:hAnsi="Helvetica Neue Light" w:cs="Arial"/>
                <w:szCs w:val="20"/>
                <w:lang w:val="fr-BE"/>
                <w:rPrChange w:id="11027" w:author="Arthur de Catheu" w:date="2014-06-20T17:08:00Z">
                  <w:rPr>
                    <w:rFonts w:eastAsiaTheme="majorEastAsia" w:cs="Arial"/>
                    <w:b/>
                    <w:bCs/>
                    <w:sz w:val="28"/>
                    <w:szCs w:val="20"/>
                    <w:highlight w:val="yellow"/>
                    <w:lang w:val="fr-BE"/>
                  </w:rPr>
                </w:rPrChange>
              </w:rPr>
              <w:tab/>
            </w:r>
            <w:r w:rsidRPr="00935764">
              <w:rPr>
                <w:rFonts w:ascii="Helvetica Neue Light" w:hAnsi="Helvetica Neue Light" w:cs="Arial"/>
                <w:szCs w:val="20"/>
                <w:rPrChange w:id="11028" w:author="Arthur de Catheu" w:date="2014-06-20T17:08:00Z">
                  <w:rPr>
                    <w:rFonts w:eastAsiaTheme="majorEastAsia" w:cs="Arial"/>
                    <w:b/>
                    <w:bCs/>
                    <w:sz w:val="28"/>
                    <w:szCs w:val="20"/>
                    <w:highlight w:val="yellow"/>
                  </w:rPr>
                </w:rPrChange>
              </w:rPr>
              <w:t>[</w:t>
            </w:r>
            <w:r w:rsidRPr="00935764">
              <w:rPr>
                <w:rFonts w:ascii="Helvetica Neue Light" w:hAnsi="Helvetica Neue Light" w:cs="Arial"/>
                <w:i/>
                <w:iCs/>
                <w:szCs w:val="20"/>
                <w:rPrChange w:id="11029" w:author="Arthur de Catheu" w:date="2014-06-20T17:08:00Z">
                  <w:rPr>
                    <w:rFonts w:eastAsiaTheme="majorEastAsia" w:cs="Arial"/>
                    <w:b/>
                    <w:bCs/>
                    <w:i/>
                    <w:iCs/>
                    <w:sz w:val="28"/>
                    <w:szCs w:val="20"/>
                    <w:highlight w:val="yellow"/>
                  </w:rPr>
                </w:rPrChange>
              </w:rPr>
              <w:t>à compléter</w:t>
            </w:r>
            <w:r w:rsidRPr="00935764">
              <w:rPr>
                <w:rFonts w:ascii="Helvetica Neue Light" w:hAnsi="Helvetica Neue Light" w:cs="Arial"/>
                <w:szCs w:val="20"/>
                <w:rPrChange w:id="11030" w:author="Arthur de Catheu" w:date="2014-06-20T17:08:00Z">
                  <w:rPr>
                    <w:rFonts w:eastAsiaTheme="majorEastAsia" w:cs="Arial"/>
                    <w:b/>
                    <w:bCs/>
                    <w:sz w:val="28"/>
                    <w:szCs w:val="20"/>
                    <w:highlight w:val="yellow"/>
                  </w:rPr>
                </w:rPrChange>
              </w:rPr>
              <w:t>]</w:t>
            </w:r>
          </w:p>
        </w:tc>
      </w:tr>
    </w:tbl>
    <w:p w14:paraId="5761F397" w14:textId="77777777" w:rsidR="008A0A4B" w:rsidRPr="00935764" w:rsidRDefault="008A0A4B" w:rsidP="008A0A4B">
      <w:pPr>
        <w:rPr>
          <w:rFonts w:ascii="Helvetica Neue Light" w:hAnsi="Helvetica Neue Light"/>
          <w:rPrChange w:id="11031" w:author="Arthur de Catheu" w:date="2014-06-20T17:08:00Z">
            <w:rPr>
              <w:highlight w:val="yellow"/>
            </w:rPr>
          </w:rPrChange>
        </w:rPr>
      </w:pPr>
    </w:p>
    <w:p w14:paraId="1D4964F8" w14:textId="3A65550C" w:rsidR="00284CE9" w:rsidRPr="00935764" w:rsidRDefault="00284CE9" w:rsidP="003262C0">
      <w:pPr>
        <w:rPr>
          <w:rFonts w:ascii="Helvetica Neue Light" w:eastAsiaTheme="majorEastAsia" w:hAnsi="Helvetica Neue Light" w:cstheme="majorBidi"/>
          <w:b/>
          <w:bCs/>
          <w:highlight w:val="yellow"/>
          <w:rPrChange w:id="11032" w:author="Arthur de Catheu" w:date="2014-06-20T17:08:00Z">
            <w:rPr>
              <w:rFonts w:eastAsiaTheme="majorEastAsia" w:cstheme="majorBidi"/>
              <w:b/>
              <w:bCs/>
              <w:highlight w:val="yellow"/>
            </w:rPr>
          </w:rPrChange>
        </w:rPr>
      </w:pPr>
      <w:r w:rsidRPr="00935764">
        <w:rPr>
          <w:rFonts w:ascii="Helvetica Neue Light" w:hAnsi="Helvetica Neue Light"/>
          <w:highlight w:val="yellow"/>
          <w:rPrChange w:id="11033" w:author="Arthur de Catheu" w:date="2014-06-20T17:08:00Z">
            <w:rPr>
              <w:rFonts w:eastAsiaTheme="majorEastAsia" w:cstheme="majorBidi"/>
              <w:b/>
              <w:bCs/>
              <w:sz w:val="28"/>
              <w:szCs w:val="26"/>
              <w:highlight w:val="yellow"/>
            </w:rPr>
          </w:rPrChange>
        </w:rPr>
        <w:br w:type="page"/>
      </w:r>
    </w:p>
    <w:p w14:paraId="23B33CA9" w14:textId="17B2A483" w:rsidR="00B57140" w:rsidRPr="00935764" w:rsidRDefault="00CF36F6" w:rsidP="00CB4CF4">
      <w:pPr>
        <w:pStyle w:val="Titre2"/>
        <w:rPr>
          <w:ins w:id="11034" w:author="Hervé Monnerie" w:date="2014-06-17T19:31:00Z"/>
          <w:rPrChange w:id="11035" w:author="Arthur de Catheu" w:date="2014-06-20T17:08:00Z">
            <w:rPr>
              <w:ins w:id="11036" w:author="Hervé Monnerie" w:date="2014-06-17T19:31:00Z"/>
              <w:highlight w:val="yellow"/>
            </w:rPr>
          </w:rPrChange>
        </w:rPr>
      </w:pPr>
      <w:bookmarkStart w:id="11037" w:name="_Toc265315461"/>
      <w:r w:rsidRPr="00935764">
        <w:rPr>
          <w:rPrChange w:id="11038" w:author="Arthur de Catheu" w:date="2014-06-20T17:08:00Z">
            <w:rPr>
              <w:highlight w:val="yellow"/>
            </w:rPr>
          </w:rPrChange>
        </w:rPr>
        <w:lastRenderedPageBreak/>
        <w:t>Modèle de notification de rachat de Créance</w:t>
      </w:r>
      <w:bookmarkEnd w:id="11037"/>
    </w:p>
    <w:p w14:paraId="13340F60" w14:textId="77777777" w:rsidR="00814B81" w:rsidRPr="00935764" w:rsidRDefault="00814B81">
      <w:pPr>
        <w:rPr>
          <w:ins w:id="11039" w:author="Hervé Monnerie" w:date="2014-06-17T19:31:00Z"/>
          <w:rFonts w:ascii="Helvetica Neue Light" w:hAnsi="Helvetica Neue Light"/>
          <w:rPrChange w:id="11040" w:author="Arthur de Catheu" w:date="2014-06-20T17:08:00Z">
            <w:rPr>
              <w:ins w:id="11041" w:author="Hervé Monnerie" w:date="2014-06-17T19:31:00Z"/>
              <w:highlight w:val="yellow"/>
            </w:rPr>
          </w:rPrChange>
        </w:rPr>
        <w:pPrChange w:id="11042" w:author="Hervé Monnerie" w:date="2014-06-17T19:31:00Z">
          <w:pPr>
            <w:pStyle w:val="Titre2"/>
          </w:pPr>
        </w:pPrChange>
      </w:pPr>
    </w:p>
    <w:p w14:paraId="57323644" w14:textId="2939DD32" w:rsidR="00814B81" w:rsidRPr="00935764" w:rsidRDefault="00814B81">
      <w:pPr>
        <w:rPr>
          <w:ins w:id="11043" w:author="Hervé Monnerie" w:date="2014-06-17T19:31:00Z"/>
          <w:rFonts w:ascii="Helvetica Neue Light" w:hAnsi="Helvetica Neue Light"/>
          <w:highlight w:val="yellow"/>
          <w:rPrChange w:id="11044" w:author="Arthur de Catheu" w:date="2014-06-20T17:08:00Z">
            <w:rPr>
              <w:ins w:id="11045" w:author="Hervé Monnerie" w:date="2014-06-17T19:31:00Z"/>
              <w:highlight w:val="yellow"/>
            </w:rPr>
          </w:rPrChange>
        </w:rPr>
        <w:pPrChange w:id="11046" w:author="Hervé Monnerie" w:date="2014-06-17T19:31:00Z">
          <w:pPr>
            <w:pStyle w:val="Titre2"/>
          </w:pPr>
        </w:pPrChange>
      </w:pPr>
      <w:ins w:id="11047" w:author="Hervé Monnerie" w:date="2014-06-17T19:31:00Z">
        <w:r w:rsidRPr="00935764">
          <w:rPr>
            <w:rFonts w:ascii="Helvetica Neue Light" w:hAnsi="Helvetica Neue Light"/>
            <w:rPrChange w:id="11048" w:author="Arthur de Catheu" w:date="2014-06-20T17:08:00Z">
              <w:rPr>
                <w:highlight w:val="yellow"/>
              </w:rPr>
            </w:rPrChange>
          </w:rPr>
          <w:t>Objet : Urgent et important - Proposition de rachat de la facture n°#### avant mise en recouvrement</w:t>
        </w:r>
      </w:ins>
    </w:p>
    <w:p w14:paraId="555DEAD9" w14:textId="77777777" w:rsidR="00814B81" w:rsidRPr="00935764" w:rsidRDefault="00814B81">
      <w:pPr>
        <w:rPr>
          <w:ins w:id="11049" w:author="Hervé Monnerie" w:date="2014-06-17T19:31:00Z"/>
          <w:rFonts w:ascii="Helvetica Neue Light" w:hAnsi="Helvetica Neue Light"/>
          <w:highlight w:val="yellow"/>
          <w:rPrChange w:id="11050" w:author="Arthur de Catheu" w:date="2014-06-20T17:08:00Z">
            <w:rPr>
              <w:ins w:id="11051" w:author="Hervé Monnerie" w:date="2014-06-17T19:31:00Z"/>
              <w:highlight w:val="yellow"/>
            </w:rPr>
          </w:rPrChange>
        </w:rPr>
        <w:pPrChange w:id="11052" w:author="Hervé Monnerie" w:date="2014-06-17T19:31:00Z">
          <w:pPr>
            <w:pStyle w:val="Titre2"/>
          </w:pPr>
        </w:pPrChange>
      </w:pPr>
    </w:p>
    <w:p w14:paraId="306724F3" w14:textId="77777777" w:rsidR="00814B81" w:rsidRPr="00935764" w:rsidRDefault="00814B81" w:rsidP="00814B81">
      <w:pPr>
        <w:rPr>
          <w:ins w:id="11053" w:author="Hervé Monnerie" w:date="2014-06-17T19:31:00Z"/>
          <w:rFonts w:ascii="Helvetica Neue Light" w:hAnsi="Helvetica Neue Light"/>
          <w:rPrChange w:id="11054" w:author="Arthur de Catheu" w:date="2014-06-20T17:08:00Z">
            <w:rPr>
              <w:ins w:id="11055" w:author="Hervé Monnerie" w:date="2014-06-17T19:31:00Z"/>
            </w:rPr>
          </w:rPrChange>
        </w:rPr>
      </w:pPr>
      <w:ins w:id="11056" w:author="Hervé Monnerie" w:date="2014-06-17T19:31:00Z">
        <w:r w:rsidRPr="00935764">
          <w:rPr>
            <w:rFonts w:ascii="Helvetica Neue Light" w:hAnsi="Helvetica Neue Light"/>
            <w:rPrChange w:id="11057" w:author="Arthur de Catheu" w:date="2014-06-20T17:08:00Z">
              <w:rPr>
                <w:rFonts w:eastAsiaTheme="majorEastAsia" w:cstheme="majorBidi"/>
                <w:b/>
                <w:bCs/>
                <w:sz w:val="28"/>
                <w:szCs w:val="26"/>
              </w:rPr>
            </w:rPrChange>
          </w:rPr>
          <w:t xml:space="preserve">Bonjour XX, </w:t>
        </w:r>
      </w:ins>
    </w:p>
    <w:p w14:paraId="00013D85" w14:textId="77777777" w:rsidR="00814B81" w:rsidRPr="00935764" w:rsidRDefault="00814B81" w:rsidP="00814B81">
      <w:pPr>
        <w:rPr>
          <w:ins w:id="11058" w:author="Hervé Monnerie" w:date="2014-06-17T19:31:00Z"/>
          <w:rFonts w:ascii="Helvetica Neue Light" w:hAnsi="Helvetica Neue Light"/>
          <w:rPrChange w:id="11059" w:author="Arthur de Catheu" w:date="2014-06-20T17:08:00Z">
            <w:rPr>
              <w:ins w:id="11060" w:author="Hervé Monnerie" w:date="2014-06-17T19:31:00Z"/>
            </w:rPr>
          </w:rPrChange>
        </w:rPr>
      </w:pPr>
    </w:p>
    <w:p w14:paraId="4AA1D67B" w14:textId="2BE78DC0" w:rsidR="00814B81" w:rsidRPr="00935764" w:rsidRDefault="00814B81" w:rsidP="00814B81">
      <w:pPr>
        <w:rPr>
          <w:ins w:id="11061" w:author="Hervé Monnerie" w:date="2014-06-17T19:31:00Z"/>
          <w:rFonts w:ascii="Helvetica Neue Light" w:hAnsi="Helvetica Neue Light"/>
          <w:rPrChange w:id="11062" w:author="Arthur de Catheu" w:date="2014-06-20T17:08:00Z">
            <w:rPr>
              <w:ins w:id="11063" w:author="Hervé Monnerie" w:date="2014-06-17T19:31:00Z"/>
            </w:rPr>
          </w:rPrChange>
        </w:rPr>
      </w:pPr>
      <w:ins w:id="11064" w:author="Hervé Monnerie" w:date="2014-06-17T19:31:00Z">
        <w:r w:rsidRPr="00935764">
          <w:rPr>
            <w:rFonts w:ascii="Helvetica Neue Light" w:hAnsi="Helvetica Neue Light"/>
            <w:rPrChange w:id="11065" w:author="Arthur de Catheu" w:date="2014-06-20T17:08:00Z">
              <w:rPr>
                <w:rFonts w:eastAsiaTheme="majorEastAsia" w:cstheme="majorBidi"/>
                <w:b/>
                <w:bCs/>
                <w:sz w:val="28"/>
                <w:szCs w:val="26"/>
              </w:rPr>
            </w:rPrChange>
          </w:rPr>
          <w:t>En dépit de nos multiples relances, votre client [Raison sociale Débiteur] ne nous a toujours pas adressé le règlement de la facture [Numéro de la facture] arrivée à échéance le ##/##/####. Avant transmission du dossier à notre mandataire de recouvrement, Euler Hermes Recouvrement France, nous vous laissons la possibilité de récupérer la facture par remboursement de cette dernière. Merci de bien vouloir vous connecter à votre espace Client en cliquant ici pour consulter l'offre de rachat de Finexkap AM. N'hésitez pas à nous contacter aux coordonnées indiquées ci-dessous afin de nous communiquer votre décision ou pour toute information complémentaire.</w:t>
        </w:r>
      </w:ins>
    </w:p>
    <w:p w14:paraId="3DAE0B3F" w14:textId="77777777" w:rsidR="00814B81" w:rsidRPr="00935764" w:rsidRDefault="00814B81" w:rsidP="00814B81">
      <w:pPr>
        <w:rPr>
          <w:ins w:id="11066" w:author="Hervé Monnerie" w:date="2014-06-17T19:31:00Z"/>
          <w:rFonts w:ascii="Helvetica Neue Light" w:hAnsi="Helvetica Neue Light"/>
          <w:rPrChange w:id="11067" w:author="Arthur de Catheu" w:date="2014-06-20T17:08:00Z">
            <w:rPr>
              <w:ins w:id="11068" w:author="Hervé Monnerie" w:date="2014-06-17T19:31:00Z"/>
            </w:rPr>
          </w:rPrChange>
        </w:rPr>
      </w:pPr>
    </w:p>
    <w:p w14:paraId="58F23A11" w14:textId="77777777" w:rsidR="00814B81" w:rsidRPr="00935764" w:rsidRDefault="00814B81" w:rsidP="00814B81">
      <w:pPr>
        <w:rPr>
          <w:ins w:id="11069" w:author="Hervé Monnerie" w:date="2014-06-17T19:31:00Z"/>
          <w:rFonts w:ascii="Helvetica Neue Light" w:hAnsi="Helvetica Neue Light"/>
          <w:rPrChange w:id="11070" w:author="Arthur de Catheu" w:date="2014-06-20T17:08:00Z">
            <w:rPr>
              <w:ins w:id="11071" w:author="Hervé Monnerie" w:date="2014-06-17T19:31:00Z"/>
            </w:rPr>
          </w:rPrChange>
        </w:rPr>
      </w:pPr>
      <w:ins w:id="11072" w:author="Hervé Monnerie" w:date="2014-06-17T19:31:00Z">
        <w:r w:rsidRPr="00935764">
          <w:rPr>
            <w:rFonts w:ascii="Helvetica Neue Light" w:hAnsi="Helvetica Neue Light"/>
            <w:rPrChange w:id="11073" w:author="Arthur de Catheu" w:date="2014-06-20T17:08:00Z">
              <w:rPr>
                <w:rFonts w:eastAsiaTheme="majorEastAsia" w:cstheme="majorBidi"/>
                <w:b/>
                <w:bCs/>
                <w:sz w:val="28"/>
                <w:szCs w:val="26"/>
              </w:rPr>
            </w:rPrChange>
          </w:rPr>
          <w:t>Merci pour votre considération.</w:t>
        </w:r>
      </w:ins>
    </w:p>
    <w:p w14:paraId="5FAA7145" w14:textId="77777777" w:rsidR="00814B81" w:rsidRPr="00935764" w:rsidRDefault="00814B81" w:rsidP="00814B81">
      <w:pPr>
        <w:rPr>
          <w:ins w:id="11074" w:author="Hervé Monnerie" w:date="2014-06-17T19:31:00Z"/>
          <w:rFonts w:ascii="Helvetica Neue Light" w:hAnsi="Helvetica Neue Light"/>
          <w:rPrChange w:id="11075" w:author="Arthur de Catheu" w:date="2014-06-20T17:08:00Z">
            <w:rPr>
              <w:ins w:id="11076" w:author="Hervé Monnerie" w:date="2014-06-17T19:31:00Z"/>
            </w:rPr>
          </w:rPrChange>
        </w:rPr>
      </w:pPr>
    </w:p>
    <w:p w14:paraId="28C84EC4" w14:textId="77777777" w:rsidR="00814B81" w:rsidRPr="00935764" w:rsidRDefault="00814B81" w:rsidP="00814B81">
      <w:pPr>
        <w:rPr>
          <w:ins w:id="11077" w:author="Hervé Monnerie" w:date="2014-06-17T19:31:00Z"/>
          <w:rFonts w:ascii="Helvetica Neue Light" w:hAnsi="Helvetica Neue Light"/>
          <w:rPrChange w:id="11078" w:author="Arthur de Catheu" w:date="2014-06-20T17:08:00Z">
            <w:rPr>
              <w:ins w:id="11079" w:author="Hervé Monnerie" w:date="2014-06-17T19:31:00Z"/>
            </w:rPr>
          </w:rPrChange>
        </w:rPr>
      </w:pPr>
      <w:ins w:id="11080" w:author="Hervé Monnerie" w:date="2014-06-17T19:31:00Z">
        <w:r w:rsidRPr="00935764">
          <w:rPr>
            <w:rFonts w:ascii="Helvetica Neue Light" w:hAnsi="Helvetica Neue Light"/>
            <w:rPrChange w:id="11081" w:author="Arthur de Catheu" w:date="2014-06-20T17:08:00Z">
              <w:rPr>
                <w:rFonts w:eastAsiaTheme="majorEastAsia" w:cstheme="majorBidi"/>
                <w:b/>
                <w:bCs/>
                <w:sz w:val="28"/>
                <w:szCs w:val="26"/>
              </w:rPr>
            </w:rPrChange>
          </w:rPr>
          <w:t>Cordialement,</w:t>
        </w:r>
      </w:ins>
    </w:p>
    <w:p w14:paraId="278281DB" w14:textId="77777777" w:rsidR="00814B81" w:rsidRPr="00935764" w:rsidRDefault="00814B81" w:rsidP="00814B81">
      <w:pPr>
        <w:rPr>
          <w:ins w:id="11082" w:author="Hervé Monnerie" w:date="2014-06-17T19:31:00Z"/>
          <w:rFonts w:ascii="Helvetica Neue Light" w:hAnsi="Helvetica Neue Light"/>
          <w:rPrChange w:id="11083" w:author="Arthur de Catheu" w:date="2014-06-20T17:08:00Z">
            <w:rPr>
              <w:ins w:id="11084" w:author="Hervé Monnerie" w:date="2014-06-17T19:31:00Z"/>
            </w:rPr>
          </w:rPrChange>
        </w:rPr>
      </w:pPr>
    </w:p>
    <w:p w14:paraId="54BC816E" w14:textId="77777777" w:rsidR="00814B81" w:rsidRPr="00935764" w:rsidRDefault="00814B81" w:rsidP="00814B81">
      <w:pPr>
        <w:rPr>
          <w:ins w:id="11085" w:author="Hervé Monnerie" w:date="2014-06-17T19:31:00Z"/>
          <w:rFonts w:ascii="Helvetica Neue Light" w:hAnsi="Helvetica Neue Light"/>
          <w:rPrChange w:id="11086" w:author="Arthur de Catheu" w:date="2014-06-20T17:08:00Z">
            <w:rPr>
              <w:ins w:id="11087" w:author="Hervé Monnerie" w:date="2014-06-17T19:31:00Z"/>
            </w:rPr>
          </w:rPrChange>
        </w:rPr>
      </w:pPr>
      <w:ins w:id="11088" w:author="Hervé Monnerie" w:date="2014-06-17T19:31:00Z">
        <w:r w:rsidRPr="00935764">
          <w:rPr>
            <w:rFonts w:ascii="Helvetica Neue Light" w:hAnsi="Helvetica Neue Light"/>
            <w:rPrChange w:id="11089" w:author="Arthur de Catheu" w:date="2014-06-20T17:08:00Z">
              <w:rPr>
                <w:rFonts w:eastAsiaTheme="majorEastAsia" w:cstheme="majorBidi"/>
                <w:b/>
                <w:bCs/>
                <w:sz w:val="28"/>
                <w:szCs w:val="26"/>
              </w:rPr>
            </w:rPrChange>
          </w:rPr>
          <w:t xml:space="preserve">Finexkap AM </w:t>
        </w:r>
      </w:ins>
    </w:p>
    <w:p w14:paraId="5EBE2EC1" w14:textId="77777777" w:rsidR="00814B81" w:rsidRPr="00935764" w:rsidRDefault="00814B81" w:rsidP="00814B81">
      <w:pPr>
        <w:rPr>
          <w:ins w:id="11090" w:author="Hervé Monnerie" w:date="2014-06-17T19:31:00Z"/>
          <w:rFonts w:ascii="Helvetica Neue Light" w:hAnsi="Helvetica Neue Light"/>
          <w:rPrChange w:id="11091" w:author="Arthur de Catheu" w:date="2014-06-20T17:08:00Z">
            <w:rPr>
              <w:ins w:id="11092" w:author="Hervé Monnerie" w:date="2014-06-17T19:31:00Z"/>
            </w:rPr>
          </w:rPrChange>
        </w:rPr>
      </w:pPr>
      <w:ins w:id="11093" w:author="Hervé Monnerie" w:date="2014-06-17T19:31:00Z">
        <w:r w:rsidRPr="00935764">
          <w:rPr>
            <w:rFonts w:ascii="Helvetica Neue Light" w:hAnsi="Helvetica Neue Light"/>
            <w:rPrChange w:id="11094" w:author="Arthur de Catheu" w:date="2014-06-20T17:08:00Z">
              <w:rPr>
                <w:rFonts w:eastAsiaTheme="majorEastAsia" w:cstheme="majorBidi"/>
                <w:b/>
                <w:bCs/>
                <w:sz w:val="28"/>
                <w:szCs w:val="26"/>
              </w:rPr>
            </w:rPrChange>
          </w:rPr>
          <w:t>133 bis, rue de l'Université</w:t>
        </w:r>
      </w:ins>
    </w:p>
    <w:p w14:paraId="41147B21" w14:textId="77777777" w:rsidR="00814B81" w:rsidRPr="00935764" w:rsidRDefault="00814B81" w:rsidP="00814B81">
      <w:pPr>
        <w:rPr>
          <w:ins w:id="11095" w:author="Hervé Monnerie" w:date="2014-06-17T19:31:00Z"/>
          <w:rFonts w:ascii="Helvetica Neue Light" w:hAnsi="Helvetica Neue Light"/>
          <w:rPrChange w:id="11096" w:author="Arthur de Catheu" w:date="2014-06-20T17:08:00Z">
            <w:rPr>
              <w:ins w:id="11097" w:author="Hervé Monnerie" w:date="2014-06-17T19:31:00Z"/>
            </w:rPr>
          </w:rPrChange>
        </w:rPr>
      </w:pPr>
      <w:ins w:id="11098" w:author="Hervé Monnerie" w:date="2014-06-17T19:31:00Z">
        <w:r w:rsidRPr="00935764">
          <w:rPr>
            <w:rFonts w:ascii="Helvetica Neue Light" w:hAnsi="Helvetica Neue Light"/>
            <w:rPrChange w:id="11099" w:author="Arthur de Catheu" w:date="2014-06-20T17:08:00Z">
              <w:rPr>
                <w:rFonts w:eastAsiaTheme="majorEastAsia" w:cstheme="majorBidi"/>
                <w:b/>
                <w:bCs/>
                <w:sz w:val="28"/>
                <w:szCs w:val="26"/>
              </w:rPr>
            </w:rPrChange>
          </w:rPr>
          <w:t>75007 Paris</w:t>
        </w:r>
      </w:ins>
    </w:p>
    <w:p w14:paraId="49C472BC" w14:textId="77777777" w:rsidR="00814B81" w:rsidRPr="00935764" w:rsidRDefault="00814B81" w:rsidP="00814B81">
      <w:pPr>
        <w:rPr>
          <w:ins w:id="11100" w:author="Hervé Monnerie" w:date="2014-06-17T19:31:00Z"/>
          <w:rFonts w:ascii="Helvetica Neue Light" w:hAnsi="Helvetica Neue Light"/>
          <w:rPrChange w:id="11101" w:author="Arthur de Catheu" w:date="2014-06-20T17:08:00Z">
            <w:rPr>
              <w:ins w:id="11102" w:author="Hervé Monnerie" w:date="2014-06-17T19:31:00Z"/>
            </w:rPr>
          </w:rPrChange>
        </w:rPr>
      </w:pPr>
      <w:ins w:id="11103" w:author="Hervé Monnerie" w:date="2014-06-17T19:31:00Z">
        <w:r w:rsidRPr="00935764">
          <w:rPr>
            <w:rFonts w:ascii="Helvetica Neue Light" w:hAnsi="Helvetica Neue Light"/>
            <w:rPrChange w:id="11104" w:author="Arthur de Catheu" w:date="2014-06-20T17:08:00Z">
              <w:rPr>
                <w:rFonts w:eastAsiaTheme="majorEastAsia" w:cstheme="majorBidi"/>
                <w:b/>
                <w:bCs/>
                <w:sz w:val="28"/>
                <w:szCs w:val="26"/>
              </w:rPr>
            </w:rPrChange>
          </w:rPr>
          <w:t>Téléphone : 01 84 17 85 37</w:t>
        </w:r>
      </w:ins>
    </w:p>
    <w:p w14:paraId="107276A8" w14:textId="77777777" w:rsidR="00814B81" w:rsidRPr="00935764" w:rsidRDefault="00814B81" w:rsidP="00814B81">
      <w:pPr>
        <w:rPr>
          <w:ins w:id="11105" w:author="Hervé Monnerie" w:date="2014-06-17T19:31:00Z"/>
          <w:rFonts w:ascii="Helvetica Neue Light" w:hAnsi="Helvetica Neue Light"/>
          <w:rPrChange w:id="11106" w:author="Arthur de Catheu" w:date="2014-06-20T17:08:00Z">
            <w:rPr>
              <w:ins w:id="11107" w:author="Hervé Monnerie" w:date="2014-06-17T19:31:00Z"/>
            </w:rPr>
          </w:rPrChange>
        </w:rPr>
      </w:pPr>
      <w:ins w:id="11108" w:author="Hervé Monnerie" w:date="2014-06-17T19:31:00Z">
        <w:r w:rsidRPr="00935764">
          <w:rPr>
            <w:rFonts w:ascii="Helvetica Neue Light" w:hAnsi="Helvetica Neue Light"/>
            <w:rPrChange w:id="11109" w:author="Arthur de Catheu" w:date="2014-06-20T17:08:00Z">
              <w:rPr>
                <w:rFonts w:eastAsiaTheme="majorEastAsia" w:cstheme="majorBidi"/>
                <w:b/>
                <w:bCs/>
                <w:sz w:val="28"/>
                <w:szCs w:val="26"/>
              </w:rPr>
            </w:rPrChange>
          </w:rPr>
          <w:t>Fax : 01 84 17 50 79</w:t>
        </w:r>
      </w:ins>
    </w:p>
    <w:p w14:paraId="4F3E8681" w14:textId="0B5669D5" w:rsidR="00814B81" w:rsidRPr="00935764" w:rsidRDefault="006855A3">
      <w:pPr>
        <w:rPr>
          <w:rFonts w:ascii="Helvetica Neue Light" w:hAnsi="Helvetica Neue Light"/>
          <w:highlight w:val="yellow"/>
          <w:rPrChange w:id="11110" w:author="Arthur de Catheu" w:date="2014-06-20T17:08:00Z">
            <w:rPr>
              <w:highlight w:val="yellow"/>
            </w:rPr>
          </w:rPrChange>
        </w:rPr>
        <w:pPrChange w:id="11111" w:author="Hervé Monnerie" w:date="2014-06-17T19:31:00Z">
          <w:pPr>
            <w:pStyle w:val="Titre2"/>
          </w:pPr>
        </w:pPrChange>
      </w:pPr>
      <w:ins w:id="11112" w:author="Hervé Monnerie" w:date="2014-06-17T19:31:00Z">
        <w:r w:rsidRPr="006855A3">
          <w:rPr>
            <w:rFonts w:ascii="Helvetica Neue Light" w:hAnsi="Helvetica Neue Light"/>
          </w:rPr>
          <w:t>financement</w:t>
        </w:r>
        <w:r w:rsidR="00814B81" w:rsidRPr="00935764">
          <w:rPr>
            <w:rFonts w:ascii="Helvetica Neue Light" w:hAnsi="Helvetica Neue Light"/>
            <w:rPrChange w:id="11113" w:author="Arthur de Catheu" w:date="2014-06-20T17:08:00Z">
              <w:rPr/>
            </w:rPrChange>
          </w:rPr>
          <w:t>@finexkap.com</w:t>
        </w:r>
      </w:ins>
    </w:p>
    <w:p w14:paraId="2E2AEC92" w14:textId="6D35B645" w:rsidR="00B57140" w:rsidRPr="00935764" w:rsidRDefault="000766E5" w:rsidP="003262C0">
      <w:pPr>
        <w:rPr>
          <w:rFonts w:ascii="Helvetica Neue Light" w:eastAsiaTheme="majorEastAsia" w:hAnsi="Helvetica Neue Light" w:cstheme="majorBidi"/>
          <w:b/>
          <w:bCs/>
          <w:rPrChange w:id="11114" w:author="Arthur de Catheu" w:date="2014-06-20T17:08:00Z">
            <w:rPr>
              <w:rFonts w:eastAsiaTheme="majorEastAsia" w:cstheme="majorBidi"/>
              <w:b/>
              <w:bCs/>
            </w:rPr>
          </w:rPrChange>
        </w:rPr>
      </w:pPr>
      <w:bookmarkStart w:id="11115" w:name="_MON_1455004753"/>
      <w:bookmarkEnd w:id="11115"/>
      <w:del w:id="11116" w:author="Hervé Monnerie" w:date="2014-06-17T19:32:00Z">
        <w:r w:rsidRPr="00935764" w:rsidDel="00814B81">
          <w:rPr>
            <w:rFonts w:ascii="Helvetica Neue Light" w:hAnsi="Helvetica Neue Light"/>
            <w:noProof/>
            <w:highlight w:val="yellow"/>
            <w:rPrChange w:id="11117" w:author="Unknown">
              <w:rPr>
                <w:rFonts w:eastAsiaTheme="majorEastAsia" w:cstheme="majorBidi"/>
                <w:b/>
                <w:bCs/>
                <w:noProof/>
                <w:sz w:val="28"/>
                <w:szCs w:val="26"/>
              </w:rPr>
            </w:rPrChange>
          </w:rPr>
          <w:drawing>
            <wp:inline distT="0" distB="0" distL="0" distR="0" wp14:anchorId="22EBA048" wp14:editId="409E65C2">
              <wp:extent cx="5771515" cy="41275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1515" cy="4127500"/>
                      </a:xfrm>
                      <a:prstGeom prst="rect">
                        <a:avLst/>
                      </a:prstGeom>
                      <a:noFill/>
                      <a:ln>
                        <a:noFill/>
                      </a:ln>
                    </pic:spPr>
                  </pic:pic>
                </a:graphicData>
              </a:graphic>
            </wp:inline>
          </w:drawing>
        </w:r>
      </w:del>
      <w:r w:rsidR="00B57140" w:rsidRPr="00935764">
        <w:rPr>
          <w:rFonts w:ascii="Helvetica Neue Light" w:hAnsi="Helvetica Neue Light"/>
          <w:rPrChange w:id="11118" w:author="Arthur de Catheu" w:date="2014-06-20T17:08:00Z">
            <w:rPr>
              <w:rFonts w:eastAsiaTheme="majorEastAsia" w:cstheme="majorBidi"/>
              <w:b/>
              <w:bCs/>
              <w:sz w:val="28"/>
              <w:szCs w:val="26"/>
            </w:rPr>
          </w:rPrChange>
        </w:rPr>
        <w:br w:type="page"/>
      </w:r>
    </w:p>
    <w:p w14:paraId="49E0D61B" w14:textId="6460CD2B" w:rsidR="00472CAC" w:rsidRPr="00935764" w:rsidRDefault="00472CAC">
      <w:pPr>
        <w:spacing w:before="120"/>
        <w:jc w:val="left"/>
        <w:rPr>
          <w:rFonts w:ascii="Helvetica Neue Light" w:hAnsi="Helvetica Neue Light"/>
          <w:rPrChange w:id="11119" w:author="Arthur de Catheu" w:date="2014-06-20T17:08:00Z">
            <w:rPr/>
          </w:rPrChange>
        </w:rPr>
        <w:pPrChange w:id="11120" w:author="Hervé Monnerie" w:date="2014-06-17T17:26:00Z">
          <w:pPr>
            <w:spacing w:before="120"/>
            <w:jc w:val="center"/>
          </w:pPr>
        </w:pPrChange>
      </w:pPr>
    </w:p>
    <w:sectPr w:rsidR="00472CAC" w:rsidRPr="00935764" w:rsidSect="007947AA">
      <w:headerReference w:type="even" r:id="rId16"/>
      <w:headerReference w:type="default" r:id="rId17"/>
      <w:footerReference w:type="even" r:id="rId18"/>
      <w:footerReference w:type="default" r:id="rId19"/>
      <w:pgSz w:w="11900" w:h="16840" w:code="9"/>
      <w:pgMar w:top="1418" w:right="1134" w:bottom="1134" w:left="1134" w:header="56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D29DCF" w14:textId="77777777" w:rsidR="00257E58" w:rsidRDefault="00257E58" w:rsidP="003C1B1C">
      <w:r>
        <w:separator/>
      </w:r>
    </w:p>
  </w:endnote>
  <w:endnote w:type="continuationSeparator" w:id="0">
    <w:p w14:paraId="00DD139E" w14:textId="77777777" w:rsidR="00257E58" w:rsidRDefault="00257E58" w:rsidP="003C1B1C">
      <w:r>
        <w:continuationSeparator/>
      </w:r>
    </w:p>
  </w:endnote>
  <w:endnote w:type="continuationNotice" w:id="1">
    <w:p w14:paraId="70C15CB7" w14:textId="77777777" w:rsidR="00257E58" w:rsidRDefault="00257E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Light">
    <w:altName w:val="Microsoft YaHei"/>
    <w:charset w:val="00"/>
    <w:family w:val="auto"/>
    <w:pitch w:val="variable"/>
    <w:sig w:usb0="00000001" w:usb1="5000205B" w:usb2="00000002" w:usb3="00000000" w:csb0="00000007"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Sans Serif">
    <w:panose1 w:val="00000000000000000000"/>
    <w:charset w:val="4D"/>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 New Roman Gra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etica Neue">
    <w:altName w:val="Malgun Gothic"/>
    <w:charset w:val="00"/>
    <w:family w:val="auto"/>
    <w:pitch w:val="variable"/>
    <w:sig w:usb0="00000003"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Frutiger 55 Roman">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embo">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067CE" w14:textId="77777777" w:rsidR="00D16ED0" w:rsidRDefault="00D16ED0" w:rsidP="003C1B1C">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C2B5116" w14:textId="77777777" w:rsidR="00D16ED0" w:rsidRDefault="00D16ED0" w:rsidP="003C1B1C">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ED251" w14:textId="77777777" w:rsidR="00D16ED0" w:rsidRDefault="00D16ED0" w:rsidP="003C1B1C">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BA0452">
      <w:rPr>
        <w:rStyle w:val="Numrodepage"/>
        <w:noProof/>
      </w:rPr>
      <w:t>4</w:t>
    </w:r>
    <w:r>
      <w:rPr>
        <w:rStyle w:val="Numrodepage"/>
      </w:rPr>
      <w:fldChar w:fldCharType="end"/>
    </w:r>
  </w:p>
  <w:p w14:paraId="57675ABF" w14:textId="77777777" w:rsidR="00D16ED0" w:rsidRDefault="00D16ED0" w:rsidP="003C1B1C">
    <w:pPr>
      <w:pStyle w:val="Pieddepag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2CECC5" w14:textId="77777777" w:rsidR="00257E58" w:rsidRDefault="00257E58" w:rsidP="003C1B1C">
      <w:r>
        <w:separator/>
      </w:r>
    </w:p>
  </w:footnote>
  <w:footnote w:type="continuationSeparator" w:id="0">
    <w:p w14:paraId="620E59A1" w14:textId="77777777" w:rsidR="00257E58" w:rsidRDefault="00257E58" w:rsidP="003C1B1C">
      <w:r>
        <w:continuationSeparator/>
      </w:r>
    </w:p>
  </w:footnote>
  <w:footnote w:type="continuationNotice" w:id="1">
    <w:p w14:paraId="71CDCD7A" w14:textId="77777777" w:rsidR="00257E58" w:rsidRDefault="00257E5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35216" w14:textId="77777777" w:rsidR="00D16ED0" w:rsidRDefault="00D16ED0">
    <w:pPr>
      <w:pStyle w:val="En-tte"/>
    </w:pPr>
    <w:sdt>
      <w:sdtPr>
        <w:id w:val="171999623"/>
        <w:temporary/>
        <w:showingPlcHdr/>
      </w:sdtPr>
      <w:sdtContent>
        <w:r>
          <w:t>[Tapez le texte]</w:t>
        </w:r>
      </w:sdtContent>
    </w:sdt>
    <w:r>
      <w:ptab w:relativeTo="margin" w:alignment="center" w:leader="none"/>
    </w:r>
    <w:sdt>
      <w:sdtPr>
        <w:id w:val="171999624"/>
        <w:temporary/>
        <w:showingPlcHdr/>
      </w:sdtPr>
      <w:sdtContent>
        <w:r>
          <w:t>[Tapez le texte]</w:t>
        </w:r>
      </w:sdtContent>
    </w:sdt>
    <w:r>
      <w:ptab w:relativeTo="margin" w:alignment="right" w:leader="none"/>
    </w:r>
    <w:sdt>
      <w:sdtPr>
        <w:id w:val="171999625"/>
        <w:temporary/>
        <w:showingPlcHdr/>
      </w:sdtPr>
      <w:sdtContent>
        <w:r>
          <w:t>[Tapez le texte]</w:t>
        </w:r>
      </w:sdtContent>
    </w:sdt>
  </w:p>
  <w:p w14:paraId="3BF0D1F0" w14:textId="77777777" w:rsidR="00D16ED0" w:rsidRDefault="00D16ED0">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25565" w14:textId="2705A4CA" w:rsidR="00D16ED0" w:rsidRDefault="00D16ED0">
    <w:pPr>
      <w:pStyle w:val="En-tte"/>
    </w:pPr>
    <w:r>
      <w:t>Confidentiel</w:t>
    </w:r>
    <w:r>
      <w:ptab w:relativeTo="margin" w:alignment="center" w:leader="none"/>
    </w:r>
    <w:r>
      <w:rPr>
        <w:noProof/>
      </w:rPr>
      <w:t>FINEXKAP AM</w:t>
    </w:r>
    <w:r>
      <w:rPr>
        <w:noProof/>
      </w:rPr>
      <w:tab/>
      <w:t>Juin</w:t>
    </w:r>
    <w:r>
      <w:t xml:space="preserve"> 2014</w:t>
    </w:r>
  </w:p>
  <w:p w14:paraId="004F4E4B" w14:textId="77777777" w:rsidR="00D16ED0" w:rsidRDefault="00D16ED0" w:rsidP="003C1B1C">
    <w:pPr>
      <w:pStyle w:val="En-tte"/>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hybridMultilevel"/>
    <w:tmpl w:val="FFA405D4"/>
    <w:lvl w:ilvl="0" w:tplc="0C848028">
      <w:start w:val="1"/>
      <w:numFmt w:val="bullet"/>
      <w:lvlText w:val="-"/>
      <w:lvlJc w:val="left"/>
      <w:pPr>
        <w:tabs>
          <w:tab w:val="num" w:pos="1418"/>
        </w:tabs>
        <w:ind w:left="1418" w:hanging="567"/>
      </w:pPr>
      <w:rPr>
        <w:rFonts w:ascii="Times New Roman" w:hAnsi="Times New Roman" w:hint="default"/>
      </w:rPr>
    </w:lvl>
    <w:lvl w:ilvl="1" w:tplc="040C0003">
      <w:start w:val="1"/>
      <w:numFmt w:val="bullet"/>
      <w:lvlText w:val="o"/>
      <w:lvlJc w:val="left"/>
      <w:pPr>
        <w:ind w:left="2291" w:hanging="360"/>
      </w:pPr>
      <w:rPr>
        <w:rFonts w:ascii="Courier New" w:hAnsi="Courier New" w:hint="default"/>
      </w:rPr>
    </w:lvl>
    <w:lvl w:ilvl="2" w:tplc="040C0005">
      <w:start w:val="1"/>
      <w:numFmt w:val="bullet"/>
      <w:lvlText w:val=""/>
      <w:lvlJc w:val="left"/>
      <w:pPr>
        <w:ind w:left="3011" w:hanging="360"/>
      </w:pPr>
      <w:rPr>
        <w:rFonts w:ascii="Wingdings" w:hAnsi="Wingdings" w:hint="default"/>
      </w:rPr>
    </w:lvl>
    <w:lvl w:ilvl="3" w:tplc="040C0001">
      <w:start w:val="1"/>
      <w:numFmt w:val="bullet"/>
      <w:lvlText w:val=""/>
      <w:lvlJc w:val="left"/>
      <w:pPr>
        <w:ind w:left="3731" w:hanging="360"/>
      </w:pPr>
      <w:rPr>
        <w:rFonts w:ascii="Symbol" w:hAnsi="Symbol" w:hint="default"/>
      </w:rPr>
    </w:lvl>
    <w:lvl w:ilvl="4" w:tplc="040C0003">
      <w:start w:val="1"/>
      <w:numFmt w:val="bullet"/>
      <w:lvlText w:val="o"/>
      <w:lvlJc w:val="left"/>
      <w:pPr>
        <w:ind w:left="4451" w:hanging="360"/>
      </w:pPr>
      <w:rPr>
        <w:rFonts w:ascii="Courier New" w:hAnsi="Courier New" w:hint="default"/>
      </w:rPr>
    </w:lvl>
    <w:lvl w:ilvl="5" w:tplc="040C0005">
      <w:start w:val="1"/>
      <w:numFmt w:val="bullet"/>
      <w:lvlText w:val=""/>
      <w:lvlJc w:val="left"/>
      <w:pPr>
        <w:ind w:left="5171" w:hanging="360"/>
      </w:pPr>
      <w:rPr>
        <w:rFonts w:ascii="Wingdings" w:hAnsi="Wingdings" w:hint="default"/>
      </w:rPr>
    </w:lvl>
    <w:lvl w:ilvl="6" w:tplc="040C0001">
      <w:start w:val="1"/>
      <w:numFmt w:val="bullet"/>
      <w:lvlText w:val=""/>
      <w:lvlJc w:val="left"/>
      <w:pPr>
        <w:ind w:left="5891" w:hanging="360"/>
      </w:pPr>
      <w:rPr>
        <w:rFonts w:ascii="Symbol" w:hAnsi="Symbol" w:hint="default"/>
      </w:rPr>
    </w:lvl>
    <w:lvl w:ilvl="7" w:tplc="040C0003">
      <w:start w:val="1"/>
      <w:numFmt w:val="bullet"/>
      <w:lvlText w:val="o"/>
      <w:lvlJc w:val="left"/>
      <w:pPr>
        <w:ind w:left="6611" w:hanging="360"/>
      </w:pPr>
      <w:rPr>
        <w:rFonts w:ascii="Courier New" w:hAnsi="Courier New" w:hint="default"/>
      </w:rPr>
    </w:lvl>
    <w:lvl w:ilvl="8" w:tplc="040C0005">
      <w:start w:val="1"/>
      <w:numFmt w:val="bullet"/>
      <w:lvlText w:val=""/>
      <w:lvlJc w:val="left"/>
      <w:pPr>
        <w:ind w:left="7331" w:hanging="360"/>
      </w:pPr>
      <w:rPr>
        <w:rFonts w:ascii="Wingdings" w:hAnsi="Wingdings" w:hint="default"/>
      </w:rPr>
    </w:lvl>
  </w:abstractNum>
  <w:abstractNum w:abstractNumId="1">
    <w:nsid w:val="00000012"/>
    <w:multiLevelType w:val="multilevel"/>
    <w:tmpl w:val="CE367A8E"/>
    <w:lvl w:ilvl="0">
      <w:start w:val="1"/>
      <w:numFmt w:val="decimal"/>
      <w:pStyle w:val="Liste1"/>
      <w:lvlText w:val="%1."/>
      <w:lvlJc w:val="left"/>
      <w:pPr>
        <w:tabs>
          <w:tab w:val="num" w:pos="851"/>
        </w:tabs>
        <w:ind w:left="851" w:hanging="851"/>
      </w:pPr>
      <w:rPr>
        <w:rFonts w:ascii="Times New Roman" w:hAnsi="Times New Roman" w:cs="Times New Roman" w:hint="default"/>
        <w:b w:val="0"/>
        <w:i w:val="0"/>
        <w:color w:val="auto"/>
        <w:sz w:val="22"/>
        <w:szCs w:val="22"/>
        <w:u w:val="none"/>
      </w:rPr>
    </w:lvl>
    <w:lvl w:ilvl="1">
      <w:start w:val="1"/>
      <w:numFmt w:val="decimal"/>
      <w:lvlText w:val="%1.%2"/>
      <w:lvlJc w:val="left"/>
      <w:pPr>
        <w:tabs>
          <w:tab w:val="num" w:pos="851"/>
        </w:tabs>
        <w:ind w:left="851" w:hanging="851"/>
      </w:pPr>
      <w:rPr>
        <w:rFonts w:cs="Times New Roman" w:hint="eastAsia"/>
      </w:rPr>
    </w:lvl>
    <w:lvl w:ilvl="2">
      <w:start w:val="1"/>
      <w:numFmt w:val="decimal"/>
      <w:lvlText w:val="%1.%2.%3"/>
      <w:lvlJc w:val="left"/>
      <w:pPr>
        <w:tabs>
          <w:tab w:val="num" w:pos="851"/>
        </w:tabs>
        <w:ind w:left="851" w:hanging="851"/>
      </w:pPr>
      <w:rPr>
        <w:rFonts w:cs="Times New Roman" w:hint="eastAsia"/>
      </w:rPr>
    </w:lvl>
    <w:lvl w:ilvl="3">
      <w:start w:val="1"/>
      <w:numFmt w:val="decimal"/>
      <w:lvlText w:val="%1.%2.%3.%4."/>
      <w:lvlJc w:val="left"/>
      <w:pPr>
        <w:tabs>
          <w:tab w:val="num" w:pos="2880"/>
        </w:tabs>
        <w:ind w:left="1728" w:hanging="648"/>
      </w:pPr>
      <w:rPr>
        <w:rFonts w:cs="Times New Roman" w:hint="eastAsia"/>
      </w:rPr>
    </w:lvl>
    <w:lvl w:ilvl="4">
      <w:start w:val="1"/>
      <w:numFmt w:val="decimal"/>
      <w:lvlText w:val="%1.%2.%3.%4.%5."/>
      <w:lvlJc w:val="left"/>
      <w:pPr>
        <w:tabs>
          <w:tab w:val="num" w:pos="3600"/>
        </w:tabs>
        <w:ind w:left="2232" w:hanging="792"/>
      </w:pPr>
      <w:rPr>
        <w:rFonts w:cs="Times New Roman" w:hint="eastAsia"/>
      </w:rPr>
    </w:lvl>
    <w:lvl w:ilvl="5">
      <w:start w:val="1"/>
      <w:numFmt w:val="decimal"/>
      <w:lvlText w:val="%1.%2.%3.%4.%5.%6."/>
      <w:lvlJc w:val="left"/>
      <w:pPr>
        <w:tabs>
          <w:tab w:val="num" w:pos="4320"/>
        </w:tabs>
        <w:ind w:left="2736" w:hanging="936"/>
      </w:pPr>
      <w:rPr>
        <w:rFonts w:cs="Times New Roman" w:hint="eastAsia"/>
      </w:rPr>
    </w:lvl>
    <w:lvl w:ilvl="6">
      <w:start w:val="1"/>
      <w:numFmt w:val="decimal"/>
      <w:lvlText w:val="%1.%2.%3.%4.%5.%6.%7."/>
      <w:lvlJc w:val="left"/>
      <w:pPr>
        <w:tabs>
          <w:tab w:val="num" w:pos="5040"/>
        </w:tabs>
        <w:ind w:left="3240" w:hanging="1080"/>
      </w:pPr>
      <w:rPr>
        <w:rFonts w:cs="Times New Roman" w:hint="eastAsia"/>
      </w:rPr>
    </w:lvl>
    <w:lvl w:ilvl="7">
      <w:start w:val="1"/>
      <w:numFmt w:val="decimal"/>
      <w:lvlText w:val="%1.%2.%3.%4.%5.%6.%7.%8."/>
      <w:lvlJc w:val="left"/>
      <w:pPr>
        <w:tabs>
          <w:tab w:val="num" w:pos="5760"/>
        </w:tabs>
        <w:ind w:left="3744" w:hanging="1224"/>
      </w:pPr>
      <w:rPr>
        <w:rFonts w:cs="Times New Roman" w:hint="eastAsia"/>
      </w:rPr>
    </w:lvl>
    <w:lvl w:ilvl="8">
      <w:start w:val="1"/>
      <w:numFmt w:val="decimal"/>
      <w:lvlText w:val="%1.%2.%3.%4.%5.%6.%7.%8.%9."/>
      <w:lvlJc w:val="left"/>
      <w:pPr>
        <w:tabs>
          <w:tab w:val="num" w:pos="6480"/>
        </w:tabs>
        <w:ind w:left="4320" w:hanging="1440"/>
      </w:pPr>
      <w:rPr>
        <w:rFonts w:cs="Times New Roman" w:hint="eastAsia"/>
      </w:rPr>
    </w:lvl>
  </w:abstractNum>
  <w:abstractNum w:abstractNumId="2">
    <w:nsid w:val="0000001D"/>
    <w:multiLevelType w:val="hybridMultilevel"/>
    <w:tmpl w:val="221CF330"/>
    <w:lvl w:ilvl="0" w:tplc="BDC83596">
      <w:start w:val="1"/>
      <w:numFmt w:val="bullet"/>
      <w:lvlText w:val="-"/>
      <w:lvlJc w:val="left"/>
      <w:pPr>
        <w:tabs>
          <w:tab w:val="num" w:pos="1418"/>
        </w:tabs>
        <w:ind w:left="1418" w:hanging="567"/>
      </w:pPr>
      <w:rPr>
        <w:rFonts w:ascii="Times New Roman" w:hAnsi="Times New Roman" w:hint="default"/>
      </w:rPr>
    </w:lvl>
    <w:lvl w:ilvl="1" w:tplc="22EADE72">
      <w:start w:val="1"/>
      <w:numFmt w:val="bullet"/>
      <w:lvlText w:val="o"/>
      <w:lvlJc w:val="left"/>
      <w:pPr>
        <w:ind w:left="2291" w:hanging="360"/>
      </w:pPr>
      <w:rPr>
        <w:rFonts w:ascii="Courier New" w:hAnsi="Courier New" w:hint="default"/>
      </w:rPr>
    </w:lvl>
    <w:lvl w:ilvl="2" w:tplc="49B40818">
      <w:start w:val="1"/>
      <w:numFmt w:val="bullet"/>
      <w:lvlText w:val=""/>
      <w:lvlJc w:val="left"/>
      <w:pPr>
        <w:ind w:left="3011" w:hanging="360"/>
      </w:pPr>
      <w:rPr>
        <w:rFonts w:ascii="Wingdings" w:hAnsi="Wingdings" w:hint="default"/>
      </w:rPr>
    </w:lvl>
    <w:lvl w:ilvl="3" w:tplc="E2B28302">
      <w:start w:val="1"/>
      <w:numFmt w:val="bullet"/>
      <w:lvlText w:val=""/>
      <w:lvlJc w:val="left"/>
      <w:pPr>
        <w:ind w:left="3731" w:hanging="360"/>
      </w:pPr>
      <w:rPr>
        <w:rFonts w:ascii="Symbol" w:hAnsi="Symbol" w:hint="default"/>
      </w:rPr>
    </w:lvl>
    <w:lvl w:ilvl="4" w:tplc="68B68270">
      <w:start w:val="1"/>
      <w:numFmt w:val="bullet"/>
      <w:lvlText w:val="o"/>
      <w:lvlJc w:val="left"/>
      <w:pPr>
        <w:ind w:left="4451" w:hanging="360"/>
      </w:pPr>
      <w:rPr>
        <w:rFonts w:ascii="Courier New" w:hAnsi="Courier New" w:hint="default"/>
      </w:rPr>
    </w:lvl>
    <w:lvl w:ilvl="5" w:tplc="8C4A6508">
      <w:start w:val="1"/>
      <w:numFmt w:val="bullet"/>
      <w:lvlText w:val=""/>
      <w:lvlJc w:val="left"/>
      <w:pPr>
        <w:ind w:left="5171" w:hanging="360"/>
      </w:pPr>
      <w:rPr>
        <w:rFonts w:ascii="Wingdings" w:hAnsi="Wingdings" w:hint="default"/>
      </w:rPr>
    </w:lvl>
    <w:lvl w:ilvl="6" w:tplc="593A7ABE">
      <w:start w:val="1"/>
      <w:numFmt w:val="bullet"/>
      <w:lvlText w:val=""/>
      <w:lvlJc w:val="left"/>
      <w:pPr>
        <w:ind w:left="5891" w:hanging="360"/>
      </w:pPr>
      <w:rPr>
        <w:rFonts w:ascii="Symbol" w:hAnsi="Symbol" w:hint="default"/>
      </w:rPr>
    </w:lvl>
    <w:lvl w:ilvl="7" w:tplc="5D469CA0">
      <w:start w:val="1"/>
      <w:numFmt w:val="bullet"/>
      <w:lvlText w:val="o"/>
      <w:lvlJc w:val="left"/>
      <w:pPr>
        <w:ind w:left="6611" w:hanging="360"/>
      </w:pPr>
      <w:rPr>
        <w:rFonts w:ascii="Courier New" w:hAnsi="Courier New" w:hint="default"/>
      </w:rPr>
    </w:lvl>
    <w:lvl w:ilvl="8" w:tplc="3E1E92FC">
      <w:start w:val="1"/>
      <w:numFmt w:val="bullet"/>
      <w:lvlText w:val=""/>
      <w:lvlJc w:val="left"/>
      <w:pPr>
        <w:ind w:left="7331" w:hanging="360"/>
      </w:pPr>
      <w:rPr>
        <w:rFonts w:ascii="Wingdings" w:hAnsi="Wingdings" w:hint="default"/>
      </w:rPr>
    </w:lvl>
  </w:abstractNum>
  <w:abstractNum w:abstractNumId="3">
    <w:nsid w:val="00000027"/>
    <w:multiLevelType w:val="hybridMultilevel"/>
    <w:tmpl w:val="38928582"/>
    <w:lvl w:ilvl="0" w:tplc="FFFFFFFF">
      <w:start w:val="1"/>
      <w:numFmt w:val="lowerRoman"/>
      <w:lvlText w:val="(%1)"/>
      <w:lvlJc w:val="left"/>
      <w:pPr>
        <w:tabs>
          <w:tab w:val="num" w:pos="1418"/>
        </w:tabs>
        <w:ind w:left="1418" w:hanging="567"/>
      </w:pPr>
      <w:rPr>
        <w:rFonts w:ascii="Times New Roman" w:hAnsi="Times New Roman" w:cs="Times New Roman" w:hint="default"/>
        <w:b w:val="0"/>
        <w:i w:val="0"/>
        <w:sz w:val="22"/>
      </w:rPr>
    </w:lvl>
    <w:lvl w:ilvl="1" w:tplc="FFFFFFFF">
      <w:start w:val="1"/>
      <w:numFmt w:val="lowerLetter"/>
      <w:lvlText w:val="%2."/>
      <w:lvlJc w:val="left"/>
      <w:pPr>
        <w:ind w:left="2291" w:hanging="360"/>
      </w:pPr>
      <w:rPr>
        <w:rFonts w:cs="Times New Roman"/>
      </w:rPr>
    </w:lvl>
    <w:lvl w:ilvl="2" w:tplc="FFFFFFFF">
      <w:start w:val="1"/>
      <w:numFmt w:val="lowerRoman"/>
      <w:lvlText w:val="%3."/>
      <w:lvlJc w:val="right"/>
      <w:pPr>
        <w:ind w:left="3011" w:hanging="180"/>
      </w:pPr>
      <w:rPr>
        <w:rFonts w:cs="Times New Roman"/>
      </w:rPr>
    </w:lvl>
    <w:lvl w:ilvl="3" w:tplc="FFFFFFFF">
      <w:start w:val="1"/>
      <w:numFmt w:val="decimal"/>
      <w:lvlText w:val="%4."/>
      <w:lvlJc w:val="left"/>
      <w:pPr>
        <w:ind w:left="3731" w:hanging="360"/>
      </w:pPr>
      <w:rPr>
        <w:rFonts w:cs="Times New Roman"/>
      </w:rPr>
    </w:lvl>
    <w:lvl w:ilvl="4" w:tplc="FFFFFFFF">
      <w:start w:val="1"/>
      <w:numFmt w:val="lowerLetter"/>
      <w:lvlText w:val="%5."/>
      <w:lvlJc w:val="left"/>
      <w:pPr>
        <w:ind w:left="4451" w:hanging="360"/>
      </w:pPr>
      <w:rPr>
        <w:rFonts w:cs="Times New Roman"/>
      </w:rPr>
    </w:lvl>
    <w:lvl w:ilvl="5" w:tplc="FFFFFFFF">
      <w:start w:val="1"/>
      <w:numFmt w:val="lowerRoman"/>
      <w:lvlText w:val="%6."/>
      <w:lvlJc w:val="right"/>
      <w:pPr>
        <w:ind w:left="5171" w:hanging="180"/>
      </w:pPr>
      <w:rPr>
        <w:rFonts w:cs="Times New Roman"/>
      </w:rPr>
    </w:lvl>
    <w:lvl w:ilvl="6" w:tplc="FFFFFFFF">
      <w:start w:val="1"/>
      <w:numFmt w:val="decimal"/>
      <w:lvlText w:val="%7."/>
      <w:lvlJc w:val="left"/>
      <w:pPr>
        <w:ind w:left="5891" w:hanging="360"/>
      </w:pPr>
      <w:rPr>
        <w:rFonts w:cs="Times New Roman"/>
      </w:rPr>
    </w:lvl>
    <w:lvl w:ilvl="7" w:tplc="FFFFFFFF">
      <w:start w:val="1"/>
      <w:numFmt w:val="lowerLetter"/>
      <w:lvlText w:val="%8."/>
      <w:lvlJc w:val="left"/>
      <w:pPr>
        <w:ind w:left="6611" w:hanging="360"/>
      </w:pPr>
      <w:rPr>
        <w:rFonts w:cs="Times New Roman"/>
      </w:rPr>
    </w:lvl>
    <w:lvl w:ilvl="8" w:tplc="FFFFFFFF">
      <w:start w:val="1"/>
      <w:numFmt w:val="lowerRoman"/>
      <w:lvlText w:val="%9."/>
      <w:lvlJc w:val="right"/>
      <w:pPr>
        <w:ind w:left="7331" w:hanging="180"/>
      </w:pPr>
      <w:rPr>
        <w:rFonts w:cs="Times New Roman"/>
      </w:rPr>
    </w:lvl>
  </w:abstractNum>
  <w:abstractNum w:abstractNumId="4">
    <w:nsid w:val="001F57A8"/>
    <w:multiLevelType w:val="hybridMultilevel"/>
    <w:tmpl w:val="0D969F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044602F"/>
    <w:multiLevelType w:val="hybridMultilevel"/>
    <w:tmpl w:val="83E6B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491CDD"/>
    <w:multiLevelType w:val="hybridMultilevel"/>
    <w:tmpl w:val="6338DB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09D2C42"/>
    <w:multiLevelType w:val="hybridMultilevel"/>
    <w:tmpl w:val="25B044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09D3B15"/>
    <w:multiLevelType w:val="hybridMultilevel"/>
    <w:tmpl w:val="8924D576"/>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B2541E"/>
    <w:multiLevelType w:val="hybridMultilevel"/>
    <w:tmpl w:val="97A4E8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00BD0095"/>
    <w:multiLevelType w:val="hybridMultilevel"/>
    <w:tmpl w:val="E7C4F2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025B094F"/>
    <w:multiLevelType w:val="hybridMultilevel"/>
    <w:tmpl w:val="4AB0C8B0"/>
    <w:lvl w:ilvl="0" w:tplc="FFFFFFFF">
      <w:start w:val="1"/>
      <w:numFmt w:val="decimal"/>
      <w:pStyle w:val="PAGENFRUKCont5"/>
      <w:lvlText w:val="(%1)"/>
      <w:lvlJc w:val="left"/>
      <w:pPr>
        <w:tabs>
          <w:tab w:val="num" w:pos="850"/>
        </w:tabs>
        <w:ind w:left="850" w:hanging="850"/>
      </w:pPr>
      <w:rPr>
        <w:rFonts w:ascii="Arial" w:hAnsi="Arial" w:hint="default"/>
        <w:b/>
        <w:i w:val="0"/>
        <w:sz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nsid w:val="02610327"/>
    <w:multiLevelType w:val="hybridMultilevel"/>
    <w:tmpl w:val="4D6EF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026B6F3F"/>
    <w:multiLevelType w:val="hybridMultilevel"/>
    <w:tmpl w:val="3F505C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0295364C"/>
    <w:multiLevelType w:val="hybridMultilevel"/>
    <w:tmpl w:val="78E0B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029E17E6"/>
    <w:multiLevelType w:val="hybridMultilevel"/>
    <w:tmpl w:val="2466B1EE"/>
    <w:lvl w:ilvl="0" w:tplc="040C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02F0622F"/>
    <w:multiLevelType w:val="hybridMultilevel"/>
    <w:tmpl w:val="DAC205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0338380D"/>
    <w:multiLevelType w:val="hybridMultilevel"/>
    <w:tmpl w:val="2E444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0344788B"/>
    <w:multiLevelType w:val="hybridMultilevel"/>
    <w:tmpl w:val="666CA6D8"/>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3BA1B3F"/>
    <w:multiLevelType w:val="hybridMultilevel"/>
    <w:tmpl w:val="90E04BFC"/>
    <w:lvl w:ilvl="0" w:tplc="21760254">
      <w:start w:val="1"/>
      <w:numFmt w:val="bullet"/>
      <w:lvlText w:val="-"/>
      <w:lvlJc w:val="left"/>
      <w:pPr>
        <w:tabs>
          <w:tab w:val="num" w:pos="1418"/>
        </w:tabs>
        <w:ind w:left="1418" w:hanging="567"/>
      </w:pPr>
      <w:rPr>
        <w:rFonts w:ascii="Times New Roman" w:hAnsi="Times New Roman" w:cs="Times New Roman"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20">
    <w:nsid w:val="03C00539"/>
    <w:multiLevelType w:val="hybridMultilevel"/>
    <w:tmpl w:val="9DD0D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46078BA"/>
    <w:multiLevelType w:val="hybridMultilevel"/>
    <w:tmpl w:val="0F06BFB2"/>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04BC5E9F"/>
    <w:multiLevelType w:val="hybridMultilevel"/>
    <w:tmpl w:val="9E907C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04D80DC7"/>
    <w:multiLevelType w:val="hybridMultilevel"/>
    <w:tmpl w:val="9174B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051F3830"/>
    <w:multiLevelType w:val="hybridMultilevel"/>
    <w:tmpl w:val="A86EF97C"/>
    <w:lvl w:ilvl="0" w:tplc="5888C210">
      <w:start w:val="5"/>
      <w:numFmt w:val="bullet"/>
      <w:lvlText w:val="-"/>
      <w:lvlJc w:val="left"/>
      <w:pPr>
        <w:ind w:left="720" w:hanging="360"/>
      </w:pPr>
      <w:rPr>
        <w:rFonts w:ascii="Helvetica Neue Light" w:eastAsiaTheme="minorEastAsia" w:hAnsi="Helvetica Neue Light"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5888C210">
      <w:start w:val="5"/>
      <w:numFmt w:val="bullet"/>
      <w:lvlText w:val="-"/>
      <w:lvlJc w:val="left"/>
      <w:pPr>
        <w:ind w:left="360" w:hanging="360"/>
      </w:pPr>
      <w:rPr>
        <w:rFonts w:ascii="Helvetica Neue Light" w:eastAsiaTheme="minorEastAsia" w:hAnsi="Helvetica Neue Light" w:cstheme="minorBidi" w:hint="default"/>
      </w:rPr>
    </w:lvl>
    <w:lvl w:ilvl="7" w:tplc="04090003">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550060E"/>
    <w:multiLevelType w:val="hybridMultilevel"/>
    <w:tmpl w:val="F10E5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05B11A48"/>
    <w:multiLevelType w:val="hybridMultilevel"/>
    <w:tmpl w:val="F26CC8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064A0033"/>
    <w:multiLevelType w:val="hybridMultilevel"/>
    <w:tmpl w:val="B150CDE4"/>
    <w:lvl w:ilvl="0" w:tplc="040C0001">
      <w:start w:val="1"/>
      <w:numFmt w:val="bullet"/>
      <w:lvlText w:val=""/>
      <w:lvlJc w:val="left"/>
      <w:pPr>
        <w:ind w:left="360" w:hanging="360"/>
      </w:pPr>
      <w:rPr>
        <w:rFonts w:ascii="Symbol" w:hAnsi="Symbol" w:hint="default"/>
      </w:rPr>
    </w:lvl>
    <w:lvl w:ilvl="1" w:tplc="040C0019">
      <w:start w:val="1"/>
      <w:numFmt w:val="lowerLetter"/>
      <w:lvlText w:val="%2."/>
      <w:lvlJc w:val="left"/>
      <w:pPr>
        <w:ind w:left="1080" w:hanging="360"/>
      </w:pPr>
      <w:rPr>
        <w:rFonts w:hint="default"/>
        <w:b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064E156D"/>
    <w:multiLevelType w:val="hybridMultilevel"/>
    <w:tmpl w:val="60925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06F21F44"/>
    <w:multiLevelType w:val="hybridMultilevel"/>
    <w:tmpl w:val="3CE6A9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0725400B"/>
    <w:multiLevelType w:val="hybridMultilevel"/>
    <w:tmpl w:val="6DAA8ADC"/>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31">
    <w:nsid w:val="08C516EE"/>
    <w:multiLevelType w:val="hybridMultilevel"/>
    <w:tmpl w:val="BA1A1A40"/>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9023399"/>
    <w:multiLevelType w:val="hybridMultilevel"/>
    <w:tmpl w:val="6A4688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092462CB"/>
    <w:multiLevelType w:val="hybridMultilevel"/>
    <w:tmpl w:val="B5DC3EBA"/>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09453FA1"/>
    <w:multiLevelType w:val="hybridMultilevel"/>
    <w:tmpl w:val="BC1CFC1A"/>
    <w:lvl w:ilvl="0" w:tplc="040C0001">
      <w:start w:val="1"/>
      <w:numFmt w:val="bullet"/>
      <w:lvlText w:val=""/>
      <w:lvlJc w:val="left"/>
      <w:pPr>
        <w:ind w:left="360" w:hanging="360"/>
      </w:pPr>
      <w:rPr>
        <w:rFonts w:ascii="Symbol" w:hAnsi="Symbol" w:hint="default"/>
      </w:rPr>
    </w:lvl>
    <w:lvl w:ilvl="1" w:tplc="0BA896AC">
      <w:start w:val="1"/>
      <w:numFmt w:val="lowerLetter"/>
      <w:lvlText w:val="%2."/>
      <w:lvlJc w:val="left"/>
      <w:pPr>
        <w:ind w:left="1080" w:hanging="360"/>
      </w:pPr>
      <w:rPr>
        <w:rFonts w:hint="default"/>
        <w:b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0A1876E5"/>
    <w:multiLevelType w:val="hybridMultilevel"/>
    <w:tmpl w:val="AC2A5C9C"/>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0B085C5B"/>
    <w:multiLevelType w:val="hybridMultilevel"/>
    <w:tmpl w:val="ACF6EED2"/>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tentative="1">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0B34762B"/>
    <w:multiLevelType w:val="hybridMultilevel"/>
    <w:tmpl w:val="645EED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0B4919FF"/>
    <w:multiLevelType w:val="hybridMultilevel"/>
    <w:tmpl w:val="0952EE68"/>
    <w:lvl w:ilvl="0" w:tplc="206AFEAE">
      <w:start w:val="22"/>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nsid w:val="0B706E56"/>
    <w:multiLevelType w:val="hybridMultilevel"/>
    <w:tmpl w:val="DE90BD52"/>
    <w:lvl w:ilvl="0" w:tplc="8140DE52">
      <w:start w:val="1"/>
      <w:numFmt w:val="lowerLetter"/>
      <w:lvlText w:val="%1."/>
      <w:lvlJc w:val="left"/>
      <w:pPr>
        <w:ind w:left="2988" w:hanging="360"/>
      </w:pPr>
    </w:lvl>
    <w:lvl w:ilvl="1" w:tplc="040C0019" w:tentative="1">
      <w:start w:val="1"/>
      <w:numFmt w:val="lowerLetter"/>
      <w:lvlText w:val="%2."/>
      <w:lvlJc w:val="left"/>
      <w:pPr>
        <w:ind w:left="3708" w:hanging="360"/>
      </w:pPr>
    </w:lvl>
    <w:lvl w:ilvl="2" w:tplc="040C001B" w:tentative="1">
      <w:start w:val="1"/>
      <w:numFmt w:val="lowerRoman"/>
      <w:lvlText w:val="%3."/>
      <w:lvlJc w:val="right"/>
      <w:pPr>
        <w:ind w:left="4428" w:hanging="180"/>
      </w:pPr>
    </w:lvl>
    <w:lvl w:ilvl="3" w:tplc="040C000F" w:tentative="1">
      <w:start w:val="1"/>
      <w:numFmt w:val="decimal"/>
      <w:lvlText w:val="%4."/>
      <w:lvlJc w:val="left"/>
      <w:pPr>
        <w:ind w:left="5148" w:hanging="360"/>
      </w:pPr>
    </w:lvl>
    <w:lvl w:ilvl="4" w:tplc="040C0019" w:tentative="1">
      <w:start w:val="1"/>
      <w:numFmt w:val="lowerLetter"/>
      <w:lvlText w:val="%5."/>
      <w:lvlJc w:val="left"/>
      <w:pPr>
        <w:ind w:left="5868" w:hanging="360"/>
      </w:pPr>
    </w:lvl>
    <w:lvl w:ilvl="5" w:tplc="040C001B" w:tentative="1">
      <w:start w:val="1"/>
      <w:numFmt w:val="lowerRoman"/>
      <w:lvlText w:val="%6."/>
      <w:lvlJc w:val="right"/>
      <w:pPr>
        <w:ind w:left="6588" w:hanging="180"/>
      </w:pPr>
    </w:lvl>
    <w:lvl w:ilvl="6" w:tplc="040C000F" w:tentative="1">
      <w:start w:val="1"/>
      <w:numFmt w:val="decimal"/>
      <w:lvlText w:val="%7."/>
      <w:lvlJc w:val="left"/>
      <w:pPr>
        <w:ind w:left="7308" w:hanging="360"/>
      </w:pPr>
    </w:lvl>
    <w:lvl w:ilvl="7" w:tplc="040C0019" w:tentative="1">
      <w:start w:val="1"/>
      <w:numFmt w:val="lowerLetter"/>
      <w:lvlText w:val="%8."/>
      <w:lvlJc w:val="left"/>
      <w:pPr>
        <w:ind w:left="8028" w:hanging="360"/>
      </w:pPr>
    </w:lvl>
    <w:lvl w:ilvl="8" w:tplc="040C001B" w:tentative="1">
      <w:start w:val="1"/>
      <w:numFmt w:val="lowerRoman"/>
      <w:lvlText w:val="%9."/>
      <w:lvlJc w:val="right"/>
      <w:pPr>
        <w:ind w:left="8748" w:hanging="180"/>
      </w:pPr>
    </w:lvl>
  </w:abstractNum>
  <w:abstractNum w:abstractNumId="40">
    <w:nsid w:val="0B7E1601"/>
    <w:multiLevelType w:val="hybridMultilevel"/>
    <w:tmpl w:val="A3125D28"/>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0C1770BB"/>
    <w:multiLevelType w:val="hybridMultilevel"/>
    <w:tmpl w:val="F7007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0C501BE3"/>
    <w:multiLevelType w:val="hybridMultilevel"/>
    <w:tmpl w:val="F826598C"/>
    <w:lvl w:ilvl="0" w:tplc="23EEA768">
      <w:start w:val="8"/>
      <w:numFmt w:val="bullet"/>
      <w:lvlText w:val="-"/>
      <w:lvlJc w:val="left"/>
      <w:pPr>
        <w:ind w:left="720" w:hanging="360"/>
      </w:pPr>
      <w:rPr>
        <w:rFonts w:ascii="Arial" w:eastAsia="Times New Roman" w:hAnsi="Arial" w:cs="MS Sans Serif"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CBD700F"/>
    <w:multiLevelType w:val="hybridMultilevel"/>
    <w:tmpl w:val="719018F8"/>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0D011520"/>
    <w:multiLevelType w:val="hybridMultilevel"/>
    <w:tmpl w:val="B0900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0DFE6F90"/>
    <w:multiLevelType w:val="hybridMultilevel"/>
    <w:tmpl w:val="21D4393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0E25474A"/>
    <w:multiLevelType w:val="hybridMultilevel"/>
    <w:tmpl w:val="66F09BCE"/>
    <w:lvl w:ilvl="0" w:tplc="2E341070">
      <w:start w:val="4"/>
      <w:numFmt w:val="bullet"/>
      <w:lvlText w:val="-"/>
      <w:lvlJc w:val="left"/>
      <w:pPr>
        <w:ind w:left="360" w:hanging="360"/>
      </w:pPr>
      <w:rPr>
        <w:rFonts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0F1C45AD"/>
    <w:multiLevelType w:val="hybridMultilevel"/>
    <w:tmpl w:val="8C0E889E"/>
    <w:lvl w:ilvl="0" w:tplc="040C000F">
      <w:start w:val="1"/>
      <w:numFmt w:val="decimal"/>
      <w:lvlText w:val="%1."/>
      <w:lvlJc w:val="left"/>
      <w:pPr>
        <w:ind w:left="720" w:hanging="360"/>
      </w:pPr>
      <w:rPr>
        <w:rFonts w:hint="default"/>
      </w:rPr>
    </w:lvl>
    <w:lvl w:ilvl="1" w:tplc="040C0003" w:tentative="1">
      <w:start w:val="1"/>
      <w:numFmt w:val="bullet"/>
      <w:pStyle w:val="FWBL2"/>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0F3A6251"/>
    <w:multiLevelType w:val="hybridMultilevel"/>
    <w:tmpl w:val="0AD02054"/>
    <w:lvl w:ilvl="0" w:tplc="23EEA768">
      <w:start w:val="8"/>
      <w:numFmt w:val="bullet"/>
      <w:lvlText w:val="-"/>
      <w:lvlJc w:val="left"/>
      <w:pPr>
        <w:ind w:left="360" w:hanging="360"/>
      </w:pPr>
      <w:rPr>
        <w:rFonts w:ascii="Arial" w:eastAsia="Times New Roman" w:hAnsi="Arial" w:cs="MS Sans Serif" w:hint="default"/>
        <w:color w:val="00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9">
    <w:nsid w:val="0FE166F1"/>
    <w:multiLevelType w:val="hybridMultilevel"/>
    <w:tmpl w:val="38DCDB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10303394"/>
    <w:multiLevelType w:val="hybridMultilevel"/>
    <w:tmpl w:val="D774F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11C02615"/>
    <w:multiLevelType w:val="hybridMultilevel"/>
    <w:tmpl w:val="568CBE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120D3534"/>
    <w:multiLevelType w:val="hybridMultilevel"/>
    <w:tmpl w:val="733674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125E4C14"/>
    <w:multiLevelType w:val="hybridMultilevel"/>
    <w:tmpl w:val="BB5EB360"/>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12EE5DE5"/>
    <w:multiLevelType w:val="hybridMultilevel"/>
    <w:tmpl w:val="CF7E95BC"/>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55">
    <w:nsid w:val="13A854C0"/>
    <w:multiLevelType w:val="hybridMultilevel"/>
    <w:tmpl w:val="413639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13E03C2B"/>
    <w:multiLevelType w:val="hybridMultilevel"/>
    <w:tmpl w:val="1CB259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13F84F72"/>
    <w:multiLevelType w:val="hybridMultilevel"/>
    <w:tmpl w:val="2222BAF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nsid w:val="13FF648B"/>
    <w:multiLevelType w:val="hybridMultilevel"/>
    <w:tmpl w:val="0D76D4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nsid w:val="140821D0"/>
    <w:multiLevelType w:val="hybridMultilevel"/>
    <w:tmpl w:val="D2162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nsid w:val="14217529"/>
    <w:multiLevelType w:val="hybridMultilevel"/>
    <w:tmpl w:val="962EE8F6"/>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1">
    <w:nsid w:val="144548DD"/>
    <w:multiLevelType w:val="hybridMultilevel"/>
    <w:tmpl w:val="0972A1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1453742F"/>
    <w:multiLevelType w:val="hybridMultilevel"/>
    <w:tmpl w:val="181E95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nsid w:val="1471645F"/>
    <w:multiLevelType w:val="hybridMultilevel"/>
    <w:tmpl w:val="A596D72C"/>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nsid w:val="14B773BA"/>
    <w:multiLevelType w:val="hybridMultilevel"/>
    <w:tmpl w:val="D76C04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15D845B5"/>
    <w:multiLevelType w:val="hybridMultilevel"/>
    <w:tmpl w:val="0178DB94"/>
    <w:lvl w:ilvl="0" w:tplc="2E341070">
      <w:start w:val="4"/>
      <w:numFmt w:val="bullet"/>
      <w:lvlText w:val="-"/>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nsid w:val="16E15E1B"/>
    <w:multiLevelType w:val="hybridMultilevel"/>
    <w:tmpl w:val="DAD0FBA4"/>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nsid w:val="16FC6EAC"/>
    <w:multiLevelType w:val="hybridMultilevel"/>
    <w:tmpl w:val="FFAC38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nsid w:val="17030F58"/>
    <w:multiLevelType w:val="hybridMultilevel"/>
    <w:tmpl w:val="CB1C6878"/>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17277279"/>
    <w:multiLevelType w:val="hybridMultilevel"/>
    <w:tmpl w:val="9EA6BC92"/>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nsid w:val="1743259B"/>
    <w:multiLevelType w:val="multilevel"/>
    <w:tmpl w:val="A9F4860A"/>
    <w:lvl w:ilvl="0">
      <w:start w:val="1"/>
      <w:numFmt w:val="none"/>
      <w:suff w:val="nothing"/>
      <w:lvlText w:val=""/>
      <w:lvlJc w:val="left"/>
      <w:pPr>
        <w:ind w:left="0" w:firstLine="0"/>
      </w:pPr>
      <w:rPr>
        <w:rFonts w:ascii="Times New Roman" w:hAnsi="Times New Roman" w:cs="Times New Roman"/>
        <w:b w:val="0"/>
        <w:i w:val="0"/>
        <w:caps w:val="0"/>
        <w:color w:val="auto"/>
        <w:u w:val="none"/>
      </w:rPr>
    </w:lvl>
    <w:lvl w:ilvl="1">
      <w:start w:val="1"/>
      <w:numFmt w:val="lowerLetter"/>
      <w:lvlText w:val="(%2)"/>
      <w:lvlJc w:val="left"/>
      <w:pPr>
        <w:tabs>
          <w:tab w:val="num" w:pos="720"/>
        </w:tabs>
        <w:ind w:left="720" w:hanging="720"/>
      </w:pPr>
      <w:rPr>
        <w:rFonts w:ascii="Arial" w:hAnsi="Arial" w:cs="Arial" w:hint="default"/>
        <w:b w:val="0"/>
        <w:bCs w:val="0"/>
        <w:i w:val="0"/>
        <w:iCs w:val="0"/>
        <w:caps w:val="0"/>
        <w:smallCaps w:val="0"/>
        <w:strike w:val="0"/>
        <w:dstrike w:val="0"/>
        <w:noProof w:val="0"/>
        <w:vanish w:val="0"/>
        <w:color w:val="000000"/>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tabs>
          <w:tab w:val="num" w:pos="1440"/>
        </w:tabs>
        <w:ind w:left="1440" w:hanging="216"/>
      </w:pPr>
      <w:rPr>
        <w:rFonts w:ascii="Times New Roman" w:hAnsi="Times New Roman" w:cs="Times New Roman"/>
        <w:b w:val="0"/>
        <w:i w:val="0"/>
        <w:caps w:val="0"/>
        <w:color w:val="auto"/>
        <w:u w:val="none"/>
      </w:rPr>
    </w:lvl>
    <w:lvl w:ilvl="3">
      <w:start w:val="1"/>
      <w:numFmt w:val="upperLetter"/>
      <w:lvlText w:val="(%4)"/>
      <w:lvlJc w:val="left"/>
      <w:pPr>
        <w:tabs>
          <w:tab w:val="num" w:pos="2160"/>
        </w:tabs>
        <w:ind w:left="2160" w:hanging="720"/>
      </w:pPr>
      <w:rPr>
        <w:rFonts w:ascii="Times New Roman" w:hAnsi="Times New Roman" w:cs="Times New Roman"/>
        <w:b w:val="0"/>
        <w:i w:val="0"/>
        <w:caps w:val="0"/>
        <w:color w:val="auto"/>
        <w:u w:val="none"/>
      </w:rPr>
    </w:lvl>
    <w:lvl w:ilvl="4">
      <w:start w:val="1"/>
      <w:numFmt w:val="upperRoman"/>
      <w:lvlText w:val="(%5)"/>
      <w:lvlJc w:val="right"/>
      <w:pPr>
        <w:tabs>
          <w:tab w:val="num" w:pos="2880"/>
        </w:tabs>
        <w:ind w:left="2880" w:hanging="216"/>
      </w:pPr>
      <w:rPr>
        <w:rFonts w:ascii="Times New Roman" w:hAnsi="Times New Roman" w:cs="Times New Roman"/>
        <w:b w:val="0"/>
        <w:i w:val="0"/>
        <w:caps w:val="0"/>
        <w:color w:val="auto"/>
        <w:u w:val="none"/>
      </w:rPr>
    </w:lvl>
    <w:lvl w:ilvl="5">
      <w:start w:val="27"/>
      <w:numFmt w:val="lowerLetter"/>
      <w:lvlText w:val="(%6)"/>
      <w:lvlJc w:val="left"/>
      <w:pPr>
        <w:tabs>
          <w:tab w:val="num" w:pos="3600"/>
        </w:tabs>
        <w:ind w:left="3600" w:hanging="720"/>
      </w:pPr>
      <w:rPr>
        <w:rFonts w:ascii="Times New Roman" w:hAnsi="Times New Roman" w:cs="Times New Roman"/>
        <w:b w:val="0"/>
        <w:i w:val="0"/>
        <w:caps w:val="0"/>
        <w:color w:val="auto"/>
        <w:u w:val="none"/>
      </w:rPr>
    </w:lvl>
    <w:lvl w:ilvl="6">
      <w:start w:val="1"/>
      <w:numFmt w:val="decimal"/>
      <w:lvlText w:val="(%7)"/>
      <w:lvlJc w:val="left"/>
      <w:pPr>
        <w:tabs>
          <w:tab w:val="num" w:pos="4320"/>
        </w:tabs>
        <w:ind w:left="4320" w:hanging="720"/>
      </w:pPr>
      <w:rPr>
        <w:rFonts w:ascii="Times New Roman" w:hAnsi="Times New Roman" w:cs="Times New Roman"/>
        <w:b w:val="0"/>
        <w:i w:val="0"/>
        <w:caps w:val="0"/>
        <w:color w:val="auto"/>
        <w:u w:val="none"/>
      </w:rPr>
    </w:lvl>
    <w:lvl w:ilvl="7">
      <w:start w:val="1"/>
      <w:numFmt w:val="lowerRoman"/>
      <w:lvlText w:val="%8."/>
      <w:lvlJc w:val="left"/>
      <w:pPr>
        <w:tabs>
          <w:tab w:val="num" w:pos="5760"/>
        </w:tabs>
        <w:ind w:left="0" w:firstLine="5040"/>
      </w:pPr>
      <w:rPr>
        <w:rFonts w:ascii="Times New Roman" w:hAnsi="Times New Roman" w:cs="Times New Roman"/>
        <w:b w:val="0"/>
        <w:i w:val="0"/>
        <w:caps w:val="0"/>
        <w:color w:val="auto"/>
        <w:u w:val="none"/>
      </w:rPr>
    </w:lvl>
    <w:lvl w:ilvl="8">
      <w:start w:val="1"/>
      <w:numFmt w:val="decimal"/>
      <w:lvlText w:val="%9."/>
      <w:lvlJc w:val="left"/>
      <w:pPr>
        <w:tabs>
          <w:tab w:val="num" w:pos="6480"/>
        </w:tabs>
        <w:ind w:left="0" w:firstLine="5760"/>
      </w:pPr>
      <w:rPr>
        <w:rFonts w:ascii="Times New Roman" w:hAnsi="Times New Roman" w:cs="Times New Roman"/>
        <w:b w:val="0"/>
        <w:i w:val="0"/>
        <w:caps w:val="0"/>
        <w:color w:val="auto"/>
        <w:u w:val="none"/>
      </w:rPr>
    </w:lvl>
  </w:abstractNum>
  <w:abstractNum w:abstractNumId="71">
    <w:nsid w:val="179152BA"/>
    <w:multiLevelType w:val="hybridMultilevel"/>
    <w:tmpl w:val="740EAA16"/>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17AC5C97"/>
    <w:multiLevelType w:val="hybridMultilevel"/>
    <w:tmpl w:val="CB921DF8"/>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nsid w:val="18D5672E"/>
    <w:multiLevelType w:val="hybridMultilevel"/>
    <w:tmpl w:val="2110B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nsid w:val="19661262"/>
    <w:multiLevelType w:val="hybridMultilevel"/>
    <w:tmpl w:val="CE8C65A6"/>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199D5731"/>
    <w:multiLevelType w:val="hybridMultilevel"/>
    <w:tmpl w:val="6FF6C744"/>
    <w:lvl w:ilvl="0" w:tplc="04090003">
      <w:start w:val="1"/>
      <w:numFmt w:val="bullet"/>
      <w:lvlText w:val="o"/>
      <w:lvlJc w:val="left"/>
      <w:pPr>
        <w:ind w:left="1068" w:hanging="360"/>
      </w:pPr>
      <w:rPr>
        <w:rFonts w:ascii="Courier New" w:hAnsi="Courier New" w:hint="default"/>
      </w:rPr>
    </w:lvl>
    <w:lvl w:ilvl="1" w:tplc="04090003" w:tentative="1">
      <w:start w:val="1"/>
      <w:numFmt w:val="bullet"/>
      <w:lvlText w:val="o"/>
      <w:lvlJc w:val="left"/>
      <w:pPr>
        <w:ind w:left="1068" w:hanging="360"/>
      </w:pPr>
      <w:rPr>
        <w:rFonts w:ascii="Courier New" w:hAnsi="Courier New" w:hint="default"/>
      </w:rPr>
    </w:lvl>
    <w:lvl w:ilvl="2" w:tplc="04090005" w:tentative="1">
      <w:start w:val="1"/>
      <w:numFmt w:val="bullet"/>
      <w:lvlText w:val=""/>
      <w:lvlJc w:val="left"/>
      <w:pPr>
        <w:ind w:left="1788" w:hanging="360"/>
      </w:pPr>
      <w:rPr>
        <w:rFonts w:ascii="Wingdings" w:hAnsi="Wingdings" w:hint="default"/>
      </w:rPr>
    </w:lvl>
    <w:lvl w:ilvl="3" w:tplc="04090001" w:tentative="1">
      <w:start w:val="1"/>
      <w:numFmt w:val="bullet"/>
      <w:lvlText w:val=""/>
      <w:lvlJc w:val="left"/>
      <w:pPr>
        <w:ind w:left="2508" w:hanging="360"/>
      </w:pPr>
      <w:rPr>
        <w:rFonts w:ascii="Symbol" w:hAnsi="Symbol" w:hint="default"/>
      </w:rPr>
    </w:lvl>
    <w:lvl w:ilvl="4" w:tplc="04090003" w:tentative="1">
      <w:start w:val="1"/>
      <w:numFmt w:val="bullet"/>
      <w:lvlText w:val="o"/>
      <w:lvlJc w:val="left"/>
      <w:pPr>
        <w:ind w:left="3228" w:hanging="360"/>
      </w:pPr>
      <w:rPr>
        <w:rFonts w:ascii="Courier New" w:hAnsi="Courier New" w:hint="default"/>
      </w:rPr>
    </w:lvl>
    <w:lvl w:ilvl="5" w:tplc="04090005" w:tentative="1">
      <w:start w:val="1"/>
      <w:numFmt w:val="bullet"/>
      <w:lvlText w:val=""/>
      <w:lvlJc w:val="left"/>
      <w:pPr>
        <w:ind w:left="3948" w:hanging="360"/>
      </w:pPr>
      <w:rPr>
        <w:rFonts w:ascii="Wingdings" w:hAnsi="Wingdings" w:hint="default"/>
      </w:rPr>
    </w:lvl>
    <w:lvl w:ilvl="6" w:tplc="04090001" w:tentative="1">
      <w:start w:val="1"/>
      <w:numFmt w:val="bullet"/>
      <w:lvlText w:val=""/>
      <w:lvlJc w:val="left"/>
      <w:pPr>
        <w:ind w:left="4668" w:hanging="360"/>
      </w:pPr>
      <w:rPr>
        <w:rFonts w:ascii="Symbol" w:hAnsi="Symbol" w:hint="default"/>
      </w:rPr>
    </w:lvl>
    <w:lvl w:ilvl="7" w:tplc="04090003" w:tentative="1">
      <w:start w:val="1"/>
      <w:numFmt w:val="bullet"/>
      <w:lvlText w:val="o"/>
      <w:lvlJc w:val="left"/>
      <w:pPr>
        <w:ind w:left="5388" w:hanging="360"/>
      </w:pPr>
      <w:rPr>
        <w:rFonts w:ascii="Courier New" w:hAnsi="Courier New" w:hint="default"/>
      </w:rPr>
    </w:lvl>
    <w:lvl w:ilvl="8" w:tplc="04090005" w:tentative="1">
      <w:start w:val="1"/>
      <w:numFmt w:val="bullet"/>
      <w:lvlText w:val=""/>
      <w:lvlJc w:val="left"/>
      <w:pPr>
        <w:ind w:left="6108" w:hanging="360"/>
      </w:pPr>
      <w:rPr>
        <w:rFonts w:ascii="Wingdings" w:hAnsi="Wingdings" w:hint="default"/>
      </w:rPr>
    </w:lvl>
  </w:abstractNum>
  <w:abstractNum w:abstractNumId="76">
    <w:nsid w:val="1A590D35"/>
    <w:multiLevelType w:val="hybridMultilevel"/>
    <w:tmpl w:val="AA04C9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nsid w:val="1A6E15EC"/>
    <w:multiLevelType w:val="hybridMultilevel"/>
    <w:tmpl w:val="D362DBF8"/>
    <w:name w:val="zzmpPAGENFRUK||PA GEN FR-UK|2|3|0|1|0|41||1|0|49||1|0|32||1|0|33||1|0|32||1|0|32||1|0|32||1|0|32||1|0|32||"/>
    <w:lvl w:ilvl="0" w:tplc="6FC43D9C">
      <w:start w:val="11"/>
      <w:numFmt w:val="bullet"/>
      <w:pStyle w:val="FRScheduleL7"/>
      <w:lvlText w:val="-"/>
      <w:lvlJc w:val="left"/>
      <w:pPr>
        <w:tabs>
          <w:tab w:val="num" w:pos="720"/>
        </w:tabs>
        <w:ind w:left="720" w:hanging="360"/>
      </w:pPr>
      <w:rPr>
        <w:rFonts w:ascii="MS Sans Serif" w:eastAsia="MS Mincho" w:hAnsi="MS Sans Serif" w:hint="default"/>
      </w:rPr>
    </w:lvl>
    <w:lvl w:ilvl="1" w:tplc="4EBC0492" w:tentative="1">
      <w:start w:val="1"/>
      <w:numFmt w:val="bullet"/>
      <w:pStyle w:val="FRScheduleL8"/>
      <w:lvlText w:val="o"/>
      <w:lvlJc w:val="left"/>
      <w:pPr>
        <w:tabs>
          <w:tab w:val="num" w:pos="1440"/>
        </w:tabs>
        <w:ind w:left="1440" w:hanging="360"/>
      </w:pPr>
      <w:rPr>
        <w:rFonts w:ascii="Courier New" w:hAnsi="Courier New" w:hint="default"/>
      </w:rPr>
    </w:lvl>
    <w:lvl w:ilvl="2" w:tplc="DDA8376E" w:tentative="1">
      <w:start w:val="1"/>
      <w:numFmt w:val="bullet"/>
      <w:pStyle w:val="FRScheduleL9"/>
      <w:lvlText w:val=""/>
      <w:lvlJc w:val="left"/>
      <w:pPr>
        <w:tabs>
          <w:tab w:val="num" w:pos="2160"/>
        </w:tabs>
        <w:ind w:left="2160" w:hanging="360"/>
      </w:pPr>
      <w:rPr>
        <w:rFonts w:ascii="Wingdings" w:hAnsi="Wingdings" w:hint="default"/>
      </w:rPr>
    </w:lvl>
    <w:lvl w:ilvl="3" w:tplc="C5A00D8C" w:tentative="1">
      <w:start w:val="1"/>
      <w:numFmt w:val="bullet"/>
      <w:pStyle w:val="PAGENANXFRL8"/>
      <w:lvlText w:val=""/>
      <w:lvlJc w:val="left"/>
      <w:pPr>
        <w:tabs>
          <w:tab w:val="num" w:pos="2880"/>
        </w:tabs>
        <w:ind w:left="2880" w:hanging="360"/>
      </w:pPr>
      <w:rPr>
        <w:rFonts w:ascii="Symbol" w:hAnsi="Symbol" w:hint="default"/>
      </w:rPr>
    </w:lvl>
    <w:lvl w:ilvl="4" w:tplc="129C278A" w:tentative="1">
      <w:start w:val="1"/>
      <w:numFmt w:val="bullet"/>
      <w:pStyle w:val="PATitlePartieFR"/>
      <w:lvlText w:val="o"/>
      <w:lvlJc w:val="left"/>
      <w:pPr>
        <w:tabs>
          <w:tab w:val="num" w:pos="3600"/>
        </w:tabs>
        <w:ind w:left="3600" w:hanging="360"/>
      </w:pPr>
      <w:rPr>
        <w:rFonts w:ascii="Courier New" w:hAnsi="Courier New" w:hint="default"/>
      </w:rPr>
    </w:lvl>
    <w:lvl w:ilvl="5" w:tplc="BAE437DA" w:tentative="1">
      <w:start w:val="1"/>
      <w:numFmt w:val="bullet"/>
      <w:pStyle w:val="Style1"/>
      <w:lvlText w:val=""/>
      <w:lvlJc w:val="left"/>
      <w:pPr>
        <w:tabs>
          <w:tab w:val="num" w:pos="4320"/>
        </w:tabs>
        <w:ind w:left="4320" w:hanging="360"/>
      </w:pPr>
      <w:rPr>
        <w:rFonts w:ascii="Wingdings" w:hAnsi="Wingdings" w:hint="default"/>
      </w:rPr>
    </w:lvl>
    <w:lvl w:ilvl="6" w:tplc="7B8ABD74" w:tentative="1">
      <w:start w:val="1"/>
      <w:numFmt w:val="bullet"/>
      <w:pStyle w:val="PAGENANXFRL9"/>
      <w:lvlText w:val=""/>
      <w:lvlJc w:val="left"/>
      <w:pPr>
        <w:tabs>
          <w:tab w:val="num" w:pos="5040"/>
        </w:tabs>
        <w:ind w:left="5040" w:hanging="360"/>
      </w:pPr>
      <w:rPr>
        <w:rFonts w:ascii="Symbol" w:hAnsi="Symbol" w:hint="default"/>
      </w:rPr>
    </w:lvl>
    <w:lvl w:ilvl="7" w:tplc="4080D358" w:tentative="1">
      <w:start w:val="1"/>
      <w:numFmt w:val="bullet"/>
      <w:pStyle w:val="PAGENFRUKCont1"/>
      <w:lvlText w:val="o"/>
      <w:lvlJc w:val="left"/>
      <w:pPr>
        <w:tabs>
          <w:tab w:val="num" w:pos="5760"/>
        </w:tabs>
        <w:ind w:left="5760" w:hanging="360"/>
      </w:pPr>
      <w:rPr>
        <w:rFonts w:ascii="Courier New" w:hAnsi="Courier New" w:hint="default"/>
      </w:rPr>
    </w:lvl>
    <w:lvl w:ilvl="8" w:tplc="8354A2BC" w:tentative="1">
      <w:start w:val="1"/>
      <w:numFmt w:val="bullet"/>
      <w:pStyle w:val="PAGENFRUKCont2"/>
      <w:lvlText w:val=""/>
      <w:lvlJc w:val="left"/>
      <w:pPr>
        <w:tabs>
          <w:tab w:val="num" w:pos="6480"/>
        </w:tabs>
        <w:ind w:left="6480" w:hanging="360"/>
      </w:pPr>
      <w:rPr>
        <w:rFonts w:ascii="Wingdings" w:hAnsi="Wingdings" w:hint="default"/>
      </w:rPr>
    </w:lvl>
  </w:abstractNum>
  <w:abstractNum w:abstractNumId="78">
    <w:nsid w:val="1A974DBD"/>
    <w:multiLevelType w:val="hybridMultilevel"/>
    <w:tmpl w:val="34B462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nsid w:val="1B814E96"/>
    <w:multiLevelType w:val="hybridMultilevel"/>
    <w:tmpl w:val="2B7468DA"/>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03" w:tentative="1">
      <w:start w:val="1"/>
      <w:numFmt w:val="bullet"/>
      <w:lvlText w:val="o"/>
      <w:lvlJc w:val="left"/>
      <w:pPr>
        <w:ind w:left="1440" w:hanging="360"/>
      </w:pPr>
      <w:rPr>
        <w:rFonts w:ascii="Courier New" w:hAnsi="Courier New" w:cs="Helvetica Neue Light"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Helvetica Neue Light"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Helvetica Neue Light" w:hint="default"/>
      </w:rPr>
    </w:lvl>
    <w:lvl w:ilvl="8" w:tplc="040C0005" w:tentative="1">
      <w:start w:val="1"/>
      <w:numFmt w:val="bullet"/>
      <w:lvlText w:val=""/>
      <w:lvlJc w:val="left"/>
      <w:pPr>
        <w:ind w:left="6480" w:hanging="360"/>
      </w:pPr>
      <w:rPr>
        <w:rFonts w:ascii="Wingdings" w:hAnsi="Wingdings" w:hint="default"/>
      </w:rPr>
    </w:lvl>
  </w:abstractNum>
  <w:abstractNum w:abstractNumId="80">
    <w:nsid w:val="1BB94E47"/>
    <w:multiLevelType w:val="hybridMultilevel"/>
    <w:tmpl w:val="67B60A3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1">
    <w:nsid w:val="1C53484D"/>
    <w:multiLevelType w:val="hybridMultilevel"/>
    <w:tmpl w:val="04C8B842"/>
    <w:lvl w:ilvl="0" w:tplc="040C0001">
      <w:start w:val="1"/>
      <w:numFmt w:val="bullet"/>
      <w:lvlText w:val=""/>
      <w:lvlJc w:val="left"/>
      <w:pPr>
        <w:ind w:left="765" w:hanging="360"/>
      </w:pPr>
      <w:rPr>
        <w:rFonts w:ascii="Symbol" w:hAnsi="Symbol" w:hint="default"/>
      </w:rPr>
    </w:lvl>
    <w:lvl w:ilvl="1" w:tplc="040C0003">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82">
    <w:nsid w:val="1D0B5688"/>
    <w:multiLevelType w:val="hybridMultilevel"/>
    <w:tmpl w:val="E3A86754"/>
    <w:lvl w:ilvl="0" w:tplc="040C0001">
      <w:start w:val="1"/>
      <w:numFmt w:val="bullet"/>
      <w:lvlText w:val=""/>
      <w:lvlJc w:val="left"/>
      <w:pPr>
        <w:ind w:left="1125" w:hanging="360"/>
      </w:pPr>
      <w:rPr>
        <w:rFonts w:ascii="Symbol" w:hAnsi="Symbol" w:hint="default"/>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83">
    <w:nsid w:val="1D1F7689"/>
    <w:multiLevelType w:val="hybridMultilevel"/>
    <w:tmpl w:val="7B68B666"/>
    <w:lvl w:ilvl="0" w:tplc="040C0001">
      <w:start w:val="1"/>
      <w:numFmt w:val="bullet"/>
      <w:lvlText w:val=""/>
      <w:lvlJc w:val="left"/>
      <w:pPr>
        <w:ind w:left="720" w:hanging="360"/>
      </w:pPr>
      <w:rPr>
        <w:rFonts w:ascii="Symbol" w:hAnsi="Symbol"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nsid w:val="1D47714A"/>
    <w:multiLevelType w:val="hybridMultilevel"/>
    <w:tmpl w:val="097419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nsid w:val="1DF03E99"/>
    <w:multiLevelType w:val="hybridMultilevel"/>
    <w:tmpl w:val="6AD00C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nsid w:val="1EB81ED8"/>
    <w:multiLevelType w:val="hybridMultilevel"/>
    <w:tmpl w:val="185E220E"/>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nsid w:val="202F638F"/>
    <w:multiLevelType w:val="hybridMultilevel"/>
    <w:tmpl w:val="484E5A1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8">
    <w:nsid w:val="20522FA5"/>
    <w:multiLevelType w:val="hybridMultilevel"/>
    <w:tmpl w:val="161EC29A"/>
    <w:lvl w:ilvl="0" w:tplc="5888C210">
      <w:start w:val="5"/>
      <w:numFmt w:val="bullet"/>
      <w:lvlText w:val="-"/>
      <w:lvlJc w:val="left"/>
      <w:pPr>
        <w:ind w:left="720" w:hanging="360"/>
      </w:pPr>
      <w:rPr>
        <w:rFonts w:ascii="Helvetica Neue Light" w:eastAsiaTheme="minorEastAsia" w:hAnsi="Helvetica Neue Light"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2120037E"/>
    <w:multiLevelType w:val="hybridMultilevel"/>
    <w:tmpl w:val="3DC2B55C"/>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214925B4"/>
    <w:multiLevelType w:val="hybridMultilevel"/>
    <w:tmpl w:val="4AFABADE"/>
    <w:lvl w:ilvl="0" w:tplc="040C0001">
      <w:start w:val="1"/>
      <w:numFmt w:val="bullet"/>
      <w:lvlText w:val=""/>
      <w:lvlJc w:val="left"/>
      <w:pPr>
        <w:ind w:left="360" w:hanging="360"/>
      </w:pPr>
      <w:rPr>
        <w:rFonts w:ascii="Symbol" w:hAnsi="Symbol" w:hint="default"/>
      </w:rPr>
    </w:lvl>
    <w:lvl w:ilvl="1" w:tplc="040C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220A1CF1"/>
    <w:multiLevelType w:val="multilevel"/>
    <w:tmpl w:val="CBA07690"/>
    <w:styleLink w:val="StyleTestSDM"/>
    <w:lvl w:ilvl="0">
      <w:start w:val="1"/>
      <w:numFmt w:val="upperRoman"/>
      <w:lvlText w:val="%1"/>
      <w:lvlJc w:val="left"/>
      <w:pPr>
        <w:ind w:left="720" w:hanging="360"/>
      </w:pPr>
      <w:rPr>
        <w:rFonts w:ascii="Times New Roman" w:hAnsi="Times New Roman" w:hint="default"/>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2">
    <w:nsid w:val="22141686"/>
    <w:multiLevelType w:val="hybridMultilevel"/>
    <w:tmpl w:val="A3E89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3">
    <w:nsid w:val="229B4404"/>
    <w:multiLevelType w:val="hybridMultilevel"/>
    <w:tmpl w:val="3438AA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4">
    <w:nsid w:val="238F6405"/>
    <w:multiLevelType w:val="hybridMultilevel"/>
    <w:tmpl w:val="CED68A72"/>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03" w:tentative="1">
      <w:start w:val="1"/>
      <w:numFmt w:val="bullet"/>
      <w:lvlText w:val="o"/>
      <w:lvlJc w:val="left"/>
      <w:pPr>
        <w:ind w:left="1440" w:hanging="360"/>
      </w:pPr>
      <w:rPr>
        <w:rFonts w:ascii="Courier New" w:hAnsi="Courier New" w:cs="Helvetica Neue Light"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Helvetica Neue Light"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Helvetica Neue Light" w:hint="default"/>
      </w:rPr>
    </w:lvl>
    <w:lvl w:ilvl="8" w:tplc="040C0005" w:tentative="1">
      <w:start w:val="1"/>
      <w:numFmt w:val="bullet"/>
      <w:lvlText w:val=""/>
      <w:lvlJc w:val="left"/>
      <w:pPr>
        <w:ind w:left="6480" w:hanging="360"/>
      </w:pPr>
      <w:rPr>
        <w:rFonts w:ascii="Wingdings" w:hAnsi="Wingdings" w:hint="default"/>
      </w:rPr>
    </w:lvl>
  </w:abstractNum>
  <w:abstractNum w:abstractNumId="95">
    <w:nsid w:val="23CA3DBF"/>
    <w:multiLevelType w:val="hybridMultilevel"/>
    <w:tmpl w:val="278818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6">
    <w:nsid w:val="23E41D4B"/>
    <w:multiLevelType w:val="hybridMultilevel"/>
    <w:tmpl w:val="DBB67D6A"/>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23FF148C"/>
    <w:multiLevelType w:val="hybridMultilevel"/>
    <w:tmpl w:val="ED789756"/>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nsid w:val="24DE1242"/>
    <w:multiLevelType w:val="hybridMultilevel"/>
    <w:tmpl w:val="61AEE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9">
    <w:nsid w:val="24E47099"/>
    <w:multiLevelType w:val="hybridMultilevel"/>
    <w:tmpl w:val="DED658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nsid w:val="25486B24"/>
    <w:multiLevelType w:val="multilevel"/>
    <w:tmpl w:val="93C67E32"/>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1">
    <w:nsid w:val="256558EB"/>
    <w:multiLevelType w:val="hybridMultilevel"/>
    <w:tmpl w:val="D63EB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2">
    <w:nsid w:val="256B4472"/>
    <w:multiLevelType w:val="hybridMultilevel"/>
    <w:tmpl w:val="1A7695DA"/>
    <w:lvl w:ilvl="0" w:tplc="2E341070">
      <w:start w:val="4"/>
      <w:numFmt w:val="bullet"/>
      <w:lvlText w:val="-"/>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3">
    <w:nsid w:val="258D3D2F"/>
    <w:multiLevelType w:val="hybridMultilevel"/>
    <w:tmpl w:val="0E2E69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4">
    <w:nsid w:val="25E75254"/>
    <w:multiLevelType w:val="hybridMultilevel"/>
    <w:tmpl w:val="3C12CDD4"/>
    <w:lvl w:ilvl="0" w:tplc="23EEA768">
      <w:start w:val="8"/>
      <w:numFmt w:val="bullet"/>
      <w:lvlText w:val="-"/>
      <w:lvlJc w:val="left"/>
      <w:pPr>
        <w:ind w:left="360" w:hanging="360"/>
      </w:pPr>
      <w:rPr>
        <w:rFonts w:ascii="Arial" w:eastAsia="Times New Roman" w:hAnsi="Arial" w:cs="MS Sans Serif" w:hint="default"/>
        <w:color w:val="00000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pStyle w:val="Titre5b"/>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nsid w:val="263905BC"/>
    <w:multiLevelType w:val="hybridMultilevel"/>
    <w:tmpl w:val="52422D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6">
    <w:nsid w:val="26862EB4"/>
    <w:multiLevelType w:val="hybridMultilevel"/>
    <w:tmpl w:val="FA66E2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7">
    <w:nsid w:val="274245F4"/>
    <w:multiLevelType w:val="hybridMultilevel"/>
    <w:tmpl w:val="AD2278A0"/>
    <w:lvl w:ilvl="0" w:tplc="5888C210">
      <w:start w:val="5"/>
      <w:numFmt w:val="bullet"/>
      <w:lvlText w:val="-"/>
      <w:lvlJc w:val="left"/>
      <w:pPr>
        <w:ind w:left="720" w:hanging="360"/>
      </w:pPr>
      <w:rPr>
        <w:rFonts w:ascii="Helvetica Neue Light" w:eastAsiaTheme="minorEastAsia" w:hAnsi="Helvetica Neue Light" w:cstheme="minorBidi" w:hint="default"/>
        <w:b w:val="0"/>
        <w:i/>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8">
    <w:nsid w:val="278D08D2"/>
    <w:multiLevelType w:val="hybridMultilevel"/>
    <w:tmpl w:val="0340FFC0"/>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03">
      <w:start w:val="1"/>
      <w:numFmt w:val="bullet"/>
      <w:lvlText w:val="o"/>
      <w:lvlJc w:val="left"/>
      <w:pPr>
        <w:ind w:left="1800" w:hanging="360"/>
      </w:pPr>
      <w:rPr>
        <w:rFonts w:ascii="Courier New" w:hAnsi="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hint="default"/>
      </w:rPr>
    </w:lvl>
    <w:lvl w:ilvl="8" w:tplc="040C0005">
      <w:start w:val="1"/>
      <w:numFmt w:val="bullet"/>
      <w:lvlText w:val=""/>
      <w:lvlJc w:val="left"/>
      <w:pPr>
        <w:ind w:left="6840" w:hanging="360"/>
      </w:pPr>
      <w:rPr>
        <w:rFonts w:ascii="Wingdings" w:hAnsi="Wingdings" w:hint="default"/>
      </w:rPr>
    </w:lvl>
  </w:abstractNum>
  <w:abstractNum w:abstractNumId="109">
    <w:nsid w:val="27941F7A"/>
    <w:multiLevelType w:val="hybridMultilevel"/>
    <w:tmpl w:val="CFF45E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Helvetica Neue Light"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Helvetica Neue Light"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Helvetica Neue Light" w:hint="default"/>
      </w:rPr>
    </w:lvl>
    <w:lvl w:ilvl="8" w:tplc="040C0005" w:tentative="1">
      <w:start w:val="1"/>
      <w:numFmt w:val="bullet"/>
      <w:lvlText w:val=""/>
      <w:lvlJc w:val="left"/>
      <w:pPr>
        <w:ind w:left="6480" w:hanging="360"/>
      </w:pPr>
      <w:rPr>
        <w:rFonts w:ascii="Wingdings" w:hAnsi="Wingdings" w:hint="default"/>
      </w:rPr>
    </w:lvl>
  </w:abstractNum>
  <w:abstractNum w:abstractNumId="110">
    <w:nsid w:val="27A0584F"/>
    <w:multiLevelType w:val="hybridMultilevel"/>
    <w:tmpl w:val="42506A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1">
    <w:nsid w:val="27CA18C0"/>
    <w:multiLevelType w:val="multilevel"/>
    <w:tmpl w:val="6CE29244"/>
    <w:lvl w:ilvl="0">
      <w:start w:val="1"/>
      <w:numFmt w:val="bullet"/>
      <w:lvlText w:val=""/>
      <w:lvlJc w:val="left"/>
      <w:pPr>
        <w:ind w:left="360" w:hanging="360"/>
      </w:pPr>
      <w:rPr>
        <w:rFonts w:ascii="Symbol" w:hAnsi="Symbol" w:hint="default"/>
        <w:b w:val="0"/>
        <w:i w:val="0"/>
        <w:sz w:val="20"/>
        <w:szCs w:val="20"/>
      </w:r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rPr>
        <w:rFonts w:cs="MS Sans Serif"/>
      </w:rPr>
    </w:lvl>
    <w:lvl w:ilvl="3">
      <w:start w:val="1"/>
      <w:numFmt w:val="decimal"/>
      <w:lvlText w:val="%4."/>
      <w:lvlJc w:val="left"/>
      <w:pPr>
        <w:ind w:left="2520" w:hanging="360"/>
      </w:pPr>
      <w:rPr>
        <w:rFonts w:cs="MS Sans Serif"/>
      </w:rPr>
    </w:lvl>
    <w:lvl w:ilvl="4">
      <w:start w:val="1"/>
      <w:numFmt w:val="lowerLetter"/>
      <w:lvlText w:val="%5."/>
      <w:lvlJc w:val="left"/>
      <w:pPr>
        <w:ind w:left="3240" w:hanging="360"/>
      </w:pPr>
      <w:rPr>
        <w:rFonts w:cs="MS Sans Serif"/>
      </w:rPr>
    </w:lvl>
    <w:lvl w:ilvl="5">
      <w:start w:val="1"/>
      <w:numFmt w:val="lowerRoman"/>
      <w:lvlText w:val="%6."/>
      <w:lvlJc w:val="right"/>
      <w:pPr>
        <w:ind w:left="3960" w:hanging="180"/>
      </w:pPr>
      <w:rPr>
        <w:rFonts w:cs="MS Sans Serif"/>
      </w:rPr>
    </w:lvl>
    <w:lvl w:ilvl="6">
      <w:start w:val="1"/>
      <w:numFmt w:val="decimal"/>
      <w:lvlText w:val="%7."/>
      <w:lvlJc w:val="left"/>
      <w:pPr>
        <w:ind w:left="4680" w:hanging="360"/>
      </w:pPr>
      <w:rPr>
        <w:rFonts w:cs="MS Sans Serif"/>
      </w:rPr>
    </w:lvl>
    <w:lvl w:ilvl="7">
      <w:start w:val="1"/>
      <w:numFmt w:val="lowerLetter"/>
      <w:lvlText w:val="%8."/>
      <w:lvlJc w:val="left"/>
      <w:pPr>
        <w:ind w:left="5400" w:hanging="360"/>
      </w:pPr>
      <w:rPr>
        <w:rFonts w:cs="MS Sans Serif"/>
      </w:rPr>
    </w:lvl>
    <w:lvl w:ilvl="8">
      <w:start w:val="1"/>
      <w:numFmt w:val="lowerRoman"/>
      <w:lvlText w:val="%9."/>
      <w:lvlJc w:val="right"/>
      <w:pPr>
        <w:ind w:left="6120" w:hanging="180"/>
      </w:pPr>
      <w:rPr>
        <w:rFonts w:cs="MS Sans Serif"/>
      </w:rPr>
    </w:lvl>
  </w:abstractNum>
  <w:abstractNum w:abstractNumId="112">
    <w:nsid w:val="28481C7C"/>
    <w:multiLevelType w:val="hybridMultilevel"/>
    <w:tmpl w:val="E14CB410"/>
    <w:lvl w:ilvl="0" w:tplc="2E341070">
      <w:start w:val="4"/>
      <w:numFmt w:val="bullet"/>
      <w:lvlText w:val="-"/>
      <w:lvlJc w:val="left"/>
      <w:pPr>
        <w:ind w:left="1068" w:hanging="360"/>
      </w:pPr>
      <w:rPr>
        <w:rFonts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3">
    <w:nsid w:val="286577C7"/>
    <w:multiLevelType w:val="hybridMultilevel"/>
    <w:tmpl w:val="D1E60EA2"/>
    <w:lvl w:ilvl="0" w:tplc="E2B862E6">
      <w:start w:val="1"/>
      <w:numFmt w:val="lowerLetter"/>
      <w:lvlText w:val="%1."/>
      <w:lvlJc w:val="left"/>
      <w:pPr>
        <w:ind w:left="2880" w:hanging="360"/>
      </w:pPr>
      <w:rPr>
        <w:rFonts w:hint="default"/>
        <w:b w:val="0"/>
      </w:rPr>
    </w:lvl>
    <w:lvl w:ilvl="1" w:tplc="040C0019">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14">
    <w:nsid w:val="28EE7099"/>
    <w:multiLevelType w:val="hybridMultilevel"/>
    <w:tmpl w:val="D138090C"/>
    <w:name w:val="Standard233"/>
    <w:lvl w:ilvl="0" w:tplc="FFFFFFFF">
      <w:start w:val="1"/>
      <w:numFmt w:val="decimal"/>
      <w:pStyle w:val="PAGENFRUKCont4"/>
      <w:lvlText w:val="SECTION %1"/>
      <w:lvlJc w:val="left"/>
      <w:pPr>
        <w:tabs>
          <w:tab w:val="num" w:pos="1440"/>
        </w:tabs>
        <w:ind w:left="0" w:firstLine="0"/>
      </w:pPr>
      <w:rPr>
        <w:rFonts w:ascii="Arial" w:hAnsi="Arial" w:hint="default"/>
        <w:b/>
        <w:i w:val="0"/>
        <w:caps/>
        <w:sz w:val="26"/>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5">
    <w:nsid w:val="29C052A1"/>
    <w:multiLevelType w:val="hybridMultilevel"/>
    <w:tmpl w:val="ED625548"/>
    <w:lvl w:ilvl="0" w:tplc="23EEA768">
      <w:start w:val="8"/>
      <w:numFmt w:val="bullet"/>
      <w:lvlText w:val="-"/>
      <w:lvlJc w:val="left"/>
      <w:pPr>
        <w:ind w:left="720" w:hanging="360"/>
      </w:pPr>
      <w:rPr>
        <w:rFonts w:ascii="Arial" w:eastAsia="Times New Roman" w:hAnsi="Arial" w:cs="Arial"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6">
    <w:nsid w:val="29DC253E"/>
    <w:multiLevelType w:val="hybridMultilevel"/>
    <w:tmpl w:val="CC84816C"/>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2AAF3AD4"/>
    <w:multiLevelType w:val="hybridMultilevel"/>
    <w:tmpl w:val="454AA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8">
    <w:nsid w:val="2BEB23EE"/>
    <w:multiLevelType w:val="hybridMultilevel"/>
    <w:tmpl w:val="239A2A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Helvetica Neue Light"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Helvetica Neue Light"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Helvetica Neue Light" w:hint="default"/>
      </w:rPr>
    </w:lvl>
    <w:lvl w:ilvl="8" w:tplc="040C0005" w:tentative="1">
      <w:start w:val="1"/>
      <w:numFmt w:val="bullet"/>
      <w:lvlText w:val=""/>
      <w:lvlJc w:val="left"/>
      <w:pPr>
        <w:ind w:left="6480" w:hanging="360"/>
      </w:pPr>
      <w:rPr>
        <w:rFonts w:ascii="Wingdings" w:hAnsi="Wingdings" w:hint="default"/>
      </w:rPr>
    </w:lvl>
  </w:abstractNum>
  <w:abstractNum w:abstractNumId="119">
    <w:nsid w:val="2BF21C98"/>
    <w:multiLevelType w:val="hybridMultilevel"/>
    <w:tmpl w:val="576C4426"/>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nsid w:val="2C881012"/>
    <w:multiLevelType w:val="hybridMultilevel"/>
    <w:tmpl w:val="8676DC64"/>
    <w:name w:val="zzmpFIB||FI Body Text|2|3|1|4|0|41||1|0|49||1|0|32||1|0|32||1|0|32||1|0|32||1|0|32||1|0|32||1|0|32||"/>
    <w:lvl w:ilvl="0" w:tplc="7FB83A36">
      <w:start w:val="1"/>
      <w:numFmt w:val="decimal"/>
      <w:pStyle w:val="PAGENFRUKL6"/>
      <w:lvlText w:val="%1."/>
      <w:lvlJc w:val="left"/>
      <w:pPr>
        <w:tabs>
          <w:tab w:val="num" w:pos="2880"/>
        </w:tabs>
        <w:ind w:left="2880" w:hanging="360"/>
      </w:pPr>
      <w:rPr>
        <w:rFonts w:hint="default"/>
      </w:rPr>
    </w:lvl>
    <w:lvl w:ilvl="1" w:tplc="8CF86B80" w:tentative="1">
      <w:start w:val="1"/>
      <w:numFmt w:val="lowerLetter"/>
      <w:pStyle w:val="PAGENFRUKL5"/>
      <w:lvlText w:val="%2."/>
      <w:lvlJc w:val="left"/>
      <w:pPr>
        <w:tabs>
          <w:tab w:val="num" w:pos="3600"/>
        </w:tabs>
        <w:ind w:left="3600" w:hanging="360"/>
      </w:pPr>
    </w:lvl>
    <w:lvl w:ilvl="2" w:tplc="4670C8C2" w:tentative="1">
      <w:start w:val="1"/>
      <w:numFmt w:val="lowerRoman"/>
      <w:pStyle w:val="PAGENFRUKL4"/>
      <w:lvlText w:val="%3."/>
      <w:lvlJc w:val="right"/>
      <w:pPr>
        <w:tabs>
          <w:tab w:val="num" w:pos="4320"/>
        </w:tabs>
        <w:ind w:left="4320" w:hanging="180"/>
      </w:pPr>
    </w:lvl>
    <w:lvl w:ilvl="3" w:tplc="21ECC8CA">
      <w:start w:val="1"/>
      <w:numFmt w:val="decimal"/>
      <w:pStyle w:val="PAGENFRUKL3"/>
      <w:lvlText w:val="%4."/>
      <w:lvlJc w:val="left"/>
      <w:pPr>
        <w:tabs>
          <w:tab w:val="num" w:pos="5040"/>
        </w:tabs>
        <w:ind w:left="5040" w:hanging="360"/>
      </w:pPr>
    </w:lvl>
    <w:lvl w:ilvl="4" w:tplc="4E0EFD78" w:tentative="1">
      <w:start w:val="1"/>
      <w:numFmt w:val="lowerLetter"/>
      <w:pStyle w:val="PAGENFRUKL2"/>
      <w:lvlText w:val="%5."/>
      <w:lvlJc w:val="left"/>
      <w:pPr>
        <w:tabs>
          <w:tab w:val="num" w:pos="5760"/>
        </w:tabs>
        <w:ind w:left="5760" w:hanging="360"/>
      </w:pPr>
    </w:lvl>
    <w:lvl w:ilvl="5" w:tplc="421CBE1A" w:tentative="1">
      <w:start w:val="1"/>
      <w:numFmt w:val="lowerRoman"/>
      <w:pStyle w:val="PAGENFRUKL1"/>
      <w:lvlText w:val="%6."/>
      <w:lvlJc w:val="right"/>
      <w:pPr>
        <w:tabs>
          <w:tab w:val="num" w:pos="6480"/>
        </w:tabs>
        <w:ind w:left="6480" w:hanging="180"/>
      </w:pPr>
    </w:lvl>
    <w:lvl w:ilvl="6" w:tplc="40986694" w:tentative="1">
      <w:start w:val="1"/>
      <w:numFmt w:val="decimal"/>
      <w:pStyle w:val="PAGENFRUKCont9"/>
      <w:lvlText w:val="%7."/>
      <w:lvlJc w:val="left"/>
      <w:pPr>
        <w:tabs>
          <w:tab w:val="num" w:pos="7200"/>
        </w:tabs>
        <w:ind w:left="7200" w:hanging="360"/>
      </w:pPr>
    </w:lvl>
    <w:lvl w:ilvl="7" w:tplc="9C5A974A" w:tentative="1">
      <w:start w:val="1"/>
      <w:numFmt w:val="lowerLetter"/>
      <w:pStyle w:val="PAGENFRUKCont8"/>
      <w:lvlText w:val="%8."/>
      <w:lvlJc w:val="left"/>
      <w:pPr>
        <w:tabs>
          <w:tab w:val="num" w:pos="7920"/>
        </w:tabs>
        <w:ind w:left="7920" w:hanging="360"/>
      </w:pPr>
    </w:lvl>
    <w:lvl w:ilvl="8" w:tplc="3440D3E6" w:tentative="1">
      <w:start w:val="1"/>
      <w:numFmt w:val="lowerRoman"/>
      <w:pStyle w:val="PAGENFRUKCont7"/>
      <w:lvlText w:val="%9."/>
      <w:lvlJc w:val="right"/>
      <w:pPr>
        <w:tabs>
          <w:tab w:val="num" w:pos="8640"/>
        </w:tabs>
        <w:ind w:left="8640" w:hanging="180"/>
      </w:pPr>
    </w:lvl>
  </w:abstractNum>
  <w:abstractNum w:abstractNumId="121">
    <w:nsid w:val="2CAC7281"/>
    <w:multiLevelType w:val="hybridMultilevel"/>
    <w:tmpl w:val="381E3C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2">
    <w:nsid w:val="2CCC5AFF"/>
    <w:multiLevelType w:val="hybridMultilevel"/>
    <w:tmpl w:val="4BEAE1FE"/>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3">
    <w:nsid w:val="2D10088F"/>
    <w:multiLevelType w:val="hybridMultilevel"/>
    <w:tmpl w:val="27648414"/>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nsid w:val="2D2E09D0"/>
    <w:multiLevelType w:val="hybridMultilevel"/>
    <w:tmpl w:val="65D2AD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5">
    <w:nsid w:val="2D2E78A5"/>
    <w:multiLevelType w:val="hybridMultilevel"/>
    <w:tmpl w:val="55A28C0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6">
    <w:nsid w:val="2E3F5A20"/>
    <w:multiLevelType w:val="hybridMultilevel"/>
    <w:tmpl w:val="777C4CE4"/>
    <w:lvl w:ilvl="0" w:tplc="5888C210">
      <w:start w:val="5"/>
      <w:numFmt w:val="bullet"/>
      <w:lvlText w:val="-"/>
      <w:lvlJc w:val="left"/>
      <w:pPr>
        <w:ind w:left="360" w:hanging="360"/>
      </w:pPr>
      <w:rPr>
        <w:rFonts w:ascii="Helvetica Neue Light" w:eastAsiaTheme="minorEastAsia" w:hAnsi="Helvetica Neue Light" w:cstheme="minorBidi" w:hint="default"/>
      </w:rPr>
    </w:lvl>
    <w:lvl w:ilvl="1" w:tplc="5888C210">
      <w:start w:val="5"/>
      <w:numFmt w:val="bullet"/>
      <w:lvlText w:val="-"/>
      <w:lvlJc w:val="left"/>
      <w:pPr>
        <w:ind w:left="360" w:hanging="360"/>
      </w:pPr>
      <w:rPr>
        <w:rFonts w:ascii="Helvetica Neue Light" w:eastAsiaTheme="minorEastAsia" w:hAnsi="Helvetica Neue Light"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nsid w:val="2E454B5C"/>
    <w:multiLevelType w:val="hybridMultilevel"/>
    <w:tmpl w:val="89889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8">
    <w:nsid w:val="2E6E7C9F"/>
    <w:multiLevelType w:val="hybridMultilevel"/>
    <w:tmpl w:val="6DF4C7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Helvetica Neue Light"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Helvetica Neue Light"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Helvetica Neue Light" w:hint="default"/>
      </w:rPr>
    </w:lvl>
    <w:lvl w:ilvl="8" w:tplc="040C0005" w:tentative="1">
      <w:start w:val="1"/>
      <w:numFmt w:val="bullet"/>
      <w:lvlText w:val=""/>
      <w:lvlJc w:val="left"/>
      <w:pPr>
        <w:ind w:left="6480" w:hanging="360"/>
      </w:pPr>
      <w:rPr>
        <w:rFonts w:ascii="Wingdings" w:hAnsi="Wingdings" w:hint="default"/>
      </w:rPr>
    </w:lvl>
  </w:abstractNum>
  <w:abstractNum w:abstractNumId="129">
    <w:nsid w:val="303C3AF9"/>
    <w:multiLevelType w:val="hybridMultilevel"/>
    <w:tmpl w:val="5D6455CA"/>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304214C3"/>
    <w:multiLevelType w:val="hybridMultilevel"/>
    <w:tmpl w:val="6C707E92"/>
    <w:lvl w:ilvl="0" w:tplc="04090003">
      <w:start w:val="1"/>
      <w:numFmt w:val="bullet"/>
      <w:lvlText w:val="o"/>
      <w:lvlJc w:val="left"/>
      <w:pPr>
        <w:ind w:left="360" w:hanging="360"/>
      </w:pPr>
      <w:rPr>
        <w:rFonts w:ascii="Courier New" w:hAnsi="Courier New"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131">
    <w:nsid w:val="30846551"/>
    <w:multiLevelType w:val="hybridMultilevel"/>
    <w:tmpl w:val="41688A06"/>
    <w:lvl w:ilvl="0" w:tplc="2E341070">
      <w:start w:val="4"/>
      <w:numFmt w:val="bullet"/>
      <w:lvlText w:val="-"/>
      <w:lvlJc w:val="left"/>
      <w:pPr>
        <w:ind w:left="360" w:hanging="360"/>
      </w:pPr>
      <w:rPr>
        <w:rFonts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nsid w:val="30CC2FC2"/>
    <w:multiLevelType w:val="hybridMultilevel"/>
    <w:tmpl w:val="B33E05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3">
    <w:nsid w:val="31A12794"/>
    <w:multiLevelType w:val="hybridMultilevel"/>
    <w:tmpl w:val="05141EA8"/>
    <w:lvl w:ilvl="0" w:tplc="2E341070">
      <w:start w:val="4"/>
      <w:numFmt w:val="bullet"/>
      <w:lvlText w:val="-"/>
      <w:lvlJc w:val="left"/>
      <w:pPr>
        <w:ind w:left="36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4">
    <w:nsid w:val="31EC6DE9"/>
    <w:multiLevelType w:val="hybridMultilevel"/>
    <w:tmpl w:val="8830FFF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5">
    <w:nsid w:val="321C20A1"/>
    <w:multiLevelType w:val="hybridMultilevel"/>
    <w:tmpl w:val="E424B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6">
    <w:nsid w:val="32761755"/>
    <w:multiLevelType w:val="hybridMultilevel"/>
    <w:tmpl w:val="AF4ED66A"/>
    <w:lvl w:ilvl="0" w:tplc="2E341070">
      <w:start w:val="4"/>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nsid w:val="33713915"/>
    <w:multiLevelType w:val="hybridMultilevel"/>
    <w:tmpl w:val="DF44E8DA"/>
    <w:lvl w:ilvl="0" w:tplc="A9B2881E">
      <w:start w:val="1"/>
      <w:numFmt w:val="lowerLetter"/>
      <w:pStyle w:val="Titre6"/>
      <w:lvlText w:val="%1."/>
      <w:lvlJc w:val="left"/>
      <w:pPr>
        <w:ind w:left="4320" w:hanging="360"/>
      </w:pPr>
    </w:lvl>
    <w:lvl w:ilvl="1" w:tplc="040C0019">
      <w:start w:val="1"/>
      <w:numFmt w:val="lowerLetter"/>
      <w:lvlText w:val="%2."/>
      <w:lvlJc w:val="left"/>
      <w:pPr>
        <w:ind w:left="5040" w:hanging="360"/>
      </w:pPr>
    </w:lvl>
    <w:lvl w:ilvl="2" w:tplc="040C001B">
      <w:start w:val="1"/>
      <w:numFmt w:val="lowerRoman"/>
      <w:lvlText w:val="%3."/>
      <w:lvlJc w:val="right"/>
      <w:pPr>
        <w:ind w:left="5760" w:hanging="180"/>
      </w:pPr>
    </w:lvl>
    <w:lvl w:ilvl="3" w:tplc="040C000F" w:tentative="1">
      <w:start w:val="1"/>
      <w:numFmt w:val="decimal"/>
      <w:lvlText w:val="%4."/>
      <w:lvlJc w:val="left"/>
      <w:pPr>
        <w:ind w:left="6480" w:hanging="360"/>
      </w:pPr>
    </w:lvl>
    <w:lvl w:ilvl="4" w:tplc="040C0019">
      <w:start w:val="1"/>
      <w:numFmt w:val="lowerLetter"/>
      <w:lvlText w:val="%5."/>
      <w:lvlJc w:val="left"/>
      <w:pPr>
        <w:ind w:left="7200" w:hanging="360"/>
      </w:pPr>
    </w:lvl>
    <w:lvl w:ilvl="5" w:tplc="040C001B" w:tentative="1">
      <w:start w:val="1"/>
      <w:numFmt w:val="lowerRoman"/>
      <w:lvlText w:val="%6."/>
      <w:lvlJc w:val="right"/>
      <w:pPr>
        <w:ind w:left="7920" w:hanging="180"/>
      </w:pPr>
    </w:lvl>
    <w:lvl w:ilvl="6" w:tplc="040C000F" w:tentative="1">
      <w:start w:val="1"/>
      <w:numFmt w:val="decimal"/>
      <w:lvlText w:val="%7."/>
      <w:lvlJc w:val="left"/>
      <w:pPr>
        <w:ind w:left="8640" w:hanging="360"/>
      </w:pPr>
    </w:lvl>
    <w:lvl w:ilvl="7" w:tplc="040C0019" w:tentative="1">
      <w:start w:val="1"/>
      <w:numFmt w:val="lowerLetter"/>
      <w:lvlText w:val="%8."/>
      <w:lvlJc w:val="left"/>
      <w:pPr>
        <w:ind w:left="9360" w:hanging="360"/>
      </w:pPr>
    </w:lvl>
    <w:lvl w:ilvl="8" w:tplc="040C001B" w:tentative="1">
      <w:start w:val="1"/>
      <w:numFmt w:val="lowerRoman"/>
      <w:lvlText w:val="%9."/>
      <w:lvlJc w:val="right"/>
      <w:pPr>
        <w:ind w:left="10080" w:hanging="180"/>
      </w:pPr>
    </w:lvl>
  </w:abstractNum>
  <w:abstractNum w:abstractNumId="138">
    <w:nsid w:val="3378368C"/>
    <w:multiLevelType w:val="hybridMultilevel"/>
    <w:tmpl w:val="C2F48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340137A5"/>
    <w:multiLevelType w:val="hybridMultilevel"/>
    <w:tmpl w:val="F5488580"/>
    <w:lvl w:ilvl="0" w:tplc="040C0001">
      <w:start w:val="1"/>
      <w:numFmt w:val="bullet"/>
      <w:lvlText w:val=""/>
      <w:lvlJc w:val="left"/>
      <w:pPr>
        <w:ind w:left="765" w:hanging="360"/>
      </w:pPr>
      <w:rPr>
        <w:rFonts w:ascii="Symbol" w:hAnsi="Symbol" w:hint="default"/>
      </w:rPr>
    </w:lvl>
    <w:lvl w:ilvl="1" w:tplc="040C0003">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40">
    <w:nsid w:val="34AD00C2"/>
    <w:multiLevelType w:val="hybridMultilevel"/>
    <w:tmpl w:val="7E1EE52C"/>
    <w:lvl w:ilvl="0" w:tplc="040C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35DD2AA5"/>
    <w:multiLevelType w:val="hybridMultilevel"/>
    <w:tmpl w:val="6A9E94A8"/>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03" w:tentative="1">
      <w:start w:val="1"/>
      <w:numFmt w:val="bullet"/>
      <w:lvlText w:val="o"/>
      <w:lvlJc w:val="left"/>
      <w:pPr>
        <w:ind w:left="1440" w:hanging="360"/>
      </w:pPr>
      <w:rPr>
        <w:rFonts w:ascii="Courier New" w:hAnsi="Courier New" w:cs="Helvetica Neue Light"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Helvetica Neue Light"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Helvetica Neue Light" w:hint="default"/>
      </w:rPr>
    </w:lvl>
    <w:lvl w:ilvl="8" w:tplc="040C0005" w:tentative="1">
      <w:start w:val="1"/>
      <w:numFmt w:val="bullet"/>
      <w:lvlText w:val=""/>
      <w:lvlJc w:val="left"/>
      <w:pPr>
        <w:ind w:left="6480" w:hanging="360"/>
      </w:pPr>
      <w:rPr>
        <w:rFonts w:ascii="Wingdings" w:hAnsi="Wingdings" w:hint="default"/>
      </w:rPr>
    </w:lvl>
  </w:abstractNum>
  <w:abstractNum w:abstractNumId="142">
    <w:nsid w:val="3669132C"/>
    <w:multiLevelType w:val="hybridMultilevel"/>
    <w:tmpl w:val="5A2497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3">
    <w:nsid w:val="369709B8"/>
    <w:multiLevelType w:val="multilevel"/>
    <w:tmpl w:val="2ACE7D7E"/>
    <w:lvl w:ilvl="0">
      <w:start w:val="1"/>
      <w:numFmt w:val="bullet"/>
      <w:lvlText w:val=""/>
      <w:lvlJc w:val="left"/>
      <w:pPr>
        <w:ind w:left="360" w:hanging="360"/>
      </w:pPr>
      <w:rPr>
        <w:rFonts w:ascii="Symbol" w:hAnsi="Symbol" w:hint="default"/>
        <w:b w:val="0"/>
        <w:i w:val="0"/>
        <w:sz w:val="20"/>
        <w:szCs w:val="20"/>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right"/>
      <w:pPr>
        <w:ind w:left="1800" w:hanging="180"/>
      </w:pPr>
      <w:rPr>
        <w:rFonts w:cs="MS Sans Serif"/>
      </w:rPr>
    </w:lvl>
    <w:lvl w:ilvl="3">
      <w:start w:val="1"/>
      <w:numFmt w:val="decimal"/>
      <w:lvlText w:val="%4."/>
      <w:lvlJc w:val="left"/>
      <w:pPr>
        <w:ind w:left="2520" w:hanging="360"/>
      </w:pPr>
      <w:rPr>
        <w:rFonts w:cs="MS Sans Serif"/>
      </w:rPr>
    </w:lvl>
    <w:lvl w:ilvl="4">
      <w:start w:val="1"/>
      <w:numFmt w:val="lowerLetter"/>
      <w:lvlText w:val="%5."/>
      <w:lvlJc w:val="left"/>
      <w:pPr>
        <w:ind w:left="3240" w:hanging="360"/>
      </w:pPr>
      <w:rPr>
        <w:rFonts w:cs="MS Sans Serif"/>
      </w:rPr>
    </w:lvl>
    <w:lvl w:ilvl="5">
      <w:start w:val="1"/>
      <w:numFmt w:val="lowerRoman"/>
      <w:lvlText w:val="%6."/>
      <w:lvlJc w:val="right"/>
      <w:pPr>
        <w:ind w:left="3960" w:hanging="180"/>
      </w:pPr>
      <w:rPr>
        <w:rFonts w:cs="MS Sans Serif"/>
      </w:rPr>
    </w:lvl>
    <w:lvl w:ilvl="6">
      <w:start w:val="1"/>
      <w:numFmt w:val="decimal"/>
      <w:lvlText w:val="%7."/>
      <w:lvlJc w:val="left"/>
      <w:pPr>
        <w:ind w:left="4680" w:hanging="360"/>
      </w:pPr>
      <w:rPr>
        <w:rFonts w:cs="MS Sans Serif"/>
      </w:rPr>
    </w:lvl>
    <w:lvl w:ilvl="7">
      <w:start w:val="1"/>
      <w:numFmt w:val="lowerLetter"/>
      <w:lvlText w:val="%8."/>
      <w:lvlJc w:val="left"/>
      <w:pPr>
        <w:ind w:left="5400" w:hanging="360"/>
      </w:pPr>
      <w:rPr>
        <w:rFonts w:cs="MS Sans Serif"/>
      </w:rPr>
    </w:lvl>
    <w:lvl w:ilvl="8">
      <w:start w:val="1"/>
      <w:numFmt w:val="lowerRoman"/>
      <w:lvlText w:val="%9."/>
      <w:lvlJc w:val="right"/>
      <w:pPr>
        <w:ind w:left="6120" w:hanging="180"/>
      </w:pPr>
      <w:rPr>
        <w:rFonts w:cs="MS Sans Serif"/>
      </w:rPr>
    </w:lvl>
  </w:abstractNum>
  <w:abstractNum w:abstractNumId="144">
    <w:nsid w:val="36CB4B48"/>
    <w:multiLevelType w:val="hybridMultilevel"/>
    <w:tmpl w:val="9F786994"/>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nsid w:val="37AA36AD"/>
    <w:multiLevelType w:val="hybridMultilevel"/>
    <w:tmpl w:val="F48C28FA"/>
    <w:lvl w:ilvl="0" w:tplc="040C0003">
      <w:start w:val="1"/>
      <w:numFmt w:val="bullet"/>
      <w:lvlText w:val="o"/>
      <w:lvlJc w:val="left"/>
      <w:pPr>
        <w:ind w:left="1440" w:hanging="360"/>
      </w:pPr>
      <w:rPr>
        <w:rFonts w:ascii="Courier New" w:hAnsi="Courier New" w:cs="Courier New"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6">
    <w:nsid w:val="37F16054"/>
    <w:multiLevelType w:val="hybridMultilevel"/>
    <w:tmpl w:val="70365C46"/>
    <w:lvl w:ilvl="0" w:tplc="5888C210">
      <w:start w:val="5"/>
      <w:numFmt w:val="bullet"/>
      <w:lvlText w:val="-"/>
      <w:lvlJc w:val="left"/>
      <w:pPr>
        <w:ind w:left="720" w:hanging="360"/>
      </w:pPr>
      <w:rPr>
        <w:rFonts w:ascii="Helvetica Neue Light" w:eastAsiaTheme="minorEastAsia" w:hAnsi="Helvetica Neue Light"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37FF6B7D"/>
    <w:multiLevelType w:val="hybridMultilevel"/>
    <w:tmpl w:val="4D1A30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8">
    <w:nsid w:val="381F46AD"/>
    <w:multiLevelType w:val="hybridMultilevel"/>
    <w:tmpl w:val="373A2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385729EC"/>
    <w:multiLevelType w:val="hybridMultilevel"/>
    <w:tmpl w:val="1206BFEC"/>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38747F4D"/>
    <w:multiLevelType w:val="hybridMultilevel"/>
    <w:tmpl w:val="E4C4D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151">
    <w:nsid w:val="389D19BD"/>
    <w:multiLevelType w:val="hybridMultilevel"/>
    <w:tmpl w:val="3E1E98C6"/>
    <w:lvl w:ilvl="0" w:tplc="2E341070">
      <w:start w:val="4"/>
      <w:numFmt w:val="bullet"/>
      <w:lvlText w:val="-"/>
      <w:lvlJc w:val="left"/>
      <w:pPr>
        <w:ind w:left="1068" w:hanging="360"/>
      </w:pPr>
      <w:rPr>
        <w:rFonts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2">
    <w:nsid w:val="39454314"/>
    <w:multiLevelType w:val="hybridMultilevel"/>
    <w:tmpl w:val="842E3D92"/>
    <w:lvl w:ilvl="0" w:tplc="5914CF5A">
      <w:start w:val="7"/>
      <w:numFmt w:val="bullet"/>
      <w:lvlText w:val="-"/>
      <w:lvlJc w:val="left"/>
      <w:pPr>
        <w:ind w:left="720" w:hanging="360"/>
      </w:pPr>
      <w:rPr>
        <w:rFonts w:ascii="Helvetica Neue Light" w:eastAsiaTheme="minorHAnsi" w:hAnsi="Helvetica Neue Light" w:cstheme="minorBidi" w:hint="default"/>
      </w:rPr>
    </w:lvl>
    <w:lvl w:ilvl="1" w:tplc="9126DE70">
      <w:numFmt w:val="bullet"/>
      <w:lvlText w:val=""/>
      <w:lvlJc w:val="left"/>
      <w:pPr>
        <w:ind w:left="1440" w:hanging="360"/>
      </w:pPr>
      <w:rPr>
        <w:rFonts w:ascii="Symbol" w:eastAsia="Times New Roman" w:hAnsi="Symbol"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3">
    <w:nsid w:val="39FE7451"/>
    <w:multiLevelType w:val="hybridMultilevel"/>
    <w:tmpl w:val="1C4A8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4">
    <w:nsid w:val="3B4A3522"/>
    <w:multiLevelType w:val="hybridMultilevel"/>
    <w:tmpl w:val="5608F1BA"/>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nsid w:val="3BE2008A"/>
    <w:multiLevelType w:val="hybridMultilevel"/>
    <w:tmpl w:val="D14031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6">
    <w:nsid w:val="3BEE474A"/>
    <w:multiLevelType w:val="hybridMultilevel"/>
    <w:tmpl w:val="2EEC8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7">
    <w:nsid w:val="3C553C36"/>
    <w:multiLevelType w:val="hybridMultilevel"/>
    <w:tmpl w:val="2C10C0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8">
    <w:nsid w:val="3C5A7CBB"/>
    <w:multiLevelType w:val="hybridMultilevel"/>
    <w:tmpl w:val="D1065D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9">
    <w:nsid w:val="3C7B68CE"/>
    <w:multiLevelType w:val="hybridMultilevel"/>
    <w:tmpl w:val="E08E4D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0">
    <w:nsid w:val="3CE4443C"/>
    <w:multiLevelType w:val="hybridMultilevel"/>
    <w:tmpl w:val="EB6C0E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1">
    <w:nsid w:val="3DA361A7"/>
    <w:multiLevelType w:val="hybridMultilevel"/>
    <w:tmpl w:val="380204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2">
    <w:nsid w:val="3E35307F"/>
    <w:multiLevelType w:val="multilevel"/>
    <w:tmpl w:val="102A83D8"/>
    <w:numStyleLink w:val="Style2"/>
  </w:abstractNum>
  <w:abstractNum w:abstractNumId="163">
    <w:nsid w:val="3E655847"/>
    <w:multiLevelType w:val="hybridMultilevel"/>
    <w:tmpl w:val="C9A8AA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4">
    <w:nsid w:val="3EB56455"/>
    <w:multiLevelType w:val="hybridMultilevel"/>
    <w:tmpl w:val="C43234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5">
    <w:nsid w:val="3EE17DF6"/>
    <w:multiLevelType w:val="multilevel"/>
    <w:tmpl w:val="18D2B21E"/>
    <w:lvl w:ilvl="0">
      <w:start w:val="1"/>
      <w:numFmt w:val="decimal"/>
      <w:lvlText w:val="%1."/>
      <w:lvlJc w:val="left"/>
      <w:pPr>
        <w:tabs>
          <w:tab w:val="num" w:pos="851"/>
        </w:tabs>
        <w:ind w:left="851" w:hanging="851"/>
      </w:pPr>
      <w:rPr>
        <w:rFonts w:ascii="Times New Roman Gras" w:hAnsi="Times New Roman Gras" w:hint="default"/>
        <w:b/>
        <w:i w:val="0"/>
        <w:sz w:val="22"/>
        <w:szCs w:val="22"/>
        <w:u w:val="none"/>
      </w:rPr>
    </w:lvl>
    <w:lvl w:ilvl="1">
      <w:start w:val="1"/>
      <w:numFmt w:val="decimal"/>
      <w:lvlText w:val="%1.%2"/>
      <w:lvlJc w:val="left"/>
      <w:pPr>
        <w:tabs>
          <w:tab w:val="num" w:pos="851"/>
        </w:tabs>
        <w:ind w:left="851" w:hanging="851"/>
      </w:pPr>
      <w:rPr>
        <w:rFonts w:ascii="Times New Roman Gras" w:hAnsi="Times New Roman Gras" w:hint="default"/>
        <w:b/>
        <w:i w:val="0"/>
        <w:sz w:val="22"/>
        <w:szCs w:val="22"/>
        <w:u w:val="none"/>
      </w:rPr>
    </w:lvl>
    <w:lvl w:ilvl="2">
      <w:start w:val="1"/>
      <w:numFmt w:val="decimal"/>
      <w:lvlText w:val="%1.%2.%3"/>
      <w:lvlJc w:val="left"/>
      <w:pPr>
        <w:tabs>
          <w:tab w:val="num" w:pos="851"/>
        </w:tabs>
        <w:ind w:left="851" w:hanging="851"/>
      </w:pPr>
      <w:rPr>
        <w:rFonts w:ascii="Times New Roman Gras" w:hAnsi="Times New Roman Gras" w:hint="default"/>
        <w:b/>
        <w:i w:val="0"/>
        <w:sz w:val="22"/>
        <w:szCs w:val="22"/>
        <w:u w:val="none"/>
      </w:rPr>
    </w:lvl>
    <w:lvl w:ilvl="3">
      <w:start w:val="1"/>
      <w:numFmt w:val="decimal"/>
      <w:lvlText w:val="%1.%2.%3.%4"/>
      <w:lvlJc w:val="left"/>
      <w:pPr>
        <w:tabs>
          <w:tab w:val="num" w:pos="851"/>
        </w:tabs>
        <w:ind w:left="851" w:hanging="851"/>
      </w:pPr>
      <w:rPr>
        <w:rFonts w:ascii="Times New Roman Gras" w:hAnsi="Times New Roman Gras" w:hint="default"/>
        <w:b/>
        <w:i w:val="0"/>
        <w:sz w:val="22"/>
        <w:szCs w:val="22"/>
        <w:u w:val="none"/>
      </w:rPr>
    </w:lvl>
    <w:lvl w:ilvl="4">
      <w:start w:val="1"/>
      <w:numFmt w:val="lowerLetter"/>
      <w:lvlText w:val="(%5)"/>
      <w:lvlJc w:val="left"/>
      <w:pPr>
        <w:tabs>
          <w:tab w:val="num" w:pos="1701"/>
        </w:tabs>
        <w:ind w:left="851" w:firstLine="0"/>
      </w:pPr>
      <w:rPr>
        <w:rFonts w:ascii="Times New Roman" w:hAnsi="Times New Roman" w:hint="default"/>
        <w:b w:val="0"/>
        <w:i w:val="0"/>
        <w:sz w:val="22"/>
        <w:szCs w:val="22"/>
        <w:u w:val="none"/>
      </w:rPr>
    </w:lvl>
    <w:lvl w:ilvl="5">
      <w:start w:val="1"/>
      <w:numFmt w:val="lowerRoman"/>
      <w:lvlText w:val="(%6)"/>
      <w:lvlJc w:val="left"/>
      <w:pPr>
        <w:tabs>
          <w:tab w:val="num" w:pos="2268"/>
        </w:tabs>
        <w:ind w:left="851" w:firstLine="567"/>
      </w:pPr>
      <w:rPr>
        <w:rFonts w:hint="default"/>
        <w:i/>
      </w:rPr>
    </w:lvl>
    <w:lvl w:ilvl="6">
      <w:start w:val="1"/>
      <w:numFmt w:val="bullet"/>
      <w:lvlText w:val=""/>
      <w:lvlJc w:val="left"/>
      <w:pPr>
        <w:tabs>
          <w:tab w:val="num" w:pos="2912"/>
        </w:tabs>
        <w:ind w:left="567" w:firstLine="1985"/>
      </w:pPr>
      <w:rPr>
        <w:rFonts w:ascii="Symbol" w:hAnsi="Symbol" w:hint="default"/>
        <w:sz w:val="20"/>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6">
    <w:nsid w:val="3FAB5282"/>
    <w:multiLevelType w:val="hybridMultilevel"/>
    <w:tmpl w:val="F5927A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7">
    <w:nsid w:val="3FC5304A"/>
    <w:multiLevelType w:val="hybridMultilevel"/>
    <w:tmpl w:val="99FCD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8">
    <w:nsid w:val="3FC80AD4"/>
    <w:multiLevelType w:val="hybridMultilevel"/>
    <w:tmpl w:val="8BD8898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9">
    <w:nsid w:val="40552C26"/>
    <w:multiLevelType w:val="hybridMultilevel"/>
    <w:tmpl w:val="E3967F5E"/>
    <w:lvl w:ilvl="0" w:tplc="DF823EE6">
      <w:start w:val="1"/>
      <w:numFmt w:val="lowerLetter"/>
      <w:lvlText w:val="%1."/>
      <w:lvlJc w:val="lef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0">
    <w:nsid w:val="40A13545"/>
    <w:multiLevelType w:val="hybridMultilevel"/>
    <w:tmpl w:val="AA1208C6"/>
    <w:lvl w:ilvl="0" w:tplc="04090003">
      <w:start w:val="1"/>
      <w:numFmt w:val="bullet"/>
      <w:lvlText w:val="o"/>
      <w:lvlJc w:val="left"/>
      <w:pPr>
        <w:ind w:left="360" w:hanging="360"/>
      </w:pPr>
      <w:rPr>
        <w:rFonts w:ascii="Courier New" w:hAnsi="Courier New"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nsid w:val="40B94C14"/>
    <w:multiLevelType w:val="hybridMultilevel"/>
    <w:tmpl w:val="F724BD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2">
    <w:nsid w:val="420917C2"/>
    <w:multiLevelType w:val="hybridMultilevel"/>
    <w:tmpl w:val="4FEEE7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3">
    <w:nsid w:val="42E87EC2"/>
    <w:multiLevelType w:val="hybridMultilevel"/>
    <w:tmpl w:val="813AF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4">
    <w:nsid w:val="431952E3"/>
    <w:multiLevelType w:val="hybridMultilevel"/>
    <w:tmpl w:val="14F68B92"/>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nsid w:val="436A7EC1"/>
    <w:multiLevelType w:val="hybridMultilevel"/>
    <w:tmpl w:val="0F965E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6">
    <w:nsid w:val="43751F5C"/>
    <w:multiLevelType w:val="hybridMultilevel"/>
    <w:tmpl w:val="CE88CD8C"/>
    <w:lvl w:ilvl="0" w:tplc="19CE5E98">
      <w:start w:val="1"/>
      <w:numFmt w:val="decimal"/>
      <w:pStyle w:val="Titre5"/>
      <w:lvlText w:val="%1."/>
      <w:lvlJc w:val="left"/>
      <w:pPr>
        <w:ind w:left="5316" w:hanging="360"/>
      </w:pPr>
      <w:rPr>
        <w:b w:val="0"/>
      </w:rPr>
    </w:lvl>
    <w:lvl w:ilvl="1" w:tplc="0D8E6DDA">
      <w:start w:val="1"/>
      <w:numFmt w:val="lowerLetter"/>
      <w:lvlText w:val="%2."/>
      <w:lvlJc w:val="left"/>
      <w:pPr>
        <w:ind w:left="6036" w:hanging="360"/>
      </w:pPr>
      <w:rPr>
        <w:b w:val="0"/>
      </w:r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177">
    <w:nsid w:val="43C06EF7"/>
    <w:multiLevelType w:val="hybridMultilevel"/>
    <w:tmpl w:val="7A487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8">
    <w:nsid w:val="44180C4F"/>
    <w:multiLevelType w:val="hybridMultilevel"/>
    <w:tmpl w:val="D3006596"/>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442872CE"/>
    <w:multiLevelType w:val="hybridMultilevel"/>
    <w:tmpl w:val="F0F8F3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0">
    <w:nsid w:val="44732902"/>
    <w:multiLevelType w:val="hybridMultilevel"/>
    <w:tmpl w:val="F89C399A"/>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nsid w:val="44774C34"/>
    <w:multiLevelType w:val="multilevel"/>
    <w:tmpl w:val="102A83D8"/>
    <w:styleLink w:val="Style2"/>
    <w:lvl w:ilvl="0">
      <w:start w:val="1"/>
      <w:numFmt w:val="upperRoman"/>
      <w:lvlText w:val="%1."/>
      <w:lvlJc w:val="right"/>
      <w:pPr>
        <w:ind w:left="180" w:hanging="18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708" w:firstLine="0"/>
      </w:pPr>
      <w:rPr>
        <w:rFonts w:hint="default"/>
        <w:b w:val="0"/>
        <w:color w:val="1F497D" w:themeColor="text2"/>
      </w:rPr>
    </w:lvl>
    <w:lvl w:ilvl="3">
      <w:start w:val="1"/>
      <w:numFmt w:val="lowerLetter"/>
      <w:lvlText w:val="%4)"/>
      <w:lvlJc w:val="left"/>
      <w:pPr>
        <w:ind w:left="1416" w:firstLine="0"/>
      </w:pPr>
      <w:rPr>
        <w:rFonts w:hint="default"/>
      </w:rPr>
    </w:lvl>
    <w:lvl w:ilvl="4">
      <w:start w:val="1"/>
      <w:numFmt w:val="decimal"/>
      <w:lvlText w:val="(%5)"/>
      <w:lvlJc w:val="left"/>
      <w:pPr>
        <w:ind w:left="1440" w:firstLine="0"/>
      </w:pPr>
      <w:rPr>
        <w:rFonts w:hint="default"/>
      </w:rPr>
    </w:lvl>
    <w:lvl w:ilvl="5">
      <w:start w:val="1"/>
      <w:numFmt w:val="lowerLetter"/>
      <w:lvlText w:val="(%6)"/>
      <w:lvlJc w:val="left"/>
      <w:pPr>
        <w:ind w:left="2160" w:firstLine="0"/>
      </w:pPr>
      <w:rPr>
        <w:rFonts w:hint="default"/>
      </w:rPr>
    </w:lvl>
    <w:lvl w:ilvl="6">
      <w:start w:val="1"/>
      <w:numFmt w:val="lowerRoman"/>
      <w:lvlText w:val="(%7)"/>
      <w:lvlJc w:val="left"/>
      <w:pPr>
        <w:ind w:left="2880" w:firstLine="0"/>
      </w:pPr>
      <w:rPr>
        <w:rFonts w:hint="default"/>
      </w:rPr>
    </w:lvl>
    <w:lvl w:ilvl="7">
      <w:start w:val="1"/>
      <w:numFmt w:val="lowerLetter"/>
      <w:lvlText w:val="(%8)"/>
      <w:lvlJc w:val="left"/>
      <w:pPr>
        <w:ind w:left="3600" w:firstLine="0"/>
      </w:pPr>
      <w:rPr>
        <w:rFonts w:hint="default"/>
      </w:rPr>
    </w:lvl>
    <w:lvl w:ilvl="8">
      <w:start w:val="1"/>
      <w:numFmt w:val="lowerRoman"/>
      <w:lvlText w:val="(%9)"/>
      <w:lvlJc w:val="left"/>
      <w:pPr>
        <w:ind w:left="4320" w:firstLine="0"/>
      </w:pPr>
      <w:rPr>
        <w:rFonts w:hint="default"/>
      </w:rPr>
    </w:lvl>
  </w:abstractNum>
  <w:abstractNum w:abstractNumId="182">
    <w:nsid w:val="44E549AF"/>
    <w:multiLevelType w:val="hybridMultilevel"/>
    <w:tmpl w:val="96909198"/>
    <w:lvl w:ilvl="0" w:tplc="040C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83">
    <w:nsid w:val="45FC198E"/>
    <w:multiLevelType w:val="hybridMultilevel"/>
    <w:tmpl w:val="FF64622A"/>
    <w:lvl w:ilvl="0" w:tplc="040C0001">
      <w:start w:val="1"/>
      <w:numFmt w:val="bullet"/>
      <w:lvlText w:val=""/>
      <w:lvlJc w:val="left"/>
      <w:pPr>
        <w:ind w:left="36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4">
    <w:nsid w:val="466D0C1E"/>
    <w:multiLevelType w:val="hybridMultilevel"/>
    <w:tmpl w:val="2092DB00"/>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5">
    <w:nsid w:val="46ED291E"/>
    <w:multiLevelType w:val="multilevel"/>
    <w:tmpl w:val="26641FA8"/>
    <w:styleLink w:val="Style4"/>
    <w:lvl w:ilvl="0">
      <w:start w:val="1"/>
      <w:numFmt w:val="upperRoman"/>
      <w:lvlText w:val="%1."/>
      <w:lvlJc w:val="right"/>
      <w:pPr>
        <w:ind w:left="-1260" w:hanging="18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708" w:firstLine="0"/>
      </w:pPr>
      <w:rPr>
        <w:rFonts w:ascii="Calibri" w:hAnsi="Calibri" w:hint="default"/>
        <w:b w:val="0"/>
        <w:color w:val="4F81BD" w:themeColor="accent1"/>
        <w:sz w:val="24"/>
      </w:rPr>
    </w:lvl>
    <w:lvl w:ilvl="3">
      <w:start w:val="1"/>
      <w:numFmt w:val="lowerLetter"/>
      <w:lvlText w:val="%4)"/>
      <w:lvlJc w:val="left"/>
      <w:pPr>
        <w:ind w:left="720" w:firstLine="0"/>
      </w:pPr>
      <w:rPr>
        <w:rFonts w:hint="default"/>
      </w:rPr>
    </w:lvl>
    <w:lvl w:ilvl="4">
      <w:start w:val="1"/>
      <w:numFmt w:val="decimal"/>
      <w:lvlText w:val="(%5)"/>
      <w:lvlJc w:val="left"/>
      <w:pPr>
        <w:ind w:left="1440" w:firstLine="0"/>
      </w:pPr>
      <w:rPr>
        <w:rFonts w:hint="default"/>
      </w:rPr>
    </w:lvl>
    <w:lvl w:ilvl="5">
      <w:start w:val="1"/>
      <w:numFmt w:val="lowerLetter"/>
      <w:lvlText w:val="(%6)"/>
      <w:lvlJc w:val="left"/>
      <w:pPr>
        <w:ind w:left="2160" w:firstLine="0"/>
      </w:pPr>
      <w:rPr>
        <w:rFonts w:hint="default"/>
      </w:rPr>
    </w:lvl>
    <w:lvl w:ilvl="6">
      <w:start w:val="1"/>
      <w:numFmt w:val="lowerRoman"/>
      <w:lvlText w:val="(%7)"/>
      <w:lvlJc w:val="left"/>
      <w:pPr>
        <w:ind w:left="2880" w:firstLine="0"/>
      </w:pPr>
      <w:rPr>
        <w:rFonts w:hint="default"/>
      </w:rPr>
    </w:lvl>
    <w:lvl w:ilvl="7">
      <w:start w:val="1"/>
      <w:numFmt w:val="lowerLetter"/>
      <w:lvlText w:val="(%8)"/>
      <w:lvlJc w:val="left"/>
      <w:pPr>
        <w:ind w:left="3600" w:firstLine="0"/>
      </w:pPr>
      <w:rPr>
        <w:rFonts w:hint="default"/>
      </w:rPr>
    </w:lvl>
    <w:lvl w:ilvl="8">
      <w:start w:val="1"/>
      <w:numFmt w:val="lowerRoman"/>
      <w:lvlText w:val="(%9)"/>
      <w:lvlJc w:val="left"/>
      <w:pPr>
        <w:ind w:left="4320" w:firstLine="0"/>
      </w:pPr>
      <w:rPr>
        <w:rFonts w:hint="default"/>
      </w:rPr>
    </w:lvl>
  </w:abstractNum>
  <w:abstractNum w:abstractNumId="186">
    <w:nsid w:val="471E11C2"/>
    <w:multiLevelType w:val="hybridMultilevel"/>
    <w:tmpl w:val="E280D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7">
    <w:nsid w:val="47820C4D"/>
    <w:multiLevelType w:val="hybridMultilevel"/>
    <w:tmpl w:val="CA56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49296B81"/>
    <w:multiLevelType w:val="hybridMultilevel"/>
    <w:tmpl w:val="E36C6BFC"/>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9">
    <w:nsid w:val="49394567"/>
    <w:multiLevelType w:val="hybridMultilevel"/>
    <w:tmpl w:val="870694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0">
    <w:nsid w:val="497556D7"/>
    <w:multiLevelType w:val="hybridMultilevel"/>
    <w:tmpl w:val="94587EC6"/>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nsid w:val="49E7590F"/>
    <w:multiLevelType w:val="hybridMultilevel"/>
    <w:tmpl w:val="CEC4BD7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2">
    <w:nsid w:val="49FB5752"/>
    <w:multiLevelType w:val="multilevel"/>
    <w:tmpl w:val="4CB2C8D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lvlText w:val="%4)"/>
      <w:lvlJc w:val="left"/>
      <w:pPr>
        <w:ind w:left="2126" w:firstLine="0"/>
      </w:pPr>
      <w:rPr>
        <w:b w:val="0"/>
      </w:rPr>
    </w:lvl>
    <w:lvl w:ilvl="4">
      <w:start w:val="1"/>
      <w:numFmt w:val="lowerLetter"/>
      <w:pStyle w:val="Titre4"/>
      <w:lvlText w:val="%5."/>
      <w:lvlJc w:val="left"/>
      <w:pPr>
        <w:ind w:left="2880" w:firstLine="0"/>
      </w:pPr>
    </w:lvl>
    <w:lvl w:ilvl="5">
      <w:start w:val="1"/>
      <w:numFmt w:val="lowerLetter"/>
      <w:pStyle w:val="Titre6b"/>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93">
    <w:nsid w:val="4AC37229"/>
    <w:multiLevelType w:val="hybridMultilevel"/>
    <w:tmpl w:val="DB1E8C0A"/>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4ADE6CF5"/>
    <w:multiLevelType w:val="hybridMultilevel"/>
    <w:tmpl w:val="6DACFD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5">
    <w:nsid w:val="4B5C3AA7"/>
    <w:multiLevelType w:val="hybridMultilevel"/>
    <w:tmpl w:val="AD4CC7DE"/>
    <w:lvl w:ilvl="0" w:tplc="040C0001">
      <w:start w:val="1"/>
      <w:numFmt w:val="bullet"/>
      <w:lvlText w:val=""/>
      <w:lvlJc w:val="left"/>
      <w:pPr>
        <w:ind w:left="360" w:hanging="360"/>
      </w:pPr>
      <w:rPr>
        <w:rFonts w:ascii="Symbol" w:hAnsi="Symbol" w:hint="default"/>
      </w:rPr>
    </w:lvl>
    <w:lvl w:ilvl="1" w:tplc="040C0019">
      <w:start w:val="1"/>
      <w:numFmt w:val="lowerLetter"/>
      <w:lvlText w:val="%2."/>
      <w:lvlJc w:val="left"/>
      <w:pPr>
        <w:ind w:left="1080" w:hanging="360"/>
      </w:pPr>
      <w:rPr>
        <w:rFonts w:hint="default"/>
        <w:b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nsid w:val="4B6222FD"/>
    <w:multiLevelType w:val="hybridMultilevel"/>
    <w:tmpl w:val="E54651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7">
    <w:nsid w:val="4BE54387"/>
    <w:multiLevelType w:val="hybridMultilevel"/>
    <w:tmpl w:val="B0765440"/>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03">
      <w:start w:val="1"/>
      <w:numFmt w:val="bullet"/>
      <w:lvlText w:val="o"/>
      <w:lvlJc w:val="left"/>
      <w:pPr>
        <w:ind w:left="1800" w:hanging="360"/>
      </w:pPr>
      <w:rPr>
        <w:rFonts w:ascii="Courier New" w:hAnsi="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hint="default"/>
      </w:rPr>
    </w:lvl>
    <w:lvl w:ilvl="8" w:tplc="040C0005">
      <w:start w:val="1"/>
      <w:numFmt w:val="bullet"/>
      <w:lvlText w:val=""/>
      <w:lvlJc w:val="left"/>
      <w:pPr>
        <w:ind w:left="6840" w:hanging="360"/>
      </w:pPr>
      <w:rPr>
        <w:rFonts w:ascii="Wingdings" w:hAnsi="Wingdings" w:hint="default"/>
      </w:rPr>
    </w:lvl>
  </w:abstractNum>
  <w:abstractNum w:abstractNumId="198">
    <w:nsid w:val="4C843B8F"/>
    <w:multiLevelType w:val="multilevel"/>
    <w:tmpl w:val="E3A0294A"/>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9">
    <w:nsid w:val="4CD26561"/>
    <w:multiLevelType w:val="hybridMultilevel"/>
    <w:tmpl w:val="BDD2D1DE"/>
    <w:lvl w:ilvl="0" w:tplc="040C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nsid w:val="4D5576BB"/>
    <w:multiLevelType w:val="hybridMultilevel"/>
    <w:tmpl w:val="79A2C832"/>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1">
    <w:nsid w:val="4DBA16D9"/>
    <w:multiLevelType w:val="hybridMultilevel"/>
    <w:tmpl w:val="60AC2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2">
    <w:nsid w:val="4E1E2695"/>
    <w:multiLevelType w:val="hybridMultilevel"/>
    <w:tmpl w:val="ACF4825A"/>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nsid w:val="4E5F544A"/>
    <w:multiLevelType w:val="hybridMultilevel"/>
    <w:tmpl w:val="D24E76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4">
    <w:nsid w:val="4F250196"/>
    <w:multiLevelType w:val="hybridMultilevel"/>
    <w:tmpl w:val="DDAEF6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5">
    <w:nsid w:val="4F430255"/>
    <w:multiLevelType w:val="hybridMultilevel"/>
    <w:tmpl w:val="3940B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6">
    <w:nsid w:val="50657ACA"/>
    <w:multiLevelType w:val="hybridMultilevel"/>
    <w:tmpl w:val="C01C92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7">
    <w:nsid w:val="50BD1939"/>
    <w:multiLevelType w:val="hybridMultilevel"/>
    <w:tmpl w:val="A84AC132"/>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8">
    <w:nsid w:val="51270F3D"/>
    <w:multiLevelType w:val="hybridMultilevel"/>
    <w:tmpl w:val="A4E466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9">
    <w:nsid w:val="516719D4"/>
    <w:multiLevelType w:val="hybridMultilevel"/>
    <w:tmpl w:val="FBD81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0">
    <w:nsid w:val="518A4EDB"/>
    <w:multiLevelType w:val="hybridMultilevel"/>
    <w:tmpl w:val="EADEEB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Helvetica Neue Light"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Helvetica Neue Light"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Helvetica Neue Light" w:hint="default"/>
      </w:rPr>
    </w:lvl>
    <w:lvl w:ilvl="8" w:tplc="040C0005" w:tentative="1">
      <w:start w:val="1"/>
      <w:numFmt w:val="bullet"/>
      <w:lvlText w:val=""/>
      <w:lvlJc w:val="left"/>
      <w:pPr>
        <w:ind w:left="6480" w:hanging="360"/>
      </w:pPr>
      <w:rPr>
        <w:rFonts w:ascii="Wingdings" w:hAnsi="Wingdings" w:hint="default"/>
      </w:rPr>
    </w:lvl>
  </w:abstractNum>
  <w:abstractNum w:abstractNumId="211">
    <w:nsid w:val="542130A5"/>
    <w:multiLevelType w:val="hybridMultilevel"/>
    <w:tmpl w:val="E17874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2">
    <w:nsid w:val="54297686"/>
    <w:multiLevelType w:val="hybridMultilevel"/>
    <w:tmpl w:val="7BAAC9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3">
    <w:nsid w:val="546E4571"/>
    <w:multiLevelType w:val="hybridMultilevel"/>
    <w:tmpl w:val="8D0EB9E4"/>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4">
    <w:nsid w:val="54C07E92"/>
    <w:multiLevelType w:val="hybridMultilevel"/>
    <w:tmpl w:val="1A545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5">
    <w:nsid w:val="54DF37C9"/>
    <w:multiLevelType w:val="hybridMultilevel"/>
    <w:tmpl w:val="B9C2BA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6">
    <w:nsid w:val="54EC1D6B"/>
    <w:multiLevelType w:val="hybridMultilevel"/>
    <w:tmpl w:val="9328D3EA"/>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7">
    <w:nsid w:val="54EC2685"/>
    <w:multiLevelType w:val="hybridMultilevel"/>
    <w:tmpl w:val="13A4FC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8">
    <w:nsid w:val="562F1647"/>
    <w:multiLevelType w:val="hybridMultilevel"/>
    <w:tmpl w:val="A3548010"/>
    <w:lvl w:ilvl="0" w:tplc="04090003">
      <w:start w:val="1"/>
      <w:numFmt w:val="bullet"/>
      <w:lvlText w:val="o"/>
      <w:lvlJc w:val="left"/>
      <w:pPr>
        <w:ind w:left="1068" w:hanging="360"/>
      </w:pPr>
      <w:rPr>
        <w:rFonts w:ascii="Courier New" w:hAnsi="Courier New"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19">
    <w:nsid w:val="565421B8"/>
    <w:multiLevelType w:val="hybridMultilevel"/>
    <w:tmpl w:val="4EE87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0">
    <w:nsid w:val="567E5C4A"/>
    <w:multiLevelType w:val="hybridMultilevel"/>
    <w:tmpl w:val="A11637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1">
    <w:nsid w:val="56A40A09"/>
    <w:multiLevelType w:val="hybridMultilevel"/>
    <w:tmpl w:val="758E5932"/>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2">
    <w:nsid w:val="579D59FC"/>
    <w:multiLevelType w:val="hybridMultilevel"/>
    <w:tmpl w:val="6D30343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3">
    <w:nsid w:val="57C86F3C"/>
    <w:multiLevelType w:val="hybridMultilevel"/>
    <w:tmpl w:val="5B982D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4">
    <w:nsid w:val="58416FE7"/>
    <w:multiLevelType w:val="hybridMultilevel"/>
    <w:tmpl w:val="8144A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5">
    <w:nsid w:val="588C4A5B"/>
    <w:multiLevelType w:val="hybridMultilevel"/>
    <w:tmpl w:val="8646B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6">
    <w:nsid w:val="58AC0012"/>
    <w:multiLevelType w:val="hybridMultilevel"/>
    <w:tmpl w:val="C03A20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7">
    <w:nsid w:val="58C12F5E"/>
    <w:multiLevelType w:val="hybridMultilevel"/>
    <w:tmpl w:val="BA9C9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58FB6577"/>
    <w:multiLevelType w:val="hybridMultilevel"/>
    <w:tmpl w:val="98A69E0A"/>
    <w:lvl w:ilvl="0" w:tplc="2E341070">
      <w:start w:val="4"/>
      <w:numFmt w:val="bullet"/>
      <w:lvlText w:val="-"/>
      <w:lvlJc w:val="left"/>
      <w:pPr>
        <w:ind w:left="720" w:hanging="360"/>
      </w:pPr>
      <w:rPr>
        <w:rFonts w:hint="default"/>
      </w:rPr>
    </w:lvl>
    <w:lvl w:ilvl="1" w:tplc="9126DE70">
      <w:numFmt w:val="bullet"/>
      <w:lvlText w:val=""/>
      <w:lvlJc w:val="left"/>
      <w:pPr>
        <w:ind w:left="1440" w:hanging="360"/>
      </w:pPr>
      <w:rPr>
        <w:rFonts w:ascii="Symbol" w:eastAsia="Times New Roman" w:hAnsi="Symbol"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9">
    <w:nsid w:val="59641599"/>
    <w:multiLevelType w:val="hybridMultilevel"/>
    <w:tmpl w:val="EDC06EDC"/>
    <w:name w:val="Standard23"/>
    <w:lvl w:ilvl="0" w:tplc="FFFFFFFF">
      <w:start w:val="1"/>
      <w:numFmt w:val="upperLetter"/>
      <w:pStyle w:val="PAGENFRUKCont3"/>
      <w:lvlText w:val="(%1)"/>
      <w:lvlJc w:val="left"/>
      <w:pPr>
        <w:tabs>
          <w:tab w:val="num" w:pos="850"/>
        </w:tabs>
        <w:ind w:left="850" w:hanging="850"/>
      </w:pPr>
      <w:rPr>
        <w:rFonts w:ascii="Arial" w:hAnsi="Arial" w:hint="default"/>
        <w:b/>
        <w:i w:val="0"/>
        <w:sz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0">
    <w:nsid w:val="597237E8"/>
    <w:multiLevelType w:val="hybridMultilevel"/>
    <w:tmpl w:val="E26853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1">
    <w:nsid w:val="597F36A7"/>
    <w:multiLevelType w:val="hybridMultilevel"/>
    <w:tmpl w:val="A27E6968"/>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2">
    <w:nsid w:val="59C639ED"/>
    <w:multiLevelType w:val="hybridMultilevel"/>
    <w:tmpl w:val="076886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3">
    <w:nsid w:val="5A5F2EA9"/>
    <w:multiLevelType w:val="hybridMultilevel"/>
    <w:tmpl w:val="8C368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nsid w:val="5ABE7D09"/>
    <w:multiLevelType w:val="hybridMultilevel"/>
    <w:tmpl w:val="0B865F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5">
    <w:nsid w:val="5CEC17FA"/>
    <w:multiLevelType w:val="multilevel"/>
    <w:tmpl w:val="56684154"/>
    <w:lvl w:ilvl="0">
      <w:start w:val="1"/>
      <w:numFmt w:val="upperRoman"/>
      <w:pStyle w:val="Annexe"/>
      <w:lvlText w:val="%1."/>
      <w:lvlJc w:val="right"/>
      <w:pPr>
        <w:ind w:left="-1260" w:hanging="180"/>
      </w:pPr>
      <w:rPr>
        <w:rFonts w:hint="default"/>
      </w:rPr>
    </w:lvl>
    <w:lvl w:ilvl="1">
      <w:start w:val="1"/>
      <w:numFmt w:val="upperLetter"/>
      <w:lvlText w:val="%2."/>
      <w:lvlJc w:val="left"/>
      <w:pPr>
        <w:ind w:left="-720" w:firstLine="0"/>
      </w:pPr>
      <w:rPr>
        <w:rFonts w:hint="default"/>
      </w:rPr>
    </w:lvl>
    <w:lvl w:ilvl="2">
      <w:start w:val="1"/>
      <w:numFmt w:val="decimal"/>
      <w:pStyle w:val="Annexe"/>
      <w:lvlText w:val="ANNEXE %3."/>
      <w:lvlJc w:val="left"/>
      <w:pPr>
        <w:ind w:left="0" w:firstLine="0"/>
      </w:pPr>
      <w:rPr>
        <w:rFonts w:hint="default"/>
      </w:rPr>
    </w:lvl>
    <w:lvl w:ilvl="3">
      <w:start w:val="1"/>
      <w:numFmt w:val="lowerLetter"/>
      <w:lvlText w:val="%4)"/>
      <w:lvlJc w:val="left"/>
      <w:pPr>
        <w:ind w:left="720" w:firstLine="0"/>
      </w:pPr>
      <w:rPr>
        <w:rFonts w:hint="default"/>
      </w:rPr>
    </w:lvl>
    <w:lvl w:ilvl="4">
      <w:start w:val="1"/>
      <w:numFmt w:val="decimal"/>
      <w:lvlText w:val="(%5)"/>
      <w:lvlJc w:val="left"/>
      <w:pPr>
        <w:ind w:left="1440" w:firstLine="0"/>
      </w:pPr>
      <w:rPr>
        <w:rFonts w:hint="default"/>
      </w:rPr>
    </w:lvl>
    <w:lvl w:ilvl="5">
      <w:start w:val="1"/>
      <w:numFmt w:val="lowerLetter"/>
      <w:lvlText w:val="(%6)"/>
      <w:lvlJc w:val="left"/>
      <w:pPr>
        <w:ind w:left="2160" w:firstLine="0"/>
      </w:pPr>
      <w:rPr>
        <w:rFonts w:hint="default"/>
      </w:rPr>
    </w:lvl>
    <w:lvl w:ilvl="6">
      <w:start w:val="1"/>
      <w:numFmt w:val="lowerRoman"/>
      <w:lvlText w:val="(%7)"/>
      <w:lvlJc w:val="left"/>
      <w:pPr>
        <w:ind w:left="2880" w:firstLine="0"/>
      </w:pPr>
      <w:rPr>
        <w:rFonts w:hint="default"/>
      </w:rPr>
    </w:lvl>
    <w:lvl w:ilvl="7">
      <w:start w:val="1"/>
      <w:numFmt w:val="lowerLetter"/>
      <w:lvlText w:val="(%8)"/>
      <w:lvlJc w:val="left"/>
      <w:pPr>
        <w:ind w:left="3600" w:firstLine="0"/>
      </w:pPr>
      <w:rPr>
        <w:rFonts w:hint="default"/>
      </w:rPr>
    </w:lvl>
    <w:lvl w:ilvl="8">
      <w:start w:val="1"/>
      <w:numFmt w:val="lowerRoman"/>
      <w:lvlText w:val="(%9)"/>
      <w:lvlJc w:val="left"/>
      <w:pPr>
        <w:ind w:left="4320" w:firstLine="0"/>
      </w:pPr>
      <w:rPr>
        <w:rFonts w:hint="default"/>
      </w:rPr>
    </w:lvl>
  </w:abstractNum>
  <w:abstractNum w:abstractNumId="236">
    <w:nsid w:val="5CF269FF"/>
    <w:multiLevelType w:val="hybridMultilevel"/>
    <w:tmpl w:val="3646A1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7">
    <w:nsid w:val="5D525391"/>
    <w:multiLevelType w:val="hybridMultilevel"/>
    <w:tmpl w:val="4B5C7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8">
    <w:nsid w:val="5DD87C1A"/>
    <w:multiLevelType w:val="hybridMultilevel"/>
    <w:tmpl w:val="A8B4B2D8"/>
    <w:lvl w:ilvl="0" w:tplc="5888C210">
      <w:start w:val="5"/>
      <w:numFmt w:val="bullet"/>
      <w:lvlText w:val="-"/>
      <w:lvlJc w:val="left"/>
      <w:pPr>
        <w:ind w:left="720" w:hanging="360"/>
      </w:pPr>
      <w:rPr>
        <w:rFonts w:ascii="Helvetica Neue Light" w:eastAsiaTheme="minorEastAsia" w:hAnsi="Helvetica Neue Light"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nsid w:val="5E2924A9"/>
    <w:multiLevelType w:val="hybridMultilevel"/>
    <w:tmpl w:val="3C247D64"/>
    <w:lvl w:ilvl="0" w:tplc="040C0001">
      <w:start w:val="1"/>
      <w:numFmt w:val="bullet"/>
      <w:lvlText w:val=""/>
      <w:lvlJc w:val="left"/>
      <w:pPr>
        <w:ind w:left="360" w:hanging="360"/>
      </w:pPr>
      <w:rPr>
        <w:rFonts w:ascii="Symbol" w:hAnsi="Symbol" w:hint="default"/>
      </w:rPr>
    </w:lvl>
    <w:lvl w:ilvl="1" w:tplc="040C0001">
      <w:start w:val="1"/>
      <w:numFmt w:val="bullet"/>
      <w:lvlText w:val=""/>
      <w:lvlJc w:val="left"/>
      <w:pPr>
        <w:ind w:left="1080" w:hanging="360"/>
      </w:pPr>
      <w:rPr>
        <w:rFonts w:ascii="Symbol" w:hAnsi="Symbol" w:hint="default"/>
      </w:rPr>
    </w:lvl>
    <w:lvl w:ilvl="2" w:tplc="EE8E3F7E">
      <w:start w:val="2"/>
      <w:numFmt w:val="lowerLetter"/>
      <w:lvlText w:val="%3."/>
      <w:lvlJc w:val="left"/>
      <w:pPr>
        <w:ind w:left="1980" w:hanging="360"/>
      </w:pPr>
      <w:rPr>
        <w:rFonts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nsid w:val="5F260D31"/>
    <w:multiLevelType w:val="hybridMultilevel"/>
    <w:tmpl w:val="8A5689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1">
    <w:nsid w:val="5FAB6367"/>
    <w:multiLevelType w:val="hybridMultilevel"/>
    <w:tmpl w:val="4DDE977C"/>
    <w:lvl w:ilvl="0" w:tplc="040C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nsid w:val="5FAB7BE1"/>
    <w:multiLevelType w:val="hybridMultilevel"/>
    <w:tmpl w:val="8E4A1842"/>
    <w:lvl w:ilvl="0" w:tplc="04090001">
      <w:start w:val="1"/>
      <w:numFmt w:val="bullet"/>
      <w:lvlText w:val=""/>
      <w:lvlJc w:val="left"/>
      <w:pPr>
        <w:ind w:left="108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3">
    <w:nsid w:val="60F43D2F"/>
    <w:multiLevelType w:val="hybridMultilevel"/>
    <w:tmpl w:val="14427DA8"/>
    <w:name w:val="zzmpPAGENANXFR||PA GEN ANX FR|2|3|0|4|0|41||1|0|41||1|0|49||1|0|32||1|0|33||1|0|32||1|0|32||1|0|32||1|0|32||"/>
    <w:lvl w:ilvl="0" w:tplc="FA2E7170">
      <w:start w:val="1"/>
      <w:numFmt w:val="bullet"/>
      <w:pStyle w:val="Liste5"/>
      <w:lvlText w:val=""/>
      <w:lvlJc w:val="left"/>
      <w:pPr>
        <w:tabs>
          <w:tab w:val="num" w:pos="360"/>
        </w:tabs>
        <w:ind w:left="284" w:hanging="284"/>
      </w:pPr>
      <w:rPr>
        <w:rFonts w:ascii="Wingdings" w:hAnsi="Wingdings" w:hint="default"/>
        <w:color w:val="003300"/>
        <w:sz w:val="20"/>
      </w:rPr>
    </w:lvl>
    <w:lvl w:ilvl="1" w:tplc="CEBA6A78">
      <w:start w:val="11"/>
      <w:numFmt w:val="bullet"/>
      <w:pStyle w:val="Address"/>
      <w:lvlText w:val="-"/>
      <w:lvlJc w:val="left"/>
      <w:pPr>
        <w:tabs>
          <w:tab w:val="num" w:pos="1440"/>
        </w:tabs>
        <w:ind w:left="1440" w:hanging="360"/>
      </w:pPr>
      <w:rPr>
        <w:rFonts w:ascii="MS Sans Serif" w:eastAsia="MS Mincho" w:hAnsi="MS Sans Serif" w:hint="default"/>
      </w:rPr>
    </w:lvl>
    <w:lvl w:ilvl="2" w:tplc="EEEC6934" w:tentative="1">
      <w:start w:val="1"/>
      <w:numFmt w:val="bullet"/>
      <w:pStyle w:val="Date"/>
      <w:lvlText w:val=""/>
      <w:lvlJc w:val="left"/>
      <w:pPr>
        <w:tabs>
          <w:tab w:val="num" w:pos="2160"/>
        </w:tabs>
        <w:ind w:left="2160" w:hanging="360"/>
      </w:pPr>
      <w:rPr>
        <w:rFonts w:ascii="Wingdings" w:hAnsi="Wingdings" w:hint="default"/>
      </w:rPr>
    </w:lvl>
    <w:lvl w:ilvl="3" w:tplc="F2FEA4B0" w:tentative="1">
      <w:start w:val="1"/>
      <w:numFmt w:val="bullet"/>
      <w:pStyle w:val="Label"/>
      <w:lvlText w:val=""/>
      <w:lvlJc w:val="left"/>
      <w:pPr>
        <w:tabs>
          <w:tab w:val="num" w:pos="2880"/>
        </w:tabs>
        <w:ind w:left="2880" w:hanging="360"/>
      </w:pPr>
      <w:rPr>
        <w:rFonts w:ascii="Symbol" w:hAnsi="Symbol" w:hint="default"/>
      </w:rPr>
    </w:lvl>
    <w:lvl w:ilvl="4" w:tplc="AA6C79DA" w:tentative="1">
      <w:start w:val="1"/>
      <w:numFmt w:val="bullet"/>
      <w:pStyle w:val="Listecontinue"/>
      <w:lvlText w:val="o"/>
      <w:lvlJc w:val="left"/>
      <w:pPr>
        <w:tabs>
          <w:tab w:val="num" w:pos="3600"/>
        </w:tabs>
        <w:ind w:left="3600" w:hanging="360"/>
      </w:pPr>
      <w:rPr>
        <w:rFonts w:ascii="Courier New" w:hAnsi="Courier New" w:hint="default"/>
      </w:rPr>
    </w:lvl>
    <w:lvl w:ilvl="5" w:tplc="E15040D2" w:tentative="1">
      <w:start w:val="1"/>
      <w:numFmt w:val="bullet"/>
      <w:pStyle w:val="ScreenMsg"/>
      <w:lvlText w:val=""/>
      <w:lvlJc w:val="left"/>
      <w:pPr>
        <w:tabs>
          <w:tab w:val="num" w:pos="4320"/>
        </w:tabs>
        <w:ind w:left="4320" w:hanging="360"/>
      </w:pPr>
      <w:rPr>
        <w:rFonts w:ascii="Wingdings" w:hAnsi="Wingdings" w:hint="default"/>
      </w:rPr>
    </w:lvl>
    <w:lvl w:ilvl="6" w:tplc="D816606C" w:tentative="1">
      <w:start w:val="1"/>
      <w:numFmt w:val="bullet"/>
      <w:pStyle w:val="DraftLogo"/>
      <w:lvlText w:val=""/>
      <w:lvlJc w:val="left"/>
      <w:pPr>
        <w:tabs>
          <w:tab w:val="num" w:pos="5040"/>
        </w:tabs>
        <w:ind w:left="5040" w:hanging="360"/>
      </w:pPr>
      <w:rPr>
        <w:rFonts w:ascii="Symbol" w:hAnsi="Symbol" w:hint="default"/>
      </w:rPr>
    </w:lvl>
    <w:lvl w:ilvl="7" w:tplc="28AEE04A" w:tentative="1">
      <w:start w:val="1"/>
      <w:numFmt w:val="bullet"/>
      <w:pStyle w:val="FRScheduleCont3"/>
      <w:lvlText w:val="o"/>
      <w:lvlJc w:val="left"/>
      <w:pPr>
        <w:tabs>
          <w:tab w:val="num" w:pos="5760"/>
        </w:tabs>
        <w:ind w:left="5760" w:hanging="360"/>
      </w:pPr>
      <w:rPr>
        <w:rFonts w:ascii="Courier New" w:hAnsi="Courier New" w:hint="default"/>
      </w:rPr>
    </w:lvl>
    <w:lvl w:ilvl="8" w:tplc="45727A56" w:tentative="1">
      <w:start w:val="1"/>
      <w:numFmt w:val="bullet"/>
      <w:pStyle w:val="FRScheduleCont6"/>
      <w:lvlText w:val=""/>
      <w:lvlJc w:val="left"/>
      <w:pPr>
        <w:tabs>
          <w:tab w:val="num" w:pos="6480"/>
        </w:tabs>
        <w:ind w:left="6480" w:hanging="360"/>
      </w:pPr>
      <w:rPr>
        <w:rFonts w:ascii="Wingdings" w:hAnsi="Wingdings" w:hint="default"/>
      </w:rPr>
    </w:lvl>
  </w:abstractNum>
  <w:abstractNum w:abstractNumId="244">
    <w:nsid w:val="617D45CC"/>
    <w:multiLevelType w:val="hybridMultilevel"/>
    <w:tmpl w:val="A6B4BF5E"/>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45">
    <w:nsid w:val="61887B6D"/>
    <w:multiLevelType w:val="hybridMultilevel"/>
    <w:tmpl w:val="B6FC69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6">
    <w:nsid w:val="618F00DE"/>
    <w:multiLevelType w:val="hybridMultilevel"/>
    <w:tmpl w:val="098E0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7">
    <w:nsid w:val="621E5633"/>
    <w:multiLevelType w:val="multilevel"/>
    <w:tmpl w:val="FF38C47C"/>
    <w:name w:val="zzmpFWBu||FW Bullets 1|2|3|0|1|0|32||1|0|32||1|0|32||1|0|32||1|0|32||1|0|32||1|0|32||1|0|32||1|0|32||"/>
    <w:lvl w:ilvl="0">
      <w:start w:val="1"/>
      <w:numFmt w:val="decimal"/>
      <w:lvlRestart w:val="0"/>
      <w:pStyle w:val="FIBL8"/>
      <w:suff w:val="nothing"/>
      <w:lvlText w:val="Annexe %1 "/>
      <w:lvlJc w:val="left"/>
      <w:pPr>
        <w:tabs>
          <w:tab w:val="num" w:pos="0"/>
        </w:tabs>
        <w:ind w:left="0" w:firstLine="0"/>
      </w:pPr>
      <w:rPr>
        <w:rFonts w:ascii="Arial" w:hAnsi="Arial" w:cs="MS Sans Serif" w:hint="default"/>
        <w:b/>
        <w:i w:val="0"/>
        <w:caps/>
        <w:smallCaps w:val="0"/>
        <w:color w:val="auto"/>
        <w:sz w:val="20"/>
        <w:szCs w:val="20"/>
        <w:u w:val="none"/>
      </w:rPr>
    </w:lvl>
    <w:lvl w:ilvl="1">
      <w:start w:val="1"/>
      <w:numFmt w:val="upperLetter"/>
      <w:pStyle w:val="FIBL9"/>
      <w:suff w:val="space"/>
      <w:lvlText w:val="Section %2 "/>
      <w:lvlJc w:val="left"/>
      <w:pPr>
        <w:tabs>
          <w:tab w:val="num" w:pos="0"/>
        </w:tabs>
        <w:ind w:left="0" w:firstLine="0"/>
      </w:pPr>
      <w:rPr>
        <w:rFonts w:ascii="Arial" w:hAnsi="Arial" w:cs="MS Sans Serif" w:hint="default"/>
        <w:b/>
        <w:i w:val="0"/>
        <w:caps w:val="0"/>
        <w:color w:val="auto"/>
        <w:sz w:val="20"/>
        <w:szCs w:val="20"/>
        <w:u w:val="none"/>
      </w:rPr>
    </w:lvl>
    <w:lvl w:ilvl="2">
      <w:start w:val="1"/>
      <w:numFmt w:val="decimal"/>
      <w:pStyle w:val="ContratPartie1"/>
      <w:lvlText w:val="%3."/>
      <w:lvlJc w:val="left"/>
      <w:pPr>
        <w:tabs>
          <w:tab w:val="num" w:pos="720"/>
        </w:tabs>
        <w:ind w:left="0" w:firstLine="0"/>
      </w:pPr>
      <w:rPr>
        <w:rFonts w:ascii="Times New Roman" w:hAnsi="Times New Roman"/>
        <w:b/>
        <w:i w:val="0"/>
        <w:caps w:val="0"/>
        <w:color w:val="auto"/>
        <w:sz w:val="24"/>
        <w:u w:val="none"/>
      </w:rPr>
    </w:lvl>
    <w:lvl w:ilvl="3">
      <w:start w:val="1"/>
      <w:numFmt w:val="decimal"/>
      <w:pStyle w:val="PAParties"/>
      <w:lvlText w:val="%4."/>
      <w:lvlJc w:val="left"/>
      <w:pPr>
        <w:tabs>
          <w:tab w:val="num" w:pos="720"/>
        </w:tabs>
        <w:ind w:left="0" w:firstLine="0"/>
      </w:pPr>
      <w:rPr>
        <w:rFonts w:ascii="Arial" w:hAnsi="Arial" w:cs="MS Sans Serif" w:hint="default"/>
        <w:b w:val="0"/>
        <w:i w:val="0"/>
        <w:caps w:val="0"/>
        <w:color w:val="auto"/>
        <w:sz w:val="20"/>
        <w:szCs w:val="20"/>
        <w:u w:val="none"/>
      </w:rPr>
    </w:lvl>
    <w:lvl w:ilvl="4">
      <w:start w:val="1"/>
      <w:numFmt w:val="decimal"/>
      <w:pStyle w:val="PATitleSectionUK"/>
      <w:lvlText w:val="%3.%5"/>
      <w:lvlJc w:val="left"/>
      <w:pPr>
        <w:tabs>
          <w:tab w:val="num" w:pos="720"/>
        </w:tabs>
        <w:ind w:left="0" w:firstLine="0"/>
      </w:pPr>
      <w:rPr>
        <w:rFonts w:ascii="Times New Roman" w:hAnsi="Times New Roman"/>
        <w:b w:val="0"/>
        <w:i w:val="0"/>
        <w:caps w:val="0"/>
        <w:color w:val="auto"/>
        <w:sz w:val="24"/>
        <w:u w:val="none"/>
      </w:rPr>
    </w:lvl>
    <w:lvl w:ilvl="5">
      <w:start w:val="1"/>
      <w:numFmt w:val="lowerLetter"/>
      <w:pStyle w:val="PAExpos"/>
      <w:lvlText w:val="(%6)"/>
      <w:lvlJc w:val="left"/>
      <w:pPr>
        <w:tabs>
          <w:tab w:val="num" w:pos="1146"/>
        </w:tabs>
        <w:ind w:left="1146" w:hanging="720"/>
      </w:pPr>
      <w:rPr>
        <w:rFonts w:ascii="Helvetica Neue" w:hAnsi="Helvetica Neue" w:cs="MS Sans Serif" w:hint="default"/>
        <w:b w:val="0"/>
        <w:i w:val="0"/>
        <w:caps w:val="0"/>
        <w:color w:val="auto"/>
        <w:sz w:val="20"/>
        <w:szCs w:val="20"/>
        <w:u w:val="none"/>
      </w:rPr>
    </w:lvl>
    <w:lvl w:ilvl="6">
      <w:start w:val="1"/>
      <w:numFmt w:val="lowerRoman"/>
      <w:pStyle w:val="PAGENFRUKL9"/>
      <w:lvlText w:val="(%7)"/>
      <w:lvlJc w:val="right"/>
      <w:pPr>
        <w:tabs>
          <w:tab w:val="num" w:pos="1440"/>
        </w:tabs>
        <w:ind w:left="1440" w:hanging="216"/>
      </w:pPr>
      <w:rPr>
        <w:rFonts w:ascii="Arial" w:hAnsi="Arial" w:cs="MS Sans Serif" w:hint="default"/>
        <w:b w:val="0"/>
        <w:i w:val="0"/>
        <w:caps w:val="0"/>
        <w:color w:val="auto"/>
        <w:sz w:val="20"/>
        <w:szCs w:val="20"/>
        <w:u w:val="none"/>
      </w:rPr>
    </w:lvl>
    <w:lvl w:ilvl="7">
      <w:start w:val="1"/>
      <w:numFmt w:val="upperLetter"/>
      <w:pStyle w:val="PAGENFRUKL8"/>
      <w:lvlText w:val="(%8)"/>
      <w:lvlJc w:val="left"/>
      <w:pPr>
        <w:tabs>
          <w:tab w:val="num" w:pos="2160"/>
        </w:tabs>
        <w:ind w:left="2160" w:hanging="720"/>
      </w:pPr>
      <w:rPr>
        <w:rFonts w:ascii="Arial" w:hAnsi="Arial" w:cs="MS Sans Serif" w:hint="default"/>
        <w:b w:val="0"/>
        <w:i w:val="0"/>
        <w:caps w:val="0"/>
        <w:color w:val="auto"/>
        <w:sz w:val="20"/>
        <w:szCs w:val="20"/>
        <w:u w:val="none"/>
      </w:rPr>
    </w:lvl>
    <w:lvl w:ilvl="8">
      <w:start w:val="1"/>
      <w:numFmt w:val="upperRoman"/>
      <w:pStyle w:val="PAGENFRUKL7"/>
      <w:lvlText w:val="(%9)"/>
      <w:lvlJc w:val="right"/>
      <w:pPr>
        <w:tabs>
          <w:tab w:val="num" w:pos="2880"/>
        </w:tabs>
        <w:ind w:left="2880" w:hanging="216"/>
      </w:pPr>
      <w:rPr>
        <w:rFonts w:ascii="Times New Roman" w:hAnsi="Times New Roman"/>
        <w:b w:val="0"/>
        <w:i w:val="0"/>
        <w:caps w:val="0"/>
        <w:color w:val="auto"/>
        <w:sz w:val="24"/>
        <w:u w:val="none"/>
      </w:rPr>
    </w:lvl>
  </w:abstractNum>
  <w:abstractNum w:abstractNumId="248">
    <w:nsid w:val="63090D0E"/>
    <w:multiLevelType w:val="hybridMultilevel"/>
    <w:tmpl w:val="F828A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9">
    <w:nsid w:val="6555305F"/>
    <w:multiLevelType w:val="hybridMultilevel"/>
    <w:tmpl w:val="8CB201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Helvetica Neue Light"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Helvetica Neue Light"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Helvetica Neue Light" w:hint="default"/>
      </w:rPr>
    </w:lvl>
    <w:lvl w:ilvl="8" w:tplc="040C0005" w:tentative="1">
      <w:start w:val="1"/>
      <w:numFmt w:val="bullet"/>
      <w:lvlText w:val=""/>
      <w:lvlJc w:val="left"/>
      <w:pPr>
        <w:ind w:left="6480" w:hanging="360"/>
      </w:pPr>
      <w:rPr>
        <w:rFonts w:ascii="Wingdings" w:hAnsi="Wingdings" w:hint="default"/>
      </w:rPr>
    </w:lvl>
  </w:abstractNum>
  <w:abstractNum w:abstractNumId="250">
    <w:nsid w:val="65887047"/>
    <w:multiLevelType w:val="multilevel"/>
    <w:tmpl w:val="040C001D"/>
    <w:styleLink w:val="Styl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lowerRoman"/>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1">
    <w:nsid w:val="661803A2"/>
    <w:multiLevelType w:val="multilevel"/>
    <w:tmpl w:val="E93C2BB8"/>
    <w:name w:val="zzmpFWB||FW Body Text |2|3|1|1|0|49||1|0|32||1|0|32||1|0|32||1|0|32||1|0|32||1|0|32||1|0|32||mpNA||"/>
    <w:lvl w:ilvl="0">
      <w:start w:val="1"/>
      <w:numFmt w:val="decimal"/>
      <w:lvlText w:val="%1."/>
      <w:lvlJc w:val="left"/>
      <w:pPr>
        <w:tabs>
          <w:tab w:val="num" w:pos="720"/>
        </w:tabs>
        <w:ind w:left="0" w:firstLine="0"/>
      </w:pPr>
      <w:rPr>
        <w:rFonts w:ascii="Arial" w:hAnsi="Arial" w:cs="MS Sans Serif" w:hint="default"/>
        <w:b/>
        <w:i w:val="0"/>
        <w:caps w:val="0"/>
        <w:color w:val="auto"/>
        <w:sz w:val="20"/>
        <w:szCs w:val="20"/>
        <w:u w:val="none"/>
      </w:rPr>
    </w:lvl>
    <w:lvl w:ilvl="1">
      <w:start w:val="1"/>
      <w:numFmt w:val="decimal"/>
      <w:lvlText w:val="%1.%2"/>
      <w:lvlJc w:val="left"/>
      <w:pPr>
        <w:tabs>
          <w:tab w:val="num" w:pos="720"/>
        </w:tabs>
        <w:ind w:left="0" w:firstLine="0"/>
      </w:pPr>
      <w:rPr>
        <w:rFonts w:ascii="Arial" w:hAnsi="Arial" w:cs="MS Sans Serif" w:hint="default"/>
        <w:b w:val="0"/>
        <w:i w:val="0"/>
        <w:caps w:val="0"/>
        <w:color w:val="auto"/>
        <w:sz w:val="20"/>
        <w:szCs w:val="20"/>
        <w:u w:val="none"/>
      </w:rPr>
    </w:lvl>
    <w:lvl w:ilvl="2">
      <w:start w:val="1"/>
      <w:numFmt w:val="lowerLetter"/>
      <w:lvlText w:val="(%3)"/>
      <w:lvlJc w:val="left"/>
      <w:pPr>
        <w:tabs>
          <w:tab w:val="num" w:pos="840"/>
        </w:tabs>
        <w:ind w:left="840" w:hanging="720"/>
      </w:pPr>
      <w:rPr>
        <w:rFonts w:ascii="Arial" w:hAnsi="Arial" w:cs="MS Sans Serif" w:hint="default"/>
        <w:b w:val="0"/>
        <w:i w:val="0"/>
        <w:caps w:val="0"/>
        <w:color w:val="auto"/>
        <w:u w:val="none"/>
      </w:rPr>
    </w:lvl>
    <w:lvl w:ilvl="3">
      <w:start w:val="1"/>
      <w:numFmt w:val="lowerRoman"/>
      <w:lvlText w:val="(%4)"/>
      <w:lvlJc w:val="right"/>
      <w:pPr>
        <w:tabs>
          <w:tab w:val="num" w:pos="1440"/>
        </w:tabs>
        <w:ind w:left="1440" w:hanging="216"/>
      </w:pPr>
      <w:rPr>
        <w:rFonts w:ascii="Arial" w:hAnsi="Arial" w:cs="MS Sans Serif" w:hint="default"/>
        <w:b w:val="0"/>
        <w:i w:val="0"/>
        <w:caps w:val="0"/>
        <w:color w:val="auto"/>
        <w:sz w:val="20"/>
        <w:szCs w:val="20"/>
        <w:u w:val="none"/>
      </w:rPr>
    </w:lvl>
    <w:lvl w:ilvl="4">
      <w:start w:val="1"/>
      <w:numFmt w:val="upperLetter"/>
      <w:lvlText w:val="(%5)"/>
      <w:lvlJc w:val="left"/>
      <w:pPr>
        <w:tabs>
          <w:tab w:val="num" w:pos="2160"/>
        </w:tabs>
        <w:ind w:left="2160" w:hanging="720"/>
      </w:pPr>
      <w:rPr>
        <w:rFonts w:ascii="Arial" w:hAnsi="Arial" w:cs="MS Sans Serif" w:hint="default"/>
        <w:b w:val="0"/>
        <w:i w:val="0"/>
        <w:caps w:val="0"/>
        <w:color w:val="auto"/>
        <w:sz w:val="20"/>
        <w:szCs w:val="20"/>
        <w:u w:val="none"/>
      </w:rPr>
    </w:lvl>
    <w:lvl w:ilvl="5">
      <w:start w:val="1"/>
      <w:numFmt w:val="upperRoman"/>
      <w:lvlText w:val="(%6)"/>
      <w:lvlJc w:val="right"/>
      <w:pPr>
        <w:tabs>
          <w:tab w:val="num" w:pos="2880"/>
        </w:tabs>
        <w:ind w:left="2880" w:hanging="216"/>
      </w:pPr>
      <w:rPr>
        <w:rFonts w:ascii="Arial" w:hAnsi="Arial" w:cs="MS Sans Serif" w:hint="default"/>
        <w:b w:val="0"/>
        <w:i w:val="0"/>
        <w:caps w:val="0"/>
        <w:color w:val="auto"/>
        <w:sz w:val="20"/>
        <w:szCs w:val="20"/>
        <w:u w:val="none"/>
      </w:rPr>
    </w:lvl>
    <w:lvl w:ilvl="6">
      <w:start w:val="27"/>
      <w:numFmt w:val="lowerLetter"/>
      <w:lvlText w:val="(%7)"/>
      <w:lvlJc w:val="left"/>
      <w:pPr>
        <w:tabs>
          <w:tab w:val="num" w:pos="3600"/>
        </w:tabs>
        <w:ind w:left="3600" w:hanging="720"/>
      </w:pPr>
      <w:rPr>
        <w:rFonts w:ascii="Arial" w:hAnsi="Arial" w:cs="MS Sans Serif" w:hint="default"/>
        <w:b w:val="0"/>
        <w:i w:val="0"/>
        <w:caps w:val="0"/>
        <w:color w:val="auto"/>
        <w:u w:val="none"/>
      </w:rPr>
    </w:lvl>
    <w:lvl w:ilvl="7">
      <w:start w:val="1"/>
      <w:numFmt w:val="decimal"/>
      <w:lvlText w:val="(%8)"/>
      <w:lvlJc w:val="left"/>
      <w:pPr>
        <w:tabs>
          <w:tab w:val="num" w:pos="4320"/>
        </w:tabs>
        <w:ind w:left="4320" w:hanging="720"/>
      </w:pPr>
      <w:rPr>
        <w:rFonts w:ascii="Times New Roman" w:hAnsi="Times New Roman" w:cs="Times New Roman"/>
        <w:b w:val="0"/>
        <w:i w:val="0"/>
        <w:caps w:val="0"/>
        <w:color w:val="auto"/>
        <w:u w:val="none"/>
      </w:rPr>
    </w:lvl>
    <w:lvl w:ilvl="8">
      <w:start w:val="1"/>
      <w:numFmt w:val="lowerRoman"/>
      <w:lvlText w:val="%9)"/>
      <w:lvlJc w:val="left"/>
      <w:pPr>
        <w:tabs>
          <w:tab w:val="num" w:pos="5760"/>
        </w:tabs>
        <w:ind w:left="5760" w:hanging="720"/>
      </w:pPr>
      <w:rPr>
        <w:rFonts w:ascii="Times New Roman" w:hAnsi="Times New Roman" w:cs="Times New Roman"/>
        <w:b w:val="0"/>
        <w:i w:val="0"/>
        <w:caps w:val="0"/>
        <w:color w:val="auto"/>
        <w:u w:val="none"/>
      </w:rPr>
    </w:lvl>
  </w:abstractNum>
  <w:abstractNum w:abstractNumId="252">
    <w:nsid w:val="664C3784"/>
    <w:multiLevelType w:val="hybridMultilevel"/>
    <w:tmpl w:val="EE9EE5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3">
    <w:nsid w:val="66D07421"/>
    <w:multiLevelType w:val="hybridMultilevel"/>
    <w:tmpl w:val="E0803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4">
    <w:nsid w:val="6951220D"/>
    <w:multiLevelType w:val="hybridMultilevel"/>
    <w:tmpl w:val="F2FC6184"/>
    <w:lvl w:ilvl="0" w:tplc="040C0005">
      <w:start w:val="1"/>
      <w:numFmt w:val="bullet"/>
      <w:lvlText w:val=""/>
      <w:lvlJc w:val="left"/>
      <w:pPr>
        <w:ind w:left="765" w:hanging="360"/>
      </w:pPr>
      <w:rPr>
        <w:rFonts w:ascii="Wingdings" w:hAnsi="Wingdings" w:hint="default"/>
      </w:rPr>
    </w:lvl>
    <w:lvl w:ilvl="1" w:tplc="040C0003">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55">
    <w:nsid w:val="698016FF"/>
    <w:multiLevelType w:val="hybridMultilevel"/>
    <w:tmpl w:val="D752FC9A"/>
    <w:lvl w:ilvl="0" w:tplc="04090003">
      <w:start w:val="1"/>
      <w:numFmt w:val="bullet"/>
      <w:lvlText w:val="o"/>
      <w:lvlJc w:val="left"/>
      <w:pPr>
        <w:ind w:left="1068" w:hanging="360"/>
      </w:pPr>
      <w:rPr>
        <w:rFonts w:ascii="Courier New" w:hAnsi="Courier New"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6">
    <w:nsid w:val="69CB54D1"/>
    <w:multiLevelType w:val="hybridMultilevel"/>
    <w:tmpl w:val="42029B86"/>
    <w:lvl w:ilvl="0" w:tplc="040C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nsid w:val="6A3366DB"/>
    <w:multiLevelType w:val="hybridMultilevel"/>
    <w:tmpl w:val="3EAE1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8">
    <w:nsid w:val="6A4B0623"/>
    <w:multiLevelType w:val="hybridMultilevel"/>
    <w:tmpl w:val="168EB154"/>
    <w:lvl w:ilvl="0" w:tplc="5888C210">
      <w:start w:val="5"/>
      <w:numFmt w:val="bullet"/>
      <w:lvlText w:val="-"/>
      <w:lvlJc w:val="left"/>
      <w:pPr>
        <w:ind w:left="720" w:hanging="360"/>
      </w:pPr>
      <w:rPr>
        <w:rFonts w:ascii="Helvetica Neue Light" w:eastAsiaTheme="minorEastAsia" w:hAnsi="Helvetica Neue Light" w:cstheme="minorBidi"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9">
    <w:nsid w:val="6B4B7CD0"/>
    <w:multiLevelType w:val="hybridMultilevel"/>
    <w:tmpl w:val="2F8202DC"/>
    <w:lvl w:ilvl="0" w:tplc="2E341070">
      <w:start w:val="4"/>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0">
    <w:nsid w:val="6B655AF2"/>
    <w:multiLevelType w:val="hybridMultilevel"/>
    <w:tmpl w:val="5C9EA928"/>
    <w:lvl w:ilvl="0" w:tplc="2E341070">
      <w:start w:val="4"/>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1">
    <w:nsid w:val="6B6B2C9A"/>
    <w:multiLevelType w:val="hybridMultilevel"/>
    <w:tmpl w:val="9236B89E"/>
    <w:lvl w:ilvl="0" w:tplc="040C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2">
    <w:nsid w:val="6BE878B8"/>
    <w:multiLevelType w:val="hybridMultilevel"/>
    <w:tmpl w:val="84CE6C22"/>
    <w:lvl w:ilvl="0" w:tplc="E24054B0">
      <w:start w:val="1"/>
      <w:numFmt w:val="lowerLetter"/>
      <w:lvlText w:val="%1."/>
      <w:lvlJc w:val="left"/>
      <w:pPr>
        <w:ind w:left="3192" w:hanging="360"/>
      </w:pPr>
      <w:rPr>
        <w:rFonts w:hint="default"/>
      </w:rPr>
    </w:lvl>
    <w:lvl w:ilvl="1" w:tplc="04090013">
      <w:start w:val="1"/>
      <w:numFmt w:val="upperRoman"/>
      <w:lvlText w:val="%2."/>
      <w:lvlJc w:val="right"/>
      <w:pPr>
        <w:ind w:left="3732" w:hanging="180"/>
      </w:pPr>
    </w:lvl>
    <w:lvl w:ilvl="2" w:tplc="040C001B" w:tentative="1">
      <w:start w:val="1"/>
      <w:numFmt w:val="lowerRoman"/>
      <w:lvlText w:val="%3."/>
      <w:lvlJc w:val="right"/>
      <w:pPr>
        <w:ind w:left="4632" w:hanging="180"/>
      </w:pPr>
    </w:lvl>
    <w:lvl w:ilvl="3" w:tplc="040C000F" w:tentative="1">
      <w:start w:val="1"/>
      <w:numFmt w:val="decimal"/>
      <w:lvlText w:val="%4."/>
      <w:lvlJc w:val="left"/>
      <w:pPr>
        <w:ind w:left="5352" w:hanging="360"/>
      </w:pPr>
    </w:lvl>
    <w:lvl w:ilvl="4" w:tplc="040C0019" w:tentative="1">
      <w:start w:val="1"/>
      <w:numFmt w:val="lowerLetter"/>
      <w:lvlText w:val="%5."/>
      <w:lvlJc w:val="left"/>
      <w:pPr>
        <w:ind w:left="6072" w:hanging="360"/>
      </w:pPr>
    </w:lvl>
    <w:lvl w:ilvl="5" w:tplc="040C001B" w:tentative="1">
      <w:start w:val="1"/>
      <w:numFmt w:val="lowerRoman"/>
      <w:lvlText w:val="%6."/>
      <w:lvlJc w:val="right"/>
      <w:pPr>
        <w:ind w:left="6792" w:hanging="180"/>
      </w:pPr>
    </w:lvl>
    <w:lvl w:ilvl="6" w:tplc="040C000F" w:tentative="1">
      <w:start w:val="1"/>
      <w:numFmt w:val="decimal"/>
      <w:lvlText w:val="%7."/>
      <w:lvlJc w:val="left"/>
      <w:pPr>
        <w:ind w:left="7512" w:hanging="360"/>
      </w:pPr>
    </w:lvl>
    <w:lvl w:ilvl="7" w:tplc="040C0019" w:tentative="1">
      <w:start w:val="1"/>
      <w:numFmt w:val="lowerLetter"/>
      <w:lvlText w:val="%8."/>
      <w:lvlJc w:val="left"/>
      <w:pPr>
        <w:ind w:left="8232" w:hanging="360"/>
      </w:pPr>
    </w:lvl>
    <w:lvl w:ilvl="8" w:tplc="040C001B" w:tentative="1">
      <w:start w:val="1"/>
      <w:numFmt w:val="lowerRoman"/>
      <w:lvlText w:val="%9."/>
      <w:lvlJc w:val="right"/>
      <w:pPr>
        <w:ind w:left="8952" w:hanging="180"/>
      </w:pPr>
    </w:lvl>
  </w:abstractNum>
  <w:abstractNum w:abstractNumId="263">
    <w:nsid w:val="6C3E647A"/>
    <w:multiLevelType w:val="multilevel"/>
    <w:tmpl w:val="6CE29244"/>
    <w:lvl w:ilvl="0">
      <w:start w:val="1"/>
      <w:numFmt w:val="bullet"/>
      <w:lvlText w:val=""/>
      <w:lvlJc w:val="left"/>
      <w:pPr>
        <w:ind w:left="360" w:hanging="360"/>
      </w:pPr>
      <w:rPr>
        <w:rFonts w:ascii="Symbol" w:hAnsi="Symbol" w:hint="default"/>
        <w:b w:val="0"/>
        <w:i w:val="0"/>
        <w:sz w:val="20"/>
        <w:szCs w:val="20"/>
      </w:r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rPr>
        <w:rFonts w:cs="MS Sans Serif"/>
      </w:rPr>
    </w:lvl>
    <w:lvl w:ilvl="3">
      <w:start w:val="1"/>
      <w:numFmt w:val="decimal"/>
      <w:lvlText w:val="%4."/>
      <w:lvlJc w:val="left"/>
      <w:pPr>
        <w:ind w:left="2520" w:hanging="360"/>
      </w:pPr>
      <w:rPr>
        <w:rFonts w:cs="MS Sans Serif"/>
      </w:rPr>
    </w:lvl>
    <w:lvl w:ilvl="4">
      <w:start w:val="1"/>
      <w:numFmt w:val="lowerLetter"/>
      <w:lvlText w:val="%5."/>
      <w:lvlJc w:val="left"/>
      <w:pPr>
        <w:ind w:left="3240" w:hanging="360"/>
      </w:pPr>
      <w:rPr>
        <w:rFonts w:cs="MS Sans Serif"/>
      </w:rPr>
    </w:lvl>
    <w:lvl w:ilvl="5">
      <w:start w:val="1"/>
      <w:numFmt w:val="lowerRoman"/>
      <w:lvlText w:val="%6."/>
      <w:lvlJc w:val="right"/>
      <w:pPr>
        <w:ind w:left="3960" w:hanging="180"/>
      </w:pPr>
      <w:rPr>
        <w:rFonts w:cs="MS Sans Serif"/>
      </w:rPr>
    </w:lvl>
    <w:lvl w:ilvl="6">
      <w:start w:val="1"/>
      <w:numFmt w:val="decimal"/>
      <w:lvlText w:val="%7."/>
      <w:lvlJc w:val="left"/>
      <w:pPr>
        <w:ind w:left="4680" w:hanging="360"/>
      </w:pPr>
      <w:rPr>
        <w:rFonts w:cs="MS Sans Serif"/>
      </w:rPr>
    </w:lvl>
    <w:lvl w:ilvl="7">
      <w:start w:val="1"/>
      <w:numFmt w:val="lowerLetter"/>
      <w:lvlText w:val="%8."/>
      <w:lvlJc w:val="left"/>
      <w:pPr>
        <w:ind w:left="5400" w:hanging="360"/>
      </w:pPr>
      <w:rPr>
        <w:rFonts w:cs="MS Sans Serif"/>
      </w:rPr>
    </w:lvl>
    <w:lvl w:ilvl="8">
      <w:start w:val="1"/>
      <w:numFmt w:val="lowerRoman"/>
      <w:lvlText w:val="%9."/>
      <w:lvlJc w:val="right"/>
      <w:pPr>
        <w:ind w:left="6120" w:hanging="180"/>
      </w:pPr>
      <w:rPr>
        <w:rFonts w:cs="MS Sans Serif"/>
      </w:rPr>
    </w:lvl>
  </w:abstractNum>
  <w:abstractNum w:abstractNumId="264">
    <w:nsid w:val="6CFA0A29"/>
    <w:multiLevelType w:val="hybridMultilevel"/>
    <w:tmpl w:val="E9F26B5E"/>
    <w:lvl w:ilvl="0" w:tplc="2E341070">
      <w:start w:val="4"/>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5">
    <w:nsid w:val="6D4C59E2"/>
    <w:multiLevelType w:val="multilevel"/>
    <w:tmpl w:val="E632AA7A"/>
    <w:lvl w:ilvl="0">
      <w:start w:val="1"/>
      <w:numFmt w:val="bullet"/>
      <w:lvlText w:val=""/>
      <w:lvlJc w:val="left"/>
      <w:pPr>
        <w:ind w:left="360" w:hanging="360"/>
      </w:pPr>
      <w:rPr>
        <w:rFonts w:ascii="Symbol" w:hAnsi="Symbol" w:hint="default"/>
        <w:b w:val="0"/>
        <w:i w:val="0"/>
        <w:sz w:val="20"/>
        <w:szCs w:val="20"/>
      </w:rPr>
    </w:lvl>
    <w:lvl w:ilvl="1">
      <w:start w:val="1"/>
      <w:numFmt w:val="lowerLetter"/>
      <w:lvlText w:val="%2."/>
      <w:lvlJc w:val="left"/>
      <w:pPr>
        <w:ind w:left="1080" w:hanging="360"/>
      </w:pPr>
      <w:rPr>
        <w:rFonts w:cs="MS Sans Serif"/>
      </w:rPr>
    </w:lvl>
    <w:lvl w:ilvl="2">
      <w:start w:val="1"/>
      <w:numFmt w:val="lowerRoman"/>
      <w:lvlText w:val="%3."/>
      <w:lvlJc w:val="right"/>
      <w:pPr>
        <w:ind w:left="1800" w:hanging="180"/>
      </w:pPr>
      <w:rPr>
        <w:rFonts w:cs="MS Sans Serif"/>
      </w:rPr>
    </w:lvl>
    <w:lvl w:ilvl="3">
      <w:start w:val="1"/>
      <w:numFmt w:val="decimal"/>
      <w:lvlText w:val="%4."/>
      <w:lvlJc w:val="left"/>
      <w:pPr>
        <w:ind w:left="2520" w:hanging="360"/>
      </w:pPr>
      <w:rPr>
        <w:rFonts w:cs="MS Sans Serif"/>
      </w:rPr>
    </w:lvl>
    <w:lvl w:ilvl="4">
      <w:start w:val="1"/>
      <w:numFmt w:val="lowerLetter"/>
      <w:lvlText w:val="%5."/>
      <w:lvlJc w:val="left"/>
      <w:pPr>
        <w:ind w:left="3240" w:hanging="360"/>
      </w:pPr>
      <w:rPr>
        <w:rFonts w:cs="MS Sans Serif"/>
      </w:rPr>
    </w:lvl>
    <w:lvl w:ilvl="5">
      <w:start w:val="1"/>
      <w:numFmt w:val="lowerRoman"/>
      <w:lvlText w:val="%6."/>
      <w:lvlJc w:val="right"/>
      <w:pPr>
        <w:ind w:left="3960" w:hanging="180"/>
      </w:pPr>
      <w:rPr>
        <w:rFonts w:cs="MS Sans Serif"/>
      </w:rPr>
    </w:lvl>
    <w:lvl w:ilvl="6">
      <w:start w:val="1"/>
      <w:numFmt w:val="decimal"/>
      <w:lvlText w:val="%7."/>
      <w:lvlJc w:val="left"/>
      <w:pPr>
        <w:ind w:left="4680" w:hanging="360"/>
      </w:pPr>
      <w:rPr>
        <w:rFonts w:cs="MS Sans Serif"/>
      </w:rPr>
    </w:lvl>
    <w:lvl w:ilvl="7">
      <w:start w:val="1"/>
      <w:numFmt w:val="lowerLetter"/>
      <w:lvlText w:val="%8."/>
      <w:lvlJc w:val="left"/>
      <w:pPr>
        <w:ind w:left="5400" w:hanging="360"/>
      </w:pPr>
      <w:rPr>
        <w:rFonts w:cs="MS Sans Serif"/>
      </w:rPr>
    </w:lvl>
    <w:lvl w:ilvl="8">
      <w:start w:val="1"/>
      <w:numFmt w:val="lowerRoman"/>
      <w:lvlText w:val="%9."/>
      <w:lvlJc w:val="right"/>
      <w:pPr>
        <w:ind w:left="6120" w:hanging="180"/>
      </w:pPr>
      <w:rPr>
        <w:rFonts w:cs="MS Sans Serif"/>
      </w:rPr>
    </w:lvl>
  </w:abstractNum>
  <w:abstractNum w:abstractNumId="266">
    <w:nsid w:val="6EA4515C"/>
    <w:multiLevelType w:val="hybridMultilevel"/>
    <w:tmpl w:val="0B1E0274"/>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7">
    <w:nsid w:val="6EBB4956"/>
    <w:multiLevelType w:val="hybridMultilevel"/>
    <w:tmpl w:val="704A38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8">
    <w:nsid w:val="6F2777C6"/>
    <w:multiLevelType w:val="multilevel"/>
    <w:tmpl w:val="2F820A36"/>
    <w:lvl w:ilvl="0">
      <w:start w:val="1"/>
      <w:numFmt w:val="decimal"/>
      <w:lvlText w:val="%1."/>
      <w:lvlJc w:val="left"/>
      <w:pPr>
        <w:tabs>
          <w:tab w:val="num" w:pos="720"/>
        </w:tabs>
        <w:ind w:left="0" w:firstLine="0"/>
      </w:pPr>
      <w:rPr>
        <w:rFonts w:ascii="Times New Roman" w:hAnsi="Times New Roman" w:cs="Times New Roman" w:hint="default"/>
        <w:b/>
        <w:i w:val="0"/>
        <w:caps w:val="0"/>
        <w:color w:val="auto"/>
        <w:u w:val="none"/>
      </w:rPr>
    </w:lvl>
    <w:lvl w:ilvl="1">
      <w:start w:val="1"/>
      <w:numFmt w:val="decimal"/>
      <w:lvlText w:val="%1.%2"/>
      <w:lvlJc w:val="left"/>
      <w:pPr>
        <w:tabs>
          <w:tab w:val="num" w:pos="720"/>
        </w:tabs>
        <w:ind w:left="0" w:firstLine="0"/>
      </w:pPr>
      <w:rPr>
        <w:rFonts w:ascii="Times New Roman" w:hAnsi="Times New Roman" w:cs="Times New Roman"/>
        <w:b w:val="0"/>
        <w:i w:val="0"/>
        <w:caps w:val="0"/>
        <w:color w:val="auto"/>
        <w:u w:val="none"/>
      </w:rPr>
    </w:lvl>
    <w:lvl w:ilvl="2">
      <w:start w:val="1"/>
      <w:numFmt w:val="lowerLetter"/>
      <w:lvlText w:val="(%3)"/>
      <w:lvlJc w:val="left"/>
      <w:pPr>
        <w:tabs>
          <w:tab w:val="num" w:pos="720"/>
        </w:tabs>
        <w:ind w:left="720" w:hanging="720"/>
      </w:pPr>
      <w:rPr>
        <w:rFonts w:ascii="Arial" w:hAnsi="Arial" w:cs="Arial" w:hint="default"/>
        <w:b w:val="0"/>
        <w:i w:val="0"/>
        <w:caps w:val="0"/>
        <w:color w:val="auto"/>
        <w:u w:val="none"/>
      </w:rPr>
    </w:lvl>
    <w:lvl w:ilvl="3">
      <w:start w:val="1"/>
      <w:numFmt w:val="lowerRoman"/>
      <w:lvlText w:val="(%4)"/>
      <w:lvlJc w:val="right"/>
      <w:pPr>
        <w:tabs>
          <w:tab w:val="num" w:pos="1440"/>
        </w:tabs>
        <w:ind w:left="1440" w:hanging="216"/>
      </w:pPr>
      <w:rPr>
        <w:rFonts w:ascii="Times New Roman" w:hAnsi="Times New Roman" w:cs="Times New Roman"/>
        <w:b w:val="0"/>
        <w:i w:val="0"/>
        <w:caps w:val="0"/>
        <w:color w:val="auto"/>
        <w:u w:val="none"/>
      </w:rPr>
    </w:lvl>
    <w:lvl w:ilvl="4">
      <w:start w:val="1"/>
      <w:numFmt w:val="upperLetter"/>
      <w:lvlText w:val="(%5)"/>
      <w:lvlJc w:val="left"/>
      <w:pPr>
        <w:tabs>
          <w:tab w:val="num" w:pos="2160"/>
        </w:tabs>
        <w:ind w:left="2160" w:hanging="720"/>
      </w:pPr>
      <w:rPr>
        <w:rFonts w:ascii="Times New Roman" w:hAnsi="Times New Roman" w:cs="Times New Roman"/>
        <w:b w:val="0"/>
        <w:i w:val="0"/>
        <w:caps w:val="0"/>
        <w:color w:val="auto"/>
        <w:u w:val="none"/>
      </w:rPr>
    </w:lvl>
    <w:lvl w:ilvl="5" w:tentative="1">
      <w:start w:val="1"/>
      <w:numFmt w:val="upperRoman"/>
      <w:lvlText w:val="(%6)"/>
      <w:lvlJc w:val="right"/>
      <w:pPr>
        <w:tabs>
          <w:tab w:val="num" w:pos="2880"/>
        </w:tabs>
        <w:ind w:left="2880" w:hanging="216"/>
      </w:pPr>
      <w:rPr>
        <w:rFonts w:ascii="Times New Roman" w:hAnsi="Times New Roman" w:cs="Times New Roman"/>
        <w:b w:val="0"/>
        <w:i w:val="0"/>
        <w:caps w:val="0"/>
        <w:color w:val="auto"/>
        <w:u w:val="none"/>
      </w:rPr>
    </w:lvl>
    <w:lvl w:ilvl="6">
      <w:start w:val="27"/>
      <w:numFmt w:val="lowerLetter"/>
      <w:lvlText w:val="(%7)"/>
      <w:lvlJc w:val="left"/>
      <w:pPr>
        <w:tabs>
          <w:tab w:val="num" w:pos="3600"/>
        </w:tabs>
        <w:ind w:left="3600" w:hanging="720"/>
      </w:pPr>
      <w:rPr>
        <w:rFonts w:ascii="Times New Roman" w:hAnsi="Times New Roman" w:cs="Times New Roman"/>
        <w:b w:val="0"/>
        <w:i w:val="0"/>
        <w:caps w:val="0"/>
        <w:color w:val="auto"/>
        <w:u w:val="none"/>
      </w:rPr>
    </w:lvl>
    <w:lvl w:ilvl="7">
      <w:start w:val="1"/>
      <w:numFmt w:val="decimal"/>
      <w:lvlText w:val="(%8)"/>
      <w:lvlJc w:val="left"/>
      <w:pPr>
        <w:tabs>
          <w:tab w:val="num" w:pos="4320"/>
        </w:tabs>
        <w:ind w:left="4320" w:hanging="720"/>
      </w:pPr>
      <w:rPr>
        <w:rFonts w:ascii="Times New Roman" w:hAnsi="Times New Roman" w:cs="Times New Roman"/>
        <w:b w:val="0"/>
        <w:i w:val="0"/>
        <w:caps w:val="0"/>
        <w:color w:val="auto"/>
        <w:u w:val="none"/>
      </w:rPr>
    </w:lvl>
    <w:lvl w:ilvl="8" w:tentative="1">
      <w:start w:val="1"/>
      <w:numFmt w:val="lowerRoman"/>
      <w:lvlText w:val="%9)"/>
      <w:lvlJc w:val="left"/>
      <w:pPr>
        <w:tabs>
          <w:tab w:val="num" w:pos="5760"/>
        </w:tabs>
        <w:ind w:left="5760" w:hanging="720"/>
      </w:pPr>
      <w:rPr>
        <w:rFonts w:ascii="Times New Roman" w:hAnsi="Times New Roman" w:cs="Times New Roman"/>
        <w:b w:val="0"/>
        <w:i w:val="0"/>
        <w:caps w:val="0"/>
        <w:color w:val="auto"/>
        <w:u w:val="none"/>
      </w:rPr>
    </w:lvl>
  </w:abstractNum>
  <w:abstractNum w:abstractNumId="269">
    <w:nsid w:val="6FC809BC"/>
    <w:multiLevelType w:val="hybridMultilevel"/>
    <w:tmpl w:val="22CE96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0">
    <w:nsid w:val="703576F1"/>
    <w:multiLevelType w:val="hybridMultilevel"/>
    <w:tmpl w:val="9D7AD7B2"/>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1">
    <w:nsid w:val="70A06B01"/>
    <w:multiLevelType w:val="hybridMultilevel"/>
    <w:tmpl w:val="A092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nsid w:val="70CE55AF"/>
    <w:multiLevelType w:val="hybridMultilevel"/>
    <w:tmpl w:val="BB5C37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3">
    <w:nsid w:val="70DF621E"/>
    <w:multiLevelType w:val="hybridMultilevel"/>
    <w:tmpl w:val="BAEEF684"/>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C0003" w:tentative="1">
      <w:start w:val="1"/>
      <w:numFmt w:val="bullet"/>
      <w:lvlText w:val="o"/>
      <w:lvlJc w:val="left"/>
      <w:pPr>
        <w:ind w:left="1440" w:hanging="360"/>
      </w:pPr>
      <w:rPr>
        <w:rFonts w:ascii="Courier New" w:hAnsi="Courier New" w:cs="Helvetica Neue Light"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Helvetica Neue Light"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Helvetica Neue Light" w:hint="default"/>
      </w:rPr>
    </w:lvl>
    <w:lvl w:ilvl="8" w:tplc="040C0005" w:tentative="1">
      <w:start w:val="1"/>
      <w:numFmt w:val="bullet"/>
      <w:lvlText w:val=""/>
      <w:lvlJc w:val="left"/>
      <w:pPr>
        <w:ind w:left="6480" w:hanging="360"/>
      </w:pPr>
      <w:rPr>
        <w:rFonts w:ascii="Wingdings" w:hAnsi="Wingdings" w:hint="default"/>
      </w:rPr>
    </w:lvl>
  </w:abstractNum>
  <w:abstractNum w:abstractNumId="274">
    <w:nsid w:val="71267F78"/>
    <w:multiLevelType w:val="hybridMultilevel"/>
    <w:tmpl w:val="0644AD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5">
    <w:nsid w:val="718E161D"/>
    <w:multiLevelType w:val="hybridMultilevel"/>
    <w:tmpl w:val="0436C6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6">
    <w:nsid w:val="71C26A20"/>
    <w:multiLevelType w:val="hybridMultilevel"/>
    <w:tmpl w:val="3E6E6A6A"/>
    <w:lvl w:ilvl="0" w:tplc="55F4D418">
      <w:start w:val="31"/>
      <w:numFmt w:val="bullet"/>
      <w:lvlText w:val="-"/>
      <w:lvlJc w:val="left"/>
      <w:pPr>
        <w:ind w:left="294" w:hanging="360"/>
      </w:pPr>
      <w:rPr>
        <w:rFonts w:ascii="Times New Roman" w:hAnsi="Times New Roman" w:hint="default"/>
      </w:rPr>
    </w:lvl>
    <w:lvl w:ilvl="1" w:tplc="04090003" w:tentative="1">
      <w:start w:val="1"/>
      <w:numFmt w:val="bullet"/>
      <w:lvlText w:val="o"/>
      <w:lvlJc w:val="left"/>
      <w:pPr>
        <w:ind w:left="1014" w:hanging="360"/>
      </w:pPr>
      <w:rPr>
        <w:rFonts w:ascii="Courier New" w:hAnsi="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277">
    <w:nsid w:val="71EB0644"/>
    <w:multiLevelType w:val="hybridMultilevel"/>
    <w:tmpl w:val="0AEC5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Helvetica Neue Light"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Helvetica Neue Light"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Helvetica Neue Light" w:hint="default"/>
      </w:rPr>
    </w:lvl>
    <w:lvl w:ilvl="8" w:tplc="040C0005" w:tentative="1">
      <w:start w:val="1"/>
      <w:numFmt w:val="bullet"/>
      <w:lvlText w:val=""/>
      <w:lvlJc w:val="left"/>
      <w:pPr>
        <w:ind w:left="6480" w:hanging="360"/>
      </w:pPr>
      <w:rPr>
        <w:rFonts w:ascii="Wingdings" w:hAnsi="Wingdings" w:hint="default"/>
      </w:rPr>
    </w:lvl>
  </w:abstractNum>
  <w:abstractNum w:abstractNumId="278">
    <w:nsid w:val="71FA632B"/>
    <w:multiLevelType w:val="hybridMultilevel"/>
    <w:tmpl w:val="6E4855CC"/>
    <w:lvl w:ilvl="0" w:tplc="04090003">
      <w:start w:val="1"/>
      <w:numFmt w:val="bullet"/>
      <w:lvlText w:val="o"/>
      <w:lvlJc w:val="left"/>
      <w:pPr>
        <w:ind w:left="1068" w:hanging="360"/>
      </w:pPr>
      <w:rPr>
        <w:rFonts w:ascii="Courier New" w:hAnsi="Courier New"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9">
    <w:nsid w:val="732F1189"/>
    <w:multiLevelType w:val="hybridMultilevel"/>
    <w:tmpl w:val="BF221D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0">
    <w:nsid w:val="73780497"/>
    <w:multiLevelType w:val="hybridMultilevel"/>
    <w:tmpl w:val="33F6D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1">
    <w:nsid w:val="7473414C"/>
    <w:multiLevelType w:val="hybridMultilevel"/>
    <w:tmpl w:val="9F2A83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2">
    <w:nsid w:val="74B17217"/>
    <w:multiLevelType w:val="hybridMultilevel"/>
    <w:tmpl w:val="4BB6DDA8"/>
    <w:lvl w:ilvl="0" w:tplc="23EEA768">
      <w:start w:val="8"/>
      <w:numFmt w:val="bullet"/>
      <w:lvlText w:val="-"/>
      <w:lvlJc w:val="left"/>
      <w:pPr>
        <w:ind w:left="720" w:hanging="360"/>
      </w:pPr>
      <w:rPr>
        <w:rFonts w:ascii="Arial" w:eastAsia="Times New Roman" w:hAnsi="Arial" w:cs="MS Sans Serif"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nsid w:val="74E428A0"/>
    <w:multiLevelType w:val="hybridMultilevel"/>
    <w:tmpl w:val="2EC82A0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4">
    <w:nsid w:val="753C4E60"/>
    <w:multiLevelType w:val="hybridMultilevel"/>
    <w:tmpl w:val="04AEE8B8"/>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5">
    <w:nsid w:val="763052F8"/>
    <w:multiLevelType w:val="hybridMultilevel"/>
    <w:tmpl w:val="6A3C18DA"/>
    <w:lvl w:ilvl="0" w:tplc="04090003">
      <w:start w:val="1"/>
      <w:numFmt w:val="bullet"/>
      <w:lvlText w:val="o"/>
      <w:lvlJc w:val="left"/>
      <w:pPr>
        <w:ind w:left="1068" w:hanging="360"/>
      </w:pPr>
      <w:rPr>
        <w:rFonts w:ascii="Courier New" w:hAnsi="Courier New"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86">
    <w:nsid w:val="76683CD9"/>
    <w:multiLevelType w:val="hybridMultilevel"/>
    <w:tmpl w:val="1A720B46"/>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7">
    <w:nsid w:val="770001C6"/>
    <w:multiLevelType w:val="hybridMultilevel"/>
    <w:tmpl w:val="933AAC76"/>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8">
    <w:nsid w:val="77944950"/>
    <w:multiLevelType w:val="hybridMultilevel"/>
    <w:tmpl w:val="6E9016F0"/>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9">
    <w:nsid w:val="77A707B1"/>
    <w:multiLevelType w:val="hybridMultilevel"/>
    <w:tmpl w:val="65B42ED0"/>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nsid w:val="77B5258E"/>
    <w:multiLevelType w:val="hybridMultilevel"/>
    <w:tmpl w:val="0380A9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1">
    <w:nsid w:val="77BF268F"/>
    <w:multiLevelType w:val="hybridMultilevel"/>
    <w:tmpl w:val="60FC28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2">
    <w:nsid w:val="78256928"/>
    <w:multiLevelType w:val="hybridMultilevel"/>
    <w:tmpl w:val="B04E3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3">
    <w:nsid w:val="785227F5"/>
    <w:multiLevelType w:val="hybridMultilevel"/>
    <w:tmpl w:val="180A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nsid w:val="79B72925"/>
    <w:multiLevelType w:val="hybridMultilevel"/>
    <w:tmpl w:val="5CC0CD90"/>
    <w:lvl w:ilvl="0" w:tplc="04090003">
      <w:start w:val="1"/>
      <w:numFmt w:val="bullet"/>
      <w:lvlText w:val="o"/>
      <w:lvlJc w:val="left"/>
      <w:pPr>
        <w:ind w:left="108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5">
    <w:nsid w:val="79D3777A"/>
    <w:multiLevelType w:val="hybridMultilevel"/>
    <w:tmpl w:val="CD967B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6">
    <w:nsid w:val="7A2663A5"/>
    <w:multiLevelType w:val="hybridMultilevel"/>
    <w:tmpl w:val="F51E0B8E"/>
    <w:lvl w:ilvl="0" w:tplc="5888C210">
      <w:start w:val="5"/>
      <w:numFmt w:val="bullet"/>
      <w:lvlText w:val="-"/>
      <w:lvlJc w:val="left"/>
      <w:pPr>
        <w:ind w:left="360" w:hanging="360"/>
      </w:pPr>
      <w:rPr>
        <w:rFonts w:ascii="Helvetica Neue Light" w:eastAsiaTheme="minorEastAsia" w:hAnsi="Helvetica Neue Light" w:cstheme="minorBidi" w:hint="default"/>
      </w:rPr>
    </w:lvl>
    <w:lvl w:ilvl="1" w:tplc="5888C210">
      <w:start w:val="5"/>
      <w:numFmt w:val="bullet"/>
      <w:lvlText w:val="-"/>
      <w:lvlJc w:val="left"/>
      <w:pPr>
        <w:ind w:left="360" w:hanging="360"/>
      </w:pPr>
      <w:rPr>
        <w:rFonts w:ascii="Helvetica Neue Light" w:eastAsiaTheme="minorEastAsia" w:hAnsi="Helvetica Neue Light" w:cstheme="minorBidi"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7">
    <w:nsid w:val="7A2C48A1"/>
    <w:multiLevelType w:val="hybridMultilevel"/>
    <w:tmpl w:val="8300327C"/>
    <w:lvl w:ilvl="0" w:tplc="48FECD26">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8">
    <w:nsid w:val="7B177BD7"/>
    <w:multiLevelType w:val="hybridMultilevel"/>
    <w:tmpl w:val="D0CCCE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9">
    <w:nsid w:val="7BDA2969"/>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00">
    <w:nsid w:val="7BE96B21"/>
    <w:multiLevelType w:val="hybridMultilevel"/>
    <w:tmpl w:val="3C7E42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1">
    <w:nsid w:val="7CCA24D3"/>
    <w:multiLevelType w:val="multilevel"/>
    <w:tmpl w:val="59824B24"/>
    <w:lvl w:ilvl="0">
      <w:start w:val="1"/>
      <w:numFmt w:val="none"/>
      <w:suff w:val="nothing"/>
      <w:lvlText w:val=""/>
      <w:lvlJc w:val="left"/>
      <w:pPr>
        <w:ind w:left="0" w:firstLine="0"/>
      </w:pPr>
      <w:rPr>
        <w:rFonts w:ascii="Times New Roman" w:hAnsi="Times New Roman" w:cs="Times New Roman"/>
        <w:b w:val="0"/>
        <w:i w:val="0"/>
        <w:caps w:val="0"/>
        <w:color w:val="auto"/>
        <w:u w:val="none"/>
      </w:rPr>
    </w:lvl>
    <w:lvl w:ilvl="1">
      <w:start w:val="1"/>
      <w:numFmt w:val="lowerLetter"/>
      <w:lvlText w:val="(%2)"/>
      <w:lvlJc w:val="left"/>
      <w:pPr>
        <w:tabs>
          <w:tab w:val="num" w:pos="720"/>
        </w:tabs>
        <w:ind w:left="720" w:hanging="720"/>
      </w:pPr>
      <w:rPr>
        <w:rFonts w:ascii="Calibri" w:hAnsi="Calibri" w:cs="Arial" w:hint="default"/>
        <w:b w:val="0"/>
        <w:bCs w:val="0"/>
        <w:i w:val="0"/>
        <w:iCs w:val="0"/>
        <w:caps w:val="0"/>
        <w:smallCaps w:val="0"/>
        <w:strike w:val="0"/>
        <w:dstrike w:val="0"/>
        <w:noProof w:val="0"/>
        <w:vanish w:val="0"/>
        <w:color w:val="000000"/>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tabs>
          <w:tab w:val="num" w:pos="1440"/>
        </w:tabs>
        <w:ind w:left="1440" w:hanging="216"/>
      </w:pPr>
      <w:rPr>
        <w:rFonts w:ascii="Times New Roman" w:hAnsi="Times New Roman" w:cs="Times New Roman"/>
        <w:b w:val="0"/>
        <w:i w:val="0"/>
        <w:caps w:val="0"/>
        <w:color w:val="auto"/>
        <w:u w:val="none"/>
      </w:rPr>
    </w:lvl>
    <w:lvl w:ilvl="3">
      <w:start w:val="1"/>
      <w:numFmt w:val="upperLetter"/>
      <w:lvlText w:val="(%4)"/>
      <w:lvlJc w:val="left"/>
      <w:pPr>
        <w:tabs>
          <w:tab w:val="num" w:pos="2160"/>
        </w:tabs>
        <w:ind w:left="2160" w:hanging="720"/>
      </w:pPr>
      <w:rPr>
        <w:rFonts w:ascii="Times New Roman" w:hAnsi="Times New Roman" w:cs="Times New Roman"/>
        <w:b w:val="0"/>
        <w:i w:val="0"/>
        <w:caps w:val="0"/>
        <w:color w:val="auto"/>
        <w:u w:val="none"/>
      </w:rPr>
    </w:lvl>
    <w:lvl w:ilvl="4">
      <w:start w:val="1"/>
      <w:numFmt w:val="upperRoman"/>
      <w:lvlText w:val="(%5)"/>
      <w:lvlJc w:val="right"/>
      <w:pPr>
        <w:tabs>
          <w:tab w:val="num" w:pos="2880"/>
        </w:tabs>
        <w:ind w:left="2880" w:hanging="216"/>
      </w:pPr>
      <w:rPr>
        <w:rFonts w:ascii="Times New Roman" w:hAnsi="Times New Roman" w:cs="Times New Roman"/>
        <w:b w:val="0"/>
        <w:i w:val="0"/>
        <w:caps w:val="0"/>
        <w:color w:val="auto"/>
        <w:u w:val="none"/>
      </w:rPr>
    </w:lvl>
    <w:lvl w:ilvl="5">
      <w:start w:val="27"/>
      <w:numFmt w:val="lowerLetter"/>
      <w:lvlText w:val="(%6)"/>
      <w:lvlJc w:val="left"/>
      <w:pPr>
        <w:tabs>
          <w:tab w:val="num" w:pos="3600"/>
        </w:tabs>
        <w:ind w:left="3600" w:hanging="720"/>
      </w:pPr>
      <w:rPr>
        <w:rFonts w:ascii="Times New Roman" w:hAnsi="Times New Roman" w:cs="Times New Roman"/>
        <w:b w:val="0"/>
        <w:i w:val="0"/>
        <w:caps w:val="0"/>
        <w:color w:val="auto"/>
        <w:u w:val="none"/>
      </w:rPr>
    </w:lvl>
    <w:lvl w:ilvl="6">
      <w:start w:val="1"/>
      <w:numFmt w:val="decimal"/>
      <w:lvlText w:val="(%7)"/>
      <w:lvlJc w:val="left"/>
      <w:pPr>
        <w:tabs>
          <w:tab w:val="num" w:pos="4320"/>
        </w:tabs>
        <w:ind w:left="4320" w:hanging="720"/>
      </w:pPr>
      <w:rPr>
        <w:rFonts w:ascii="Times New Roman" w:hAnsi="Times New Roman" w:cs="Times New Roman"/>
        <w:b w:val="0"/>
        <w:i w:val="0"/>
        <w:caps w:val="0"/>
        <w:color w:val="auto"/>
        <w:u w:val="none"/>
      </w:rPr>
    </w:lvl>
    <w:lvl w:ilvl="7">
      <w:start w:val="1"/>
      <w:numFmt w:val="lowerRoman"/>
      <w:lvlText w:val="%8."/>
      <w:lvlJc w:val="left"/>
      <w:pPr>
        <w:tabs>
          <w:tab w:val="num" w:pos="5760"/>
        </w:tabs>
        <w:ind w:left="0" w:firstLine="5040"/>
      </w:pPr>
      <w:rPr>
        <w:rFonts w:ascii="Times New Roman" w:hAnsi="Times New Roman" w:cs="Times New Roman"/>
        <w:b w:val="0"/>
        <w:i w:val="0"/>
        <w:caps w:val="0"/>
        <w:color w:val="auto"/>
        <w:u w:val="none"/>
      </w:rPr>
    </w:lvl>
    <w:lvl w:ilvl="8">
      <w:start w:val="1"/>
      <w:numFmt w:val="decimal"/>
      <w:lvlText w:val="%9."/>
      <w:lvlJc w:val="left"/>
      <w:pPr>
        <w:tabs>
          <w:tab w:val="num" w:pos="6480"/>
        </w:tabs>
        <w:ind w:left="0" w:firstLine="5760"/>
      </w:pPr>
      <w:rPr>
        <w:rFonts w:ascii="Times New Roman" w:hAnsi="Times New Roman" w:cs="Times New Roman"/>
        <w:b w:val="0"/>
        <w:i w:val="0"/>
        <w:caps w:val="0"/>
        <w:color w:val="auto"/>
        <w:u w:val="none"/>
      </w:rPr>
    </w:lvl>
  </w:abstractNum>
  <w:abstractNum w:abstractNumId="302">
    <w:nsid w:val="7D0916AE"/>
    <w:multiLevelType w:val="hybridMultilevel"/>
    <w:tmpl w:val="70F4B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3">
    <w:nsid w:val="7D6C65E6"/>
    <w:multiLevelType w:val="hybridMultilevel"/>
    <w:tmpl w:val="D8909D7A"/>
    <w:lvl w:ilvl="0" w:tplc="2E98D10A">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4">
    <w:nsid w:val="7EFD01B3"/>
    <w:multiLevelType w:val="hybridMultilevel"/>
    <w:tmpl w:val="9236B89E"/>
    <w:lvl w:ilvl="0" w:tplc="040C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nsid w:val="7F0B220E"/>
    <w:multiLevelType w:val="hybridMultilevel"/>
    <w:tmpl w:val="3DD6A3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6">
    <w:nsid w:val="7F857602"/>
    <w:multiLevelType w:val="hybridMultilevel"/>
    <w:tmpl w:val="109EF61E"/>
    <w:lvl w:ilvl="0" w:tplc="5888C210">
      <w:start w:val="5"/>
      <w:numFmt w:val="bullet"/>
      <w:lvlText w:val="-"/>
      <w:lvlJc w:val="left"/>
      <w:pPr>
        <w:ind w:left="360" w:hanging="360"/>
      </w:pPr>
      <w:rPr>
        <w:rFonts w:ascii="Helvetica Neue Light" w:eastAsiaTheme="minorEastAsia" w:hAnsi="Helvetica Neue Light" w:cstheme="minorBidi" w:hint="default"/>
      </w:rPr>
    </w:lvl>
    <w:lvl w:ilvl="1" w:tplc="04090003" w:tentative="1">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5"/>
  </w:num>
  <w:num w:numId="2">
    <w:abstractNumId w:val="154"/>
  </w:num>
  <w:num w:numId="3">
    <w:abstractNumId w:val="152"/>
  </w:num>
  <w:num w:numId="4">
    <w:abstractNumId w:val="47"/>
  </w:num>
  <w:num w:numId="5">
    <w:abstractNumId w:val="114"/>
  </w:num>
  <w:num w:numId="6">
    <w:abstractNumId w:val="229"/>
  </w:num>
  <w:num w:numId="7">
    <w:abstractNumId w:val="11"/>
  </w:num>
  <w:num w:numId="8">
    <w:abstractNumId w:val="77"/>
  </w:num>
  <w:num w:numId="9">
    <w:abstractNumId w:val="120"/>
  </w:num>
  <w:num w:numId="10">
    <w:abstractNumId w:val="243"/>
  </w:num>
  <w:num w:numId="11">
    <w:abstractNumId w:val="247"/>
  </w:num>
  <w:num w:numId="12">
    <w:abstractNumId w:val="207"/>
  </w:num>
  <w:num w:numId="13">
    <w:abstractNumId w:val="188"/>
  </w:num>
  <w:num w:numId="14">
    <w:abstractNumId w:val="261"/>
  </w:num>
  <w:num w:numId="15">
    <w:abstractNumId w:val="15"/>
  </w:num>
  <w:num w:numId="16">
    <w:abstractNumId w:val="270"/>
  </w:num>
  <w:num w:numId="17">
    <w:abstractNumId w:val="53"/>
  </w:num>
  <w:num w:numId="18">
    <w:abstractNumId w:val="202"/>
  </w:num>
  <w:num w:numId="19">
    <w:abstractNumId w:val="24"/>
  </w:num>
  <w:num w:numId="20">
    <w:abstractNumId w:val="21"/>
  </w:num>
  <w:num w:numId="21">
    <w:abstractNumId w:val="107"/>
  </w:num>
  <w:num w:numId="22">
    <w:abstractNumId w:val="97"/>
  </w:num>
  <w:num w:numId="23">
    <w:abstractNumId w:val="66"/>
  </w:num>
  <w:num w:numId="24">
    <w:abstractNumId w:val="146"/>
  </w:num>
  <w:num w:numId="25">
    <w:abstractNumId w:val="238"/>
  </w:num>
  <w:num w:numId="26">
    <w:abstractNumId w:val="88"/>
  </w:num>
  <w:num w:numId="27">
    <w:abstractNumId w:val="150"/>
  </w:num>
  <w:num w:numId="28">
    <w:abstractNumId w:val="16"/>
  </w:num>
  <w:num w:numId="29">
    <w:abstractNumId w:val="282"/>
  </w:num>
  <w:num w:numId="30">
    <w:abstractNumId w:val="42"/>
  </w:num>
  <w:num w:numId="31">
    <w:abstractNumId w:val="48"/>
  </w:num>
  <w:num w:numId="32">
    <w:abstractNumId w:val="104"/>
  </w:num>
  <w:num w:numId="33">
    <w:abstractNumId w:val="264"/>
  </w:num>
  <w:num w:numId="34">
    <w:abstractNumId w:val="260"/>
  </w:num>
  <w:num w:numId="35">
    <w:abstractNumId w:val="46"/>
  </w:num>
  <w:num w:numId="36">
    <w:abstractNumId w:val="228"/>
  </w:num>
  <w:num w:numId="37">
    <w:abstractNumId w:val="151"/>
  </w:num>
  <w:num w:numId="38">
    <w:abstractNumId w:val="112"/>
  </w:num>
  <w:num w:numId="39">
    <w:abstractNumId w:val="259"/>
  </w:num>
  <w:num w:numId="40">
    <w:abstractNumId w:val="231"/>
  </w:num>
  <w:num w:numId="41">
    <w:abstractNumId w:val="86"/>
  </w:num>
  <w:num w:numId="42">
    <w:abstractNumId w:val="184"/>
  </w:num>
  <w:num w:numId="43">
    <w:abstractNumId w:val="74"/>
  </w:num>
  <w:num w:numId="44">
    <w:abstractNumId w:val="190"/>
  </w:num>
  <w:num w:numId="45">
    <w:abstractNumId w:val="306"/>
  </w:num>
  <w:num w:numId="46">
    <w:abstractNumId w:val="170"/>
  </w:num>
  <w:num w:numId="47">
    <w:abstractNumId w:val="136"/>
  </w:num>
  <w:num w:numId="48">
    <w:abstractNumId w:val="133"/>
  </w:num>
  <w:num w:numId="49">
    <w:abstractNumId w:val="131"/>
  </w:num>
  <w:num w:numId="50">
    <w:abstractNumId w:val="65"/>
  </w:num>
  <w:num w:numId="51">
    <w:abstractNumId w:val="102"/>
  </w:num>
  <w:num w:numId="52">
    <w:abstractNumId w:val="200"/>
  </w:num>
  <w:num w:numId="53">
    <w:abstractNumId w:val="18"/>
  </w:num>
  <w:num w:numId="54">
    <w:abstractNumId w:val="289"/>
  </w:num>
  <w:num w:numId="55">
    <w:abstractNumId w:val="149"/>
  </w:num>
  <w:num w:numId="56">
    <w:abstractNumId w:val="193"/>
  </w:num>
  <w:num w:numId="57">
    <w:abstractNumId w:val="8"/>
  </w:num>
  <w:num w:numId="58">
    <w:abstractNumId w:val="75"/>
  </w:num>
  <w:num w:numId="59">
    <w:abstractNumId w:val="119"/>
  </w:num>
  <w:num w:numId="60">
    <w:abstractNumId w:val="284"/>
  </w:num>
  <w:num w:numId="61">
    <w:abstractNumId w:val="126"/>
  </w:num>
  <w:num w:numId="62">
    <w:abstractNumId w:val="296"/>
  </w:num>
  <w:num w:numId="63">
    <w:abstractNumId w:val="182"/>
  </w:num>
  <w:num w:numId="64">
    <w:abstractNumId w:val="216"/>
  </w:num>
  <w:num w:numId="65">
    <w:abstractNumId w:val="96"/>
  </w:num>
  <w:num w:numId="66">
    <w:abstractNumId w:val="278"/>
  </w:num>
  <w:num w:numId="67">
    <w:abstractNumId w:val="144"/>
  </w:num>
  <w:num w:numId="68">
    <w:abstractNumId w:val="285"/>
  </w:num>
  <w:num w:numId="69">
    <w:abstractNumId w:val="174"/>
  </w:num>
  <w:num w:numId="70">
    <w:abstractNumId w:val="218"/>
  </w:num>
  <w:num w:numId="71">
    <w:abstractNumId w:val="199"/>
  </w:num>
  <w:num w:numId="72">
    <w:abstractNumId w:val="255"/>
  </w:num>
  <w:num w:numId="73">
    <w:abstractNumId w:val="108"/>
  </w:num>
  <w:num w:numId="74">
    <w:abstractNumId w:val="69"/>
  </w:num>
  <w:num w:numId="75">
    <w:abstractNumId w:val="68"/>
  </w:num>
  <w:num w:numId="76">
    <w:abstractNumId w:val="116"/>
  </w:num>
  <w:num w:numId="77">
    <w:abstractNumId w:val="36"/>
  </w:num>
  <w:num w:numId="78">
    <w:abstractNumId w:val="178"/>
  </w:num>
  <w:num w:numId="79">
    <w:abstractNumId w:val="129"/>
  </w:num>
  <w:num w:numId="80">
    <w:abstractNumId w:val="31"/>
  </w:num>
  <w:num w:numId="81">
    <w:abstractNumId w:val="197"/>
  </w:num>
  <w:num w:numId="82">
    <w:abstractNumId w:val="43"/>
  </w:num>
  <w:num w:numId="83">
    <w:abstractNumId w:val="123"/>
  </w:num>
  <w:num w:numId="84">
    <w:abstractNumId w:val="180"/>
  </w:num>
  <w:num w:numId="85">
    <w:abstractNumId w:val="286"/>
  </w:num>
  <w:num w:numId="86">
    <w:abstractNumId w:val="94"/>
  </w:num>
  <w:num w:numId="87">
    <w:abstractNumId w:val="273"/>
  </w:num>
  <w:num w:numId="88">
    <w:abstractNumId w:val="79"/>
  </w:num>
  <w:num w:numId="89">
    <w:abstractNumId w:val="72"/>
  </w:num>
  <w:num w:numId="90">
    <w:abstractNumId w:val="221"/>
  </w:num>
  <w:num w:numId="91">
    <w:abstractNumId w:val="35"/>
  </w:num>
  <w:num w:numId="92">
    <w:abstractNumId w:val="266"/>
  </w:num>
  <w:num w:numId="93">
    <w:abstractNumId w:val="287"/>
  </w:num>
  <w:num w:numId="94">
    <w:abstractNumId w:val="213"/>
  </w:num>
  <w:num w:numId="95">
    <w:abstractNumId w:val="71"/>
  </w:num>
  <w:num w:numId="96">
    <w:abstractNumId w:val="40"/>
  </w:num>
  <w:num w:numId="97">
    <w:abstractNumId w:val="141"/>
  </w:num>
  <w:num w:numId="98">
    <w:abstractNumId w:val="258"/>
  </w:num>
  <w:num w:numId="99">
    <w:abstractNumId w:val="63"/>
  </w:num>
  <w:num w:numId="100">
    <w:abstractNumId w:val="57"/>
  </w:num>
  <w:num w:numId="101">
    <w:abstractNumId w:val="181"/>
  </w:num>
  <w:num w:numId="102">
    <w:abstractNumId w:val="250"/>
  </w:num>
  <w:num w:numId="103">
    <w:abstractNumId w:val="185"/>
  </w:num>
  <w:num w:numId="104">
    <w:abstractNumId w:val="241"/>
  </w:num>
  <w:num w:numId="105">
    <w:abstractNumId w:val="34"/>
  </w:num>
  <w:num w:numId="106">
    <w:abstractNumId w:val="265"/>
  </w:num>
  <w:num w:numId="107">
    <w:abstractNumId w:val="143"/>
  </w:num>
  <w:num w:numId="108">
    <w:abstractNumId w:val="91"/>
  </w:num>
  <w:num w:numId="109">
    <w:abstractNumId w:val="192"/>
  </w:num>
  <w:num w:numId="110">
    <w:abstractNumId w:val="140"/>
  </w:num>
  <w:num w:numId="111">
    <w:abstractNumId w:val="191"/>
  </w:num>
  <w:num w:numId="112">
    <w:abstractNumId w:val="244"/>
  </w:num>
  <w:num w:numId="113">
    <w:abstractNumId w:val="7"/>
  </w:num>
  <w:num w:numId="114">
    <w:abstractNumId w:val="279"/>
  </w:num>
  <w:num w:numId="115">
    <w:abstractNumId w:val="155"/>
  </w:num>
  <w:num w:numId="116">
    <w:abstractNumId w:val="281"/>
  </w:num>
  <w:num w:numId="117">
    <w:abstractNumId w:val="56"/>
  </w:num>
  <w:num w:numId="118">
    <w:abstractNumId w:val="214"/>
  </w:num>
  <w:num w:numId="119">
    <w:abstractNumId w:val="28"/>
  </w:num>
  <w:num w:numId="120">
    <w:abstractNumId w:val="283"/>
  </w:num>
  <w:num w:numId="121">
    <w:abstractNumId w:val="236"/>
  </w:num>
  <w:num w:numId="122">
    <w:abstractNumId w:val="291"/>
  </w:num>
  <w:num w:numId="123">
    <w:abstractNumId w:val="55"/>
  </w:num>
  <w:num w:numId="124">
    <w:abstractNumId w:val="222"/>
  </w:num>
  <w:num w:numId="125">
    <w:abstractNumId w:val="95"/>
  </w:num>
  <w:num w:numId="126">
    <w:abstractNumId w:val="67"/>
  </w:num>
  <w:num w:numId="127">
    <w:abstractNumId w:val="44"/>
  </w:num>
  <w:num w:numId="128">
    <w:abstractNumId w:val="252"/>
  </w:num>
  <w:num w:numId="129">
    <w:abstractNumId w:val="300"/>
  </w:num>
  <w:num w:numId="130">
    <w:abstractNumId w:val="298"/>
  </w:num>
  <w:num w:numId="131">
    <w:abstractNumId w:val="99"/>
  </w:num>
  <w:num w:numId="132">
    <w:abstractNumId w:val="125"/>
  </w:num>
  <w:num w:numId="133">
    <w:abstractNumId w:val="254"/>
  </w:num>
  <w:num w:numId="134">
    <w:abstractNumId w:val="45"/>
  </w:num>
  <w:num w:numId="135">
    <w:abstractNumId w:val="196"/>
  </w:num>
  <w:num w:numId="136">
    <w:abstractNumId w:val="156"/>
  </w:num>
  <w:num w:numId="137">
    <w:abstractNumId w:val="109"/>
  </w:num>
  <w:num w:numId="138">
    <w:abstractNumId w:val="128"/>
  </w:num>
  <w:num w:numId="139">
    <w:abstractNumId w:val="277"/>
  </w:num>
  <w:num w:numId="140">
    <w:abstractNumId w:val="210"/>
  </w:num>
  <w:num w:numId="141">
    <w:abstractNumId w:val="118"/>
  </w:num>
  <w:num w:numId="142">
    <w:abstractNumId w:val="249"/>
  </w:num>
  <w:num w:numId="143">
    <w:abstractNumId w:val="111"/>
  </w:num>
  <w:num w:numId="144">
    <w:abstractNumId w:val="234"/>
  </w:num>
  <w:num w:numId="145">
    <w:abstractNumId w:val="257"/>
  </w:num>
  <w:num w:numId="146">
    <w:abstractNumId w:val="82"/>
  </w:num>
  <w:num w:numId="147">
    <w:abstractNumId w:val="139"/>
  </w:num>
  <w:num w:numId="148">
    <w:abstractNumId w:val="81"/>
  </w:num>
  <w:num w:numId="149">
    <w:abstractNumId w:val="29"/>
  </w:num>
  <w:num w:numId="150">
    <w:abstractNumId w:val="145"/>
  </w:num>
  <w:num w:numId="151">
    <w:abstractNumId w:val="103"/>
  </w:num>
  <w:num w:numId="152">
    <w:abstractNumId w:val="183"/>
  </w:num>
  <w:num w:numId="153">
    <w:abstractNumId w:val="239"/>
  </w:num>
  <w:num w:numId="154">
    <w:abstractNumId w:val="51"/>
  </w:num>
  <w:num w:numId="155">
    <w:abstractNumId w:val="83"/>
  </w:num>
  <w:num w:numId="156">
    <w:abstractNumId w:val="105"/>
  </w:num>
  <w:num w:numId="157">
    <w:abstractNumId w:val="85"/>
  </w:num>
  <w:num w:numId="158">
    <w:abstractNumId w:val="80"/>
  </w:num>
  <w:num w:numId="159">
    <w:abstractNumId w:val="132"/>
  </w:num>
  <w:num w:numId="160">
    <w:abstractNumId w:val="87"/>
  </w:num>
  <w:num w:numId="161">
    <w:abstractNumId w:val="90"/>
  </w:num>
  <w:num w:numId="162">
    <w:abstractNumId w:val="274"/>
  </w:num>
  <w:num w:numId="163">
    <w:abstractNumId w:val="59"/>
  </w:num>
  <w:num w:numId="164">
    <w:abstractNumId w:val="124"/>
  </w:num>
  <w:num w:numId="165">
    <w:abstractNumId w:val="110"/>
  </w:num>
  <w:num w:numId="166">
    <w:abstractNumId w:val="17"/>
  </w:num>
  <w:num w:numId="167">
    <w:abstractNumId w:val="163"/>
  </w:num>
  <w:num w:numId="168">
    <w:abstractNumId w:val="167"/>
  </w:num>
  <w:num w:numId="169">
    <w:abstractNumId w:val="275"/>
  </w:num>
  <w:num w:numId="170">
    <w:abstractNumId w:val="248"/>
  </w:num>
  <w:num w:numId="171">
    <w:abstractNumId w:val="302"/>
  </w:num>
  <w:num w:numId="172">
    <w:abstractNumId w:val="208"/>
  </w:num>
  <w:num w:numId="173">
    <w:abstractNumId w:val="240"/>
  </w:num>
  <w:num w:numId="174">
    <w:abstractNumId w:val="1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299"/>
  </w:num>
  <w:num w:numId="176">
    <w:abstractNumId w:val="294"/>
  </w:num>
  <w:num w:numId="177">
    <w:abstractNumId w:val="246"/>
  </w:num>
  <w:num w:numId="178">
    <w:abstractNumId w:val="61"/>
  </w:num>
  <w:num w:numId="179">
    <w:abstractNumId w:val="172"/>
  </w:num>
  <w:num w:numId="180">
    <w:abstractNumId w:val="84"/>
  </w:num>
  <w:num w:numId="181">
    <w:abstractNumId w:val="230"/>
  </w:num>
  <w:num w:numId="182">
    <w:abstractNumId w:val="76"/>
  </w:num>
  <w:num w:numId="183">
    <w:abstractNumId w:val="25"/>
  </w:num>
  <w:num w:numId="184">
    <w:abstractNumId w:val="212"/>
  </w:num>
  <w:num w:numId="185">
    <w:abstractNumId w:val="4"/>
  </w:num>
  <w:num w:numId="186">
    <w:abstractNumId w:val="6"/>
  </w:num>
  <w:num w:numId="187">
    <w:abstractNumId w:val="130"/>
  </w:num>
  <w:num w:numId="188">
    <w:abstractNumId w:val="226"/>
  </w:num>
  <w:num w:numId="189">
    <w:abstractNumId w:val="211"/>
  </w:num>
  <w:num w:numId="190">
    <w:abstractNumId w:val="206"/>
  </w:num>
  <w:num w:numId="191">
    <w:abstractNumId w:val="134"/>
  </w:num>
  <w:num w:numId="192">
    <w:abstractNumId w:val="267"/>
  </w:num>
  <w:num w:numId="193">
    <w:abstractNumId w:val="245"/>
  </w:num>
  <w:num w:numId="194">
    <w:abstractNumId w:val="192"/>
  </w:num>
  <w:num w:numId="195">
    <w:abstractNumId w:val="12"/>
  </w:num>
  <w:num w:numId="196">
    <w:abstractNumId w:val="135"/>
  </w:num>
  <w:num w:numId="197">
    <w:abstractNumId w:val="98"/>
  </w:num>
  <w:num w:numId="198">
    <w:abstractNumId w:val="272"/>
  </w:num>
  <w:num w:numId="199">
    <w:abstractNumId w:val="89"/>
  </w:num>
  <w:num w:numId="200">
    <w:abstractNumId w:val="23"/>
  </w:num>
  <w:num w:numId="201">
    <w:abstractNumId w:val="49"/>
  </w:num>
  <w:num w:numId="202">
    <w:abstractNumId w:val="73"/>
  </w:num>
  <w:num w:numId="203">
    <w:abstractNumId w:val="30"/>
  </w:num>
  <w:num w:numId="204">
    <w:abstractNumId w:val="117"/>
  </w:num>
  <w:num w:numId="205">
    <w:abstractNumId w:val="269"/>
  </w:num>
  <w:num w:numId="206">
    <w:abstractNumId w:val="142"/>
  </w:num>
  <w:num w:numId="207">
    <w:abstractNumId w:val="162"/>
  </w:num>
  <w:num w:numId="208">
    <w:abstractNumId w:val="100"/>
  </w:num>
  <w:num w:numId="209">
    <w:abstractNumId w:val="304"/>
  </w:num>
  <w:num w:numId="210">
    <w:abstractNumId w:val="219"/>
  </w:num>
  <w:num w:numId="211">
    <w:abstractNumId w:val="168"/>
  </w:num>
  <w:num w:numId="212">
    <w:abstractNumId w:val="50"/>
  </w:num>
  <w:num w:numId="213">
    <w:abstractNumId w:val="9"/>
  </w:num>
  <w:num w:numId="214">
    <w:abstractNumId w:val="237"/>
  </w:num>
  <w:num w:numId="215">
    <w:abstractNumId w:val="292"/>
  </w:num>
  <w:num w:numId="216">
    <w:abstractNumId w:val="32"/>
  </w:num>
  <w:num w:numId="217">
    <w:abstractNumId w:val="58"/>
  </w:num>
  <w:num w:numId="218">
    <w:abstractNumId w:val="209"/>
  </w:num>
  <w:num w:numId="219">
    <w:abstractNumId w:val="62"/>
  </w:num>
  <w:num w:numId="220">
    <w:abstractNumId w:val="52"/>
  </w:num>
  <w:num w:numId="221">
    <w:abstractNumId w:val="179"/>
  </w:num>
  <w:num w:numId="222">
    <w:abstractNumId w:val="158"/>
  </w:num>
  <w:num w:numId="223">
    <w:abstractNumId w:val="161"/>
  </w:num>
  <w:num w:numId="224">
    <w:abstractNumId w:val="290"/>
  </w:num>
  <w:num w:numId="225">
    <w:abstractNumId w:val="13"/>
  </w:num>
  <w:num w:numId="226">
    <w:abstractNumId w:val="204"/>
  </w:num>
  <w:num w:numId="227">
    <w:abstractNumId w:val="10"/>
  </w:num>
  <w:num w:numId="228">
    <w:abstractNumId w:val="164"/>
  </w:num>
  <w:num w:numId="229">
    <w:abstractNumId w:val="173"/>
  </w:num>
  <w:num w:numId="230">
    <w:abstractNumId w:val="92"/>
  </w:num>
  <w:num w:numId="231">
    <w:abstractNumId w:val="232"/>
  </w:num>
  <w:num w:numId="232">
    <w:abstractNumId w:val="14"/>
  </w:num>
  <w:num w:numId="233">
    <w:abstractNumId w:val="171"/>
  </w:num>
  <w:num w:numId="234">
    <w:abstractNumId w:val="215"/>
  </w:num>
  <w:num w:numId="235">
    <w:abstractNumId w:val="217"/>
  </w:num>
  <w:num w:numId="236">
    <w:abstractNumId w:val="203"/>
  </w:num>
  <w:num w:numId="237">
    <w:abstractNumId w:val="177"/>
  </w:num>
  <w:num w:numId="238">
    <w:abstractNumId w:val="186"/>
  </w:num>
  <w:num w:numId="239">
    <w:abstractNumId w:val="224"/>
  </w:num>
  <w:num w:numId="240">
    <w:abstractNumId w:val="121"/>
  </w:num>
  <w:num w:numId="241">
    <w:abstractNumId w:val="256"/>
  </w:num>
  <w:num w:numId="242">
    <w:abstractNumId w:val="280"/>
  </w:num>
  <w:num w:numId="243">
    <w:abstractNumId w:val="253"/>
  </w:num>
  <w:num w:numId="244">
    <w:abstractNumId w:val="201"/>
  </w:num>
  <w:num w:numId="245">
    <w:abstractNumId w:val="295"/>
  </w:num>
  <w:num w:numId="246">
    <w:abstractNumId w:val="194"/>
  </w:num>
  <w:num w:numId="247">
    <w:abstractNumId w:val="122"/>
  </w:num>
  <w:num w:numId="248">
    <w:abstractNumId w:val="223"/>
  </w:num>
  <w:num w:numId="249">
    <w:abstractNumId w:val="159"/>
  </w:num>
  <w:num w:numId="250">
    <w:abstractNumId w:val="26"/>
  </w:num>
  <w:num w:numId="251">
    <w:abstractNumId w:val="37"/>
  </w:num>
  <w:num w:numId="252">
    <w:abstractNumId w:val="225"/>
  </w:num>
  <w:num w:numId="253">
    <w:abstractNumId w:val="305"/>
  </w:num>
  <w:num w:numId="254">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5">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6">
    <w:abstractNumId w:val="115"/>
  </w:num>
  <w:num w:numId="257">
    <w:abstractNumId w:val="22"/>
  </w:num>
  <w:num w:numId="258">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abstractNumId w:val="100"/>
  </w:num>
  <w:num w:numId="260">
    <w:abstractNumId w:val="268"/>
  </w:num>
  <w:num w:numId="261">
    <w:abstractNumId w:val="301"/>
  </w:num>
  <w:num w:numId="262">
    <w:abstractNumId w:val="127"/>
  </w:num>
  <w:num w:numId="263">
    <w:abstractNumId w:val="157"/>
  </w:num>
  <w:num w:numId="264">
    <w:abstractNumId w:val="64"/>
  </w:num>
  <w:num w:numId="265">
    <w:abstractNumId w:val="220"/>
  </w:num>
  <w:num w:numId="266">
    <w:abstractNumId w:val="100"/>
  </w:num>
  <w:num w:numId="267">
    <w:abstractNumId w:val="100"/>
  </w:num>
  <w:num w:numId="268">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9">
    <w:abstractNumId w:val="78"/>
  </w:num>
  <w:num w:numId="270">
    <w:abstractNumId w:val="192"/>
  </w:num>
  <w:num w:numId="271">
    <w:abstractNumId w:val="33"/>
  </w:num>
  <w:num w:numId="272">
    <w:abstractNumId w:val="106"/>
  </w:num>
  <w:num w:numId="273">
    <w:abstractNumId w:val="93"/>
  </w:num>
  <w:num w:numId="274">
    <w:abstractNumId w:val="113"/>
  </w:num>
  <w:num w:numId="275">
    <w:abstractNumId w:val="176"/>
  </w:num>
  <w:num w:numId="276">
    <w:abstractNumId w:val="20"/>
  </w:num>
  <w:num w:numId="277">
    <w:abstractNumId w:val="176"/>
  </w:num>
  <w:num w:numId="278">
    <w:abstractNumId w:val="137"/>
  </w:num>
  <w:num w:numId="279">
    <w:abstractNumId w:val="137"/>
  </w:num>
  <w:num w:numId="280">
    <w:abstractNumId w:val="101"/>
  </w:num>
  <w:num w:numId="281">
    <w:abstractNumId w:val="189"/>
  </w:num>
  <w:num w:numId="282">
    <w:abstractNumId w:val="153"/>
  </w:num>
  <w:num w:numId="283">
    <w:abstractNumId w:val="175"/>
  </w:num>
  <w:num w:numId="284">
    <w:abstractNumId w:val="1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5">
    <w:abstractNumId w:val="160"/>
  </w:num>
  <w:num w:numId="286">
    <w:abstractNumId w:val="113"/>
  </w:num>
  <w:num w:numId="287">
    <w:abstractNumId w:val="288"/>
  </w:num>
  <w:num w:numId="288">
    <w:abstractNumId w:val="5"/>
  </w:num>
  <w:num w:numId="289">
    <w:abstractNumId w:val="276"/>
  </w:num>
  <w:num w:numId="290">
    <w:abstractNumId w:val="148"/>
  </w:num>
  <w:num w:numId="291">
    <w:abstractNumId w:val="176"/>
    <w:lvlOverride w:ilvl="0">
      <w:startOverride w:val="1"/>
    </w:lvlOverride>
  </w:num>
  <w:num w:numId="292">
    <w:abstractNumId w:val="113"/>
  </w:num>
  <w:num w:numId="293">
    <w:abstractNumId w:val="113"/>
  </w:num>
  <w:num w:numId="294">
    <w:abstractNumId w:val="113"/>
  </w:num>
  <w:num w:numId="295">
    <w:abstractNumId w:val="176"/>
    <w:lvlOverride w:ilvl="0">
      <w:startOverride w:val="1"/>
    </w:lvlOverride>
  </w:num>
  <w:num w:numId="296">
    <w:abstractNumId w:val="113"/>
  </w:num>
  <w:num w:numId="297">
    <w:abstractNumId w:val="34"/>
    <w:lvlOverride w:ilvl="0">
      <w:startOverride w:val="1"/>
    </w:lvlOverride>
  </w:num>
  <w:num w:numId="298">
    <w:abstractNumId w:val="34"/>
    <w:lvlOverride w:ilvl="0">
      <w:startOverride w:val="1"/>
    </w:lvlOverride>
  </w:num>
  <w:num w:numId="299">
    <w:abstractNumId w:val="192"/>
  </w:num>
  <w:num w:numId="300">
    <w:abstractNumId w:val="192"/>
  </w:num>
  <w:num w:numId="301">
    <w:abstractNumId w:val="192"/>
  </w:num>
  <w:num w:numId="302">
    <w:abstractNumId w:val="192"/>
  </w:num>
  <w:num w:numId="303">
    <w:abstractNumId w:val="303"/>
  </w:num>
  <w:num w:numId="304">
    <w:abstractNumId w:val="39"/>
  </w:num>
  <w:num w:numId="305">
    <w:abstractNumId w:val="39"/>
  </w:num>
  <w:num w:numId="306">
    <w:abstractNumId w:val="192"/>
  </w:num>
  <w:num w:numId="307">
    <w:abstractNumId w:val="169"/>
  </w:num>
  <w:num w:numId="308">
    <w:abstractNumId w:val="147"/>
  </w:num>
  <w:num w:numId="309">
    <w:abstractNumId w:val="34"/>
    <w:lvlOverride w:ilvl="0">
      <w:startOverride w:val="1"/>
    </w:lvlOverride>
  </w:num>
  <w:num w:numId="310">
    <w:abstractNumId w:val="34"/>
    <w:lvlOverride w:ilvl="0">
      <w:startOverride w:val="1"/>
    </w:lvlOverride>
  </w:num>
  <w:num w:numId="311">
    <w:abstractNumId w:val="34"/>
  </w:num>
  <w:num w:numId="312">
    <w:abstractNumId w:val="34"/>
    <w:lvlOverride w:ilvl="0">
      <w:startOverride w:val="1"/>
    </w:lvlOverride>
  </w:num>
  <w:num w:numId="313">
    <w:abstractNumId w:val="34"/>
    <w:lvlOverride w:ilvl="0">
      <w:startOverride w:val="1"/>
    </w:lvlOverride>
  </w:num>
  <w:num w:numId="314">
    <w:abstractNumId w:val="34"/>
    <w:lvlOverride w:ilvl="0">
      <w:startOverride w:val="1"/>
    </w:lvlOverride>
  </w:num>
  <w:num w:numId="315">
    <w:abstractNumId w:val="34"/>
  </w:num>
  <w:num w:numId="316">
    <w:abstractNumId w:val="195"/>
  </w:num>
  <w:num w:numId="317">
    <w:abstractNumId w:val="34"/>
    <w:lvlOverride w:ilvl="0">
      <w:startOverride w:val="2"/>
    </w:lvlOverride>
  </w:num>
  <w:num w:numId="318">
    <w:abstractNumId w:val="34"/>
  </w:num>
  <w:num w:numId="319">
    <w:abstractNumId w:val="34"/>
  </w:num>
  <w:num w:numId="320">
    <w:abstractNumId w:val="176"/>
    <w:lvlOverride w:ilvl="0">
      <w:startOverride w:val="1"/>
    </w:lvlOverride>
  </w:num>
  <w:num w:numId="321">
    <w:abstractNumId w:val="176"/>
    <w:lvlOverride w:ilvl="0">
      <w:startOverride w:val="1"/>
    </w:lvlOverride>
  </w:num>
  <w:num w:numId="322">
    <w:abstractNumId w:val="34"/>
    <w:lvlOverride w:ilvl="0">
      <w:startOverride w:val="1"/>
    </w:lvlOverride>
  </w:num>
  <w:num w:numId="323">
    <w:abstractNumId w:val="34"/>
  </w:num>
  <w:num w:numId="324">
    <w:abstractNumId w:val="27"/>
  </w:num>
  <w:num w:numId="325">
    <w:abstractNumId w:val="34"/>
  </w:num>
  <w:num w:numId="326">
    <w:abstractNumId w:val="34"/>
  </w:num>
  <w:num w:numId="327">
    <w:abstractNumId w:val="34"/>
  </w:num>
  <w:num w:numId="328">
    <w:abstractNumId w:val="34"/>
  </w:num>
  <w:num w:numId="329">
    <w:abstractNumId w:val="34"/>
  </w:num>
  <w:num w:numId="330">
    <w:abstractNumId w:val="297"/>
  </w:num>
  <w:num w:numId="331">
    <w:abstractNumId w:val="297"/>
  </w:num>
  <w:num w:numId="332">
    <w:abstractNumId w:val="60"/>
  </w:num>
  <w:num w:numId="333">
    <w:abstractNumId w:val="262"/>
  </w:num>
  <w:num w:numId="334">
    <w:abstractNumId w:val="262"/>
    <w:lvlOverride w:ilvl="0">
      <w:startOverride w:val="1"/>
    </w:lvlOverride>
  </w:num>
  <w:num w:numId="335">
    <w:abstractNumId w:val="262"/>
    <w:lvlOverride w:ilvl="0">
      <w:startOverride w:val="1"/>
    </w:lvlOverride>
  </w:num>
  <w:num w:numId="336">
    <w:abstractNumId w:val="262"/>
    <w:lvlOverride w:ilvl="0">
      <w:startOverride w:val="1"/>
    </w:lvlOverride>
  </w:num>
  <w:num w:numId="337">
    <w:abstractNumId w:val="262"/>
    <w:lvlOverride w:ilvl="0">
      <w:startOverride w:val="1"/>
    </w:lvlOverride>
  </w:num>
  <w:num w:numId="338">
    <w:abstractNumId w:val="262"/>
    <w:lvlOverride w:ilvl="0">
      <w:startOverride w:val="1"/>
    </w:lvlOverride>
  </w:num>
  <w:num w:numId="339">
    <w:abstractNumId w:val="262"/>
    <w:lvlOverride w:ilvl="0">
      <w:startOverride w:val="1"/>
    </w:lvlOverride>
  </w:num>
  <w:num w:numId="340">
    <w:abstractNumId w:val="262"/>
    <w:lvlOverride w:ilvl="0">
      <w:startOverride w:val="1"/>
    </w:lvlOverride>
  </w:num>
  <w:num w:numId="341">
    <w:abstractNumId w:val="54"/>
  </w:num>
  <w:num w:numId="342">
    <w:abstractNumId w:val="227"/>
  </w:num>
  <w:num w:numId="343">
    <w:abstractNumId w:val="271"/>
  </w:num>
  <w:num w:numId="344">
    <w:abstractNumId w:val="3"/>
  </w:num>
  <w:num w:numId="345">
    <w:abstractNumId w:val="165"/>
  </w:num>
  <w:num w:numId="346">
    <w:abstractNumId w:val="263"/>
  </w:num>
  <w:num w:numId="347">
    <w:abstractNumId w:val="192"/>
  </w:num>
  <w:num w:numId="348">
    <w:abstractNumId w:val="233"/>
  </w:num>
  <w:num w:numId="349">
    <w:abstractNumId w:val="187"/>
  </w:num>
  <w:num w:numId="350">
    <w:abstractNumId w:val="138"/>
  </w:num>
  <w:num w:numId="351">
    <w:abstractNumId w:val="293"/>
  </w:num>
  <w:num w:numId="352">
    <w:abstractNumId w:val="198"/>
  </w:num>
  <w:num w:numId="353">
    <w:abstractNumId w:val="205"/>
  </w:num>
  <w:num w:numId="354">
    <w:abstractNumId w:val="2"/>
  </w:num>
  <w:num w:numId="355">
    <w:abstractNumId w:val="19"/>
  </w:num>
  <w:num w:numId="356">
    <w:abstractNumId w:val="0"/>
  </w:num>
  <w:num w:numId="357">
    <w:abstractNumId w:val="1"/>
  </w:num>
  <w:num w:numId="358">
    <w:abstractNumId w:val="1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9">
    <w:abstractNumId w:val="242"/>
  </w:num>
  <w:num w:numId="360">
    <w:abstractNumId w:val="166"/>
  </w:num>
  <w:num w:numId="361">
    <w:abstractNumId w:val="262"/>
  </w:num>
  <w:num w:numId="362">
    <w:abstractNumId w:val="262"/>
    <w:lvlOverride w:ilvl="0">
      <w:startOverride w:val="1"/>
    </w:lvlOverride>
  </w:num>
  <w:num w:numId="363">
    <w:abstractNumId w:val="262"/>
    <w:lvlOverride w:ilvl="0">
      <w:startOverride w:val="1"/>
    </w:lvlOverride>
  </w:num>
  <w:num w:numId="364">
    <w:abstractNumId w:val="262"/>
  </w:num>
  <w:num w:numId="365">
    <w:abstractNumId w:val="41"/>
  </w:num>
  <w:num w:numId="366">
    <w:abstractNumId w:val="70"/>
  </w:num>
  <w:num w:numId="367">
    <w:abstractNumId w:val="1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8">
    <w:abstractNumId w:val="137"/>
  </w:num>
  <w:num w:numId="369">
    <w:abstractNumId w:val="137"/>
  </w:num>
  <w:num w:numId="370">
    <w:abstractNumId w:val="192"/>
  </w:num>
  <w:num w:numId="371">
    <w:abstractNumId w:val="192"/>
  </w:num>
  <w:num w:numId="372">
    <w:abstractNumId w:val="192"/>
  </w:num>
  <w:num w:numId="373">
    <w:abstractNumId w:val="192"/>
  </w:num>
  <w:num w:numId="374">
    <w:abstractNumId w:val="137"/>
  </w:num>
  <w:num w:numId="375">
    <w:abstractNumId w:val="137"/>
  </w:num>
  <w:num w:numId="376">
    <w:abstractNumId w:val="137"/>
  </w:num>
  <w:num w:numId="377">
    <w:abstractNumId w:val="192"/>
  </w:num>
  <w:num w:numId="378">
    <w:abstractNumId w:val="192"/>
  </w:num>
  <w:num w:numId="379">
    <w:abstractNumId w:val="192"/>
  </w:num>
  <w:num w:numId="380">
    <w:abstractNumId w:val="192"/>
  </w:num>
  <w:num w:numId="381">
    <w:abstractNumId w:val="192"/>
    <w:lvlOverride w:ilvl="0">
      <w:startOverride w:val="1"/>
    </w:lvlOverride>
    <w:lvlOverride w:ilvl="1">
      <w:startOverride w:val="1"/>
    </w:lvlOverride>
    <w:lvlOverride w:ilvl="2">
      <w:startOverride w:val="1"/>
    </w:lvlOverride>
    <w:lvlOverride w:ilvl="3">
      <w:startOverride w:val="1"/>
    </w:lvlOverride>
    <w:lvlOverride w:ilvl="4">
      <w:startOverride w:val="3"/>
    </w:lvlOverride>
  </w:num>
  <w:num w:numId="382">
    <w:abstractNumId w:val="192"/>
    <w:lvlOverride w:ilvl="0">
      <w:startOverride w:val="1"/>
    </w:lvlOverride>
    <w:lvlOverride w:ilvl="1">
      <w:startOverride w:val="1"/>
    </w:lvlOverride>
    <w:lvlOverride w:ilvl="2">
      <w:startOverride w:val="1"/>
    </w:lvlOverride>
    <w:lvlOverride w:ilvl="3">
      <w:startOverride w:val="1"/>
    </w:lvlOverride>
    <w:lvlOverride w:ilvl="4">
      <w:startOverride w:val="3"/>
    </w:lvlOverride>
  </w:num>
  <w:num w:numId="383">
    <w:abstractNumId w:val="192"/>
  </w:num>
  <w:num w:numId="384">
    <w:abstractNumId w:val="192"/>
  </w:num>
  <w:num w:numId="385">
    <w:abstractNumId w:val="192"/>
  </w:num>
  <w:num w:numId="386">
    <w:abstractNumId w:val="192"/>
  </w:num>
  <w:num w:numId="387">
    <w:abstractNumId w:val="192"/>
  </w:num>
  <w:num w:numId="388">
    <w:abstractNumId w:val="192"/>
  </w:num>
  <w:num w:numId="389">
    <w:abstractNumId w:val="192"/>
  </w:num>
  <w:num w:numId="390">
    <w:abstractNumId w:val="192"/>
  </w:num>
  <w:num w:numId="391">
    <w:abstractNumId w:val="192"/>
  </w:num>
  <w:num w:numId="392">
    <w:abstractNumId w:val="192"/>
  </w:num>
  <w:num w:numId="393">
    <w:abstractNumId w:val="38"/>
  </w:num>
  <w:num w:numId="394">
    <w:abstractNumId w:val="192"/>
  </w:num>
  <w:num w:numId="395">
    <w:abstractNumId w:val="192"/>
  </w:num>
  <w:num w:numId="396">
    <w:abstractNumId w:val="192"/>
  </w:num>
  <w:num w:numId="397">
    <w:abstractNumId w:val="192"/>
  </w:num>
  <w:num w:numId="398">
    <w:abstractNumId w:val="192"/>
  </w:num>
  <w:num w:numId="399">
    <w:abstractNumId w:val="192"/>
  </w:num>
  <w:num w:numId="400">
    <w:abstractNumId w:val="192"/>
  </w:num>
  <w:num w:numId="401">
    <w:abstractNumId w:val="192"/>
  </w:num>
  <w:num w:numId="402">
    <w:abstractNumId w:val="192"/>
  </w:num>
  <w:num w:numId="403">
    <w:abstractNumId w:val="192"/>
  </w:num>
  <w:num w:numId="404">
    <w:abstractNumId w:val="192"/>
  </w:num>
  <w:num w:numId="405">
    <w:abstractNumId w:val="192"/>
  </w:num>
  <w:num w:numId="406">
    <w:abstractNumId w:val="192"/>
  </w:num>
  <w:num w:numId="407">
    <w:abstractNumId w:val="192"/>
  </w:num>
  <w:num w:numId="408">
    <w:abstractNumId w:val="192"/>
  </w:num>
  <w:num w:numId="409">
    <w:abstractNumId w:val="192"/>
  </w:num>
  <w:num w:numId="410">
    <w:abstractNumId w:val="192"/>
  </w:num>
  <w:num w:numId="411">
    <w:abstractNumId w:val="192"/>
  </w:num>
  <w:num w:numId="412">
    <w:abstractNumId w:val="192"/>
  </w:num>
  <w:num w:numId="413">
    <w:abstractNumId w:val="192"/>
  </w:num>
  <w:num w:numId="414">
    <w:abstractNumId w:val="192"/>
  </w:num>
  <w:num w:numId="415">
    <w:abstractNumId w:val="192"/>
  </w:num>
  <w:num w:numId="416">
    <w:abstractNumId w:val="192"/>
  </w:num>
  <w:num w:numId="417">
    <w:abstractNumId w:val="192"/>
  </w:num>
  <w:num w:numId="418">
    <w:abstractNumId w:val="192"/>
  </w:num>
  <w:num w:numId="419">
    <w:abstractNumId w:val="192"/>
  </w:num>
  <w:num w:numId="420">
    <w:abstractNumId w:val="192"/>
  </w:num>
  <w:num w:numId="421">
    <w:abstractNumId w:val="192"/>
  </w:num>
  <w:num w:numId="422">
    <w:abstractNumId w:val="192"/>
  </w:num>
  <w:num w:numId="423">
    <w:abstractNumId w:val="192"/>
  </w:num>
  <w:num w:numId="424">
    <w:abstractNumId w:val="192"/>
  </w:num>
  <w:num w:numId="425">
    <w:abstractNumId w:val="192"/>
  </w:num>
  <w:num w:numId="426">
    <w:abstractNumId w:val="192"/>
  </w:num>
  <w:numIdMacAtCleanup w:val="42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rvé Monnerie">
    <w15:presenceInfo w15:providerId="Windows Live" w15:userId="5b62074bffd751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readOnly" w:formatting="1" w:enforcement="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C55"/>
    <w:rsid w:val="00000E80"/>
    <w:rsid w:val="000014F3"/>
    <w:rsid w:val="0000196A"/>
    <w:rsid w:val="000023D6"/>
    <w:rsid w:val="00002CEC"/>
    <w:rsid w:val="00003629"/>
    <w:rsid w:val="00003B87"/>
    <w:rsid w:val="00004104"/>
    <w:rsid w:val="000055E8"/>
    <w:rsid w:val="00012A94"/>
    <w:rsid w:val="00012F01"/>
    <w:rsid w:val="00014708"/>
    <w:rsid w:val="00014A27"/>
    <w:rsid w:val="000158EE"/>
    <w:rsid w:val="00016CD8"/>
    <w:rsid w:val="0002043B"/>
    <w:rsid w:val="000217FE"/>
    <w:rsid w:val="0002201A"/>
    <w:rsid w:val="000227DD"/>
    <w:rsid w:val="000229B4"/>
    <w:rsid w:val="00023556"/>
    <w:rsid w:val="0002426C"/>
    <w:rsid w:val="000242E6"/>
    <w:rsid w:val="0002440C"/>
    <w:rsid w:val="000248BF"/>
    <w:rsid w:val="00024916"/>
    <w:rsid w:val="0002504A"/>
    <w:rsid w:val="00025EC2"/>
    <w:rsid w:val="00026841"/>
    <w:rsid w:val="00027866"/>
    <w:rsid w:val="00030DD9"/>
    <w:rsid w:val="00031488"/>
    <w:rsid w:val="00031AD5"/>
    <w:rsid w:val="00031FC4"/>
    <w:rsid w:val="00032507"/>
    <w:rsid w:val="000326B8"/>
    <w:rsid w:val="0003283E"/>
    <w:rsid w:val="00032CB5"/>
    <w:rsid w:val="00033E95"/>
    <w:rsid w:val="00034AAE"/>
    <w:rsid w:val="0003531F"/>
    <w:rsid w:val="00035A4D"/>
    <w:rsid w:val="00035B10"/>
    <w:rsid w:val="0003706F"/>
    <w:rsid w:val="000410D0"/>
    <w:rsid w:val="00042522"/>
    <w:rsid w:val="00042B9A"/>
    <w:rsid w:val="00042CD0"/>
    <w:rsid w:val="00042E72"/>
    <w:rsid w:val="00043E04"/>
    <w:rsid w:val="00044F03"/>
    <w:rsid w:val="00044F76"/>
    <w:rsid w:val="0004628F"/>
    <w:rsid w:val="00046933"/>
    <w:rsid w:val="00046AF4"/>
    <w:rsid w:val="00046EFC"/>
    <w:rsid w:val="00047F35"/>
    <w:rsid w:val="00050141"/>
    <w:rsid w:val="0005077F"/>
    <w:rsid w:val="000507EE"/>
    <w:rsid w:val="000513B5"/>
    <w:rsid w:val="000519BA"/>
    <w:rsid w:val="00051DEB"/>
    <w:rsid w:val="000522AF"/>
    <w:rsid w:val="00052AB1"/>
    <w:rsid w:val="00052F13"/>
    <w:rsid w:val="0005368F"/>
    <w:rsid w:val="00054B65"/>
    <w:rsid w:val="000559D5"/>
    <w:rsid w:val="00056BFF"/>
    <w:rsid w:val="000573E4"/>
    <w:rsid w:val="00057524"/>
    <w:rsid w:val="000575DB"/>
    <w:rsid w:val="000601DF"/>
    <w:rsid w:val="00060828"/>
    <w:rsid w:val="00060870"/>
    <w:rsid w:val="00060CEE"/>
    <w:rsid w:val="00060FC4"/>
    <w:rsid w:val="000617F4"/>
    <w:rsid w:val="00061CF1"/>
    <w:rsid w:val="000623B9"/>
    <w:rsid w:val="00062517"/>
    <w:rsid w:val="00062899"/>
    <w:rsid w:val="00062AEB"/>
    <w:rsid w:val="00063A5C"/>
    <w:rsid w:val="00064C24"/>
    <w:rsid w:val="0006615E"/>
    <w:rsid w:val="0006789B"/>
    <w:rsid w:val="00067D61"/>
    <w:rsid w:val="00071BA4"/>
    <w:rsid w:val="000736EE"/>
    <w:rsid w:val="000739DC"/>
    <w:rsid w:val="00073C45"/>
    <w:rsid w:val="0007410D"/>
    <w:rsid w:val="00075231"/>
    <w:rsid w:val="000760BC"/>
    <w:rsid w:val="000766E5"/>
    <w:rsid w:val="00076703"/>
    <w:rsid w:val="00076E4F"/>
    <w:rsid w:val="00077005"/>
    <w:rsid w:val="00077C9F"/>
    <w:rsid w:val="00080A2C"/>
    <w:rsid w:val="000817D6"/>
    <w:rsid w:val="00081A18"/>
    <w:rsid w:val="00082752"/>
    <w:rsid w:val="00082BEA"/>
    <w:rsid w:val="000833CE"/>
    <w:rsid w:val="00084316"/>
    <w:rsid w:val="00084FA3"/>
    <w:rsid w:val="00085271"/>
    <w:rsid w:val="00085283"/>
    <w:rsid w:val="0008654B"/>
    <w:rsid w:val="00087989"/>
    <w:rsid w:val="00087D25"/>
    <w:rsid w:val="00090CC9"/>
    <w:rsid w:val="0009166B"/>
    <w:rsid w:val="00091DDD"/>
    <w:rsid w:val="00091EA0"/>
    <w:rsid w:val="00092049"/>
    <w:rsid w:val="00093ABD"/>
    <w:rsid w:val="00093D24"/>
    <w:rsid w:val="00095467"/>
    <w:rsid w:val="000959B9"/>
    <w:rsid w:val="00095AEC"/>
    <w:rsid w:val="000973E9"/>
    <w:rsid w:val="00097EE5"/>
    <w:rsid w:val="000A1B9A"/>
    <w:rsid w:val="000A22C2"/>
    <w:rsid w:val="000A27C7"/>
    <w:rsid w:val="000A3D83"/>
    <w:rsid w:val="000A3FF0"/>
    <w:rsid w:val="000A486B"/>
    <w:rsid w:val="000A49D0"/>
    <w:rsid w:val="000A566E"/>
    <w:rsid w:val="000A572D"/>
    <w:rsid w:val="000A5AE3"/>
    <w:rsid w:val="000A5B93"/>
    <w:rsid w:val="000A7C7B"/>
    <w:rsid w:val="000B2508"/>
    <w:rsid w:val="000B2D38"/>
    <w:rsid w:val="000B3C3A"/>
    <w:rsid w:val="000B3E81"/>
    <w:rsid w:val="000B4EE5"/>
    <w:rsid w:val="000B4EEB"/>
    <w:rsid w:val="000B53D8"/>
    <w:rsid w:val="000B5B9C"/>
    <w:rsid w:val="000B626B"/>
    <w:rsid w:val="000B6A90"/>
    <w:rsid w:val="000B6C2C"/>
    <w:rsid w:val="000B76EE"/>
    <w:rsid w:val="000B7940"/>
    <w:rsid w:val="000C02FA"/>
    <w:rsid w:val="000C049D"/>
    <w:rsid w:val="000C14C7"/>
    <w:rsid w:val="000C3389"/>
    <w:rsid w:val="000C46E8"/>
    <w:rsid w:val="000C5714"/>
    <w:rsid w:val="000C5B1F"/>
    <w:rsid w:val="000C6C99"/>
    <w:rsid w:val="000D00CD"/>
    <w:rsid w:val="000D0B14"/>
    <w:rsid w:val="000D0EDA"/>
    <w:rsid w:val="000D1F84"/>
    <w:rsid w:val="000D25DC"/>
    <w:rsid w:val="000D269A"/>
    <w:rsid w:val="000D3A2C"/>
    <w:rsid w:val="000D43BD"/>
    <w:rsid w:val="000D4B54"/>
    <w:rsid w:val="000D4B71"/>
    <w:rsid w:val="000D4DF1"/>
    <w:rsid w:val="000D54A0"/>
    <w:rsid w:val="000D5B19"/>
    <w:rsid w:val="000D73A3"/>
    <w:rsid w:val="000E0187"/>
    <w:rsid w:val="000E055C"/>
    <w:rsid w:val="000E0EA4"/>
    <w:rsid w:val="000E19F4"/>
    <w:rsid w:val="000E3304"/>
    <w:rsid w:val="000E3B9A"/>
    <w:rsid w:val="000E59F0"/>
    <w:rsid w:val="000E64BC"/>
    <w:rsid w:val="000E6D18"/>
    <w:rsid w:val="000E6E0E"/>
    <w:rsid w:val="000E74F4"/>
    <w:rsid w:val="000F04F5"/>
    <w:rsid w:val="000F0A45"/>
    <w:rsid w:val="000F1C13"/>
    <w:rsid w:val="000F1C17"/>
    <w:rsid w:val="000F2297"/>
    <w:rsid w:val="000F23ED"/>
    <w:rsid w:val="000F2BE1"/>
    <w:rsid w:val="000F2F5C"/>
    <w:rsid w:val="000F31F1"/>
    <w:rsid w:val="000F32C5"/>
    <w:rsid w:val="000F4DC5"/>
    <w:rsid w:val="000F519B"/>
    <w:rsid w:val="000F6156"/>
    <w:rsid w:val="000F6AD3"/>
    <w:rsid w:val="000F73F7"/>
    <w:rsid w:val="000F7B13"/>
    <w:rsid w:val="000F7CDF"/>
    <w:rsid w:val="000F7D97"/>
    <w:rsid w:val="001006CC"/>
    <w:rsid w:val="001023A0"/>
    <w:rsid w:val="00105642"/>
    <w:rsid w:val="0010627C"/>
    <w:rsid w:val="00107295"/>
    <w:rsid w:val="001106C8"/>
    <w:rsid w:val="00110CBA"/>
    <w:rsid w:val="00111C73"/>
    <w:rsid w:val="00112282"/>
    <w:rsid w:val="00112318"/>
    <w:rsid w:val="001128B5"/>
    <w:rsid w:val="001144CD"/>
    <w:rsid w:val="00114532"/>
    <w:rsid w:val="001146B3"/>
    <w:rsid w:val="00114D6A"/>
    <w:rsid w:val="001157FD"/>
    <w:rsid w:val="00115816"/>
    <w:rsid w:val="00115F92"/>
    <w:rsid w:val="001161C8"/>
    <w:rsid w:val="001167B5"/>
    <w:rsid w:val="00116E1D"/>
    <w:rsid w:val="00117131"/>
    <w:rsid w:val="00117395"/>
    <w:rsid w:val="001176E0"/>
    <w:rsid w:val="00120639"/>
    <w:rsid w:val="00120697"/>
    <w:rsid w:val="001206E0"/>
    <w:rsid w:val="00121659"/>
    <w:rsid w:val="001223D3"/>
    <w:rsid w:val="00122C80"/>
    <w:rsid w:val="00122FE0"/>
    <w:rsid w:val="0012308B"/>
    <w:rsid w:val="001231B1"/>
    <w:rsid w:val="0012393D"/>
    <w:rsid w:val="00123C3E"/>
    <w:rsid w:val="00124558"/>
    <w:rsid w:val="00125D11"/>
    <w:rsid w:val="00126C06"/>
    <w:rsid w:val="00126C27"/>
    <w:rsid w:val="00130021"/>
    <w:rsid w:val="001305BE"/>
    <w:rsid w:val="00130F25"/>
    <w:rsid w:val="00132061"/>
    <w:rsid w:val="001328D9"/>
    <w:rsid w:val="001335DB"/>
    <w:rsid w:val="0013441C"/>
    <w:rsid w:val="00134DC2"/>
    <w:rsid w:val="00134F7F"/>
    <w:rsid w:val="00135158"/>
    <w:rsid w:val="00135A4F"/>
    <w:rsid w:val="0013665F"/>
    <w:rsid w:val="001367C6"/>
    <w:rsid w:val="0013750C"/>
    <w:rsid w:val="0014051A"/>
    <w:rsid w:val="00140FD5"/>
    <w:rsid w:val="0014127E"/>
    <w:rsid w:val="0014280B"/>
    <w:rsid w:val="0014292A"/>
    <w:rsid w:val="001431FE"/>
    <w:rsid w:val="00143E1B"/>
    <w:rsid w:val="00143EDB"/>
    <w:rsid w:val="00144792"/>
    <w:rsid w:val="00145DB6"/>
    <w:rsid w:val="00145EB2"/>
    <w:rsid w:val="00147691"/>
    <w:rsid w:val="001477F5"/>
    <w:rsid w:val="001507AE"/>
    <w:rsid w:val="001507E7"/>
    <w:rsid w:val="0015302F"/>
    <w:rsid w:val="001542A9"/>
    <w:rsid w:val="00154951"/>
    <w:rsid w:val="00154D70"/>
    <w:rsid w:val="00155CA7"/>
    <w:rsid w:val="00156B5B"/>
    <w:rsid w:val="00156E90"/>
    <w:rsid w:val="00157DE1"/>
    <w:rsid w:val="00157F4A"/>
    <w:rsid w:val="00160808"/>
    <w:rsid w:val="00161473"/>
    <w:rsid w:val="001617AB"/>
    <w:rsid w:val="0016187E"/>
    <w:rsid w:val="00161CC3"/>
    <w:rsid w:val="00161D34"/>
    <w:rsid w:val="00162231"/>
    <w:rsid w:val="00163949"/>
    <w:rsid w:val="00164121"/>
    <w:rsid w:val="001647B4"/>
    <w:rsid w:val="0016505C"/>
    <w:rsid w:val="001651D1"/>
    <w:rsid w:val="00165211"/>
    <w:rsid w:val="00170392"/>
    <w:rsid w:val="0017176B"/>
    <w:rsid w:val="001717E8"/>
    <w:rsid w:val="001722E9"/>
    <w:rsid w:val="001723F0"/>
    <w:rsid w:val="00172806"/>
    <w:rsid w:val="001734B2"/>
    <w:rsid w:val="00175349"/>
    <w:rsid w:val="001754FF"/>
    <w:rsid w:val="00175DD4"/>
    <w:rsid w:val="00175F49"/>
    <w:rsid w:val="00175FE3"/>
    <w:rsid w:val="00176552"/>
    <w:rsid w:val="001779E0"/>
    <w:rsid w:val="00182AA7"/>
    <w:rsid w:val="00182D89"/>
    <w:rsid w:val="001832C7"/>
    <w:rsid w:val="00183CA8"/>
    <w:rsid w:val="00184006"/>
    <w:rsid w:val="00184823"/>
    <w:rsid w:val="00185676"/>
    <w:rsid w:val="00186EDA"/>
    <w:rsid w:val="00191C9D"/>
    <w:rsid w:val="001944D3"/>
    <w:rsid w:val="00196D96"/>
    <w:rsid w:val="00197186"/>
    <w:rsid w:val="001977D1"/>
    <w:rsid w:val="001A0178"/>
    <w:rsid w:val="001A0BD4"/>
    <w:rsid w:val="001A0DB2"/>
    <w:rsid w:val="001A0E45"/>
    <w:rsid w:val="001A27AE"/>
    <w:rsid w:val="001A3547"/>
    <w:rsid w:val="001A380D"/>
    <w:rsid w:val="001A429C"/>
    <w:rsid w:val="001A464A"/>
    <w:rsid w:val="001A48ED"/>
    <w:rsid w:val="001A50C9"/>
    <w:rsid w:val="001A5271"/>
    <w:rsid w:val="001A6497"/>
    <w:rsid w:val="001A6A73"/>
    <w:rsid w:val="001A7A02"/>
    <w:rsid w:val="001A7B36"/>
    <w:rsid w:val="001A7B63"/>
    <w:rsid w:val="001B10A1"/>
    <w:rsid w:val="001B1D67"/>
    <w:rsid w:val="001B3496"/>
    <w:rsid w:val="001B3FAC"/>
    <w:rsid w:val="001B44AF"/>
    <w:rsid w:val="001B4BFC"/>
    <w:rsid w:val="001B4D00"/>
    <w:rsid w:val="001B6D84"/>
    <w:rsid w:val="001B71BE"/>
    <w:rsid w:val="001C06DA"/>
    <w:rsid w:val="001C10F1"/>
    <w:rsid w:val="001C2216"/>
    <w:rsid w:val="001C22A8"/>
    <w:rsid w:val="001C3483"/>
    <w:rsid w:val="001C348B"/>
    <w:rsid w:val="001C4178"/>
    <w:rsid w:val="001C4245"/>
    <w:rsid w:val="001C4F1E"/>
    <w:rsid w:val="001C6366"/>
    <w:rsid w:val="001D0A9E"/>
    <w:rsid w:val="001D13B4"/>
    <w:rsid w:val="001D1998"/>
    <w:rsid w:val="001D36C8"/>
    <w:rsid w:val="001D4EA2"/>
    <w:rsid w:val="001D5F4D"/>
    <w:rsid w:val="001D6720"/>
    <w:rsid w:val="001D6C49"/>
    <w:rsid w:val="001E0BEC"/>
    <w:rsid w:val="001E21D3"/>
    <w:rsid w:val="001E2849"/>
    <w:rsid w:val="001E29FA"/>
    <w:rsid w:val="001E320D"/>
    <w:rsid w:val="001E336E"/>
    <w:rsid w:val="001E337F"/>
    <w:rsid w:val="001E3645"/>
    <w:rsid w:val="001E3710"/>
    <w:rsid w:val="001E376E"/>
    <w:rsid w:val="001E3778"/>
    <w:rsid w:val="001E6837"/>
    <w:rsid w:val="001E6966"/>
    <w:rsid w:val="001E6D37"/>
    <w:rsid w:val="001F1DCF"/>
    <w:rsid w:val="001F25D7"/>
    <w:rsid w:val="001F359F"/>
    <w:rsid w:val="001F44DE"/>
    <w:rsid w:val="001F4961"/>
    <w:rsid w:val="001F4FAF"/>
    <w:rsid w:val="001F50C1"/>
    <w:rsid w:val="001F5567"/>
    <w:rsid w:val="001F5697"/>
    <w:rsid w:val="00200095"/>
    <w:rsid w:val="00200697"/>
    <w:rsid w:val="00200D83"/>
    <w:rsid w:val="00200E72"/>
    <w:rsid w:val="0020163A"/>
    <w:rsid w:val="002021F1"/>
    <w:rsid w:val="00203602"/>
    <w:rsid w:val="00204B6C"/>
    <w:rsid w:val="00205572"/>
    <w:rsid w:val="00205CEE"/>
    <w:rsid w:val="00206347"/>
    <w:rsid w:val="00206722"/>
    <w:rsid w:val="00207200"/>
    <w:rsid w:val="002077B8"/>
    <w:rsid w:val="002118B1"/>
    <w:rsid w:val="002119A8"/>
    <w:rsid w:val="00211CA2"/>
    <w:rsid w:val="002129EA"/>
    <w:rsid w:val="00212A18"/>
    <w:rsid w:val="0021354F"/>
    <w:rsid w:val="002136EC"/>
    <w:rsid w:val="00214044"/>
    <w:rsid w:val="0021473B"/>
    <w:rsid w:val="00214D4E"/>
    <w:rsid w:val="00215A21"/>
    <w:rsid w:val="00215F6B"/>
    <w:rsid w:val="00216001"/>
    <w:rsid w:val="002160BE"/>
    <w:rsid w:val="002161DC"/>
    <w:rsid w:val="00216984"/>
    <w:rsid w:val="00216CFF"/>
    <w:rsid w:val="00217179"/>
    <w:rsid w:val="002206B0"/>
    <w:rsid w:val="002215F7"/>
    <w:rsid w:val="00221A26"/>
    <w:rsid w:val="0022213C"/>
    <w:rsid w:val="00222E6B"/>
    <w:rsid w:val="00223783"/>
    <w:rsid w:val="0022399A"/>
    <w:rsid w:val="00223A04"/>
    <w:rsid w:val="00223AE7"/>
    <w:rsid w:val="002244BA"/>
    <w:rsid w:val="0022534A"/>
    <w:rsid w:val="002255DF"/>
    <w:rsid w:val="00226527"/>
    <w:rsid w:val="0022774D"/>
    <w:rsid w:val="00227B1F"/>
    <w:rsid w:val="00230509"/>
    <w:rsid w:val="00230DB7"/>
    <w:rsid w:val="00231526"/>
    <w:rsid w:val="00231E1D"/>
    <w:rsid w:val="00232367"/>
    <w:rsid w:val="002345AE"/>
    <w:rsid w:val="00234911"/>
    <w:rsid w:val="0023584D"/>
    <w:rsid w:val="002360E9"/>
    <w:rsid w:val="002361A4"/>
    <w:rsid w:val="0023631F"/>
    <w:rsid w:val="0023739A"/>
    <w:rsid w:val="00241E6B"/>
    <w:rsid w:val="0024236E"/>
    <w:rsid w:val="00243580"/>
    <w:rsid w:val="002437F8"/>
    <w:rsid w:val="002451E9"/>
    <w:rsid w:val="00246EAE"/>
    <w:rsid w:val="002475D4"/>
    <w:rsid w:val="002479DE"/>
    <w:rsid w:val="002505EE"/>
    <w:rsid w:val="0025070E"/>
    <w:rsid w:val="00251580"/>
    <w:rsid w:val="00251F5F"/>
    <w:rsid w:val="00252A07"/>
    <w:rsid w:val="00253995"/>
    <w:rsid w:val="0025478E"/>
    <w:rsid w:val="00254C59"/>
    <w:rsid w:val="00254CCF"/>
    <w:rsid w:val="00255928"/>
    <w:rsid w:val="002559DB"/>
    <w:rsid w:val="00255E6F"/>
    <w:rsid w:val="00257E58"/>
    <w:rsid w:val="00257E86"/>
    <w:rsid w:val="00260592"/>
    <w:rsid w:val="00260658"/>
    <w:rsid w:val="00260986"/>
    <w:rsid w:val="00261953"/>
    <w:rsid w:val="00262BC5"/>
    <w:rsid w:val="00263466"/>
    <w:rsid w:val="0026382E"/>
    <w:rsid w:val="00264D25"/>
    <w:rsid w:val="00264DF5"/>
    <w:rsid w:val="002654ED"/>
    <w:rsid w:val="002668A8"/>
    <w:rsid w:val="00270BD7"/>
    <w:rsid w:val="00270F81"/>
    <w:rsid w:val="002716B8"/>
    <w:rsid w:val="0027544E"/>
    <w:rsid w:val="00275A85"/>
    <w:rsid w:val="002767B4"/>
    <w:rsid w:val="00276FD9"/>
    <w:rsid w:val="002771B6"/>
    <w:rsid w:val="0028026F"/>
    <w:rsid w:val="002809FC"/>
    <w:rsid w:val="00281E4F"/>
    <w:rsid w:val="002829C6"/>
    <w:rsid w:val="00283CCC"/>
    <w:rsid w:val="00284501"/>
    <w:rsid w:val="00284CE9"/>
    <w:rsid w:val="002851D7"/>
    <w:rsid w:val="002852AE"/>
    <w:rsid w:val="00286C92"/>
    <w:rsid w:val="00290FC7"/>
    <w:rsid w:val="002929F5"/>
    <w:rsid w:val="002939EF"/>
    <w:rsid w:val="00296A42"/>
    <w:rsid w:val="0029756F"/>
    <w:rsid w:val="00297E90"/>
    <w:rsid w:val="002A03AC"/>
    <w:rsid w:val="002A0A91"/>
    <w:rsid w:val="002A110F"/>
    <w:rsid w:val="002A1E54"/>
    <w:rsid w:val="002A317E"/>
    <w:rsid w:val="002A3517"/>
    <w:rsid w:val="002A3770"/>
    <w:rsid w:val="002A37B0"/>
    <w:rsid w:val="002A3CD9"/>
    <w:rsid w:val="002A3ED7"/>
    <w:rsid w:val="002A4D6B"/>
    <w:rsid w:val="002A56C8"/>
    <w:rsid w:val="002A5769"/>
    <w:rsid w:val="002A5ABD"/>
    <w:rsid w:val="002A5DBB"/>
    <w:rsid w:val="002A78F1"/>
    <w:rsid w:val="002A7C5E"/>
    <w:rsid w:val="002B023B"/>
    <w:rsid w:val="002B0597"/>
    <w:rsid w:val="002B0E86"/>
    <w:rsid w:val="002B0EE9"/>
    <w:rsid w:val="002B0F5F"/>
    <w:rsid w:val="002B147B"/>
    <w:rsid w:val="002B232B"/>
    <w:rsid w:val="002B4432"/>
    <w:rsid w:val="002B47D1"/>
    <w:rsid w:val="002B5A0C"/>
    <w:rsid w:val="002B5BBD"/>
    <w:rsid w:val="002B6441"/>
    <w:rsid w:val="002B6EBF"/>
    <w:rsid w:val="002C150E"/>
    <w:rsid w:val="002C1858"/>
    <w:rsid w:val="002C382D"/>
    <w:rsid w:val="002C3F41"/>
    <w:rsid w:val="002C4215"/>
    <w:rsid w:val="002C5760"/>
    <w:rsid w:val="002C5E29"/>
    <w:rsid w:val="002C6176"/>
    <w:rsid w:val="002C630B"/>
    <w:rsid w:val="002C6F23"/>
    <w:rsid w:val="002C72CD"/>
    <w:rsid w:val="002C7718"/>
    <w:rsid w:val="002D1EF9"/>
    <w:rsid w:val="002D31CE"/>
    <w:rsid w:val="002D400D"/>
    <w:rsid w:val="002D4F23"/>
    <w:rsid w:val="002D5E19"/>
    <w:rsid w:val="002D6034"/>
    <w:rsid w:val="002D6315"/>
    <w:rsid w:val="002D74C9"/>
    <w:rsid w:val="002E076E"/>
    <w:rsid w:val="002E078C"/>
    <w:rsid w:val="002E129A"/>
    <w:rsid w:val="002E151A"/>
    <w:rsid w:val="002E1DAC"/>
    <w:rsid w:val="002E2ECB"/>
    <w:rsid w:val="002E2F1E"/>
    <w:rsid w:val="002E3169"/>
    <w:rsid w:val="002E3243"/>
    <w:rsid w:val="002E3299"/>
    <w:rsid w:val="002E3BE2"/>
    <w:rsid w:val="002E485C"/>
    <w:rsid w:val="002E5524"/>
    <w:rsid w:val="002E6134"/>
    <w:rsid w:val="002E692A"/>
    <w:rsid w:val="002E70B2"/>
    <w:rsid w:val="002E76E6"/>
    <w:rsid w:val="002E7EEF"/>
    <w:rsid w:val="002E7F62"/>
    <w:rsid w:val="002F0A1F"/>
    <w:rsid w:val="002F0F54"/>
    <w:rsid w:val="002F1B82"/>
    <w:rsid w:val="002F1E42"/>
    <w:rsid w:val="002F29B9"/>
    <w:rsid w:val="002F3017"/>
    <w:rsid w:val="002F3218"/>
    <w:rsid w:val="002F36EB"/>
    <w:rsid w:val="002F3FF1"/>
    <w:rsid w:val="002F4540"/>
    <w:rsid w:val="002F49BF"/>
    <w:rsid w:val="002F5665"/>
    <w:rsid w:val="002F64A2"/>
    <w:rsid w:val="002F6DA4"/>
    <w:rsid w:val="002F72D5"/>
    <w:rsid w:val="002F79D9"/>
    <w:rsid w:val="0030008C"/>
    <w:rsid w:val="00300C62"/>
    <w:rsid w:val="0030105A"/>
    <w:rsid w:val="00301127"/>
    <w:rsid w:val="0030330C"/>
    <w:rsid w:val="00303C56"/>
    <w:rsid w:val="0030471F"/>
    <w:rsid w:val="00304AEE"/>
    <w:rsid w:val="00306D8B"/>
    <w:rsid w:val="0030720C"/>
    <w:rsid w:val="00307E09"/>
    <w:rsid w:val="003106BA"/>
    <w:rsid w:val="003147CA"/>
    <w:rsid w:val="00314E28"/>
    <w:rsid w:val="00316BC9"/>
    <w:rsid w:val="00316CE7"/>
    <w:rsid w:val="00316D28"/>
    <w:rsid w:val="00317915"/>
    <w:rsid w:val="00320503"/>
    <w:rsid w:val="00320783"/>
    <w:rsid w:val="0032136E"/>
    <w:rsid w:val="003226D3"/>
    <w:rsid w:val="00322C05"/>
    <w:rsid w:val="0032313F"/>
    <w:rsid w:val="00323236"/>
    <w:rsid w:val="00323AF2"/>
    <w:rsid w:val="00323DAD"/>
    <w:rsid w:val="00324428"/>
    <w:rsid w:val="00325D41"/>
    <w:rsid w:val="003262C0"/>
    <w:rsid w:val="00326841"/>
    <w:rsid w:val="00326AC8"/>
    <w:rsid w:val="00327563"/>
    <w:rsid w:val="00327C8B"/>
    <w:rsid w:val="003304BE"/>
    <w:rsid w:val="00331011"/>
    <w:rsid w:val="00331872"/>
    <w:rsid w:val="00331D28"/>
    <w:rsid w:val="003337AE"/>
    <w:rsid w:val="00334360"/>
    <w:rsid w:val="003363BE"/>
    <w:rsid w:val="00337C77"/>
    <w:rsid w:val="00337F05"/>
    <w:rsid w:val="003415BD"/>
    <w:rsid w:val="00341C07"/>
    <w:rsid w:val="00341E01"/>
    <w:rsid w:val="00342CD5"/>
    <w:rsid w:val="0034348B"/>
    <w:rsid w:val="00343F17"/>
    <w:rsid w:val="003442A4"/>
    <w:rsid w:val="00344D78"/>
    <w:rsid w:val="003451FD"/>
    <w:rsid w:val="00345A32"/>
    <w:rsid w:val="00346489"/>
    <w:rsid w:val="003474AD"/>
    <w:rsid w:val="00347B80"/>
    <w:rsid w:val="00350590"/>
    <w:rsid w:val="0035063B"/>
    <w:rsid w:val="0035156B"/>
    <w:rsid w:val="003515AC"/>
    <w:rsid w:val="0035166F"/>
    <w:rsid w:val="003516D5"/>
    <w:rsid w:val="003516F9"/>
    <w:rsid w:val="00351AEF"/>
    <w:rsid w:val="00352042"/>
    <w:rsid w:val="003526F0"/>
    <w:rsid w:val="003529FB"/>
    <w:rsid w:val="00352D00"/>
    <w:rsid w:val="00352FDF"/>
    <w:rsid w:val="00353AD8"/>
    <w:rsid w:val="00353DFA"/>
    <w:rsid w:val="00353EF2"/>
    <w:rsid w:val="00354C10"/>
    <w:rsid w:val="0035619D"/>
    <w:rsid w:val="00360587"/>
    <w:rsid w:val="00360914"/>
    <w:rsid w:val="00362B10"/>
    <w:rsid w:val="00364AE0"/>
    <w:rsid w:val="00366688"/>
    <w:rsid w:val="003673BA"/>
    <w:rsid w:val="0037018E"/>
    <w:rsid w:val="0037051D"/>
    <w:rsid w:val="00370800"/>
    <w:rsid w:val="003714D1"/>
    <w:rsid w:val="003714E6"/>
    <w:rsid w:val="003718D4"/>
    <w:rsid w:val="003721F6"/>
    <w:rsid w:val="003724C9"/>
    <w:rsid w:val="00372EA5"/>
    <w:rsid w:val="003742D9"/>
    <w:rsid w:val="0037450A"/>
    <w:rsid w:val="003753A5"/>
    <w:rsid w:val="00375556"/>
    <w:rsid w:val="00375720"/>
    <w:rsid w:val="00376BE7"/>
    <w:rsid w:val="00380348"/>
    <w:rsid w:val="00380CF3"/>
    <w:rsid w:val="003851A5"/>
    <w:rsid w:val="0038559F"/>
    <w:rsid w:val="00385DB8"/>
    <w:rsid w:val="00386B0A"/>
    <w:rsid w:val="00390591"/>
    <w:rsid w:val="00390A8D"/>
    <w:rsid w:val="00390F61"/>
    <w:rsid w:val="003918F6"/>
    <w:rsid w:val="00391C59"/>
    <w:rsid w:val="00391D7C"/>
    <w:rsid w:val="00392360"/>
    <w:rsid w:val="00393123"/>
    <w:rsid w:val="00393995"/>
    <w:rsid w:val="00393A57"/>
    <w:rsid w:val="00393B17"/>
    <w:rsid w:val="00394EDE"/>
    <w:rsid w:val="00395211"/>
    <w:rsid w:val="00395497"/>
    <w:rsid w:val="003959CD"/>
    <w:rsid w:val="00396EF0"/>
    <w:rsid w:val="003974B0"/>
    <w:rsid w:val="003A0020"/>
    <w:rsid w:val="003A00C8"/>
    <w:rsid w:val="003A030F"/>
    <w:rsid w:val="003A0A15"/>
    <w:rsid w:val="003A1276"/>
    <w:rsid w:val="003A1F09"/>
    <w:rsid w:val="003A2AEA"/>
    <w:rsid w:val="003A3656"/>
    <w:rsid w:val="003A387C"/>
    <w:rsid w:val="003A3A84"/>
    <w:rsid w:val="003A3DA5"/>
    <w:rsid w:val="003A4374"/>
    <w:rsid w:val="003A47A4"/>
    <w:rsid w:val="003A4EF4"/>
    <w:rsid w:val="003A50A9"/>
    <w:rsid w:val="003A5CAD"/>
    <w:rsid w:val="003A5D18"/>
    <w:rsid w:val="003A63A7"/>
    <w:rsid w:val="003A728E"/>
    <w:rsid w:val="003A759C"/>
    <w:rsid w:val="003B0839"/>
    <w:rsid w:val="003B0B7C"/>
    <w:rsid w:val="003B12B5"/>
    <w:rsid w:val="003B14F2"/>
    <w:rsid w:val="003B1BDF"/>
    <w:rsid w:val="003B1CBA"/>
    <w:rsid w:val="003B3496"/>
    <w:rsid w:val="003B3859"/>
    <w:rsid w:val="003B3C7C"/>
    <w:rsid w:val="003B4DCD"/>
    <w:rsid w:val="003B53CF"/>
    <w:rsid w:val="003B54DB"/>
    <w:rsid w:val="003B7110"/>
    <w:rsid w:val="003B714C"/>
    <w:rsid w:val="003B7320"/>
    <w:rsid w:val="003B7432"/>
    <w:rsid w:val="003B77DF"/>
    <w:rsid w:val="003B7A14"/>
    <w:rsid w:val="003B7A99"/>
    <w:rsid w:val="003C1B1C"/>
    <w:rsid w:val="003C2DA0"/>
    <w:rsid w:val="003C4A29"/>
    <w:rsid w:val="003C5257"/>
    <w:rsid w:val="003C5B05"/>
    <w:rsid w:val="003C7E14"/>
    <w:rsid w:val="003D0121"/>
    <w:rsid w:val="003D0AAE"/>
    <w:rsid w:val="003D1B5E"/>
    <w:rsid w:val="003D1E49"/>
    <w:rsid w:val="003D2642"/>
    <w:rsid w:val="003D2CEA"/>
    <w:rsid w:val="003D43F3"/>
    <w:rsid w:val="003D4693"/>
    <w:rsid w:val="003D50C7"/>
    <w:rsid w:val="003D56C3"/>
    <w:rsid w:val="003D57E4"/>
    <w:rsid w:val="003D6601"/>
    <w:rsid w:val="003D6B12"/>
    <w:rsid w:val="003D7A92"/>
    <w:rsid w:val="003D7C60"/>
    <w:rsid w:val="003D7D23"/>
    <w:rsid w:val="003E09B5"/>
    <w:rsid w:val="003E259B"/>
    <w:rsid w:val="003E2E02"/>
    <w:rsid w:val="003E2E74"/>
    <w:rsid w:val="003E3156"/>
    <w:rsid w:val="003E3C2E"/>
    <w:rsid w:val="003E42BA"/>
    <w:rsid w:val="003E50CC"/>
    <w:rsid w:val="003E5ACF"/>
    <w:rsid w:val="003E7BB9"/>
    <w:rsid w:val="003F012F"/>
    <w:rsid w:val="003F0786"/>
    <w:rsid w:val="003F098C"/>
    <w:rsid w:val="003F263F"/>
    <w:rsid w:val="003F2765"/>
    <w:rsid w:val="003F27F1"/>
    <w:rsid w:val="003F34D3"/>
    <w:rsid w:val="003F36A0"/>
    <w:rsid w:val="003F3D73"/>
    <w:rsid w:val="003F6351"/>
    <w:rsid w:val="003F6552"/>
    <w:rsid w:val="003F6E54"/>
    <w:rsid w:val="003F7417"/>
    <w:rsid w:val="003F78BE"/>
    <w:rsid w:val="003F78E6"/>
    <w:rsid w:val="003F7B74"/>
    <w:rsid w:val="00401271"/>
    <w:rsid w:val="00401517"/>
    <w:rsid w:val="0040166B"/>
    <w:rsid w:val="00401DDE"/>
    <w:rsid w:val="0040238C"/>
    <w:rsid w:val="00402AC6"/>
    <w:rsid w:val="00402D51"/>
    <w:rsid w:val="00403DCB"/>
    <w:rsid w:val="00404572"/>
    <w:rsid w:val="00407C56"/>
    <w:rsid w:val="004116B8"/>
    <w:rsid w:val="004126D0"/>
    <w:rsid w:val="00412EC1"/>
    <w:rsid w:val="004131C6"/>
    <w:rsid w:val="00413C8D"/>
    <w:rsid w:val="00413E84"/>
    <w:rsid w:val="00414A15"/>
    <w:rsid w:val="0041721B"/>
    <w:rsid w:val="00417AFC"/>
    <w:rsid w:val="00420469"/>
    <w:rsid w:val="00420621"/>
    <w:rsid w:val="00420CA4"/>
    <w:rsid w:val="00422932"/>
    <w:rsid w:val="00422F2C"/>
    <w:rsid w:val="004253D4"/>
    <w:rsid w:val="00425746"/>
    <w:rsid w:val="004257CB"/>
    <w:rsid w:val="00425CA1"/>
    <w:rsid w:val="00425E53"/>
    <w:rsid w:val="004266F4"/>
    <w:rsid w:val="00427F13"/>
    <w:rsid w:val="00430CCC"/>
    <w:rsid w:val="004312C0"/>
    <w:rsid w:val="0043163D"/>
    <w:rsid w:val="00431AA4"/>
    <w:rsid w:val="00431D21"/>
    <w:rsid w:val="0043252A"/>
    <w:rsid w:val="004342F1"/>
    <w:rsid w:val="00435011"/>
    <w:rsid w:val="00435318"/>
    <w:rsid w:val="00436292"/>
    <w:rsid w:val="00436E43"/>
    <w:rsid w:val="00436F9C"/>
    <w:rsid w:val="00437274"/>
    <w:rsid w:val="004374E7"/>
    <w:rsid w:val="0043784B"/>
    <w:rsid w:val="0044043F"/>
    <w:rsid w:val="0044079B"/>
    <w:rsid w:val="00440C01"/>
    <w:rsid w:val="00441B5E"/>
    <w:rsid w:val="0044321A"/>
    <w:rsid w:val="00444872"/>
    <w:rsid w:val="0044591F"/>
    <w:rsid w:val="00446672"/>
    <w:rsid w:val="0044731A"/>
    <w:rsid w:val="00450227"/>
    <w:rsid w:val="00451868"/>
    <w:rsid w:val="00452C37"/>
    <w:rsid w:val="00453A15"/>
    <w:rsid w:val="00454D34"/>
    <w:rsid w:val="00455E9C"/>
    <w:rsid w:val="00457E87"/>
    <w:rsid w:val="00460D0E"/>
    <w:rsid w:val="00460E91"/>
    <w:rsid w:val="004619BF"/>
    <w:rsid w:val="00464E96"/>
    <w:rsid w:val="00465963"/>
    <w:rsid w:val="00466466"/>
    <w:rsid w:val="00467A7A"/>
    <w:rsid w:val="00467C07"/>
    <w:rsid w:val="00467DD7"/>
    <w:rsid w:val="00470F85"/>
    <w:rsid w:val="0047100C"/>
    <w:rsid w:val="00471D99"/>
    <w:rsid w:val="00471D9F"/>
    <w:rsid w:val="00471EC6"/>
    <w:rsid w:val="004721B7"/>
    <w:rsid w:val="00472470"/>
    <w:rsid w:val="00472CAC"/>
    <w:rsid w:val="00473674"/>
    <w:rsid w:val="00473C44"/>
    <w:rsid w:val="00475E2D"/>
    <w:rsid w:val="00475F43"/>
    <w:rsid w:val="00476008"/>
    <w:rsid w:val="00476488"/>
    <w:rsid w:val="00477258"/>
    <w:rsid w:val="00477C04"/>
    <w:rsid w:val="0048058E"/>
    <w:rsid w:val="00480F23"/>
    <w:rsid w:val="00481FB4"/>
    <w:rsid w:val="00482B4A"/>
    <w:rsid w:val="004836CC"/>
    <w:rsid w:val="00483822"/>
    <w:rsid w:val="004841B9"/>
    <w:rsid w:val="00485A38"/>
    <w:rsid w:val="00490886"/>
    <w:rsid w:val="00490CB2"/>
    <w:rsid w:val="00491A20"/>
    <w:rsid w:val="00491F7C"/>
    <w:rsid w:val="0049204E"/>
    <w:rsid w:val="004927FC"/>
    <w:rsid w:val="00492FE1"/>
    <w:rsid w:val="00493080"/>
    <w:rsid w:val="00493509"/>
    <w:rsid w:val="00494387"/>
    <w:rsid w:val="0049550E"/>
    <w:rsid w:val="004955AB"/>
    <w:rsid w:val="004955FD"/>
    <w:rsid w:val="00497625"/>
    <w:rsid w:val="00497B3C"/>
    <w:rsid w:val="004A0230"/>
    <w:rsid w:val="004A2479"/>
    <w:rsid w:val="004A27D0"/>
    <w:rsid w:val="004A2B7F"/>
    <w:rsid w:val="004A2F89"/>
    <w:rsid w:val="004A3510"/>
    <w:rsid w:val="004A3973"/>
    <w:rsid w:val="004A44E1"/>
    <w:rsid w:val="004A4975"/>
    <w:rsid w:val="004A54F5"/>
    <w:rsid w:val="004A60A1"/>
    <w:rsid w:val="004A65E5"/>
    <w:rsid w:val="004A7490"/>
    <w:rsid w:val="004A7C55"/>
    <w:rsid w:val="004B0D52"/>
    <w:rsid w:val="004B15F3"/>
    <w:rsid w:val="004B1723"/>
    <w:rsid w:val="004B1814"/>
    <w:rsid w:val="004B1C54"/>
    <w:rsid w:val="004B3418"/>
    <w:rsid w:val="004B3B7E"/>
    <w:rsid w:val="004B41A4"/>
    <w:rsid w:val="004B56F0"/>
    <w:rsid w:val="004B5BCB"/>
    <w:rsid w:val="004B698E"/>
    <w:rsid w:val="004B75DE"/>
    <w:rsid w:val="004B7D66"/>
    <w:rsid w:val="004C0BD1"/>
    <w:rsid w:val="004C1F40"/>
    <w:rsid w:val="004C2CDA"/>
    <w:rsid w:val="004C382E"/>
    <w:rsid w:val="004C3D9F"/>
    <w:rsid w:val="004C51E9"/>
    <w:rsid w:val="004C69C9"/>
    <w:rsid w:val="004C74B0"/>
    <w:rsid w:val="004C7B56"/>
    <w:rsid w:val="004D016A"/>
    <w:rsid w:val="004D0AF0"/>
    <w:rsid w:val="004D1E4B"/>
    <w:rsid w:val="004D4090"/>
    <w:rsid w:val="004D519D"/>
    <w:rsid w:val="004D66EA"/>
    <w:rsid w:val="004D6B24"/>
    <w:rsid w:val="004E0A86"/>
    <w:rsid w:val="004E0BBC"/>
    <w:rsid w:val="004E1818"/>
    <w:rsid w:val="004E1CB9"/>
    <w:rsid w:val="004E27AC"/>
    <w:rsid w:val="004E3B08"/>
    <w:rsid w:val="004E3B47"/>
    <w:rsid w:val="004E3B4B"/>
    <w:rsid w:val="004E659A"/>
    <w:rsid w:val="004E7D32"/>
    <w:rsid w:val="004F0884"/>
    <w:rsid w:val="004F24F6"/>
    <w:rsid w:val="004F2688"/>
    <w:rsid w:val="004F2E63"/>
    <w:rsid w:val="004F4C5B"/>
    <w:rsid w:val="004F4FA3"/>
    <w:rsid w:val="004F5391"/>
    <w:rsid w:val="004F5968"/>
    <w:rsid w:val="004F60F2"/>
    <w:rsid w:val="004F662B"/>
    <w:rsid w:val="004F73B0"/>
    <w:rsid w:val="004F74A5"/>
    <w:rsid w:val="00500720"/>
    <w:rsid w:val="0050121A"/>
    <w:rsid w:val="00501FAF"/>
    <w:rsid w:val="005030F9"/>
    <w:rsid w:val="005035C0"/>
    <w:rsid w:val="00504438"/>
    <w:rsid w:val="005049F5"/>
    <w:rsid w:val="00505387"/>
    <w:rsid w:val="0050595E"/>
    <w:rsid w:val="0050668B"/>
    <w:rsid w:val="005069F5"/>
    <w:rsid w:val="00506BC1"/>
    <w:rsid w:val="0050754A"/>
    <w:rsid w:val="00507CAA"/>
    <w:rsid w:val="00507E82"/>
    <w:rsid w:val="00507ED5"/>
    <w:rsid w:val="00510131"/>
    <w:rsid w:val="0051061F"/>
    <w:rsid w:val="00510910"/>
    <w:rsid w:val="00511AC5"/>
    <w:rsid w:val="00511B8D"/>
    <w:rsid w:val="005121B6"/>
    <w:rsid w:val="00512F9A"/>
    <w:rsid w:val="0051331A"/>
    <w:rsid w:val="0051359F"/>
    <w:rsid w:val="00513EFF"/>
    <w:rsid w:val="00514157"/>
    <w:rsid w:val="005155C0"/>
    <w:rsid w:val="00515ECB"/>
    <w:rsid w:val="005178BC"/>
    <w:rsid w:val="00517D92"/>
    <w:rsid w:val="00520257"/>
    <w:rsid w:val="005210BE"/>
    <w:rsid w:val="00522048"/>
    <w:rsid w:val="00524F67"/>
    <w:rsid w:val="00525DD0"/>
    <w:rsid w:val="00525F89"/>
    <w:rsid w:val="00526467"/>
    <w:rsid w:val="00527119"/>
    <w:rsid w:val="0053090A"/>
    <w:rsid w:val="00531229"/>
    <w:rsid w:val="005313F1"/>
    <w:rsid w:val="00531E2E"/>
    <w:rsid w:val="00531E2F"/>
    <w:rsid w:val="00532242"/>
    <w:rsid w:val="005322C4"/>
    <w:rsid w:val="00532F02"/>
    <w:rsid w:val="005330DC"/>
    <w:rsid w:val="005330E4"/>
    <w:rsid w:val="005330F1"/>
    <w:rsid w:val="0053351C"/>
    <w:rsid w:val="00533725"/>
    <w:rsid w:val="00534273"/>
    <w:rsid w:val="00534806"/>
    <w:rsid w:val="00534ED8"/>
    <w:rsid w:val="00535409"/>
    <w:rsid w:val="00536AF7"/>
    <w:rsid w:val="00540D6C"/>
    <w:rsid w:val="00542EA4"/>
    <w:rsid w:val="005442D7"/>
    <w:rsid w:val="00544FF0"/>
    <w:rsid w:val="00545CC9"/>
    <w:rsid w:val="00545DBD"/>
    <w:rsid w:val="00545FB9"/>
    <w:rsid w:val="005511C4"/>
    <w:rsid w:val="0055126C"/>
    <w:rsid w:val="005515FA"/>
    <w:rsid w:val="005517E4"/>
    <w:rsid w:val="00551F39"/>
    <w:rsid w:val="00552142"/>
    <w:rsid w:val="00554623"/>
    <w:rsid w:val="00554D9C"/>
    <w:rsid w:val="00555253"/>
    <w:rsid w:val="00555D0B"/>
    <w:rsid w:val="00556869"/>
    <w:rsid w:val="00556A1C"/>
    <w:rsid w:val="005577D8"/>
    <w:rsid w:val="00557914"/>
    <w:rsid w:val="00560D92"/>
    <w:rsid w:val="005625E7"/>
    <w:rsid w:val="00562D5A"/>
    <w:rsid w:val="00562ECC"/>
    <w:rsid w:val="005633E6"/>
    <w:rsid w:val="00564011"/>
    <w:rsid w:val="00564242"/>
    <w:rsid w:val="0056453B"/>
    <w:rsid w:val="00565713"/>
    <w:rsid w:val="0056720D"/>
    <w:rsid w:val="00567C10"/>
    <w:rsid w:val="00571114"/>
    <w:rsid w:val="005712D1"/>
    <w:rsid w:val="00571878"/>
    <w:rsid w:val="005726EA"/>
    <w:rsid w:val="00573742"/>
    <w:rsid w:val="00575B55"/>
    <w:rsid w:val="00575D29"/>
    <w:rsid w:val="00576093"/>
    <w:rsid w:val="005760E6"/>
    <w:rsid w:val="0057638F"/>
    <w:rsid w:val="00577DD2"/>
    <w:rsid w:val="00580785"/>
    <w:rsid w:val="00580D6B"/>
    <w:rsid w:val="005812C1"/>
    <w:rsid w:val="00581461"/>
    <w:rsid w:val="0058179E"/>
    <w:rsid w:val="005823E6"/>
    <w:rsid w:val="0058397B"/>
    <w:rsid w:val="005844DF"/>
    <w:rsid w:val="0058454D"/>
    <w:rsid w:val="00585F04"/>
    <w:rsid w:val="005868B6"/>
    <w:rsid w:val="0058769E"/>
    <w:rsid w:val="00587B4F"/>
    <w:rsid w:val="00587D03"/>
    <w:rsid w:val="00587FF1"/>
    <w:rsid w:val="0059072A"/>
    <w:rsid w:val="00590A6E"/>
    <w:rsid w:val="00591B06"/>
    <w:rsid w:val="005923E3"/>
    <w:rsid w:val="005944DB"/>
    <w:rsid w:val="00594C28"/>
    <w:rsid w:val="0059637F"/>
    <w:rsid w:val="00596AF8"/>
    <w:rsid w:val="00596F97"/>
    <w:rsid w:val="005A00B6"/>
    <w:rsid w:val="005A1268"/>
    <w:rsid w:val="005A1456"/>
    <w:rsid w:val="005A18B1"/>
    <w:rsid w:val="005A1B97"/>
    <w:rsid w:val="005A3C8D"/>
    <w:rsid w:val="005A6115"/>
    <w:rsid w:val="005A63CE"/>
    <w:rsid w:val="005A7A67"/>
    <w:rsid w:val="005B0519"/>
    <w:rsid w:val="005B0BF1"/>
    <w:rsid w:val="005B0E22"/>
    <w:rsid w:val="005B228D"/>
    <w:rsid w:val="005B30D5"/>
    <w:rsid w:val="005B3784"/>
    <w:rsid w:val="005B3868"/>
    <w:rsid w:val="005B3984"/>
    <w:rsid w:val="005B3A5A"/>
    <w:rsid w:val="005B4CB9"/>
    <w:rsid w:val="005B4F7E"/>
    <w:rsid w:val="005B5065"/>
    <w:rsid w:val="005B5F12"/>
    <w:rsid w:val="005B65D6"/>
    <w:rsid w:val="005B68C1"/>
    <w:rsid w:val="005B6D51"/>
    <w:rsid w:val="005B7F63"/>
    <w:rsid w:val="005C0724"/>
    <w:rsid w:val="005C0A7A"/>
    <w:rsid w:val="005C0F3F"/>
    <w:rsid w:val="005C1006"/>
    <w:rsid w:val="005C13C5"/>
    <w:rsid w:val="005C1DCE"/>
    <w:rsid w:val="005C20FF"/>
    <w:rsid w:val="005C31B7"/>
    <w:rsid w:val="005C3875"/>
    <w:rsid w:val="005C3C6A"/>
    <w:rsid w:val="005C4CCE"/>
    <w:rsid w:val="005C4F32"/>
    <w:rsid w:val="005C51A2"/>
    <w:rsid w:val="005C534A"/>
    <w:rsid w:val="005C53EB"/>
    <w:rsid w:val="005C5A48"/>
    <w:rsid w:val="005C78BB"/>
    <w:rsid w:val="005C7A0A"/>
    <w:rsid w:val="005D1EB8"/>
    <w:rsid w:val="005D2163"/>
    <w:rsid w:val="005D21B4"/>
    <w:rsid w:val="005D23D8"/>
    <w:rsid w:val="005D2903"/>
    <w:rsid w:val="005D2C83"/>
    <w:rsid w:val="005D3132"/>
    <w:rsid w:val="005D3842"/>
    <w:rsid w:val="005D5A22"/>
    <w:rsid w:val="005D5AA4"/>
    <w:rsid w:val="005D5F96"/>
    <w:rsid w:val="005D6BB3"/>
    <w:rsid w:val="005D72A6"/>
    <w:rsid w:val="005D78A4"/>
    <w:rsid w:val="005E079A"/>
    <w:rsid w:val="005E2622"/>
    <w:rsid w:val="005E31B3"/>
    <w:rsid w:val="005E33D8"/>
    <w:rsid w:val="005E4633"/>
    <w:rsid w:val="005E59C2"/>
    <w:rsid w:val="005E5B2E"/>
    <w:rsid w:val="005E73BF"/>
    <w:rsid w:val="005E768B"/>
    <w:rsid w:val="005E7B17"/>
    <w:rsid w:val="005F0105"/>
    <w:rsid w:val="005F0297"/>
    <w:rsid w:val="005F0650"/>
    <w:rsid w:val="005F0FBF"/>
    <w:rsid w:val="005F1243"/>
    <w:rsid w:val="005F174A"/>
    <w:rsid w:val="005F21E6"/>
    <w:rsid w:val="005F27CE"/>
    <w:rsid w:val="005F33E5"/>
    <w:rsid w:val="005F429B"/>
    <w:rsid w:val="005F490C"/>
    <w:rsid w:val="005F56DF"/>
    <w:rsid w:val="005F5D89"/>
    <w:rsid w:val="005F6001"/>
    <w:rsid w:val="005F6DBF"/>
    <w:rsid w:val="005F7CD4"/>
    <w:rsid w:val="006000CC"/>
    <w:rsid w:val="00601E81"/>
    <w:rsid w:val="00602011"/>
    <w:rsid w:val="00603384"/>
    <w:rsid w:val="006047E8"/>
    <w:rsid w:val="00604D3C"/>
    <w:rsid w:val="00604DE0"/>
    <w:rsid w:val="0060537B"/>
    <w:rsid w:val="00605BE7"/>
    <w:rsid w:val="006062CD"/>
    <w:rsid w:val="006064CC"/>
    <w:rsid w:val="00607C25"/>
    <w:rsid w:val="00610792"/>
    <w:rsid w:val="00610A46"/>
    <w:rsid w:val="0061143C"/>
    <w:rsid w:val="006117FA"/>
    <w:rsid w:val="006142A5"/>
    <w:rsid w:val="00615C23"/>
    <w:rsid w:val="00615DCB"/>
    <w:rsid w:val="00616317"/>
    <w:rsid w:val="00617725"/>
    <w:rsid w:val="00617D54"/>
    <w:rsid w:val="00620604"/>
    <w:rsid w:val="00620BB2"/>
    <w:rsid w:val="00620FB3"/>
    <w:rsid w:val="00622EF7"/>
    <w:rsid w:val="0062453F"/>
    <w:rsid w:val="006255A3"/>
    <w:rsid w:val="00626BB7"/>
    <w:rsid w:val="00627130"/>
    <w:rsid w:val="0062722D"/>
    <w:rsid w:val="00630151"/>
    <w:rsid w:val="00630715"/>
    <w:rsid w:val="006309A5"/>
    <w:rsid w:val="006310BA"/>
    <w:rsid w:val="00631FF8"/>
    <w:rsid w:val="00632054"/>
    <w:rsid w:val="0063396A"/>
    <w:rsid w:val="006342B2"/>
    <w:rsid w:val="00634B5B"/>
    <w:rsid w:val="00635825"/>
    <w:rsid w:val="00635B06"/>
    <w:rsid w:val="00636AFE"/>
    <w:rsid w:val="0063739C"/>
    <w:rsid w:val="006403D4"/>
    <w:rsid w:val="006414C8"/>
    <w:rsid w:val="006419B3"/>
    <w:rsid w:val="00641CB3"/>
    <w:rsid w:val="006424DF"/>
    <w:rsid w:val="00642919"/>
    <w:rsid w:val="00642CB1"/>
    <w:rsid w:val="00642EA5"/>
    <w:rsid w:val="00644F45"/>
    <w:rsid w:val="00646D02"/>
    <w:rsid w:val="0065018A"/>
    <w:rsid w:val="00651D06"/>
    <w:rsid w:val="0065274B"/>
    <w:rsid w:val="00652B27"/>
    <w:rsid w:val="00653304"/>
    <w:rsid w:val="006538BB"/>
    <w:rsid w:val="00654D60"/>
    <w:rsid w:val="0065551D"/>
    <w:rsid w:val="006555B3"/>
    <w:rsid w:val="0065676E"/>
    <w:rsid w:val="00656A24"/>
    <w:rsid w:val="006571B2"/>
    <w:rsid w:val="00657792"/>
    <w:rsid w:val="0065792B"/>
    <w:rsid w:val="00660EE9"/>
    <w:rsid w:val="006617C5"/>
    <w:rsid w:val="00662228"/>
    <w:rsid w:val="0066240F"/>
    <w:rsid w:val="006626F4"/>
    <w:rsid w:val="00664072"/>
    <w:rsid w:val="00664BD9"/>
    <w:rsid w:val="00665433"/>
    <w:rsid w:val="006657B5"/>
    <w:rsid w:val="00665DED"/>
    <w:rsid w:val="00666BFD"/>
    <w:rsid w:val="006674B4"/>
    <w:rsid w:val="006679DA"/>
    <w:rsid w:val="0067010D"/>
    <w:rsid w:val="00671269"/>
    <w:rsid w:val="0067142E"/>
    <w:rsid w:val="0067150A"/>
    <w:rsid w:val="0067189F"/>
    <w:rsid w:val="0067199F"/>
    <w:rsid w:val="006722FF"/>
    <w:rsid w:val="00673A73"/>
    <w:rsid w:val="00673C34"/>
    <w:rsid w:val="006746CB"/>
    <w:rsid w:val="00674A55"/>
    <w:rsid w:val="00674D1D"/>
    <w:rsid w:val="00674F05"/>
    <w:rsid w:val="0067506B"/>
    <w:rsid w:val="0067528C"/>
    <w:rsid w:val="006759F3"/>
    <w:rsid w:val="006761BF"/>
    <w:rsid w:val="00677C3D"/>
    <w:rsid w:val="006824C0"/>
    <w:rsid w:val="006830C1"/>
    <w:rsid w:val="00683429"/>
    <w:rsid w:val="006836B2"/>
    <w:rsid w:val="006843F5"/>
    <w:rsid w:val="00684CA3"/>
    <w:rsid w:val="006855A3"/>
    <w:rsid w:val="00686276"/>
    <w:rsid w:val="0068664D"/>
    <w:rsid w:val="0068681A"/>
    <w:rsid w:val="00686DBB"/>
    <w:rsid w:val="00687632"/>
    <w:rsid w:val="00690696"/>
    <w:rsid w:val="00690A06"/>
    <w:rsid w:val="006911C5"/>
    <w:rsid w:val="00691467"/>
    <w:rsid w:val="006918D7"/>
    <w:rsid w:val="00692287"/>
    <w:rsid w:val="00692431"/>
    <w:rsid w:val="00692F84"/>
    <w:rsid w:val="00693D29"/>
    <w:rsid w:val="006943A5"/>
    <w:rsid w:val="00694E23"/>
    <w:rsid w:val="00695A1C"/>
    <w:rsid w:val="00695EEE"/>
    <w:rsid w:val="00695F39"/>
    <w:rsid w:val="006961B0"/>
    <w:rsid w:val="0069671E"/>
    <w:rsid w:val="00696F0F"/>
    <w:rsid w:val="00697001"/>
    <w:rsid w:val="006975B6"/>
    <w:rsid w:val="00697BF5"/>
    <w:rsid w:val="006A07F4"/>
    <w:rsid w:val="006A18B5"/>
    <w:rsid w:val="006A1C9E"/>
    <w:rsid w:val="006A2069"/>
    <w:rsid w:val="006A469B"/>
    <w:rsid w:val="006A4EB7"/>
    <w:rsid w:val="006A5EB1"/>
    <w:rsid w:val="006B2689"/>
    <w:rsid w:val="006B3693"/>
    <w:rsid w:val="006B435E"/>
    <w:rsid w:val="006B65C3"/>
    <w:rsid w:val="006B7A43"/>
    <w:rsid w:val="006B7F20"/>
    <w:rsid w:val="006C01AB"/>
    <w:rsid w:val="006C03A6"/>
    <w:rsid w:val="006C0B5F"/>
    <w:rsid w:val="006C18B0"/>
    <w:rsid w:val="006C1F02"/>
    <w:rsid w:val="006C2944"/>
    <w:rsid w:val="006C3F2D"/>
    <w:rsid w:val="006C4C9B"/>
    <w:rsid w:val="006C55AB"/>
    <w:rsid w:val="006C5B0A"/>
    <w:rsid w:val="006C6A55"/>
    <w:rsid w:val="006C7E48"/>
    <w:rsid w:val="006D051B"/>
    <w:rsid w:val="006D11BD"/>
    <w:rsid w:val="006D1AC2"/>
    <w:rsid w:val="006D2A31"/>
    <w:rsid w:val="006D2F6A"/>
    <w:rsid w:val="006D4415"/>
    <w:rsid w:val="006D4444"/>
    <w:rsid w:val="006D5481"/>
    <w:rsid w:val="006D55B4"/>
    <w:rsid w:val="006D5D84"/>
    <w:rsid w:val="006D6422"/>
    <w:rsid w:val="006D6A42"/>
    <w:rsid w:val="006D70F2"/>
    <w:rsid w:val="006E12FF"/>
    <w:rsid w:val="006E1475"/>
    <w:rsid w:val="006E1CF7"/>
    <w:rsid w:val="006E1E77"/>
    <w:rsid w:val="006E34D6"/>
    <w:rsid w:val="006E3D76"/>
    <w:rsid w:val="006E4258"/>
    <w:rsid w:val="006E4496"/>
    <w:rsid w:val="006E4C9B"/>
    <w:rsid w:val="006E52C0"/>
    <w:rsid w:val="006E652C"/>
    <w:rsid w:val="006E6F29"/>
    <w:rsid w:val="006E7619"/>
    <w:rsid w:val="006E7C7E"/>
    <w:rsid w:val="006F0B97"/>
    <w:rsid w:val="006F1DF5"/>
    <w:rsid w:val="006F20FB"/>
    <w:rsid w:val="006F2104"/>
    <w:rsid w:val="006F2400"/>
    <w:rsid w:val="006F2C0C"/>
    <w:rsid w:val="006F2C8E"/>
    <w:rsid w:val="006F37DB"/>
    <w:rsid w:val="006F38D1"/>
    <w:rsid w:val="006F39AD"/>
    <w:rsid w:val="006F4206"/>
    <w:rsid w:val="006F5558"/>
    <w:rsid w:val="006F5ABB"/>
    <w:rsid w:val="006F5C33"/>
    <w:rsid w:val="006F7EB5"/>
    <w:rsid w:val="00700D02"/>
    <w:rsid w:val="00700E8A"/>
    <w:rsid w:val="00701892"/>
    <w:rsid w:val="007020F2"/>
    <w:rsid w:val="00702209"/>
    <w:rsid w:val="00702D13"/>
    <w:rsid w:val="00702E2C"/>
    <w:rsid w:val="00702F57"/>
    <w:rsid w:val="0070325D"/>
    <w:rsid w:val="0070350D"/>
    <w:rsid w:val="00704CBE"/>
    <w:rsid w:val="00705072"/>
    <w:rsid w:val="00706862"/>
    <w:rsid w:val="00707066"/>
    <w:rsid w:val="0071102C"/>
    <w:rsid w:val="00711130"/>
    <w:rsid w:val="0071121B"/>
    <w:rsid w:val="00711C4D"/>
    <w:rsid w:val="00711CB8"/>
    <w:rsid w:val="00711FB8"/>
    <w:rsid w:val="00712286"/>
    <w:rsid w:val="00712AF9"/>
    <w:rsid w:val="00713FC6"/>
    <w:rsid w:val="007147E7"/>
    <w:rsid w:val="00714860"/>
    <w:rsid w:val="007148E2"/>
    <w:rsid w:val="00714D2B"/>
    <w:rsid w:val="00716836"/>
    <w:rsid w:val="00716CE1"/>
    <w:rsid w:val="007173AB"/>
    <w:rsid w:val="007205AF"/>
    <w:rsid w:val="00721683"/>
    <w:rsid w:val="00722DDB"/>
    <w:rsid w:val="00724AEF"/>
    <w:rsid w:val="00724C1F"/>
    <w:rsid w:val="007260FB"/>
    <w:rsid w:val="00727D22"/>
    <w:rsid w:val="00727E0E"/>
    <w:rsid w:val="00730B23"/>
    <w:rsid w:val="0073122F"/>
    <w:rsid w:val="0073174E"/>
    <w:rsid w:val="00731791"/>
    <w:rsid w:val="00731EB2"/>
    <w:rsid w:val="00732BC9"/>
    <w:rsid w:val="00733B77"/>
    <w:rsid w:val="00733F6A"/>
    <w:rsid w:val="0073403C"/>
    <w:rsid w:val="00734244"/>
    <w:rsid w:val="00735523"/>
    <w:rsid w:val="00736077"/>
    <w:rsid w:val="00736109"/>
    <w:rsid w:val="00736524"/>
    <w:rsid w:val="00740BB8"/>
    <w:rsid w:val="00741392"/>
    <w:rsid w:val="00741718"/>
    <w:rsid w:val="007418E1"/>
    <w:rsid w:val="00741F0D"/>
    <w:rsid w:val="00742BE3"/>
    <w:rsid w:val="00743358"/>
    <w:rsid w:val="00744178"/>
    <w:rsid w:val="0074450F"/>
    <w:rsid w:val="007449D0"/>
    <w:rsid w:val="007451F4"/>
    <w:rsid w:val="00745328"/>
    <w:rsid w:val="00745364"/>
    <w:rsid w:val="00747826"/>
    <w:rsid w:val="00750FFF"/>
    <w:rsid w:val="00751C26"/>
    <w:rsid w:val="00752B96"/>
    <w:rsid w:val="007531E6"/>
    <w:rsid w:val="00753A9E"/>
    <w:rsid w:val="00753DC4"/>
    <w:rsid w:val="00754396"/>
    <w:rsid w:val="007570AF"/>
    <w:rsid w:val="007570BC"/>
    <w:rsid w:val="0075745D"/>
    <w:rsid w:val="00757C58"/>
    <w:rsid w:val="00760787"/>
    <w:rsid w:val="00760B00"/>
    <w:rsid w:val="00760D84"/>
    <w:rsid w:val="00761601"/>
    <w:rsid w:val="007628ED"/>
    <w:rsid w:val="00762EB3"/>
    <w:rsid w:val="00763473"/>
    <w:rsid w:val="00763B3D"/>
    <w:rsid w:val="00764D09"/>
    <w:rsid w:val="00764EBC"/>
    <w:rsid w:val="00765024"/>
    <w:rsid w:val="0076541D"/>
    <w:rsid w:val="00765AE2"/>
    <w:rsid w:val="00765BFC"/>
    <w:rsid w:val="007663EA"/>
    <w:rsid w:val="007669EB"/>
    <w:rsid w:val="007679E9"/>
    <w:rsid w:val="007728B5"/>
    <w:rsid w:val="00773035"/>
    <w:rsid w:val="00774194"/>
    <w:rsid w:val="00774486"/>
    <w:rsid w:val="00774E9D"/>
    <w:rsid w:val="007755BE"/>
    <w:rsid w:val="00775D28"/>
    <w:rsid w:val="007774C1"/>
    <w:rsid w:val="007779F8"/>
    <w:rsid w:val="0078007E"/>
    <w:rsid w:val="00780821"/>
    <w:rsid w:val="007808EB"/>
    <w:rsid w:val="00781196"/>
    <w:rsid w:val="00781297"/>
    <w:rsid w:val="00781EFE"/>
    <w:rsid w:val="00785490"/>
    <w:rsid w:val="00785BB0"/>
    <w:rsid w:val="00786121"/>
    <w:rsid w:val="00786927"/>
    <w:rsid w:val="00787E36"/>
    <w:rsid w:val="00790EB1"/>
    <w:rsid w:val="007919B5"/>
    <w:rsid w:val="00791B25"/>
    <w:rsid w:val="007923E5"/>
    <w:rsid w:val="0079344B"/>
    <w:rsid w:val="00793A3D"/>
    <w:rsid w:val="00793D1A"/>
    <w:rsid w:val="00793F00"/>
    <w:rsid w:val="007947AA"/>
    <w:rsid w:val="0079532C"/>
    <w:rsid w:val="007957AE"/>
    <w:rsid w:val="007964FC"/>
    <w:rsid w:val="007973C5"/>
    <w:rsid w:val="007A0223"/>
    <w:rsid w:val="007A099D"/>
    <w:rsid w:val="007A0E01"/>
    <w:rsid w:val="007A14A7"/>
    <w:rsid w:val="007A1A34"/>
    <w:rsid w:val="007A1DF4"/>
    <w:rsid w:val="007A2811"/>
    <w:rsid w:val="007A2905"/>
    <w:rsid w:val="007A29A6"/>
    <w:rsid w:val="007A3122"/>
    <w:rsid w:val="007A3F31"/>
    <w:rsid w:val="007A466D"/>
    <w:rsid w:val="007A4B07"/>
    <w:rsid w:val="007A5A0B"/>
    <w:rsid w:val="007A7019"/>
    <w:rsid w:val="007A711D"/>
    <w:rsid w:val="007B0EBC"/>
    <w:rsid w:val="007B0FAA"/>
    <w:rsid w:val="007B165E"/>
    <w:rsid w:val="007B210D"/>
    <w:rsid w:val="007B33B5"/>
    <w:rsid w:val="007B3E2F"/>
    <w:rsid w:val="007B474C"/>
    <w:rsid w:val="007B4808"/>
    <w:rsid w:val="007B49D8"/>
    <w:rsid w:val="007B4BE0"/>
    <w:rsid w:val="007B4E47"/>
    <w:rsid w:val="007B5E00"/>
    <w:rsid w:val="007C087D"/>
    <w:rsid w:val="007C274C"/>
    <w:rsid w:val="007C2826"/>
    <w:rsid w:val="007C2BED"/>
    <w:rsid w:val="007C2C3D"/>
    <w:rsid w:val="007C479E"/>
    <w:rsid w:val="007C4B26"/>
    <w:rsid w:val="007C4EC7"/>
    <w:rsid w:val="007C5432"/>
    <w:rsid w:val="007C7E6F"/>
    <w:rsid w:val="007D0983"/>
    <w:rsid w:val="007D0AA3"/>
    <w:rsid w:val="007D1CB8"/>
    <w:rsid w:val="007D21E2"/>
    <w:rsid w:val="007D269D"/>
    <w:rsid w:val="007D2778"/>
    <w:rsid w:val="007D2E4B"/>
    <w:rsid w:val="007D3BD6"/>
    <w:rsid w:val="007D3E2A"/>
    <w:rsid w:val="007D4020"/>
    <w:rsid w:val="007D4178"/>
    <w:rsid w:val="007D43F2"/>
    <w:rsid w:val="007D43FB"/>
    <w:rsid w:val="007D4C5B"/>
    <w:rsid w:val="007D5701"/>
    <w:rsid w:val="007D5BA4"/>
    <w:rsid w:val="007D5FC3"/>
    <w:rsid w:val="007D6427"/>
    <w:rsid w:val="007D719D"/>
    <w:rsid w:val="007E0582"/>
    <w:rsid w:val="007E1109"/>
    <w:rsid w:val="007E185A"/>
    <w:rsid w:val="007E1B1A"/>
    <w:rsid w:val="007E1F2E"/>
    <w:rsid w:val="007E41E4"/>
    <w:rsid w:val="007E59FF"/>
    <w:rsid w:val="007E5E9C"/>
    <w:rsid w:val="007E5F0E"/>
    <w:rsid w:val="007F054D"/>
    <w:rsid w:val="007F0DA4"/>
    <w:rsid w:val="007F1823"/>
    <w:rsid w:val="007F1EA4"/>
    <w:rsid w:val="007F447B"/>
    <w:rsid w:val="007F4581"/>
    <w:rsid w:val="007F477B"/>
    <w:rsid w:val="007F5E07"/>
    <w:rsid w:val="007F652A"/>
    <w:rsid w:val="007F6709"/>
    <w:rsid w:val="007F6ADB"/>
    <w:rsid w:val="007F7B8E"/>
    <w:rsid w:val="008001F5"/>
    <w:rsid w:val="008002FC"/>
    <w:rsid w:val="00801C1A"/>
    <w:rsid w:val="008020B7"/>
    <w:rsid w:val="0080414A"/>
    <w:rsid w:val="00804864"/>
    <w:rsid w:val="008052C7"/>
    <w:rsid w:val="00805B6F"/>
    <w:rsid w:val="00806162"/>
    <w:rsid w:val="00806662"/>
    <w:rsid w:val="008073C0"/>
    <w:rsid w:val="00810307"/>
    <w:rsid w:val="00810448"/>
    <w:rsid w:val="00810B98"/>
    <w:rsid w:val="008111A4"/>
    <w:rsid w:val="00813932"/>
    <w:rsid w:val="00813E3E"/>
    <w:rsid w:val="0081438B"/>
    <w:rsid w:val="00814B81"/>
    <w:rsid w:val="008150F9"/>
    <w:rsid w:val="00815960"/>
    <w:rsid w:val="00815EA3"/>
    <w:rsid w:val="00816026"/>
    <w:rsid w:val="0081780F"/>
    <w:rsid w:val="0082048F"/>
    <w:rsid w:val="00820491"/>
    <w:rsid w:val="00820770"/>
    <w:rsid w:val="008226C9"/>
    <w:rsid w:val="0082749F"/>
    <w:rsid w:val="00830794"/>
    <w:rsid w:val="00830929"/>
    <w:rsid w:val="0083135F"/>
    <w:rsid w:val="00831B39"/>
    <w:rsid w:val="008321B1"/>
    <w:rsid w:val="00833DAD"/>
    <w:rsid w:val="00835200"/>
    <w:rsid w:val="00835386"/>
    <w:rsid w:val="0083557E"/>
    <w:rsid w:val="00836642"/>
    <w:rsid w:val="00841957"/>
    <w:rsid w:val="008419F6"/>
    <w:rsid w:val="00844269"/>
    <w:rsid w:val="0084495A"/>
    <w:rsid w:val="00844F00"/>
    <w:rsid w:val="008455CC"/>
    <w:rsid w:val="00845E65"/>
    <w:rsid w:val="008464A3"/>
    <w:rsid w:val="00846F01"/>
    <w:rsid w:val="00850B49"/>
    <w:rsid w:val="00851664"/>
    <w:rsid w:val="00851A34"/>
    <w:rsid w:val="00851FEE"/>
    <w:rsid w:val="008524EE"/>
    <w:rsid w:val="008531E3"/>
    <w:rsid w:val="0085368D"/>
    <w:rsid w:val="00853AB3"/>
    <w:rsid w:val="00853B3B"/>
    <w:rsid w:val="00855619"/>
    <w:rsid w:val="00855996"/>
    <w:rsid w:val="00855A72"/>
    <w:rsid w:val="00856116"/>
    <w:rsid w:val="008565E9"/>
    <w:rsid w:val="0085667D"/>
    <w:rsid w:val="00856F0D"/>
    <w:rsid w:val="00856FAD"/>
    <w:rsid w:val="0085722E"/>
    <w:rsid w:val="00857FB4"/>
    <w:rsid w:val="00860280"/>
    <w:rsid w:val="00860B0F"/>
    <w:rsid w:val="00861096"/>
    <w:rsid w:val="00861F3B"/>
    <w:rsid w:val="00862455"/>
    <w:rsid w:val="008640C9"/>
    <w:rsid w:val="008641DD"/>
    <w:rsid w:val="00864994"/>
    <w:rsid w:val="00865358"/>
    <w:rsid w:val="00865611"/>
    <w:rsid w:val="0086662E"/>
    <w:rsid w:val="0086726E"/>
    <w:rsid w:val="008677D9"/>
    <w:rsid w:val="00867CE2"/>
    <w:rsid w:val="00870E8D"/>
    <w:rsid w:val="008713BF"/>
    <w:rsid w:val="00871913"/>
    <w:rsid w:val="00871C56"/>
    <w:rsid w:val="008722FF"/>
    <w:rsid w:val="008732D6"/>
    <w:rsid w:val="00873784"/>
    <w:rsid w:val="008745FD"/>
    <w:rsid w:val="008749AA"/>
    <w:rsid w:val="00874F10"/>
    <w:rsid w:val="00874F71"/>
    <w:rsid w:val="008754B5"/>
    <w:rsid w:val="00875D37"/>
    <w:rsid w:val="008774CE"/>
    <w:rsid w:val="00877F62"/>
    <w:rsid w:val="00881267"/>
    <w:rsid w:val="00881840"/>
    <w:rsid w:val="00882A68"/>
    <w:rsid w:val="00883689"/>
    <w:rsid w:val="00884B79"/>
    <w:rsid w:val="0088549C"/>
    <w:rsid w:val="0088568C"/>
    <w:rsid w:val="00885809"/>
    <w:rsid w:val="00887CA3"/>
    <w:rsid w:val="008910F5"/>
    <w:rsid w:val="00891C95"/>
    <w:rsid w:val="00891F59"/>
    <w:rsid w:val="008923A9"/>
    <w:rsid w:val="008925FF"/>
    <w:rsid w:val="008930ED"/>
    <w:rsid w:val="008939BE"/>
    <w:rsid w:val="00893B98"/>
    <w:rsid w:val="0089545E"/>
    <w:rsid w:val="0089599A"/>
    <w:rsid w:val="00895DF2"/>
    <w:rsid w:val="008964E9"/>
    <w:rsid w:val="0089696A"/>
    <w:rsid w:val="008976DE"/>
    <w:rsid w:val="0089786B"/>
    <w:rsid w:val="0089799C"/>
    <w:rsid w:val="008A0521"/>
    <w:rsid w:val="008A0A4B"/>
    <w:rsid w:val="008A1054"/>
    <w:rsid w:val="008A150F"/>
    <w:rsid w:val="008A1F1C"/>
    <w:rsid w:val="008A1F40"/>
    <w:rsid w:val="008A2A42"/>
    <w:rsid w:val="008A3FF9"/>
    <w:rsid w:val="008A40D9"/>
    <w:rsid w:val="008A437A"/>
    <w:rsid w:val="008A476E"/>
    <w:rsid w:val="008A49F2"/>
    <w:rsid w:val="008A54DF"/>
    <w:rsid w:val="008A62B7"/>
    <w:rsid w:val="008A6AEA"/>
    <w:rsid w:val="008A763F"/>
    <w:rsid w:val="008A7D82"/>
    <w:rsid w:val="008B00F4"/>
    <w:rsid w:val="008B0261"/>
    <w:rsid w:val="008B0D33"/>
    <w:rsid w:val="008B255E"/>
    <w:rsid w:val="008B2752"/>
    <w:rsid w:val="008B28C9"/>
    <w:rsid w:val="008B32EB"/>
    <w:rsid w:val="008B5110"/>
    <w:rsid w:val="008B5840"/>
    <w:rsid w:val="008B5F3A"/>
    <w:rsid w:val="008B6174"/>
    <w:rsid w:val="008B691E"/>
    <w:rsid w:val="008B6D19"/>
    <w:rsid w:val="008B79F8"/>
    <w:rsid w:val="008C1187"/>
    <w:rsid w:val="008C3931"/>
    <w:rsid w:val="008C4E17"/>
    <w:rsid w:val="008C5139"/>
    <w:rsid w:val="008C5597"/>
    <w:rsid w:val="008C5C82"/>
    <w:rsid w:val="008C6BBA"/>
    <w:rsid w:val="008C6FE6"/>
    <w:rsid w:val="008C7839"/>
    <w:rsid w:val="008C7E4F"/>
    <w:rsid w:val="008D0114"/>
    <w:rsid w:val="008D01FE"/>
    <w:rsid w:val="008D0684"/>
    <w:rsid w:val="008D0936"/>
    <w:rsid w:val="008D0B0E"/>
    <w:rsid w:val="008D0F7E"/>
    <w:rsid w:val="008D1FBA"/>
    <w:rsid w:val="008D2162"/>
    <w:rsid w:val="008D2498"/>
    <w:rsid w:val="008D24E3"/>
    <w:rsid w:val="008D2EB3"/>
    <w:rsid w:val="008D3AB3"/>
    <w:rsid w:val="008D4085"/>
    <w:rsid w:val="008D4109"/>
    <w:rsid w:val="008D467F"/>
    <w:rsid w:val="008D4DA4"/>
    <w:rsid w:val="008D5954"/>
    <w:rsid w:val="008D5E15"/>
    <w:rsid w:val="008D62C1"/>
    <w:rsid w:val="008E034D"/>
    <w:rsid w:val="008E07C7"/>
    <w:rsid w:val="008E0BB4"/>
    <w:rsid w:val="008E1130"/>
    <w:rsid w:val="008E16D6"/>
    <w:rsid w:val="008E17FF"/>
    <w:rsid w:val="008E1F43"/>
    <w:rsid w:val="008E298B"/>
    <w:rsid w:val="008E4249"/>
    <w:rsid w:val="008E4D6F"/>
    <w:rsid w:val="008E4DBF"/>
    <w:rsid w:val="008E5222"/>
    <w:rsid w:val="008E560C"/>
    <w:rsid w:val="008E5B56"/>
    <w:rsid w:val="008E5C33"/>
    <w:rsid w:val="008E64D5"/>
    <w:rsid w:val="008E64D7"/>
    <w:rsid w:val="008E72E9"/>
    <w:rsid w:val="008F027F"/>
    <w:rsid w:val="008F1695"/>
    <w:rsid w:val="008F173E"/>
    <w:rsid w:val="008F18A8"/>
    <w:rsid w:val="008F1A3D"/>
    <w:rsid w:val="008F27F1"/>
    <w:rsid w:val="008F2BBC"/>
    <w:rsid w:val="008F301F"/>
    <w:rsid w:val="008F37DB"/>
    <w:rsid w:val="008F4E7C"/>
    <w:rsid w:val="008F6209"/>
    <w:rsid w:val="008F63BF"/>
    <w:rsid w:val="008F63D3"/>
    <w:rsid w:val="00900075"/>
    <w:rsid w:val="00900428"/>
    <w:rsid w:val="00900921"/>
    <w:rsid w:val="00901E14"/>
    <w:rsid w:val="00902506"/>
    <w:rsid w:val="0090295D"/>
    <w:rsid w:val="00902B71"/>
    <w:rsid w:val="00902D1D"/>
    <w:rsid w:val="00903A31"/>
    <w:rsid w:val="00903C57"/>
    <w:rsid w:val="0090447F"/>
    <w:rsid w:val="00905CE5"/>
    <w:rsid w:val="00910148"/>
    <w:rsid w:val="00910193"/>
    <w:rsid w:val="00911262"/>
    <w:rsid w:val="009113AD"/>
    <w:rsid w:val="009115FF"/>
    <w:rsid w:val="0091261E"/>
    <w:rsid w:val="00912F80"/>
    <w:rsid w:val="009143BD"/>
    <w:rsid w:val="00914C7B"/>
    <w:rsid w:val="00915FF5"/>
    <w:rsid w:val="009169F8"/>
    <w:rsid w:val="00916B39"/>
    <w:rsid w:val="00917873"/>
    <w:rsid w:val="009203A0"/>
    <w:rsid w:val="00920B65"/>
    <w:rsid w:val="009212C5"/>
    <w:rsid w:val="009214D5"/>
    <w:rsid w:val="00921F7F"/>
    <w:rsid w:val="00926CDE"/>
    <w:rsid w:val="0093051E"/>
    <w:rsid w:val="00930962"/>
    <w:rsid w:val="00930CD4"/>
    <w:rsid w:val="009317BA"/>
    <w:rsid w:val="009329ED"/>
    <w:rsid w:val="00932BB6"/>
    <w:rsid w:val="00932F56"/>
    <w:rsid w:val="00933609"/>
    <w:rsid w:val="00933AE6"/>
    <w:rsid w:val="00933D83"/>
    <w:rsid w:val="00933FC2"/>
    <w:rsid w:val="009351A0"/>
    <w:rsid w:val="00935650"/>
    <w:rsid w:val="00935764"/>
    <w:rsid w:val="00935F9C"/>
    <w:rsid w:val="0093638C"/>
    <w:rsid w:val="00937596"/>
    <w:rsid w:val="00937EBF"/>
    <w:rsid w:val="009406AF"/>
    <w:rsid w:val="00940F06"/>
    <w:rsid w:val="0094131E"/>
    <w:rsid w:val="00942040"/>
    <w:rsid w:val="00942138"/>
    <w:rsid w:val="00942631"/>
    <w:rsid w:val="009429B0"/>
    <w:rsid w:val="00942A21"/>
    <w:rsid w:val="00942A6A"/>
    <w:rsid w:val="00944084"/>
    <w:rsid w:val="009470F3"/>
    <w:rsid w:val="00947640"/>
    <w:rsid w:val="009515A4"/>
    <w:rsid w:val="0095187D"/>
    <w:rsid w:val="00952171"/>
    <w:rsid w:val="0095284B"/>
    <w:rsid w:val="009533B8"/>
    <w:rsid w:val="00953D73"/>
    <w:rsid w:val="00953F02"/>
    <w:rsid w:val="0095411C"/>
    <w:rsid w:val="0095530B"/>
    <w:rsid w:val="00955526"/>
    <w:rsid w:val="009571E7"/>
    <w:rsid w:val="00957855"/>
    <w:rsid w:val="00957D2B"/>
    <w:rsid w:val="0096138D"/>
    <w:rsid w:val="0096200E"/>
    <w:rsid w:val="0096313F"/>
    <w:rsid w:val="009635CB"/>
    <w:rsid w:val="009636CA"/>
    <w:rsid w:val="00963D54"/>
    <w:rsid w:val="009650F9"/>
    <w:rsid w:val="00966CFC"/>
    <w:rsid w:val="00967409"/>
    <w:rsid w:val="009679CA"/>
    <w:rsid w:val="009679D2"/>
    <w:rsid w:val="0097037F"/>
    <w:rsid w:val="00970650"/>
    <w:rsid w:val="00971799"/>
    <w:rsid w:val="00973D72"/>
    <w:rsid w:val="00973E32"/>
    <w:rsid w:val="0097406B"/>
    <w:rsid w:val="00974CB0"/>
    <w:rsid w:val="00975298"/>
    <w:rsid w:val="009756C9"/>
    <w:rsid w:val="00975851"/>
    <w:rsid w:val="00975974"/>
    <w:rsid w:val="00976D35"/>
    <w:rsid w:val="00976F27"/>
    <w:rsid w:val="00980081"/>
    <w:rsid w:val="009802F8"/>
    <w:rsid w:val="009806D9"/>
    <w:rsid w:val="009806E8"/>
    <w:rsid w:val="009813F4"/>
    <w:rsid w:val="00982350"/>
    <w:rsid w:val="00982D5A"/>
    <w:rsid w:val="00982E8C"/>
    <w:rsid w:val="00984282"/>
    <w:rsid w:val="009842B8"/>
    <w:rsid w:val="00984979"/>
    <w:rsid w:val="00984982"/>
    <w:rsid w:val="00984F4B"/>
    <w:rsid w:val="00987238"/>
    <w:rsid w:val="0099028E"/>
    <w:rsid w:val="0099065B"/>
    <w:rsid w:val="0099297C"/>
    <w:rsid w:val="00992A28"/>
    <w:rsid w:val="00993C81"/>
    <w:rsid w:val="009949B6"/>
    <w:rsid w:val="009954CC"/>
    <w:rsid w:val="00995523"/>
    <w:rsid w:val="00996A26"/>
    <w:rsid w:val="00996C7C"/>
    <w:rsid w:val="009976C3"/>
    <w:rsid w:val="00997EA3"/>
    <w:rsid w:val="009A0DA7"/>
    <w:rsid w:val="009A17C7"/>
    <w:rsid w:val="009A1911"/>
    <w:rsid w:val="009A2252"/>
    <w:rsid w:val="009A2D53"/>
    <w:rsid w:val="009A36E9"/>
    <w:rsid w:val="009A39D4"/>
    <w:rsid w:val="009A4282"/>
    <w:rsid w:val="009A60F6"/>
    <w:rsid w:val="009A77D5"/>
    <w:rsid w:val="009B0E7D"/>
    <w:rsid w:val="009B1097"/>
    <w:rsid w:val="009B16A2"/>
    <w:rsid w:val="009B1CF9"/>
    <w:rsid w:val="009B2147"/>
    <w:rsid w:val="009B250F"/>
    <w:rsid w:val="009B2594"/>
    <w:rsid w:val="009B363C"/>
    <w:rsid w:val="009B3739"/>
    <w:rsid w:val="009B4557"/>
    <w:rsid w:val="009B4C6B"/>
    <w:rsid w:val="009B4F7D"/>
    <w:rsid w:val="009B50F5"/>
    <w:rsid w:val="009B57E4"/>
    <w:rsid w:val="009B72B4"/>
    <w:rsid w:val="009B767E"/>
    <w:rsid w:val="009B7E85"/>
    <w:rsid w:val="009C034C"/>
    <w:rsid w:val="009C16F2"/>
    <w:rsid w:val="009C1AF8"/>
    <w:rsid w:val="009C2EF0"/>
    <w:rsid w:val="009C3B7E"/>
    <w:rsid w:val="009C4E5D"/>
    <w:rsid w:val="009C5EE4"/>
    <w:rsid w:val="009C639C"/>
    <w:rsid w:val="009C655D"/>
    <w:rsid w:val="009C6661"/>
    <w:rsid w:val="009C6A1C"/>
    <w:rsid w:val="009C700E"/>
    <w:rsid w:val="009D067F"/>
    <w:rsid w:val="009D0C1F"/>
    <w:rsid w:val="009D1A9A"/>
    <w:rsid w:val="009D1C06"/>
    <w:rsid w:val="009D21AB"/>
    <w:rsid w:val="009D24D0"/>
    <w:rsid w:val="009D2AFB"/>
    <w:rsid w:val="009D4C42"/>
    <w:rsid w:val="009D55C4"/>
    <w:rsid w:val="009D58A1"/>
    <w:rsid w:val="009D6A8A"/>
    <w:rsid w:val="009D6C4A"/>
    <w:rsid w:val="009E0C0E"/>
    <w:rsid w:val="009E0E7B"/>
    <w:rsid w:val="009E1003"/>
    <w:rsid w:val="009E123D"/>
    <w:rsid w:val="009E14CB"/>
    <w:rsid w:val="009E1BCC"/>
    <w:rsid w:val="009E1EE6"/>
    <w:rsid w:val="009E24AC"/>
    <w:rsid w:val="009E2A69"/>
    <w:rsid w:val="009E4E29"/>
    <w:rsid w:val="009E4E63"/>
    <w:rsid w:val="009E52BC"/>
    <w:rsid w:val="009E5642"/>
    <w:rsid w:val="009E58D3"/>
    <w:rsid w:val="009E64E9"/>
    <w:rsid w:val="009E6E42"/>
    <w:rsid w:val="009E7631"/>
    <w:rsid w:val="009F01CF"/>
    <w:rsid w:val="009F0B5F"/>
    <w:rsid w:val="009F1532"/>
    <w:rsid w:val="009F1A0D"/>
    <w:rsid w:val="009F2358"/>
    <w:rsid w:val="009F2ABB"/>
    <w:rsid w:val="009F2E92"/>
    <w:rsid w:val="009F30C3"/>
    <w:rsid w:val="009F476A"/>
    <w:rsid w:val="009F4E7B"/>
    <w:rsid w:val="009F5CBE"/>
    <w:rsid w:val="009F5D4E"/>
    <w:rsid w:val="00A0026E"/>
    <w:rsid w:val="00A00890"/>
    <w:rsid w:val="00A0269E"/>
    <w:rsid w:val="00A0311D"/>
    <w:rsid w:val="00A0370D"/>
    <w:rsid w:val="00A03A24"/>
    <w:rsid w:val="00A0457E"/>
    <w:rsid w:val="00A04C06"/>
    <w:rsid w:val="00A04E7F"/>
    <w:rsid w:val="00A05161"/>
    <w:rsid w:val="00A06438"/>
    <w:rsid w:val="00A06FA6"/>
    <w:rsid w:val="00A07ECF"/>
    <w:rsid w:val="00A107B6"/>
    <w:rsid w:val="00A11683"/>
    <w:rsid w:val="00A11A7C"/>
    <w:rsid w:val="00A121EE"/>
    <w:rsid w:val="00A122B2"/>
    <w:rsid w:val="00A1287A"/>
    <w:rsid w:val="00A12B63"/>
    <w:rsid w:val="00A12BF2"/>
    <w:rsid w:val="00A16B33"/>
    <w:rsid w:val="00A1750F"/>
    <w:rsid w:val="00A17772"/>
    <w:rsid w:val="00A17A3A"/>
    <w:rsid w:val="00A205D3"/>
    <w:rsid w:val="00A206B5"/>
    <w:rsid w:val="00A21442"/>
    <w:rsid w:val="00A21F7F"/>
    <w:rsid w:val="00A22F9C"/>
    <w:rsid w:val="00A2349C"/>
    <w:rsid w:val="00A2434B"/>
    <w:rsid w:val="00A24491"/>
    <w:rsid w:val="00A2471C"/>
    <w:rsid w:val="00A24DD3"/>
    <w:rsid w:val="00A24FBA"/>
    <w:rsid w:val="00A260F3"/>
    <w:rsid w:val="00A30C64"/>
    <w:rsid w:val="00A3183F"/>
    <w:rsid w:val="00A322F9"/>
    <w:rsid w:val="00A323F5"/>
    <w:rsid w:val="00A3255F"/>
    <w:rsid w:val="00A330CC"/>
    <w:rsid w:val="00A3329E"/>
    <w:rsid w:val="00A339FF"/>
    <w:rsid w:val="00A353F2"/>
    <w:rsid w:val="00A36C56"/>
    <w:rsid w:val="00A37640"/>
    <w:rsid w:val="00A37D87"/>
    <w:rsid w:val="00A411AC"/>
    <w:rsid w:val="00A4138B"/>
    <w:rsid w:val="00A41D07"/>
    <w:rsid w:val="00A42058"/>
    <w:rsid w:val="00A4291C"/>
    <w:rsid w:val="00A43465"/>
    <w:rsid w:val="00A43C3B"/>
    <w:rsid w:val="00A44F6E"/>
    <w:rsid w:val="00A456A0"/>
    <w:rsid w:val="00A45D1A"/>
    <w:rsid w:val="00A45D5B"/>
    <w:rsid w:val="00A46D16"/>
    <w:rsid w:val="00A47793"/>
    <w:rsid w:val="00A47A68"/>
    <w:rsid w:val="00A50707"/>
    <w:rsid w:val="00A51382"/>
    <w:rsid w:val="00A515EF"/>
    <w:rsid w:val="00A51746"/>
    <w:rsid w:val="00A5190D"/>
    <w:rsid w:val="00A51976"/>
    <w:rsid w:val="00A51E36"/>
    <w:rsid w:val="00A52408"/>
    <w:rsid w:val="00A52632"/>
    <w:rsid w:val="00A56173"/>
    <w:rsid w:val="00A56F98"/>
    <w:rsid w:val="00A56FE3"/>
    <w:rsid w:val="00A605AA"/>
    <w:rsid w:val="00A62330"/>
    <w:rsid w:val="00A62C8D"/>
    <w:rsid w:val="00A637A9"/>
    <w:rsid w:val="00A63C5E"/>
    <w:rsid w:val="00A63EE4"/>
    <w:rsid w:val="00A647F2"/>
    <w:rsid w:val="00A66DC2"/>
    <w:rsid w:val="00A66E66"/>
    <w:rsid w:val="00A713D5"/>
    <w:rsid w:val="00A717D4"/>
    <w:rsid w:val="00A726FB"/>
    <w:rsid w:val="00A72DB9"/>
    <w:rsid w:val="00A72E07"/>
    <w:rsid w:val="00A73CD4"/>
    <w:rsid w:val="00A741C5"/>
    <w:rsid w:val="00A76D1C"/>
    <w:rsid w:val="00A7711F"/>
    <w:rsid w:val="00A77675"/>
    <w:rsid w:val="00A77C14"/>
    <w:rsid w:val="00A802D6"/>
    <w:rsid w:val="00A80AE4"/>
    <w:rsid w:val="00A80D64"/>
    <w:rsid w:val="00A81F29"/>
    <w:rsid w:val="00A820B8"/>
    <w:rsid w:val="00A83629"/>
    <w:rsid w:val="00A83DFE"/>
    <w:rsid w:val="00A8407D"/>
    <w:rsid w:val="00A8527C"/>
    <w:rsid w:val="00A85625"/>
    <w:rsid w:val="00A85EF6"/>
    <w:rsid w:val="00A869AE"/>
    <w:rsid w:val="00A87A11"/>
    <w:rsid w:val="00A90230"/>
    <w:rsid w:val="00A90283"/>
    <w:rsid w:val="00A90790"/>
    <w:rsid w:val="00A90E29"/>
    <w:rsid w:val="00A90FA9"/>
    <w:rsid w:val="00A917BB"/>
    <w:rsid w:val="00A92632"/>
    <w:rsid w:val="00A94B80"/>
    <w:rsid w:val="00A95506"/>
    <w:rsid w:val="00A95579"/>
    <w:rsid w:val="00A9581E"/>
    <w:rsid w:val="00A96128"/>
    <w:rsid w:val="00A96317"/>
    <w:rsid w:val="00A96A84"/>
    <w:rsid w:val="00A97B37"/>
    <w:rsid w:val="00A97F0A"/>
    <w:rsid w:val="00AA0024"/>
    <w:rsid w:val="00AA0EB0"/>
    <w:rsid w:val="00AA1BA5"/>
    <w:rsid w:val="00AA2222"/>
    <w:rsid w:val="00AA2CAA"/>
    <w:rsid w:val="00AA3158"/>
    <w:rsid w:val="00AA3C23"/>
    <w:rsid w:val="00AA3D60"/>
    <w:rsid w:val="00AA4C14"/>
    <w:rsid w:val="00AA4F04"/>
    <w:rsid w:val="00AA5615"/>
    <w:rsid w:val="00AA5AB0"/>
    <w:rsid w:val="00AA683F"/>
    <w:rsid w:val="00AA6C16"/>
    <w:rsid w:val="00AA7D65"/>
    <w:rsid w:val="00AA7EC4"/>
    <w:rsid w:val="00AB0674"/>
    <w:rsid w:val="00AB14E7"/>
    <w:rsid w:val="00AB2B32"/>
    <w:rsid w:val="00AB3DDE"/>
    <w:rsid w:val="00AB49B1"/>
    <w:rsid w:val="00AB5183"/>
    <w:rsid w:val="00AB5916"/>
    <w:rsid w:val="00AB716B"/>
    <w:rsid w:val="00AC1E34"/>
    <w:rsid w:val="00AC2C89"/>
    <w:rsid w:val="00AC34D2"/>
    <w:rsid w:val="00AC3E7F"/>
    <w:rsid w:val="00AC4328"/>
    <w:rsid w:val="00AC4548"/>
    <w:rsid w:val="00AC59DC"/>
    <w:rsid w:val="00AC62B8"/>
    <w:rsid w:val="00AC7924"/>
    <w:rsid w:val="00AD1EBA"/>
    <w:rsid w:val="00AD2CD3"/>
    <w:rsid w:val="00AD3871"/>
    <w:rsid w:val="00AD3B09"/>
    <w:rsid w:val="00AD3B7E"/>
    <w:rsid w:val="00AD418F"/>
    <w:rsid w:val="00AD44F2"/>
    <w:rsid w:val="00AD49FF"/>
    <w:rsid w:val="00AD4B81"/>
    <w:rsid w:val="00AD4E1B"/>
    <w:rsid w:val="00AD5627"/>
    <w:rsid w:val="00AD60C3"/>
    <w:rsid w:val="00AD79F4"/>
    <w:rsid w:val="00AE07EF"/>
    <w:rsid w:val="00AE1B8A"/>
    <w:rsid w:val="00AE2EFF"/>
    <w:rsid w:val="00AE3F75"/>
    <w:rsid w:val="00AE435B"/>
    <w:rsid w:val="00AE440B"/>
    <w:rsid w:val="00AE5522"/>
    <w:rsid w:val="00AE5A5B"/>
    <w:rsid w:val="00AE6B59"/>
    <w:rsid w:val="00AF003F"/>
    <w:rsid w:val="00AF054E"/>
    <w:rsid w:val="00AF0B58"/>
    <w:rsid w:val="00AF0F98"/>
    <w:rsid w:val="00AF142D"/>
    <w:rsid w:val="00AF24C8"/>
    <w:rsid w:val="00AF2FC9"/>
    <w:rsid w:val="00AF36ED"/>
    <w:rsid w:val="00AF4735"/>
    <w:rsid w:val="00AF4D1C"/>
    <w:rsid w:val="00AF521A"/>
    <w:rsid w:val="00AF67CA"/>
    <w:rsid w:val="00AF67E1"/>
    <w:rsid w:val="00AF77B2"/>
    <w:rsid w:val="00B00593"/>
    <w:rsid w:val="00B009AC"/>
    <w:rsid w:val="00B016B9"/>
    <w:rsid w:val="00B02DB5"/>
    <w:rsid w:val="00B0523E"/>
    <w:rsid w:val="00B061AD"/>
    <w:rsid w:val="00B064C6"/>
    <w:rsid w:val="00B064EC"/>
    <w:rsid w:val="00B1101B"/>
    <w:rsid w:val="00B11BE1"/>
    <w:rsid w:val="00B12973"/>
    <w:rsid w:val="00B12D48"/>
    <w:rsid w:val="00B13332"/>
    <w:rsid w:val="00B16124"/>
    <w:rsid w:val="00B1695D"/>
    <w:rsid w:val="00B16AF6"/>
    <w:rsid w:val="00B171F2"/>
    <w:rsid w:val="00B17447"/>
    <w:rsid w:val="00B17BA9"/>
    <w:rsid w:val="00B17C5A"/>
    <w:rsid w:val="00B20C2F"/>
    <w:rsid w:val="00B20D00"/>
    <w:rsid w:val="00B22338"/>
    <w:rsid w:val="00B2247D"/>
    <w:rsid w:val="00B226D3"/>
    <w:rsid w:val="00B22888"/>
    <w:rsid w:val="00B22F26"/>
    <w:rsid w:val="00B22FAE"/>
    <w:rsid w:val="00B24502"/>
    <w:rsid w:val="00B259FB"/>
    <w:rsid w:val="00B25F86"/>
    <w:rsid w:val="00B26099"/>
    <w:rsid w:val="00B2737D"/>
    <w:rsid w:val="00B27E6D"/>
    <w:rsid w:val="00B310EC"/>
    <w:rsid w:val="00B319F9"/>
    <w:rsid w:val="00B33805"/>
    <w:rsid w:val="00B34044"/>
    <w:rsid w:val="00B35687"/>
    <w:rsid w:val="00B3576E"/>
    <w:rsid w:val="00B3583E"/>
    <w:rsid w:val="00B36168"/>
    <w:rsid w:val="00B36185"/>
    <w:rsid w:val="00B36B38"/>
    <w:rsid w:val="00B3713D"/>
    <w:rsid w:val="00B40089"/>
    <w:rsid w:val="00B40EC3"/>
    <w:rsid w:val="00B41E7E"/>
    <w:rsid w:val="00B42921"/>
    <w:rsid w:val="00B4375E"/>
    <w:rsid w:val="00B451E0"/>
    <w:rsid w:val="00B464AB"/>
    <w:rsid w:val="00B46C38"/>
    <w:rsid w:val="00B47896"/>
    <w:rsid w:val="00B50588"/>
    <w:rsid w:val="00B50C0A"/>
    <w:rsid w:val="00B50DC1"/>
    <w:rsid w:val="00B5193D"/>
    <w:rsid w:val="00B52566"/>
    <w:rsid w:val="00B526BF"/>
    <w:rsid w:val="00B52A2E"/>
    <w:rsid w:val="00B52BFC"/>
    <w:rsid w:val="00B53EA8"/>
    <w:rsid w:val="00B542DA"/>
    <w:rsid w:val="00B54815"/>
    <w:rsid w:val="00B561BA"/>
    <w:rsid w:val="00B562BA"/>
    <w:rsid w:val="00B569FA"/>
    <w:rsid w:val="00B57140"/>
    <w:rsid w:val="00B60408"/>
    <w:rsid w:val="00B62ACF"/>
    <w:rsid w:val="00B6302F"/>
    <w:rsid w:val="00B632C2"/>
    <w:rsid w:val="00B63950"/>
    <w:rsid w:val="00B641C8"/>
    <w:rsid w:val="00B64DF8"/>
    <w:rsid w:val="00B661E4"/>
    <w:rsid w:val="00B675F0"/>
    <w:rsid w:val="00B677A7"/>
    <w:rsid w:val="00B67EAC"/>
    <w:rsid w:val="00B67FE8"/>
    <w:rsid w:val="00B702B7"/>
    <w:rsid w:val="00B70A20"/>
    <w:rsid w:val="00B712AD"/>
    <w:rsid w:val="00B71497"/>
    <w:rsid w:val="00B714DF"/>
    <w:rsid w:val="00B71512"/>
    <w:rsid w:val="00B71974"/>
    <w:rsid w:val="00B71B76"/>
    <w:rsid w:val="00B74613"/>
    <w:rsid w:val="00B74672"/>
    <w:rsid w:val="00B74B3D"/>
    <w:rsid w:val="00B74F6D"/>
    <w:rsid w:val="00B76371"/>
    <w:rsid w:val="00B7661A"/>
    <w:rsid w:val="00B77483"/>
    <w:rsid w:val="00B77DA1"/>
    <w:rsid w:val="00B80592"/>
    <w:rsid w:val="00B81350"/>
    <w:rsid w:val="00B81BE8"/>
    <w:rsid w:val="00B83AAA"/>
    <w:rsid w:val="00B8411B"/>
    <w:rsid w:val="00B84528"/>
    <w:rsid w:val="00B84CBF"/>
    <w:rsid w:val="00B85177"/>
    <w:rsid w:val="00B856F4"/>
    <w:rsid w:val="00B859BC"/>
    <w:rsid w:val="00B86DEF"/>
    <w:rsid w:val="00B87098"/>
    <w:rsid w:val="00B90814"/>
    <w:rsid w:val="00B91888"/>
    <w:rsid w:val="00B91C4F"/>
    <w:rsid w:val="00B92141"/>
    <w:rsid w:val="00B92884"/>
    <w:rsid w:val="00B9327A"/>
    <w:rsid w:val="00B93341"/>
    <w:rsid w:val="00B94083"/>
    <w:rsid w:val="00B94102"/>
    <w:rsid w:val="00B956FD"/>
    <w:rsid w:val="00B965FC"/>
    <w:rsid w:val="00B96B4A"/>
    <w:rsid w:val="00B96EDE"/>
    <w:rsid w:val="00BA0452"/>
    <w:rsid w:val="00BA0E8D"/>
    <w:rsid w:val="00BA3BD5"/>
    <w:rsid w:val="00BA44C5"/>
    <w:rsid w:val="00BA49F7"/>
    <w:rsid w:val="00BA591C"/>
    <w:rsid w:val="00BA6B0E"/>
    <w:rsid w:val="00BA6F1E"/>
    <w:rsid w:val="00BA7A0C"/>
    <w:rsid w:val="00BA7E50"/>
    <w:rsid w:val="00BB0725"/>
    <w:rsid w:val="00BB131F"/>
    <w:rsid w:val="00BB4851"/>
    <w:rsid w:val="00BB48B6"/>
    <w:rsid w:val="00BB4D36"/>
    <w:rsid w:val="00BB524B"/>
    <w:rsid w:val="00BB570C"/>
    <w:rsid w:val="00BC022F"/>
    <w:rsid w:val="00BC1FAD"/>
    <w:rsid w:val="00BC3963"/>
    <w:rsid w:val="00BC3CF5"/>
    <w:rsid w:val="00BC3E59"/>
    <w:rsid w:val="00BC537A"/>
    <w:rsid w:val="00BC5A3A"/>
    <w:rsid w:val="00BC670F"/>
    <w:rsid w:val="00BC71F3"/>
    <w:rsid w:val="00BC7A53"/>
    <w:rsid w:val="00BC7CCE"/>
    <w:rsid w:val="00BD14CA"/>
    <w:rsid w:val="00BD19E3"/>
    <w:rsid w:val="00BD1C1A"/>
    <w:rsid w:val="00BD369C"/>
    <w:rsid w:val="00BD3E9C"/>
    <w:rsid w:val="00BD50F1"/>
    <w:rsid w:val="00BD57E6"/>
    <w:rsid w:val="00BD590A"/>
    <w:rsid w:val="00BD5A6F"/>
    <w:rsid w:val="00BD5A8C"/>
    <w:rsid w:val="00BD5B5E"/>
    <w:rsid w:val="00BD75A2"/>
    <w:rsid w:val="00BD75F9"/>
    <w:rsid w:val="00BD7BD4"/>
    <w:rsid w:val="00BD7C71"/>
    <w:rsid w:val="00BE0E13"/>
    <w:rsid w:val="00BE1E90"/>
    <w:rsid w:val="00BE2656"/>
    <w:rsid w:val="00BE2E95"/>
    <w:rsid w:val="00BE30C0"/>
    <w:rsid w:val="00BE5C25"/>
    <w:rsid w:val="00BE5D9C"/>
    <w:rsid w:val="00BE66C1"/>
    <w:rsid w:val="00BE74A7"/>
    <w:rsid w:val="00BF2002"/>
    <w:rsid w:val="00BF2856"/>
    <w:rsid w:val="00BF2AA0"/>
    <w:rsid w:val="00BF2FA8"/>
    <w:rsid w:val="00BF417C"/>
    <w:rsid w:val="00BF509F"/>
    <w:rsid w:val="00BF53F0"/>
    <w:rsid w:val="00BF5861"/>
    <w:rsid w:val="00BF5EA5"/>
    <w:rsid w:val="00BF6F6F"/>
    <w:rsid w:val="00C0071E"/>
    <w:rsid w:val="00C00EEE"/>
    <w:rsid w:val="00C02085"/>
    <w:rsid w:val="00C0260B"/>
    <w:rsid w:val="00C0303F"/>
    <w:rsid w:val="00C034AB"/>
    <w:rsid w:val="00C03537"/>
    <w:rsid w:val="00C03751"/>
    <w:rsid w:val="00C03F61"/>
    <w:rsid w:val="00C045A5"/>
    <w:rsid w:val="00C04A0B"/>
    <w:rsid w:val="00C04B3C"/>
    <w:rsid w:val="00C04F73"/>
    <w:rsid w:val="00C05784"/>
    <w:rsid w:val="00C05CDA"/>
    <w:rsid w:val="00C07568"/>
    <w:rsid w:val="00C0780B"/>
    <w:rsid w:val="00C10C01"/>
    <w:rsid w:val="00C116C0"/>
    <w:rsid w:val="00C12435"/>
    <w:rsid w:val="00C12CE6"/>
    <w:rsid w:val="00C13807"/>
    <w:rsid w:val="00C150D1"/>
    <w:rsid w:val="00C15D71"/>
    <w:rsid w:val="00C2044C"/>
    <w:rsid w:val="00C20A1F"/>
    <w:rsid w:val="00C2157E"/>
    <w:rsid w:val="00C21EBC"/>
    <w:rsid w:val="00C23705"/>
    <w:rsid w:val="00C23C50"/>
    <w:rsid w:val="00C2443F"/>
    <w:rsid w:val="00C247E7"/>
    <w:rsid w:val="00C24EDC"/>
    <w:rsid w:val="00C2501E"/>
    <w:rsid w:val="00C2509B"/>
    <w:rsid w:val="00C25EC8"/>
    <w:rsid w:val="00C26ED1"/>
    <w:rsid w:val="00C27243"/>
    <w:rsid w:val="00C27D64"/>
    <w:rsid w:val="00C27E49"/>
    <w:rsid w:val="00C30085"/>
    <w:rsid w:val="00C302AA"/>
    <w:rsid w:val="00C30596"/>
    <w:rsid w:val="00C30D4C"/>
    <w:rsid w:val="00C30EAD"/>
    <w:rsid w:val="00C32648"/>
    <w:rsid w:val="00C338C5"/>
    <w:rsid w:val="00C33E08"/>
    <w:rsid w:val="00C36375"/>
    <w:rsid w:val="00C37CC0"/>
    <w:rsid w:val="00C41077"/>
    <w:rsid w:val="00C417B2"/>
    <w:rsid w:val="00C42850"/>
    <w:rsid w:val="00C4335D"/>
    <w:rsid w:val="00C434C0"/>
    <w:rsid w:val="00C442B5"/>
    <w:rsid w:val="00C4448A"/>
    <w:rsid w:val="00C44975"/>
    <w:rsid w:val="00C44E2D"/>
    <w:rsid w:val="00C44F6D"/>
    <w:rsid w:val="00C451A2"/>
    <w:rsid w:val="00C45449"/>
    <w:rsid w:val="00C46610"/>
    <w:rsid w:val="00C466DB"/>
    <w:rsid w:val="00C46D92"/>
    <w:rsid w:val="00C476E7"/>
    <w:rsid w:val="00C50729"/>
    <w:rsid w:val="00C50F88"/>
    <w:rsid w:val="00C5132A"/>
    <w:rsid w:val="00C5197E"/>
    <w:rsid w:val="00C527D9"/>
    <w:rsid w:val="00C533F2"/>
    <w:rsid w:val="00C53BBE"/>
    <w:rsid w:val="00C53D79"/>
    <w:rsid w:val="00C53F6C"/>
    <w:rsid w:val="00C56824"/>
    <w:rsid w:val="00C56B1A"/>
    <w:rsid w:val="00C57032"/>
    <w:rsid w:val="00C60351"/>
    <w:rsid w:val="00C60752"/>
    <w:rsid w:val="00C614CC"/>
    <w:rsid w:val="00C6406C"/>
    <w:rsid w:val="00C64231"/>
    <w:rsid w:val="00C65253"/>
    <w:rsid w:val="00C657E4"/>
    <w:rsid w:val="00C65A83"/>
    <w:rsid w:val="00C65AAE"/>
    <w:rsid w:val="00C6707D"/>
    <w:rsid w:val="00C67230"/>
    <w:rsid w:val="00C67C04"/>
    <w:rsid w:val="00C7007F"/>
    <w:rsid w:val="00C702E6"/>
    <w:rsid w:val="00C70B13"/>
    <w:rsid w:val="00C72F38"/>
    <w:rsid w:val="00C72F51"/>
    <w:rsid w:val="00C74AFD"/>
    <w:rsid w:val="00C8246E"/>
    <w:rsid w:val="00C83C99"/>
    <w:rsid w:val="00C84AB6"/>
    <w:rsid w:val="00C8537D"/>
    <w:rsid w:val="00C858BB"/>
    <w:rsid w:val="00C85E83"/>
    <w:rsid w:val="00C86248"/>
    <w:rsid w:val="00C86993"/>
    <w:rsid w:val="00C875DC"/>
    <w:rsid w:val="00C901FF"/>
    <w:rsid w:val="00C90B5D"/>
    <w:rsid w:val="00C90E24"/>
    <w:rsid w:val="00C9103F"/>
    <w:rsid w:val="00C92B34"/>
    <w:rsid w:val="00C92EAD"/>
    <w:rsid w:val="00C93033"/>
    <w:rsid w:val="00C93133"/>
    <w:rsid w:val="00C94257"/>
    <w:rsid w:val="00C95048"/>
    <w:rsid w:val="00C953D2"/>
    <w:rsid w:val="00C958F6"/>
    <w:rsid w:val="00C95A45"/>
    <w:rsid w:val="00C9648E"/>
    <w:rsid w:val="00C96B7C"/>
    <w:rsid w:val="00C96C01"/>
    <w:rsid w:val="00C96F78"/>
    <w:rsid w:val="00C97309"/>
    <w:rsid w:val="00C97387"/>
    <w:rsid w:val="00C973A9"/>
    <w:rsid w:val="00CA04FF"/>
    <w:rsid w:val="00CA0E26"/>
    <w:rsid w:val="00CA146C"/>
    <w:rsid w:val="00CA3288"/>
    <w:rsid w:val="00CA4F43"/>
    <w:rsid w:val="00CA5C9D"/>
    <w:rsid w:val="00CA65C7"/>
    <w:rsid w:val="00CB0348"/>
    <w:rsid w:val="00CB04C2"/>
    <w:rsid w:val="00CB05F0"/>
    <w:rsid w:val="00CB0BD6"/>
    <w:rsid w:val="00CB1368"/>
    <w:rsid w:val="00CB1919"/>
    <w:rsid w:val="00CB1C6E"/>
    <w:rsid w:val="00CB1DF0"/>
    <w:rsid w:val="00CB21C6"/>
    <w:rsid w:val="00CB253E"/>
    <w:rsid w:val="00CB2F64"/>
    <w:rsid w:val="00CB3619"/>
    <w:rsid w:val="00CB3AE6"/>
    <w:rsid w:val="00CB4841"/>
    <w:rsid w:val="00CB4CF4"/>
    <w:rsid w:val="00CB52B2"/>
    <w:rsid w:val="00CB54B3"/>
    <w:rsid w:val="00CB5C1E"/>
    <w:rsid w:val="00CB5E1B"/>
    <w:rsid w:val="00CB7B7A"/>
    <w:rsid w:val="00CC0152"/>
    <w:rsid w:val="00CC0996"/>
    <w:rsid w:val="00CC0B33"/>
    <w:rsid w:val="00CC126F"/>
    <w:rsid w:val="00CC1CB5"/>
    <w:rsid w:val="00CC2BAA"/>
    <w:rsid w:val="00CC2BDB"/>
    <w:rsid w:val="00CC2E19"/>
    <w:rsid w:val="00CC3383"/>
    <w:rsid w:val="00CC4936"/>
    <w:rsid w:val="00CC55F0"/>
    <w:rsid w:val="00CC59BA"/>
    <w:rsid w:val="00CC5C4D"/>
    <w:rsid w:val="00CC6632"/>
    <w:rsid w:val="00CC7A1C"/>
    <w:rsid w:val="00CD041D"/>
    <w:rsid w:val="00CD0E18"/>
    <w:rsid w:val="00CD120D"/>
    <w:rsid w:val="00CD240F"/>
    <w:rsid w:val="00CD25D6"/>
    <w:rsid w:val="00CD3576"/>
    <w:rsid w:val="00CD460E"/>
    <w:rsid w:val="00CD467B"/>
    <w:rsid w:val="00CD5115"/>
    <w:rsid w:val="00CD5473"/>
    <w:rsid w:val="00CD6689"/>
    <w:rsid w:val="00CD68BB"/>
    <w:rsid w:val="00CD6936"/>
    <w:rsid w:val="00CD6C34"/>
    <w:rsid w:val="00CD7867"/>
    <w:rsid w:val="00CE035E"/>
    <w:rsid w:val="00CE056F"/>
    <w:rsid w:val="00CE1100"/>
    <w:rsid w:val="00CE12C3"/>
    <w:rsid w:val="00CE17E2"/>
    <w:rsid w:val="00CE30BB"/>
    <w:rsid w:val="00CE3830"/>
    <w:rsid w:val="00CE3C6D"/>
    <w:rsid w:val="00CE3EEF"/>
    <w:rsid w:val="00CE488F"/>
    <w:rsid w:val="00CE49A4"/>
    <w:rsid w:val="00CE4C82"/>
    <w:rsid w:val="00CE5F50"/>
    <w:rsid w:val="00CE60A1"/>
    <w:rsid w:val="00CE62B3"/>
    <w:rsid w:val="00CE7A61"/>
    <w:rsid w:val="00CE7EE6"/>
    <w:rsid w:val="00CE7F15"/>
    <w:rsid w:val="00CF03FE"/>
    <w:rsid w:val="00CF0D1E"/>
    <w:rsid w:val="00CF171C"/>
    <w:rsid w:val="00CF1991"/>
    <w:rsid w:val="00CF1C7D"/>
    <w:rsid w:val="00CF20CD"/>
    <w:rsid w:val="00CF26EA"/>
    <w:rsid w:val="00CF36F6"/>
    <w:rsid w:val="00CF37D4"/>
    <w:rsid w:val="00CF39B5"/>
    <w:rsid w:val="00CF4326"/>
    <w:rsid w:val="00CF66EB"/>
    <w:rsid w:val="00CF69EC"/>
    <w:rsid w:val="00D00F7D"/>
    <w:rsid w:val="00D0165F"/>
    <w:rsid w:val="00D01BFB"/>
    <w:rsid w:val="00D02D5C"/>
    <w:rsid w:val="00D03479"/>
    <w:rsid w:val="00D03C9C"/>
    <w:rsid w:val="00D04243"/>
    <w:rsid w:val="00D04472"/>
    <w:rsid w:val="00D0555D"/>
    <w:rsid w:val="00D057F0"/>
    <w:rsid w:val="00D05915"/>
    <w:rsid w:val="00D068E4"/>
    <w:rsid w:val="00D06DE3"/>
    <w:rsid w:val="00D125A7"/>
    <w:rsid w:val="00D12BAF"/>
    <w:rsid w:val="00D130F2"/>
    <w:rsid w:val="00D13477"/>
    <w:rsid w:val="00D150E3"/>
    <w:rsid w:val="00D15207"/>
    <w:rsid w:val="00D16866"/>
    <w:rsid w:val="00D16ED0"/>
    <w:rsid w:val="00D20E07"/>
    <w:rsid w:val="00D21433"/>
    <w:rsid w:val="00D21962"/>
    <w:rsid w:val="00D21B43"/>
    <w:rsid w:val="00D2291F"/>
    <w:rsid w:val="00D234F7"/>
    <w:rsid w:val="00D237E7"/>
    <w:rsid w:val="00D241C5"/>
    <w:rsid w:val="00D24F6A"/>
    <w:rsid w:val="00D25840"/>
    <w:rsid w:val="00D26999"/>
    <w:rsid w:val="00D27ABB"/>
    <w:rsid w:val="00D305C1"/>
    <w:rsid w:val="00D313A1"/>
    <w:rsid w:val="00D315F9"/>
    <w:rsid w:val="00D31754"/>
    <w:rsid w:val="00D325CF"/>
    <w:rsid w:val="00D33491"/>
    <w:rsid w:val="00D345B6"/>
    <w:rsid w:val="00D3500A"/>
    <w:rsid w:val="00D356F8"/>
    <w:rsid w:val="00D35D4F"/>
    <w:rsid w:val="00D366F3"/>
    <w:rsid w:val="00D405C1"/>
    <w:rsid w:val="00D41B89"/>
    <w:rsid w:val="00D42182"/>
    <w:rsid w:val="00D42E24"/>
    <w:rsid w:val="00D43222"/>
    <w:rsid w:val="00D44E46"/>
    <w:rsid w:val="00D4548A"/>
    <w:rsid w:val="00D45AF9"/>
    <w:rsid w:val="00D46275"/>
    <w:rsid w:val="00D51F0E"/>
    <w:rsid w:val="00D5405B"/>
    <w:rsid w:val="00D55125"/>
    <w:rsid w:val="00D557BF"/>
    <w:rsid w:val="00D563FF"/>
    <w:rsid w:val="00D5753B"/>
    <w:rsid w:val="00D6068E"/>
    <w:rsid w:val="00D60AC7"/>
    <w:rsid w:val="00D6136A"/>
    <w:rsid w:val="00D62AAE"/>
    <w:rsid w:val="00D6390C"/>
    <w:rsid w:val="00D64155"/>
    <w:rsid w:val="00D645D4"/>
    <w:rsid w:val="00D65941"/>
    <w:rsid w:val="00D66D67"/>
    <w:rsid w:val="00D67CE7"/>
    <w:rsid w:val="00D7072D"/>
    <w:rsid w:val="00D70921"/>
    <w:rsid w:val="00D70D73"/>
    <w:rsid w:val="00D71B46"/>
    <w:rsid w:val="00D725BF"/>
    <w:rsid w:val="00D73928"/>
    <w:rsid w:val="00D73DF1"/>
    <w:rsid w:val="00D74012"/>
    <w:rsid w:val="00D74026"/>
    <w:rsid w:val="00D74251"/>
    <w:rsid w:val="00D74D84"/>
    <w:rsid w:val="00D771E1"/>
    <w:rsid w:val="00D77F1C"/>
    <w:rsid w:val="00D817E5"/>
    <w:rsid w:val="00D82172"/>
    <w:rsid w:val="00D83A1C"/>
    <w:rsid w:val="00D8579B"/>
    <w:rsid w:val="00D85E44"/>
    <w:rsid w:val="00D8701C"/>
    <w:rsid w:val="00D8748D"/>
    <w:rsid w:val="00D87527"/>
    <w:rsid w:val="00D91A11"/>
    <w:rsid w:val="00D91D8D"/>
    <w:rsid w:val="00D920C3"/>
    <w:rsid w:val="00D942A9"/>
    <w:rsid w:val="00D94852"/>
    <w:rsid w:val="00D96652"/>
    <w:rsid w:val="00D97833"/>
    <w:rsid w:val="00D97A5F"/>
    <w:rsid w:val="00DA1795"/>
    <w:rsid w:val="00DA2635"/>
    <w:rsid w:val="00DA2C54"/>
    <w:rsid w:val="00DA2FE2"/>
    <w:rsid w:val="00DA3DB3"/>
    <w:rsid w:val="00DA4680"/>
    <w:rsid w:val="00DA4A65"/>
    <w:rsid w:val="00DA66A5"/>
    <w:rsid w:val="00DA66C6"/>
    <w:rsid w:val="00DB1465"/>
    <w:rsid w:val="00DB1E7A"/>
    <w:rsid w:val="00DB1E93"/>
    <w:rsid w:val="00DB4031"/>
    <w:rsid w:val="00DB43BC"/>
    <w:rsid w:val="00DB4A3D"/>
    <w:rsid w:val="00DB5583"/>
    <w:rsid w:val="00DB5BA5"/>
    <w:rsid w:val="00DB689D"/>
    <w:rsid w:val="00DB7DDA"/>
    <w:rsid w:val="00DC0284"/>
    <w:rsid w:val="00DC05F8"/>
    <w:rsid w:val="00DC1AF5"/>
    <w:rsid w:val="00DC2E51"/>
    <w:rsid w:val="00DC34EA"/>
    <w:rsid w:val="00DC38E3"/>
    <w:rsid w:val="00DC4545"/>
    <w:rsid w:val="00DC576E"/>
    <w:rsid w:val="00DC61B2"/>
    <w:rsid w:val="00DC6748"/>
    <w:rsid w:val="00DC720C"/>
    <w:rsid w:val="00DC7E8A"/>
    <w:rsid w:val="00DD00AC"/>
    <w:rsid w:val="00DD11C1"/>
    <w:rsid w:val="00DD1F88"/>
    <w:rsid w:val="00DD224E"/>
    <w:rsid w:val="00DD24EB"/>
    <w:rsid w:val="00DD380F"/>
    <w:rsid w:val="00DD4089"/>
    <w:rsid w:val="00DD5D09"/>
    <w:rsid w:val="00DD6765"/>
    <w:rsid w:val="00DD6EAE"/>
    <w:rsid w:val="00DE1678"/>
    <w:rsid w:val="00DE16AE"/>
    <w:rsid w:val="00DE1B1F"/>
    <w:rsid w:val="00DE1B32"/>
    <w:rsid w:val="00DE2816"/>
    <w:rsid w:val="00DE3097"/>
    <w:rsid w:val="00DE30A1"/>
    <w:rsid w:val="00DE3E06"/>
    <w:rsid w:val="00DE4601"/>
    <w:rsid w:val="00DE49BF"/>
    <w:rsid w:val="00DE647E"/>
    <w:rsid w:val="00DE6646"/>
    <w:rsid w:val="00DE6DDA"/>
    <w:rsid w:val="00DE7C52"/>
    <w:rsid w:val="00DF25A3"/>
    <w:rsid w:val="00DF2D27"/>
    <w:rsid w:val="00DF3E3D"/>
    <w:rsid w:val="00DF3E48"/>
    <w:rsid w:val="00DF4346"/>
    <w:rsid w:val="00DF4696"/>
    <w:rsid w:val="00DF48DC"/>
    <w:rsid w:val="00DF52A9"/>
    <w:rsid w:val="00DF5394"/>
    <w:rsid w:val="00DF5AB5"/>
    <w:rsid w:val="00DF5BEF"/>
    <w:rsid w:val="00DF652F"/>
    <w:rsid w:val="00E002F8"/>
    <w:rsid w:val="00E00770"/>
    <w:rsid w:val="00E012BA"/>
    <w:rsid w:val="00E0151A"/>
    <w:rsid w:val="00E0631E"/>
    <w:rsid w:val="00E06B10"/>
    <w:rsid w:val="00E06DE0"/>
    <w:rsid w:val="00E072FC"/>
    <w:rsid w:val="00E07AD1"/>
    <w:rsid w:val="00E10281"/>
    <w:rsid w:val="00E10CF9"/>
    <w:rsid w:val="00E11A97"/>
    <w:rsid w:val="00E11EF3"/>
    <w:rsid w:val="00E12B59"/>
    <w:rsid w:val="00E12CAB"/>
    <w:rsid w:val="00E12FC7"/>
    <w:rsid w:val="00E13108"/>
    <w:rsid w:val="00E149CA"/>
    <w:rsid w:val="00E1597D"/>
    <w:rsid w:val="00E15CF2"/>
    <w:rsid w:val="00E170AD"/>
    <w:rsid w:val="00E176D0"/>
    <w:rsid w:val="00E20E92"/>
    <w:rsid w:val="00E21DF6"/>
    <w:rsid w:val="00E22396"/>
    <w:rsid w:val="00E237F0"/>
    <w:rsid w:val="00E24231"/>
    <w:rsid w:val="00E24794"/>
    <w:rsid w:val="00E24AB8"/>
    <w:rsid w:val="00E25B34"/>
    <w:rsid w:val="00E2618E"/>
    <w:rsid w:val="00E2650B"/>
    <w:rsid w:val="00E3055A"/>
    <w:rsid w:val="00E30882"/>
    <w:rsid w:val="00E30944"/>
    <w:rsid w:val="00E30A6A"/>
    <w:rsid w:val="00E31127"/>
    <w:rsid w:val="00E31890"/>
    <w:rsid w:val="00E3274E"/>
    <w:rsid w:val="00E33821"/>
    <w:rsid w:val="00E33E96"/>
    <w:rsid w:val="00E350C3"/>
    <w:rsid w:val="00E3589C"/>
    <w:rsid w:val="00E37FB8"/>
    <w:rsid w:val="00E40E1A"/>
    <w:rsid w:val="00E41923"/>
    <w:rsid w:val="00E4271D"/>
    <w:rsid w:val="00E42FE8"/>
    <w:rsid w:val="00E4342F"/>
    <w:rsid w:val="00E4352B"/>
    <w:rsid w:val="00E45101"/>
    <w:rsid w:val="00E45FD0"/>
    <w:rsid w:val="00E45FE6"/>
    <w:rsid w:val="00E4605D"/>
    <w:rsid w:val="00E46CAA"/>
    <w:rsid w:val="00E47465"/>
    <w:rsid w:val="00E4769F"/>
    <w:rsid w:val="00E47C61"/>
    <w:rsid w:val="00E512C9"/>
    <w:rsid w:val="00E51C41"/>
    <w:rsid w:val="00E51E8E"/>
    <w:rsid w:val="00E53185"/>
    <w:rsid w:val="00E5376C"/>
    <w:rsid w:val="00E55474"/>
    <w:rsid w:val="00E55A66"/>
    <w:rsid w:val="00E55CF4"/>
    <w:rsid w:val="00E563E2"/>
    <w:rsid w:val="00E56F09"/>
    <w:rsid w:val="00E5782D"/>
    <w:rsid w:val="00E61199"/>
    <w:rsid w:val="00E61637"/>
    <w:rsid w:val="00E61FE8"/>
    <w:rsid w:val="00E62B48"/>
    <w:rsid w:val="00E63EDB"/>
    <w:rsid w:val="00E63FEC"/>
    <w:rsid w:val="00E6506A"/>
    <w:rsid w:val="00E655A3"/>
    <w:rsid w:val="00E65F0A"/>
    <w:rsid w:val="00E65FBD"/>
    <w:rsid w:val="00E6603E"/>
    <w:rsid w:val="00E66EFC"/>
    <w:rsid w:val="00E671FC"/>
    <w:rsid w:val="00E672FD"/>
    <w:rsid w:val="00E701DB"/>
    <w:rsid w:val="00E70583"/>
    <w:rsid w:val="00E709B5"/>
    <w:rsid w:val="00E74318"/>
    <w:rsid w:val="00E7439B"/>
    <w:rsid w:val="00E74FB4"/>
    <w:rsid w:val="00E75035"/>
    <w:rsid w:val="00E75588"/>
    <w:rsid w:val="00E76003"/>
    <w:rsid w:val="00E76CC8"/>
    <w:rsid w:val="00E76FFA"/>
    <w:rsid w:val="00E81125"/>
    <w:rsid w:val="00E815D4"/>
    <w:rsid w:val="00E852E6"/>
    <w:rsid w:val="00E85491"/>
    <w:rsid w:val="00E86FFA"/>
    <w:rsid w:val="00E874D9"/>
    <w:rsid w:val="00E87573"/>
    <w:rsid w:val="00E9013C"/>
    <w:rsid w:val="00E918FE"/>
    <w:rsid w:val="00E92923"/>
    <w:rsid w:val="00E92EB7"/>
    <w:rsid w:val="00E935B5"/>
    <w:rsid w:val="00E94C43"/>
    <w:rsid w:val="00E94CED"/>
    <w:rsid w:val="00E958A5"/>
    <w:rsid w:val="00E97CD5"/>
    <w:rsid w:val="00EA0FAB"/>
    <w:rsid w:val="00EA11B4"/>
    <w:rsid w:val="00EA139F"/>
    <w:rsid w:val="00EA27C9"/>
    <w:rsid w:val="00EA2905"/>
    <w:rsid w:val="00EA292E"/>
    <w:rsid w:val="00EA4116"/>
    <w:rsid w:val="00EA4943"/>
    <w:rsid w:val="00EA5CB5"/>
    <w:rsid w:val="00EA6249"/>
    <w:rsid w:val="00EA7CA8"/>
    <w:rsid w:val="00EB0970"/>
    <w:rsid w:val="00EB13B9"/>
    <w:rsid w:val="00EB14BD"/>
    <w:rsid w:val="00EB203B"/>
    <w:rsid w:val="00EB22D5"/>
    <w:rsid w:val="00EB2D6D"/>
    <w:rsid w:val="00EB352F"/>
    <w:rsid w:val="00EB424D"/>
    <w:rsid w:val="00EB43DC"/>
    <w:rsid w:val="00EB4831"/>
    <w:rsid w:val="00EB498E"/>
    <w:rsid w:val="00EB5AD8"/>
    <w:rsid w:val="00EB5DD1"/>
    <w:rsid w:val="00EB674B"/>
    <w:rsid w:val="00EB7488"/>
    <w:rsid w:val="00EC111C"/>
    <w:rsid w:val="00EC11B8"/>
    <w:rsid w:val="00EC2CA5"/>
    <w:rsid w:val="00EC3C45"/>
    <w:rsid w:val="00EC3EBD"/>
    <w:rsid w:val="00EC54A7"/>
    <w:rsid w:val="00EC63B1"/>
    <w:rsid w:val="00EC6460"/>
    <w:rsid w:val="00ED0F91"/>
    <w:rsid w:val="00ED1F99"/>
    <w:rsid w:val="00ED25C6"/>
    <w:rsid w:val="00ED2F9B"/>
    <w:rsid w:val="00ED444B"/>
    <w:rsid w:val="00ED4472"/>
    <w:rsid w:val="00ED456A"/>
    <w:rsid w:val="00ED5BD4"/>
    <w:rsid w:val="00ED6ACF"/>
    <w:rsid w:val="00ED7260"/>
    <w:rsid w:val="00ED7683"/>
    <w:rsid w:val="00ED775F"/>
    <w:rsid w:val="00EE00A0"/>
    <w:rsid w:val="00EE0236"/>
    <w:rsid w:val="00EE093F"/>
    <w:rsid w:val="00EE10DB"/>
    <w:rsid w:val="00EE1B01"/>
    <w:rsid w:val="00EE27E7"/>
    <w:rsid w:val="00EE3496"/>
    <w:rsid w:val="00EE468D"/>
    <w:rsid w:val="00EE5B07"/>
    <w:rsid w:val="00EF1CB0"/>
    <w:rsid w:val="00EF21CC"/>
    <w:rsid w:val="00EF28E7"/>
    <w:rsid w:val="00EF28F1"/>
    <w:rsid w:val="00EF5FB9"/>
    <w:rsid w:val="00EF67B9"/>
    <w:rsid w:val="00EF776D"/>
    <w:rsid w:val="00F0010E"/>
    <w:rsid w:val="00F007F2"/>
    <w:rsid w:val="00F01EAB"/>
    <w:rsid w:val="00F03226"/>
    <w:rsid w:val="00F036A2"/>
    <w:rsid w:val="00F043A4"/>
    <w:rsid w:val="00F04FD8"/>
    <w:rsid w:val="00F0537A"/>
    <w:rsid w:val="00F0677D"/>
    <w:rsid w:val="00F07C55"/>
    <w:rsid w:val="00F104D4"/>
    <w:rsid w:val="00F10A61"/>
    <w:rsid w:val="00F11FC5"/>
    <w:rsid w:val="00F12F29"/>
    <w:rsid w:val="00F157DC"/>
    <w:rsid w:val="00F16CC7"/>
    <w:rsid w:val="00F17414"/>
    <w:rsid w:val="00F1762D"/>
    <w:rsid w:val="00F20870"/>
    <w:rsid w:val="00F21116"/>
    <w:rsid w:val="00F2129A"/>
    <w:rsid w:val="00F22681"/>
    <w:rsid w:val="00F22E3B"/>
    <w:rsid w:val="00F239BE"/>
    <w:rsid w:val="00F24AE7"/>
    <w:rsid w:val="00F24BCB"/>
    <w:rsid w:val="00F25931"/>
    <w:rsid w:val="00F25F49"/>
    <w:rsid w:val="00F279CB"/>
    <w:rsid w:val="00F30DD3"/>
    <w:rsid w:val="00F31702"/>
    <w:rsid w:val="00F31AEF"/>
    <w:rsid w:val="00F3278B"/>
    <w:rsid w:val="00F335C8"/>
    <w:rsid w:val="00F34ADE"/>
    <w:rsid w:val="00F3554A"/>
    <w:rsid w:val="00F355E7"/>
    <w:rsid w:val="00F359D3"/>
    <w:rsid w:val="00F35E23"/>
    <w:rsid w:val="00F378E7"/>
    <w:rsid w:val="00F4072A"/>
    <w:rsid w:val="00F42EF4"/>
    <w:rsid w:val="00F4386B"/>
    <w:rsid w:val="00F44CAA"/>
    <w:rsid w:val="00F4572E"/>
    <w:rsid w:val="00F45F6E"/>
    <w:rsid w:val="00F46039"/>
    <w:rsid w:val="00F472C8"/>
    <w:rsid w:val="00F47440"/>
    <w:rsid w:val="00F50493"/>
    <w:rsid w:val="00F50869"/>
    <w:rsid w:val="00F50E0E"/>
    <w:rsid w:val="00F51B59"/>
    <w:rsid w:val="00F51C33"/>
    <w:rsid w:val="00F51E00"/>
    <w:rsid w:val="00F52ED1"/>
    <w:rsid w:val="00F5361D"/>
    <w:rsid w:val="00F54288"/>
    <w:rsid w:val="00F542D7"/>
    <w:rsid w:val="00F54945"/>
    <w:rsid w:val="00F55890"/>
    <w:rsid w:val="00F56FFF"/>
    <w:rsid w:val="00F6070C"/>
    <w:rsid w:val="00F60A18"/>
    <w:rsid w:val="00F631BA"/>
    <w:rsid w:val="00F632ED"/>
    <w:rsid w:val="00F654F1"/>
    <w:rsid w:val="00F66109"/>
    <w:rsid w:val="00F66EC2"/>
    <w:rsid w:val="00F678BB"/>
    <w:rsid w:val="00F67B76"/>
    <w:rsid w:val="00F67BAE"/>
    <w:rsid w:val="00F702E3"/>
    <w:rsid w:val="00F7045E"/>
    <w:rsid w:val="00F713D6"/>
    <w:rsid w:val="00F71DD2"/>
    <w:rsid w:val="00F74085"/>
    <w:rsid w:val="00F74485"/>
    <w:rsid w:val="00F7465C"/>
    <w:rsid w:val="00F7700C"/>
    <w:rsid w:val="00F805DB"/>
    <w:rsid w:val="00F80A2D"/>
    <w:rsid w:val="00F80FDC"/>
    <w:rsid w:val="00F82182"/>
    <w:rsid w:val="00F82440"/>
    <w:rsid w:val="00F8304F"/>
    <w:rsid w:val="00F8388D"/>
    <w:rsid w:val="00F84705"/>
    <w:rsid w:val="00F84A8C"/>
    <w:rsid w:val="00F86455"/>
    <w:rsid w:val="00F86A74"/>
    <w:rsid w:val="00F86D1D"/>
    <w:rsid w:val="00F87D44"/>
    <w:rsid w:val="00F90E39"/>
    <w:rsid w:val="00F9206D"/>
    <w:rsid w:val="00F92ADF"/>
    <w:rsid w:val="00F9390A"/>
    <w:rsid w:val="00F93B67"/>
    <w:rsid w:val="00F93F6D"/>
    <w:rsid w:val="00F94C49"/>
    <w:rsid w:val="00F95577"/>
    <w:rsid w:val="00F959DE"/>
    <w:rsid w:val="00F96CCB"/>
    <w:rsid w:val="00F9710B"/>
    <w:rsid w:val="00F97675"/>
    <w:rsid w:val="00F97DAE"/>
    <w:rsid w:val="00FA023F"/>
    <w:rsid w:val="00FA17C9"/>
    <w:rsid w:val="00FA1C8A"/>
    <w:rsid w:val="00FA3C80"/>
    <w:rsid w:val="00FA4474"/>
    <w:rsid w:val="00FA499A"/>
    <w:rsid w:val="00FA525A"/>
    <w:rsid w:val="00FA652D"/>
    <w:rsid w:val="00FB01E2"/>
    <w:rsid w:val="00FB079C"/>
    <w:rsid w:val="00FB0D9E"/>
    <w:rsid w:val="00FB0FA2"/>
    <w:rsid w:val="00FB104E"/>
    <w:rsid w:val="00FB12BC"/>
    <w:rsid w:val="00FB320D"/>
    <w:rsid w:val="00FB438B"/>
    <w:rsid w:val="00FB4B5C"/>
    <w:rsid w:val="00FB4BF1"/>
    <w:rsid w:val="00FB6CEB"/>
    <w:rsid w:val="00FB752B"/>
    <w:rsid w:val="00FC0222"/>
    <w:rsid w:val="00FC04EB"/>
    <w:rsid w:val="00FC125F"/>
    <w:rsid w:val="00FC131E"/>
    <w:rsid w:val="00FC1752"/>
    <w:rsid w:val="00FC1EB8"/>
    <w:rsid w:val="00FC25DF"/>
    <w:rsid w:val="00FC3B38"/>
    <w:rsid w:val="00FC4729"/>
    <w:rsid w:val="00FC687B"/>
    <w:rsid w:val="00FC6AAA"/>
    <w:rsid w:val="00FD09D0"/>
    <w:rsid w:val="00FD0DCA"/>
    <w:rsid w:val="00FD1D15"/>
    <w:rsid w:val="00FD289E"/>
    <w:rsid w:val="00FD39A1"/>
    <w:rsid w:val="00FD44E4"/>
    <w:rsid w:val="00FD456F"/>
    <w:rsid w:val="00FD47AC"/>
    <w:rsid w:val="00FD512D"/>
    <w:rsid w:val="00FD5969"/>
    <w:rsid w:val="00FD6C2E"/>
    <w:rsid w:val="00FD6FD4"/>
    <w:rsid w:val="00FD7D51"/>
    <w:rsid w:val="00FE1053"/>
    <w:rsid w:val="00FE1CC8"/>
    <w:rsid w:val="00FE2C3E"/>
    <w:rsid w:val="00FE36AA"/>
    <w:rsid w:val="00FE39C6"/>
    <w:rsid w:val="00FE4410"/>
    <w:rsid w:val="00FE5212"/>
    <w:rsid w:val="00FE641C"/>
    <w:rsid w:val="00FE682B"/>
    <w:rsid w:val="00FE7D9A"/>
    <w:rsid w:val="00FE7F99"/>
    <w:rsid w:val="00FF02AA"/>
    <w:rsid w:val="00FF0F3C"/>
    <w:rsid w:val="00FF178F"/>
    <w:rsid w:val="00FF1DF2"/>
    <w:rsid w:val="00FF2A35"/>
    <w:rsid w:val="00FF2DAB"/>
    <w:rsid w:val="00FF3864"/>
    <w:rsid w:val="00FF3FAD"/>
    <w:rsid w:val="00FF42AD"/>
    <w:rsid w:val="00FF45FE"/>
    <w:rsid w:val="00FF489E"/>
    <w:rsid w:val="00FF5A41"/>
    <w:rsid w:val="00FF5B87"/>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69788F"/>
  <w15:docId w15:val="{F5EEAB43-5F4D-4BDB-A728-143C5883F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13D"/>
    <w:pPr>
      <w:jc w:val="both"/>
    </w:pPr>
    <w:rPr>
      <w:rFonts w:ascii="Calibri" w:hAnsi="Calibri"/>
      <w:sz w:val="20"/>
      <w:lang w:val="fr-FR"/>
    </w:rPr>
  </w:style>
  <w:style w:type="paragraph" w:styleId="Titre1">
    <w:name w:val="heading 1"/>
    <w:basedOn w:val="Normal"/>
    <w:next w:val="Normal"/>
    <w:link w:val="Titre1Car"/>
    <w:autoRedefine/>
    <w:qFormat/>
    <w:rsid w:val="000D54A0"/>
    <w:pPr>
      <w:keepNext/>
      <w:keepLines/>
      <w:numPr>
        <w:numId w:val="109"/>
      </w:numPr>
      <w:spacing w:before="120"/>
      <w:outlineLvl w:val="0"/>
    </w:pPr>
    <w:rPr>
      <w:rFonts w:eastAsiaTheme="majorEastAsia" w:cstheme="majorBidi"/>
      <w:b/>
      <w:bCs/>
      <w:smallCaps/>
      <w:sz w:val="32"/>
      <w:szCs w:val="32"/>
    </w:rPr>
  </w:style>
  <w:style w:type="paragraph" w:styleId="Titre2">
    <w:name w:val="heading 2"/>
    <w:basedOn w:val="Normal"/>
    <w:next w:val="Normal"/>
    <w:link w:val="Titre2Car"/>
    <w:unhideWhenUsed/>
    <w:qFormat/>
    <w:rsid w:val="00182D89"/>
    <w:pPr>
      <w:keepNext/>
      <w:keepLines/>
      <w:numPr>
        <w:ilvl w:val="1"/>
        <w:numId w:val="109"/>
      </w:numPr>
      <w:spacing w:before="120" w:after="120"/>
      <w:outlineLvl w:val="1"/>
    </w:pPr>
    <w:rPr>
      <w:rFonts w:eastAsiaTheme="majorEastAsia" w:cstheme="majorBidi"/>
      <w:b/>
      <w:bCs/>
      <w:sz w:val="28"/>
      <w:szCs w:val="26"/>
    </w:rPr>
  </w:style>
  <w:style w:type="paragraph" w:styleId="Titre3">
    <w:name w:val="heading 3"/>
    <w:basedOn w:val="Normal"/>
    <w:next w:val="Normal"/>
    <w:link w:val="Titre3Car"/>
    <w:autoRedefine/>
    <w:unhideWhenUsed/>
    <w:qFormat/>
    <w:rsid w:val="00D62AAE"/>
    <w:pPr>
      <w:keepNext/>
      <w:keepLines/>
      <w:numPr>
        <w:ilvl w:val="2"/>
        <w:numId w:val="109"/>
      </w:numPr>
      <w:spacing w:before="120" w:after="120"/>
      <w:outlineLvl w:val="2"/>
    </w:pPr>
    <w:rPr>
      <w:rFonts w:eastAsiaTheme="majorEastAsia" w:cstheme="majorBidi"/>
      <w:b/>
      <w:bCs/>
      <w:sz w:val="24"/>
    </w:rPr>
  </w:style>
  <w:style w:type="paragraph" w:styleId="Titre4">
    <w:name w:val="heading 4"/>
    <w:basedOn w:val="Normal"/>
    <w:next w:val="Normal"/>
    <w:link w:val="Titre4Car"/>
    <w:autoRedefine/>
    <w:unhideWhenUsed/>
    <w:qFormat/>
    <w:rsid w:val="000E74F4"/>
    <w:pPr>
      <w:keepNext/>
      <w:keepLines/>
      <w:numPr>
        <w:ilvl w:val="4"/>
        <w:numId w:val="109"/>
      </w:numPr>
      <w:spacing w:before="120" w:after="120"/>
      <w:outlineLvl w:val="3"/>
      <w:pPrChange w:id="0" w:author="Arthur de Catheu" w:date="2014-06-13T16:33:00Z">
        <w:pPr>
          <w:keepNext/>
          <w:keepLines/>
          <w:spacing w:before="120" w:after="120"/>
          <w:ind w:left="2832"/>
          <w:jc w:val="both"/>
          <w:outlineLvl w:val="3"/>
        </w:pPr>
      </w:pPrChange>
    </w:pPr>
    <w:rPr>
      <w:rFonts w:asciiTheme="majorHAnsi" w:eastAsiaTheme="majorEastAsia" w:hAnsiTheme="majorHAnsi" w:cstheme="majorBidi"/>
      <w:bCs/>
      <w:iCs/>
      <w:sz w:val="24"/>
      <w:rPrChange w:id="0" w:author="Arthur de Catheu" w:date="2014-06-13T16:33:00Z">
        <w:rPr>
          <w:rFonts w:asciiTheme="majorHAnsi" w:eastAsiaTheme="majorEastAsia" w:hAnsiTheme="majorHAnsi" w:cstheme="majorBidi"/>
          <w:bCs/>
          <w:iCs/>
          <w:sz w:val="24"/>
          <w:szCs w:val="24"/>
          <w:lang w:val="fr-FR" w:eastAsia="fr-FR" w:bidi="ar-SA"/>
        </w:rPr>
      </w:rPrChange>
    </w:rPr>
  </w:style>
  <w:style w:type="paragraph" w:styleId="Titre5">
    <w:name w:val="heading 5"/>
    <w:basedOn w:val="Normal"/>
    <w:next w:val="Normal"/>
    <w:link w:val="Titre5Car"/>
    <w:unhideWhenUsed/>
    <w:qFormat/>
    <w:rsid w:val="00C97309"/>
    <w:pPr>
      <w:keepNext/>
      <w:keepLines/>
      <w:numPr>
        <w:numId w:val="275"/>
      </w:numPr>
      <w:spacing w:before="60" w:after="60"/>
      <w:ind w:left="3189" w:hanging="357"/>
      <w:outlineLvl w:val="4"/>
    </w:pPr>
    <w:rPr>
      <w:rFonts w:asciiTheme="majorHAnsi" w:eastAsiaTheme="majorEastAsia" w:hAnsiTheme="majorHAnsi" w:cstheme="majorBidi"/>
      <w:sz w:val="24"/>
    </w:rPr>
  </w:style>
  <w:style w:type="paragraph" w:styleId="Titre6">
    <w:name w:val="heading 6"/>
    <w:basedOn w:val="Normal"/>
    <w:next w:val="Normal"/>
    <w:link w:val="Titre6Car"/>
    <w:autoRedefine/>
    <w:unhideWhenUsed/>
    <w:qFormat/>
    <w:rsid w:val="007A2811"/>
    <w:pPr>
      <w:keepNext/>
      <w:keepLines/>
      <w:numPr>
        <w:numId w:val="278"/>
      </w:numPr>
      <w:spacing w:before="120"/>
      <w:outlineLvl w:val="5"/>
    </w:pPr>
    <w:rPr>
      <w:rFonts w:asciiTheme="majorHAnsi" w:eastAsiaTheme="majorEastAsia" w:hAnsiTheme="majorHAnsi" w:cstheme="majorBidi"/>
      <w:sz w:val="24"/>
    </w:rPr>
  </w:style>
  <w:style w:type="paragraph" w:styleId="Titre7">
    <w:name w:val="heading 7"/>
    <w:basedOn w:val="Normal"/>
    <w:next w:val="Normal"/>
    <w:link w:val="Titre7Car"/>
    <w:uiPriority w:val="9"/>
    <w:unhideWhenUsed/>
    <w:qFormat/>
    <w:rsid w:val="00A77675"/>
    <w:pPr>
      <w:keepNext/>
      <w:keepLines/>
      <w:numPr>
        <w:ilvl w:val="6"/>
        <w:numId w:val="109"/>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77675"/>
    <w:pPr>
      <w:keepNext/>
      <w:keepLines/>
      <w:numPr>
        <w:ilvl w:val="7"/>
        <w:numId w:val="109"/>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A77675"/>
    <w:pPr>
      <w:keepNext/>
      <w:keepLines/>
      <w:numPr>
        <w:ilvl w:val="8"/>
        <w:numId w:val="109"/>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07C55"/>
    <w:pPr>
      <w:ind w:left="720"/>
      <w:contextualSpacing/>
    </w:pPr>
  </w:style>
  <w:style w:type="character" w:customStyle="1" w:styleId="Titre1Car">
    <w:name w:val="Titre 1 Car"/>
    <w:basedOn w:val="Policepardfaut"/>
    <w:link w:val="Titre1"/>
    <w:rsid w:val="000D54A0"/>
    <w:rPr>
      <w:rFonts w:ascii="Calibri" w:eastAsiaTheme="majorEastAsia" w:hAnsi="Calibri" w:cstheme="majorBidi"/>
      <w:b/>
      <w:bCs/>
      <w:smallCaps/>
      <w:sz w:val="32"/>
      <w:szCs w:val="32"/>
      <w:lang w:val="fr-FR"/>
    </w:rPr>
  </w:style>
  <w:style w:type="character" w:customStyle="1" w:styleId="Titre2Car">
    <w:name w:val="Titre 2 Car"/>
    <w:basedOn w:val="Policepardfaut"/>
    <w:link w:val="Titre2"/>
    <w:rsid w:val="00182D89"/>
    <w:rPr>
      <w:rFonts w:ascii="Calibri" w:eastAsiaTheme="majorEastAsia" w:hAnsi="Calibri" w:cstheme="majorBidi"/>
      <w:b/>
      <w:bCs/>
      <w:sz w:val="28"/>
      <w:szCs w:val="26"/>
      <w:lang w:val="fr-FR"/>
    </w:rPr>
  </w:style>
  <w:style w:type="character" w:customStyle="1" w:styleId="Titre3Car">
    <w:name w:val="Titre 3 Car"/>
    <w:basedOn w:val="Policepardfaut"/>
    <w:link w:val="Titre3"/>
    <w:rsid w:val="00D62AAE"/>
    <w:rPr>
      <w:rFonts w:ascii="Calibri" w:eastAsiaTheme="majorEastAsia" w:hAnsi="Calibri" w:cstheme="majorBidi"/>
      <w:b/>
      <w:bCs/>
      <w:lang w:val="fr-FR"/>
    </w:rPr>
  </w:style>
  <w:style w:type="character" w:customStyle="1" w:styleId="Titre4Car">
    <w:name w:val="Titre 4 Car"/>
    <w:basedOn w:val="Policepardfaut"/>
    <w:link w:val="Titre4"/>
    <w:rsid w:val="000E74F4"/>
    <w:rPr>
      <w:rFonts w:asciiTheme="majorHAnsi" w:eastAsiaTheme="majorEastAsia" w:hAnsiTheme="majorHAnsi" w:cstheme="majorBidi"/>
      <w:bCs/>
      <w:iCs/>
      <w:lang w:val="fr-FR"/>
    </w:rPr>
  </w:style>
  <w:style w:type="paragraph" w:styleId="Pieddepage">
    <w:name w:val="footer"/>
    <w:basedOn w:val="Normal"/>
    <w:link w:val="PieddepageCar"/>
    <w:uiPriority w:val="99"/>
    <w:unhideWhenUsed/>
    <w:rsid w:val="003C1B1C"/>
    <w:pPr>
      <w:tabs>
        <w:tab w:val="center" w:pos="4536"/>
        <w:tab w:val="right" w:pos="9072"/>
      </w:tabs>
    </w:pPr>
  </w:style>
  <w:style w:type="character" w:customStyle="1" w:styleId="PieddepageCar">
    <w:name w:val="Pied de page Car"/>
    <w:basedOn w:val="Policepardfaut"/>
    <w:link w:val="Pieddepage"/>
    <w:uiPriority w:val="99"/>
    <w:rsid w:val="003C1B1C"/>
    <w:rPr>
      <w:rFonts w:ascii="Helvetica Neue Light" w:hAnsi="Helvetica Neue Light"/>
      <w:sz w:val="20"/>
      <w:lang w:val="fr-FR"/>
    </w:rPr>
  </w:style>
  <w:style w:type="character" w:styleId="Numrodepage">
    <w:name w:val="page number"/>
    <w:basedOn w:val="Policepardfaut"/>
    <w:uiPriority w:val="99"/>
    <w:semiHidden/>
    <w:unhideWhenUsed/>
    <w:rsid w:val="003C1B1C"/>
  </w:style>
  <w:style w:type="paragraph" w:styleId="En-tte">
    <w:name w:val="header"/>
    <w:basedOn w:val="Normal"/>
    <w:link w:val="En-tteCar"/>
    <w:uiPriority w:val="99"/>
    <w:unhideWhenUsed/>
    <w:rsid w:val="003C1B1C"/>
    <w:pPr>
      <w:tabs>
        <w:tab w:val="center" w:pos="4536"/>
        <w:tab w:val="right" w:pos="9072"/>
      </w:tabs>
    </w:pPr>
  </w:style>
  <w:style w:type="character" w:customStyle="1" w:styleId="En-tteCar">
    <w:name w:val="En-tête Car"/>
    <w:basedOn w:val="Policepardfaut"/>
    <w:link w:val="En-tte"/>
    <w:uiPriority w:val="99"/>
    <w:rsid w:val="003C1B1C"/>
    <w:rPr>
      <w:rFonts w:ascii="Helvetica Neue Light" w:hAnsi="Helvetica Neue Light"/>
      <w:sz w:val="20"/>
      <w:lang w:val="fr-FR"/>
    </w:rPr>
  </w:style>
  <w:style w:type="paragraph" w:styleId="Textedebulles">
    <w:name w:val="Balloon Text"/>
    <w:basedOn w:val="Normal"/>
    <w:link w:val="TextedebullesCar"/>
    <w:uiPriority w:val="99"/>
    <w:semiHidden/>
    <w:unhideWhenUsed/>
    <w:rsid w:val="003C1B1C"/>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3C1B1C"/>
    <w:rPr>
      <w:rFonts w:ascii="Lucida Grande" w:hAnsi="Lucida Grande" w:cs="Lucida Grande"/>
      <w:sz w:val="18"/>
      <w:szCs w:val="18"/>
      <w:lang w:val="fr-FR"/>
    </w:rPr>
  </w:style>
  <w:style w:type="table" w:styleId="Trameclaire-Accent1">
    <w:name w:val="Light Shading Accent 1"/>
    <w:basedOn w:val="TableauNormal"/>
    <w:uiPriority w:val="60"/>
    <w:rsid w:val="0049550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830929"/>
    <w:pPr>
      <w:spacing w:before="100" w:beforeAutospacing="1" w:after="100" w:afterAutospacing="1"/>
      <w:jc w:val="left"/>
    </w:pPr>
    <w:rPr>
      <w:rFonts w:ascii="Times" w:hAnsi="Times" w:cs="Times New Roman"/>
      <w:szCs w:val="20"/>
    </w:rPr>
  </w:style>
  <w:style w:type="table" w:styleId="Grilledutableau">
    <w:name w:val="Table Grid"/>
    <w:basedOn w:val="TableauNormal"/>
    <w:uiPriority w:val="59"/>
    <w:rsid w:val="00216001"/>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C527D9"/>
    <w:pPr>
      <w:tabs>
        <w:tab w:val="left" w:pos="526"/>
        <w:tab w:val="right" w:leader="dot" w:pos="9622"/>
      </w:tabs>
      <w:spacing w:before="240"/>
      <w:jc w:val="left"/>
    </w:pPr>
    <w:rPr>
      <w:rFonts w:asciiTheme="minorHAnsi" w:hAnsiTheme="minorHAnsi"/>
      <w:b/>
      <w:caps/>
      <w:sz w:val="22"/>
      <w:szCs w:val="22"/>
      <w:u w:val="single"/>
    </w:rPr>
  </w:style>
  <w:style w:type="paragraph" w:styleId="TM2">
    <w:name w:val="toc 2"/>
    <w:basedOn w:val="Normal"/>
    <w:next w:val="Normal"/>
    <w:autoRedefine/>
    <w:uiPriority w:val="39"/>
    <w:unhideWhenUsed/>
    <w:rsid w:val="008C7839"/>
    <w:pPr>
      <w:tabs>
        <w:tab w:val="left" w:pos="417"/>
        <w:tab w:val="right" w:leader="dot" w:pos="9622"/>
      </w:tabs>
      <w:jc w:val="left"/>
    </w:pPr>
    <w:rPr>
      <w:rFonts w:asciiTheme="minorHAnsi" w:hAnsiTheme="minorHAnsi"/>
      <w:b/>
      <w:smallCaps/>
      <w:sz w:val="22"/>
      <w:szCs w:val="22"/>
    </w:rPr>
  </w:style>
  <w:style w:type="paragraph" w:styleId="TM3">
    <w:name w:val="toc 3"/>
    <w:basedOn w:val="Normal"/>
    <w:next w:val="Normal"/>
    <w:autoRedefine/>
    <w:uiPriority w:val="39"/>
    <w:unhideWhenUsed/>
    <w:rsid w:val="005C20FF"/>
    <w:pPr>
      <w:tabs>
        <w:tab w:val="left" w:pos="499"/>
        <w:tab w:val="right" w:leader="dot" w:pos="9622"/>
      </w:tabs>
      <w:jc w:val="left"/>
    </w:pPr>
    <w:rPr>
      <w:rFonts w:asciiTheme="minorHAnsi" w:hAnsiTheme="minorHAnsi"/>
      <w:smallCaps/>
      <w:sz w:val="22"/>
      <w:szCs w:val="22"/>
    </w:rPr>
  </w:style>
  <w:style w:type="paragraph" w:styleId="TM4">
    <w:name w:val="toc 4"/>
    <w:basedOn w:val="Normal"/>
    <w:next w:val="Normal"/>
    <w:autoRedefine/>
    <w:uiPriority w:val="39"/>
    <w:unhideWhenUsed/>
    <w:rsid w:val="00E815D4"/>
    <w:pPr>
      <w:jc w:val="left"/>
    </w:pPr>
    <w:rPr>
      <w:rFonts w:asciiTheme="minorHAnsi" w:hAnsiTheme="minorHAnsi"/>
      <w:sz w:val="22"/>
      <w:szCs w:val="22"/>
    </w:rPr>
  </w:style>
  <w:style w:type="paragraph" w:styleId="TM5">
    <w:name w:val="toc 5"/>
    <w:basedOn w:val="Normal"/>
    <w:next w:val="Normal"/>
    <w:autoRedefine/>
    <w:uiPriority w:val="39"/>
    <w:unhideWhenUsed/>
    <w:rsid w:val="00E815D4"/>
    <w:pPr>
      <w:jc w:val="left"/>
    </w:pPr>
    <w:rPr>
      <w:rFonts w:asciiTheme="minorHAnsi" w:hAnsiTheme="minorHAnsi"/>
      <w:sz w:val="22"/>
      <w:szCs w:val="22"/>
    </w:rPr>
  </w:style>
  <w:style w:type="paragraph" w:styleId="TM6">
    <w:name w:val="toc 6"/>
    <w:basedOn w:val="Normal"/>
    <w:next w:val="Normal"/>
    <w:autoRedefine/>
    <w:uiPriority w:val="39"/>
    <w:unhideWhenUsed/>
    <w:rsid w:val="00E815D4"/>
    <w:pPr>
      <w:jc w:val="left"/>
    </w:pPr>
    <w:rPr>
      <w:rFonts w:asciiTheme="minorHAnsi" w:hAnsiTheme="minorHAnsi"/>
      <w:sz w:val="22"/>
      <w:szCs w:val="22"/>
    </w:rPr>
  </w:style>
  <w:style w:type="paragraph" w:styleId="TM7">
    <w:name w:val="toc 7"/>
    <w:basedOn w:val="Normal"/>
    <w:next w:val="Normal"/>
    <w:autoRedefine/>
    <w:uiPriority w:val="39"/>
    <w:unhideWhenUsed/>
    <w:rsid w:val="00E815D4"/>
    <w:pPr>
      <w:jc w:val="left"/>
    </w:pPr>
    <w:rPr>
      <w:rFonts w:asciiTheme="minorHAnsi" w:hAnsiTheme="minorHAnsi"/>
      <w:sz w:val="22"/>
      <w:szCs w:val="22"/>
    </w:rPr>
  </w:style>
  <w:style w:type="paragraph" w:styleId="TM8">
    <w:name w:val="toc 8"/>
    <w:basedOn w:val="Normal"/>
    <w:next w:val="Normal"/>
    <w:autoRedefine/>
    <w:uiPriority w:val="39"/>
    <w:unhideWhenUsed/>
    <w:rsid w:val="00E815D4"/>
    <w:pPr>
      <w:jc w:val="left"/>
    </w:pPr>
    <w:rPr>
      <w:rFonts w:asciiTheme="minorHAnsi" w:hAnsiTheme="minorHAnsi"/>
      <w:sz w:val="22"/>
      <w:szCs w:val="22"/>
    </w:rPr>
  </w:style>
  <w:style w:type="paragraph" w:styleId="TM9">
    <w:name w:val="toc 9"/>
    <w:basedOn w:val="Normal"/>
    <w:next w:val="Normal"/>
    <w:autoRedefine/>
    <w:uiPriority w:val="39"/>
    <w:unhideWhenUsed/>
    <w:rsid w:val="00E815D4"/>
    <w:pPr>
      <w:jc w:val="left"/>
    </w:pPr>
    <w:rPr>
      <w:rFonts w:asciiTheme="minorHAnsi" w:hAnsiTheme="minorHAnsi"/>
      <w:sz w:val="22"/>
      <w:szCs w:val="22"/>
    </w:rPr>
  </w:style>
  <w:style w:type="character" w:styleId="Lienhypertexte">
    <w:name w:val="Hyperlink"/>
    <w:basedOn w:val="Policepardfaut"/>
    <w:uiPriority w:val="99"/>
    <w:unhideWhenUsed/>
    <w:rsid w:val="004D1E4B"/>
    <w:rPr>
      <w:color w:val="0000FF" w:themeColor="hyperlink"/>
      <w:u w:val="single"/>
    </w:rPr>
  </w:style>
  <w:style w:type="paragraph" w:customStyle="1" w:styleId="Annexe">
    <w:name w:val="Annexe"/>
    <w:basedOn w:val="Titre3"/>
    <w:qFormat/>
    <w:rsid w:val="00CF20CD"/>
    <w:pPr>
      <w:numPr>
        <w:ilvl w:val="0"/>
        <w:numId w:val="1"/>
      </w:numPr>
    </w:pPr>
  </w:style>
  <w:style w:type="paragraph" w:styleId="Liste5">
    <w:name w:val="List 5"/>
    <w:basedOn w:val="Normal"/>
    <w:rsid w:val="00712286"/>
    <w:pPr>
      <w:numPr>
        <w:numId w:val="10"/>
      </w:numPr>
      <w:tabs>
        <w:tab w:val="clear" w:pos="360"/>
      </w:tabs>
      <w:ind w:left="1415" w:hanging="283"/>
      <w:jc w:val="left"/>
    </w:pPr>
    <w:rPr>
      <w:rFonts w:ascii="Times New Roman" w:eastAsia="Times New Roman" w:hAnsi="Times New Roman" w:cs="Times New Roman"/>
      <w:sz w:val="24"/>
      <w:lang w:eastAsia="en-US"/>
    </w:rPr>
  </w:style>
  <w:style w:type="paragraph" w:customStyle="1" w:styleId="Address">
    <w:name w:val="Address"/>
    <w:basedOn w:val="Corpsdetexte"/>
    <w:rsid w:val="00712286"/>
    <w:pPr>
      <w:numPr>
        <w:ilvl w:val="1"/>
        <w:numId w:val="10"/>
      </w:numPr>
      <w:tabs>
        <w:tab w:val="clear" w:pos="1440"/>
      </w:tabs>
      <w:spacing w:after="720" w:line="280" w:lineRule="exact"/>
      <w:ind w:left="0" w:firstLine="0"/>
    </w:pPr>
    <w:rPr>
      <w:rFonts w:ascii="Times New Roman" w:eastAsia="Times New Roman" w:hAnsi="Times New Roman" w:cs="Times New Roman"/>
      <w:noProof/>
      <w:sz w:val="24"/>
      <w:lang w:eastAsia="en-US"/>
    </w:rPr>
  </w:style>
  <w:style w:type="paragraph" w:styleId="Date">
    <w:name w:val="Date"/>
    <w:basedOn w:val="Normal"/>
    <w:link w:val="DateCar"/>
    <w:rsid w:val="00712286"/>
    <w:pPr>
      <w:numPr>
        <w:ilvl w:val="2"/>
        <w:numId w:val="10"/>
      </w:numPr>
      <w:tabs>
        <w:tab w:val="clear" w:pos="2160"/>
      </w:tabs>
      <w:ind w:left="0" w:firstLine="0"/>
      <w:jc w:val="right"/>
    </w:pPr>
    <w:rPr>
      <w:rFonts w:ascii="Times New Roman" w:eastAsia="Times New Roman" w:hAnsi="Times New Roman" w:cs="Times New Roman"/>
      <w:sz w:val="24"/>
      <w:lang w:eastAsia="en-US"/>
    </w:rPr>
  </w:style>
  <w:style w:type="character" w:customStyle="1" w:styleId="DateCar">
    <w:name w:val="Date Car"/>
    <w:basedOn w:val="Policepardfaut"/>
    <w:link w:val="Date"/>
    <w:rsid w:val="00712286"/>
    <w:rPr>
      <w:rFonts w:ascii="Times New Roman" w:eastAsia="Times New Roman" w:hAnsi="Times New Roman" w:cs="Times New Roman"/>
      <w:lang w:val="fr-FR" w:eastAsia="en-US"/>
    </w:rPr>
  </w:style>
  <w:style w:type="paragraph" w:customStyle="1" w:styleId="Label">
    <w:name w:val="Label"/>
    <w:basedOn w:val="Corpsdetexte"/>
    <w:rsid w:val="00712286"/>
    <w:pPr>
      <w:numPr>
        <w:ilvl w:val="3"/>
        <w:numId w:val="10"/>
      </w:numPr>
      <w:tabs>
        <w:tab w:val="clear" w:pos="2880"/>
      </w:tabs>
      <w:spacing w:before="240" w:line="280" w:lineRule="exact"/>
      <w:ind w:left="284" w:firstLine="0"/>
    </w:pPr>
    <w:rPr>
      <w:rFonts w:ascii="Times New Roman" w:eastAsia="Times New Roman" w:hAnsi="Times New Roman" w:cs="Times New Roman"/>
      <w:sz w:val="24"/>
      <w:lang w:eastAsia="en-US"/>
    </w:rPr>
  </w:style>
  <w:style w:type="paragraph" w:styleId="Listecontinue">
    <w:name w:val="List Continue"/>
    <w:basedOn w:val="Normal"/>
    <w:rsid w:val="00712286"/>
    <w:pPr>
      <w:numPr>
        <w:ilvl w:val="4"/>
        <w:numId w:val="10"/>
      </w:numPr>
      <w:tabs>
        <w:tab w:val="clear" w:pos="3600"/>
      </w:tabs>
      <w:ind w:left="360" w:firstLine="0"/>
      <w:jc w:val="left"/>
    </w:pPr>
    <w:rPr>
      <w:rFonts w:ascii="Times New Roman" w:eastAsia="Times New Roman" w:hAnsi="Times New Roman" w:cs="Times New Roman"/>
      <w:sz w:val="24"/>
      <w:lang w:eastAsia="en-US"/>
    </w:rPr>
  </w:style>
  <w:style w:type="paragraph" w:customStyle="1" w:styleId="ScreenMsg">
    <w:name w:val="ScreenMsg"/>
    <w:rsid w:val="00712286"/>
    <w:pPr>
      <w:widowControl w:val="0"/>
      <w:numPr>
        <w:ilvl w:val="5"/>
        <w:numId w:val="10"/>
      </w:numPr>
      <w:tabs>
        <w:tab w:val="clear" w:pos="4320"/>
      </w:tabs>
      <w:ind w:left="0" w:firstLine="0"/>
      <w:jc w:val="center"/>
    </w:pPr>
    <w:rPr>
      <w:rFonts w:ascii="Frutiger 55 Roman" w:eastAsia="Times New Roman" w:hAnsi="Frutiger 55 Roman" w:cs="Times New Roman"/>
      <w:b/>
      <w:noProof/>
      <w:vanish/>
      <w:color w:val="808080"/>
      <w:sz w:val="16"/>
      <w:szCs w:val="20"/>
      <w:lang w:val="fr-FR" w:eastAsia="en-US"/>
    </w:rPr>
  </w:style>
  <w:style w:type="paragraph" w:customStyle="1" w:styleId="DraftLogo">
    <w:name w:val="DraftLogo"/>
    <w:next w:val="Normal"/>
    <w:rsid w:val="00712286"/>
    <w:pPr>
      <w:numPr>
        <w:ilvl w:val="6"/>
        <w:numId w:val="10"/>
      </w:numPr>
      <w:tabs>
        <w:tab w:val="clear" w:pos="5040"/>
      </w:tabs>
      <w:spacing w:after="240"/>
      <w:ind w:left="0" w:firstLine="0"/>
      <w:jc w:val="right"/>
    </w:pPr>
    <w:rPr>
      <w:rFonts w:ascii="Arial" w:eastAsia="Times New Roman" w:hAnsi="Arial" w:cs="Times New Roman"/>
      <w:b/>
      <w:noProof/>
      <w:color w:val="0000FF"/>
      <w:sz w:val="36"/>
      <w:szCs w:val="20"/>
      <w:lang w:val="fr-FR" w:eastAsia="en-US"/>
    </w:rPr>
  </w:style>
  <w:style w:type="paragraph" w:customStyle="1" w:styleId="FRScheduleCont3">
    <w:name w:val="FRSchedule Cont 3"/>
    <w:basedOn w:val="Normal"/>
    <w:rsid w:val="00712286"/>
    <w:pPr>
      <w:numPr>
        <w:ilvl w:val="7"/>
        <w:numId w:val="10"/>
      </w:numPr>
      <w:tabs>
        <w:tab w:val="clear" w:pos="5760"/>
      </w:tabs>
      <w:spacing w:after="240"/>
      <w:ind w:left="0" w:firstLine="0"/>
    </w:pPr>
    <w:rPr>
      <w:rFonts w:ascii="Times New Roman" w:eastAsia="Times New Roman" w:hAnsi="Times New Roman" w:cs="Times New Roman"/>
      <w:sz w:val="24"/>
      <w:szCs w:val="20"/>
      <w:lang w:eastAsia="en-US"/>
    </w:rPr>
  </w:style>
  <w:style w:type="paragraph" w:customStyle="1" w:styleId="FRScheduleCont6">
    <w:name w:val="FRSchedule Cont 6"/>
    <w:basedOn w:val="Normal"/>
    <w:rsid w:val="00712286"/>
    <w:pPr>
      <w:numPr>
        <w:ilvl w:val="8"/>
        <w:numId w:val="10"/>
      </w:numPr>
      <w:tabs>
        <w:tab w:val="clear" w:pos="6480"/>
      </w:tabs>
      <w:spacing w:after="240"/>
      <w:ind w:left="720" w:firstLine="0"/>
    </w:pPr>
    <w:rPr>
      <w:rFonts w:ascii="Times New Roman" w:eastAsia="Times New Roman" w:hAnsi="Times New Roman" w:cs="Times New Roman"/>
      <w:sz w:val="24"/>
      <w:szCs w:val="20"/>
      <w:lang w:eastAsia="en-US"/>
    </w:rPr>
  </w:style>
  <w:style w:type="paragraph" w:customStyle="1" w:styleId="FRScheduleL4">
    <w:name w:val="FRSchedule_L4"/>
    <w:basedOn w:val="Normal"/>
    <w:rsid w:val="00712286"/>
    <w:pPr>
      <w:spacing w:after="240"/>
    </w:pPr>
    <w:rPr>
      <w:rFonts w:ascii="Times New Roman" w:eastAsia="Times New Roman" w:hAnsi="Times New Roman" w:cs="Times New Roman"/>
      <w:sz w:val="24"/>
      <w:szCs w:val="20"/>
      <w:lang w:eastAsia="en-US"/>
    </w:rPr>
  </w:style>
  <w:style w:type="paragraph" w:customStyle="1" w:styleId="FRScheduleL6">
    <w:name w:val="FRSchedule_L6"/>
    <w:basedOn w:val="Normal"/>
    <w:rsid w:val="00712286"/>
    <w:pPr>
      <w:spacing w:after="240"/>
    </w:pPr>
    <w:rPr>
      <w:rFonts w:ascii="Times New Roman" w:eastAsia="Times New Roman" w:hAnsi="Times New Roman" w:cs="Times New Roman"/>
      <w:sz w:val="24"/>
      <w:szCs w:val="20"/>
      <w:lang w:eastAsia="en-US"/>
    </w:rPr>
  </w:style>
  <w:style w:type="paragraph" w:customStyle="1" w:styleId="FRScheduleL7">
    <w:name w:val="FRSchedule_L7"/>
    <w:basedOn w:val="FRScheduleL6"/>
    <w:rsid w:val="00712286"/>
    <w:pPr>
      <w:numPr>
        <w:numId w:val="8"/>
      </w:numPr>
      <w:tabs>
        <w:tab w:val="clear" w:pos="720"/>
      </w:tabs>
      <w:ind w:left="0" w:firstLine="0"/>
    </w:pPr>
  </w:style>
  <w:style w:type="paragraph" w:customStyle="1" w:styleId="FRScheduleL8">
    <w:name w:val="FRSchedule_L8"/>
    <w:basedOn w:val="FRScheduleL7"/>
    <w:rsid w:val="00712286"/>
    <w:pPr>
      <w:numPr>
        <w:ilvl w:val="1"/>
      </w:numPr>
      <w:tabs>
        <w:tab w:val="clear" w:pos="1440"/>
      </w:tabs>
      <w:ind w:left="0" w:firstLine="0"/>
    </w:pPr>
  </w:style>
  <w:style w:type="paragraph" w:customStyle="1" w:styleId="FRScheduleL9">
    <w:name w:val="FRSchedule_L9"/>
    <w:basedOn w:val="FRScheduleL8"/>
    <w:rsid w:val="00712286"/>
    <w:pPr>
      <w:numPr>
        <w:ilvl w:val="2"/>
      </w:numPr>
      <w:tabs>
        <w:tab w:val="clear" w:pos="2160"/>
      </w:tabs>
      <w:ind w:left="0" w:firstLine="0"/>
    </w:pPr>
  </w:style>
  <w:style w:type="paragraph" w:customStyle="1" w:styleId="PAGENANXFRL8">
    <w:name w:val="PAGENANXFR_L8"/>
    <w:basedOn w:val="Normal"/>
    <w:rsid w:val="00712286"/>
    <w:pPr>
      <w:numPr>
        <w:ilvl w:val="3"/>
        <w:numId w:val="8"/>
      </w:numPr>
      <w:tabs>
        <w:tab w:val="clear" w:pos="2880"/>
        <w:tab w:val="num" w:pos="5760"/>
      </w:tabs>
      <w:spacing w:after="240"/>
      <w:ind w:left="1699" w:hanging="849"/>
    </w:pPr>
    <w:rPr>
      <w:rFonts w:ascii="Times New Roman" w:eastAsia="Times New Roman" w:hAnsi="Times New Roman" w:cs="Times New Roman"/>
      <w:sz w:val="24"/>
      <w:szCs w:val="20"/>
      <w:lang w:eastAsia="en-US"/>
    </w:rPr>
  </w:style>
  <w:style w:type="paragraph" w:customStyle="1" w:styleId="PATitlePartieFR">
    <w:name w:val="PATitle(Partie)FR"/>
    <w:basedOn w:val="Corpsdetexte"/>
    <w:next w:val="Corpsdetexte"/>
    <w:rsid w:val="00712286"/>
    <w:pPr>
      <w:numPr>
        <w:ilvl w:val="4"/>
        <w:numId w:val="8"/>
      </w:numPr>
      <w:tabs>
        <w:tab w:val="clear" w:pos="3600"/>
      </w:tabs>
      <w:spacing w:after="800"/>
      <w:ind w:left="360"/>
      <w:jc w:val="center"/>
      <w:outlineLvl w:val="0"/>
    </w:pPr>
    <w:rPr>
      <w:rFonts w:ascii="Arial" w:eastAsia="Arial Unicode MS" w:hAnsi="Arial" w:cs="Times New Roman"/>
      <w:b/>
      <w:caps/>
      <w:sz w:val="26"/>
      <w:lang w:eastAsia="en-US"/>
    </w:rPr>
  </w:style>
  <w:style w:type="paragraph" w:customStyle="1" w:styleId="Style1">
    <w:name w:val="Style1"/>
    <w:basedOn w:val="Corpsdetexte"/>
    <w:rsid w:val="00712286"/>
    <w:pPr>
      <w:numPr>
        <w:ilvl w:val="5"/>
        <w:numId w:val="8"/>
      </w:numPr>
      <w:tabs>
        <w:tab w:val="clear" w:pos="4320"/>
      </w:tabs>
      <w:spacing w:after="240"/>
      <w:ind w:left="360"/>
    </w:pPr>
    <w:rPr>
      <w:rFonts w:ascii="Times New Roman" w:eastAsia="Arial Unicode MS" w:hAnsi="Times New Roman" w:cs="Times New Roman"/>
      <w:sz w:val="24"/>
      <w:lang w:eastAsia="en-US"/>
    </w:rPr>
  </w:style>
  <w:style w:type="paragraph" w:customStyle="1" w:styleId="PAGENANXFRL9">
    <w:name w:val="PAGENANXFR_L9"/>
    <w:basedOn w:val="PAGENANXFRL8"/>
    <w:rsid w:val="00712286"/>
    <w:pPr>
      <w:numPr>
        <w:ilvl w:val="6"/>
      </w:numPr>
      <w:tabs>
        <w:tab w:val="clear" w:pos="5040"/>
        <w:tab w:val="num" w:pos="6480"/>
      </w:tabs>
      <w:ind w:left="2549" w:hanging="850"/>
      <w:outlineLvl w:val="8"/>
    </w:pPr>
  </w:style>
  <w:style w:type="paragraph" w:customStyle="1" w:styleId="PAGENFRUKCont1">
    <w:name w:val="PAGENFRUK Cont 1"/>
    <w:basedOn w:val="Normal"/>
    <w:rsid w:val="00712286"/>
    <w:pPr>
      <w:numPr>
        <w:ilvl w:val="7"/>
        <w:numId w:val="8"/>
      </w:numPr>
      <w:tabs>
        <w:tab w:val="clear" w:pos="5760"/>
      </w:tabs>
      <w:spacing w:after="240"/>
      <w:ind w:left="0" w:firstLine="0"/>
    </w:pPr>
    <w:rPr>
      <w:rFonts w:ascii="Times New Roman" w:eastAsia="Times New Roman" w:hAnsi="Times New Roman" w:cs="Times New Roman"/>
      <w:sz w:val="24"/>
      <w:szCs w:val="20"/>
      <w:lang w:eastAsia="en-US"/>
    </w:rPr>
  </w:style>
  <w:style w:type="paragraph" w:customStyle="1" w:styleId="PAGENFRUKCont2">
    <w:name w:val="PAGENFRUK Cont 2"/>
    <w:basedOn w:val="PAGENFRUKCont1"/>
    <w:rsid w:val="00712286"/>
    <w:pPr>
      <w:numPr>
        <w:ilvl w:val="8"/>
      </w:numPr>
      <w:tabs>
        <w:tab w:val="clear" w:pos="6480"/>
      </w:tabs>
      <w:ind w:left="0" w:firstLine="0"/>
    </w:pPr>
  </w:style>
  <w:style w:type="paragraph" w:customStyle="1" w:styleId="PAGENFRUKCont3">
    <w:name w:val="PAGENFRUK Cont 3"/>
    <w:basedOn w:val="PAGENFRUKCont2"/>
    <w:rsid w:val="00712286"/>
    <w:pPr>
      <w:numPr>
        <w:ilvl w:val="0"/>
        <w:numId w:val="6"/>
      </w:numPr>
      <w:tabs>
        <w:tab w:val="clear" w:pos="850"/>
      </w:tabs>
      <w:ind w:left="0" w:firstLine="0"/>
    </w:pPr>
  </w:style>
  <w:style w:type="paragraph" w:customStyle="1" w:styleId="PAGENFRUKCont4">
    <w:name w:val="PAGENFRUK Cont 4"/>
    <w:basedOn w:val="PAGENFRUKCont3"/>
    <w:rsid w:val="00712286"/>
    <w:pPr>
      <w:numPr>
        <w:numId w:val="5"/>
      </w:numPr>
      <w:tabs>
        <w:tab w:val="clear" w:pos="1440"/>
      </w:tabs>
    </w:pPr>
  </w:style>
  <w:style w:type="paragraph" w:customStyle="1" w:styleId="PAGENFRUKCont5">
    <w:name w:val="PAGENFRUK Cont 5"/>
    <w:basedOn w:val="PAGENFRUKCont4"/>
    <w:rsid w:val="00712286"/>
    <w:pPr>
      <w:numPr>
        <w:numId w:val="7"/>
      </w:numPr>
      <w:tabs>
        <w:tab w:val="clear" w:pos="850"/>
      </w:tabs>
      <w:ind w:left="0" w:firstLine="0"/>
    </w:pPr>
  </w:style>
  <w:style w:type="paragraph" w:customStyle="1" w:styleId="PAGENFRUKCont7">
    <w:name w:val="PAGENFRUK Cont 7"/>
    <w:basedOn w:val="Normal"/>
    <w:rsid w:val="00712286"/>
    <w:pPr>
      <w:numPr>
        <w:ilvl w:val="8"/>
        <w:numId w:val="9"/>
      </w:numPr>
      <w:tabs>
        <w:tab w:val="clear" w:pos="8640"/>
      </w:tabs>
      <w:spacing w:after="240"/>
      <w:ind w:left="1699" w:firstLine="0"/>
    </w:pPr>
    <w:rPr>
      <w:rFonts w:ascii="Times New Roman" w:eastAsia="Times New Roman" w:hAnsi="Times New Roman" w:cs="Times New Roman"/>
      <w:sz w:val="24"/>
      <w:szCs w:val="20"/>
      <w:lang w:eastAsia="en-US"/>
    </w:rPr>
  </w:style>
  <w:style w:type="paragraph" w:customStyle="1" w:styleId="PAGENFRUKCont8">
    <w:name w:val="PAGENFRUK Cont 8"/>
    <w:basedOn w:val="PAGENFRUKCont7"/>
    <w:rsid w:val="00712286"/>
    <w:pPr>
      <w:numPr>
        <w:ilvl w:val="7"/>
      </w:numPr>
      <w:tabs>
        <w:tab w:val="clear" w:pos="7920"/>
      </w:tabs>
      <w:ind w:left="2549" w:firstLine="0"/>
    </w:pPr>
  </w:style>
  <w:style w:type="paragraph" w:customStyle="1" w:styleId="PAGENFRUKCont9">
    <w:name w:val="PAGENFRUK Cont 9"/>
    <w:basedOn w:val="Normal"/>
    <w:rsid w:val="00712286"/>
    <w:pPr>
      <w:numPr>
        <w:ilvl w:val="6"/>
        <w:numId w:val="9"/>
      </w:numPr>
      <w:tabs>
        <w:tab w:val="clear" w:pos="7200"/>
      </w:tabs>
      <w:spacing w:after="240"/>
      <w:ind w:left="2837" w:firstLine="0"/>
      <w:jc w:val="left"/>
    </w:pPr>
    <w:rPr>
      <w:rFonts w:ascii="Times New Roman" w:eastAsia="Times New Roman" w:hAnsi="Times New Roman" w:cs="Times New Roman"/>
      <w:sz w:val="24"/>
      <w:szCs w:val="20"/>
      <w:lang w:eastAsia="en-US"/>
    </w:rPr>
  </w:style>
  <w:style w:type="paragraph" w:customStyle="1" w:styleId="PAGENFRUKL1">
    <w:name w:val="PAGENFRUK_L1"/>
    <w:basedOn w:val="Normal"/>
    <w:next w:val="PAGENFRUKL2"/>
    <w:rsid w:val="00712286"/>
    <w:pPr>
      <w:keepNext/>
      <w:keepLines/>
      <w:numPr>
        <w:ilvl w:val="5"/>
        <w:numId w:val="9"/>
      </w:numPr>
      <w:tabs>
        <w:tab w:val="clear" w:pos="6480"/>
        <w:tab w:val="num" w:pos="720"/>
      </w:tabs>
      <w:spacing w:before="720" w:after="240"/>
      <w:ind w:left="850" w:hanging="850"/>
      <w:jc w:val="left"/>
      <w:outlineLvl w:val="0"/>
    </w:pPr>
    <w:rPr>
      <w:rFonts w:ascii="Arial" w:eastAsia="Times New Roman" w:hAnsi="Arial" w:cs="Times New Roman"/>
      <w:b/>
      <w:caps/>
      <w:sz w:val="26"/>
      <w:szCs w:val="20"/>
      <w:lang w:eastAsia="en-US"/>
    </w:rPr>
  </w:style>
  <w:style w:type="paragraph" w:customStyle="1" w:styleId="PAGENFRUKL2">
    <w:name w:val="PAGENFRUK_L2"/>
    <w:basedOn w:val="PAGENFRUKL1"/>
    <w:next w:val="PAGENFRUKCont2"/>
    <w:rsid w:val="00712286"/>
    <w:pPr>
      <w:numPr>
        <w:ilvl w:val="4"/>
      </w:numPr>
      <w:tabs>
        <w:tab w:val="clear" w:pos="5760"/>
        <w:tab w:val="num" w:pos="1440"/>
      </w:tabs>
      <w:spacing w:before="480"/>
      <w:ind w:left="850" w:hanging="850"/>
      <w:outlineLvl w:val="1"/>
    </w:pPr>
    <w:rPr>
      <w:caps w:val="0"/>
      <w:smallCaps/>
      <w:sz w:val="24"/>
    </w:rPr>
  </w:style>
  <w:style w:type="paragraph" w:customStyle="1" w:styleId="PAGENFRUKL3">
    <w:name w:val="PAGENFRUK_L3"/>
    <w:basedOn w:val="PAGENFRUKL2"/>
    <w:rsid w:val="00712286"/>
    <w:pPr>
      <w:keepNext w:val="0"/>
      <w:keepLines w:val="0"/>
      <w:numPr>
        <w:ilvl w:val="3"/>
      </w:numPr>
      <w:tabs>
        <w:tab w:val="clear" w:pos="5040"/>
        <w:tab w:val="num" w:pos="2160"/>
      </w:tabs>
      <w:ind w:left="0" w:firstLine="0"/>
      <w:jc w:val="both"/>
      <w:outlineLvl w:val="9"/>
    </w:pPr>
    <w:rPr>
      <w:rFonts w:ascii="Times New Roman" w:hAnsi="Times New Roman"/>
      <w:b w:val="0"/>
      <w:smallCaps w:val="0"/>
    </w:rPr>
  </w:style>
  <w:style w:type="paragraph" w:customStyle="1" w:styleId="PAGENFRUKL4">
    <w:name w:val="PAGENFRUK_L4"/>
    <w:basedOn w:val="PAGENFRUKL3"/>
    <w:next w:val="PAGENFRUKCont4"/>
    <w:rsid w:val="00712286"/>
    <w:pPr>
      <w:keepNext/>
      <w:keepLines/>
      <w:numPr>
        <w:ilvl w:val="2"/>
      </w:numPr>
      <w:tabs>
        <w:tab w:val="clear" w:pos="4320"/>
        <w:tab w:val="num" w:pos="2880"/>
      </w:tabs>
      <w:spacing w:before="360"/>
      <w:ind w:left="850" w:hanging="850"/>
      <w:jc w:val="left"/>
      <w:outlineLvl w:val="2"/>
    </w:pPr>
    <w:rPr>
      <w:rFonts w:ascii="Arial" w:hAnsi="Arial"/>
      <w:b/>
    </w:rPr>
  </w:style>
  <w:style w:type="paragraph" w:customStyle="1" w:styleId="PAGENFRUKL5">
    <w:name w:val="PAGENFRUK_L5"/>
    <w:basedOn w:val="PAGENFRUKL4"/>
    <w:rsid w:val="00712286"/>
    <w:pPr>
      <w:keepNext w:val="0"/>
      <w:keepLines w:val="0"/>
      <w:numPr>
        <w:ilvl w:val="1"/>
      </w:numPr>
      <w:ind w:left="0" w:firstLine="0"/>
      <w:jc w:val="both"/>
      <w:outlineLvl w:val="9"/>
    </w:pPr>
    <w:rPr>
      <w:rFonts w:ascii="Times New Roman" w:hAnsi="Times New Roman"/>
      <w:b w:val="0"/>
    </w:rPr>
  </w:style>
  <w:style w:type="paragraph" w:customStyle="1" w:styleId="PAGENFRUKL6">
    <w:name w:val="PAGENFRUK_L6"/>
    <w:basedOn w:val="PAGENFRUKL5"/>
    <w:rsid w:val="00712286"/>
    <w:pPr>
      <w:numPr>
        <w:ilvl w:val="0"/>
      </w:numPr>
      <w:tabs>
        <w:tab w:val="clear" w:pos="2880"/>
        <w:tab w:val="num" w:pos="4320"/>
      </w:tabs>
      <w:spacing w:before="0"/>
      <w:ind w:left="850" w:hanging="850"/>
    </w:pPr>
  </w:style>
  <w:style w:type="paragraph" w:customStyle="1" w:styleId="PAGENFRUKL7">
    <w:name w:val="PAGENFRUK_L7"/>
    <w:basedOn w:val="PAGENFRUKL6"/>
    <w:rsid w:val="00712286"/>
    <w:pPr>
      <w:numPr>
        <w:ilvl w:val="8"/>
        <w:numId w:val="11"/>
      </w:numPr>
    </w:pPr>
  </w:style>
  <w:style w:type="paragraph" w:customStyle="1" w:styleId="PAGENFRUKL8">
    <w:name w:val="PAGENFRUK_L8"/>
    <w:basedOn w:val="PAGENFRUKL7"/>
    <w:rsid w:val="00712286"/>
    <w:pPr>
      <w:numPr>
        <w:ilvl w:val="7"/>
      </w:numPr>
    </w:pPr>
  </w:style>
  <w:style w:type="paragraph" w:customStyle="1" w:styleId="PAGENFRUKL9">
    <w:name w:val="PAGENFRUK_L9"/>
    <w:basedOn w:val="PAGENFRUKL8"/>
    <w:rsid w:val="00712286"/>
    <w:pPr>
      <w:numPr>
        <w:ilvl w:val="6"/>
      </w:numPr>
      <w:outlineLvl w:val="8"/>
    </w:pPr>
  </w:style>
  <w:style w:type="paragraph" w:customStyle="1" w:styleId="PAExpos">
    <w:name w:val="PAExposé"/>
    <w:basedOn w:val="Corpsdetexte"/>
    <w:rsid w:val="00712286"/>
    <w:pPr>
      <w:numPr>
        <w:ilvl w:val="5"/>
        <w:numId w:val="11"/>
      </w:numPr>
      <w:tabs>
        <w:tab w:val="clear" w:pos="1146"/>
        <w:tab w:val="num" w:pos="720"/>
      </w:tabs>
      <w:ind w:left="720"/>
    </w:pPr>
    <w:rPr>
      <w:rFonts w:ascii="Times New Roman" w:eastAsia="Times New Roman" w:hAnsi="Times New Roman" w:cs="Times New Roman"/>
      <w:sz w:val="24"/>
      <w:szCs w:val="20"/>
      <w:lang w:eastAsia="en-US"/>
    </w:rPr>
  </w:style>
  <w:style w:type="paragraph" w:customStyle="1" w:styleId="PATitleSectionUK">
    <w:name w:val="PATitle(Section)UK"/>
    <w:basedOn w:val="Corpsdetexte"/>
    <w:next w:val="Corpsdetexte"/>
    <w:rsid w:val="00712286"/>
    <w:pPr>
      <w:numPr>
        <w:ilvl w:val="4"/>
        <w:numId w:val="11"/>
      </w:numPr>
      <w:spacing w:after="800"/>
      <w:jc w:val="center"/>
      <w:outlineLvl w:val="0"/>
    </w:pPr>
    <w:rPr>
      <w:rFonts w:ascii="Arial" w:eastAsia="Arial Unicode MS" w:hAnsi="Arial" w:cs="Times New Roman"/>
      <w:b/>
      <w:caps/>
      <w:sz w:val="26"/>
      <w:lang w:eastAsia="en-US"/>
    </w:rPr>
  </w:style>
  <w:style w:type="paragraph" w:customStyle="1" w:styleId="PAParties">
    <w:name w:val="PAParties"/>
    <w:basedOn w:val="Corpsdetexte"/>
    <w:rsid w:val="00712286"/>
    <w:pPr>
      <w:numPr>
        <w:ilvl w:val="3"/>
        <w:numId w:val="11"/>
      </w:numPr>
    </w:pPr>
    <w:rPr>
      <w:rFonts w:ascii="Times New Roman" w:eastAsia="Times New Roman" w:hAnsi="Times New Roman" w:cs="Times New Roman"/>
      <w:sz w:val="24"/>
      <w:szCs w:val="20"/>
      <w:lang w:eastAsia="en-US"/>
    </w:rPr>
  </w:style>
  <w:style w:type="paragraph" w:customStyle="1" w:styleId="ContratPartie1">
    <w:name w:val="Contrat_Partie1"/>
    <w:basedOn w:val="Normal"/>
    <w:autoRedefine/>
    <w:rsid w:val="00712286"/>
    <w:pPr>
      <w:numPr>
        <w:ilvl w:val="2"/>
        <w:numId w:val="11"/>
      </w:numPr>
    </w:pPr>
    <w:rPr>
      <w:rFonts w:ascii="Times New Roman" w:eastAsia="Times New Roman" w:hAnsi="Times New Roman" w:cs="Times New Roman"/>
      <w:sz w:val="24"/>
      <w:lang w:eastAsia="en-US"/>
    </w:rPr>
  </w:style>
  <w:style w:type="paragraph" w:customStyle="1" w:styleId="FIBL9">
    <w:name w:val="FIB_L9"/>
    <w:basedOn w:val="FIBL8"/>
    <w:rsid w:val="00712286"/>
    <w:pPr>
      <w:numPr>
        <w:ilvl w:val="1"/>
      </w:numPr>
    </w:pPr>
  </w:style>
  <w:style w:type="paragraph" w:customStyle="1" w:styleId="FIBL8">
    <w:name w:val="FIB_L8"/>
    <w:basedOn w:val="Normal"/>
    <w:rsid w:val="00712286"/>
    <w:pPr>
      <w:numPr>
        <w:numId w:val="11"/>
      </w:numPr>
      <w:spacing w:after="240"/>
    </w:pPr>
    <w:rPr>
      <w:rFonts w:ascii="Times New Roman" w:eastAsia="Times New Roman" w:hAnsi="Times New Roman" w:cs="Times New Roman"/>
      <w:sz w:val="24"/>
      <w:szCs w:val="20"/>
      <w:lang w:eastAsia="en-US"/>
    </w:rPr>
  </w:style>
  <w:style w:type="paragraph" w:styleId="Corpsdetexte">
    <w:name w:val="Body Text"/>
    <w:basedOn w:val="Normal"/>
    <w:link w:val="CorpsdetexteCar"/>
    <w:uiPriority w:val="99"/>
    <w:unhideWhenUsed/>
    <w:rsid w:val="00712286"/>
  </w:style>
  <w:style w:type="character" w:customStyle="1" w:styleId="CorpsdetexteCar">
    <w:name w:val="Corps de texte Car"/>
    <w:basedOn w:val="Policepardfaut"/>
    <w:link w:val="Corpsdetexte"/>
    <w:uiPriority w:val="99"/>
    <w:rsid w:val="00712286"/>
    <w:rPr>
      <w:rFonts w:ascii="Helvetica Neue Light" w:hAnsi="Helvetica Neue Light"/>
      <w:sz w:val="20"/>
      <w:lang w:val="fr-FR"/>
    </w:rPr>
  </w:style>
  <w:style w:type="paragraph" w:customStyle="1" w:styleId="FWBuL3">
    <w:name w:val="FWBu_L3"/>
    <w:basedOn w:val="FWBuL2"/>
    <w:rsid w:val="0005077F"/>
    <w:pPr>
      <w:tabs>
        <w:tab w:val="clear" w:pos="0"/>
        <w:tab w:val="num" w:pos="720"/>
      </w:tabs>
      <w:ind w:left="2160" w:hanging="180"/>
    </w:pPr>
  </w:style>
  <w:style w:type="paragraph" w:customStyle="1" w:styleId="FWBuL2">
    <w:name w:val="FWBu_L2"/>
    <w:basedOn w:val="FWBuL1"/>
    <w:rsid w:val="0005077F"/>
    <w:pPr>
      <w:ind w:left="1440" w:hanging="360"/>
    </w:pPr>
  </w:style>
  <w:style w:type="paragraph" w:customStyle="1" w:styleId="FWBuL1">
    <w:name w:val="FWBu_L1"/>
    <w:basedOn w:val="Normal"/>
    <w:rsid w:val="0005077F"/>
    <w:pPr>
      <w:tabs>
        <w:tab w:val="num" w:pos="0"/>
      </w:tabs>
      <w:ind w:left="720" w:hanging="720"/>
    </w:pPr>
    <w:rPr>
      <w:rFonts w:ascii="Times New Roman" w:eastAsia="Times New Roman" w:hAnsi="Times New Roman" w:cs="Times New Roman"/>
      <w:sz w:val="24"/>
      <w:szCs w:val="20"/>
      <w:lang w:eastAsia="en-US"/>
    </w:rPr>
  </w:style>
  <w:style w:type="paragraph" w:customStyle="1" w:styleId="Contratdate">
    <w:name w:val="Contrat_date"/>
    <w:basedOn w:val="Normal"/>
    <w:autoRedefine/>
    <w:rsid w:val="0005077F"/>
    <w:pPr>
      <w:spacing w:after="600"/>
      <w:jc w:val="center"/>
    </w:pPr>
    <w:rPr>
      <w:rFonts w:ascii="Times New Roman" w:eastAsia="Times New Roman" w:hAnsi="Times New Roman" w:cs="Times New Roman"/>
      <w:sz w:val="24"/>
      <w:lang w:eastAsia="en-US"/>
    </w:rPr>
  </w:style>
  <w:style w:type="paragraph" w:customStyle="1" w:styleId="Clausesansnumro">
    <w:name w:val="Clause sans numéro"/>
    <w:basedOn w:val="Normal"/>
    <w:rsid w:val="0005077F"/>
    <w:pPr>
      <w:spacing w:after="240"/>
    </w:pPr>
    <w:rPr>
      <w:rFonts w:ascii="Times New Roman" w:eastAsia="SimSun" w:hAnsi="Times New Roman" w:cs="Times New Roman"/>
      <w:sz w:val="24"/>
      <w:lang w:eastAsia="zh-CN"/>
    </w:rPr>
  </w:style>
  <w:style w:type="paragraph" w:customStyle="1" w:styleId="Textedebulles1">
    <w:name w:val="Texte de bulles1"/>
    <w:basedOn w:val="Normal"/>
    <w:semiHidden/>
    <w:rsid w:val="0005077F"/>
    <w:pPr>
      <w:overflowPunct w:val="0"/>
      <w:autoSpaceDE w:val="0"/>
      <w:autoSpaceDN w:val="0"/>
      <w:adjustRightInd w:val="0"/>
      <w:jc w:val="left"/>
      <w:textAlignment w:val="baseline"/>
    </w:pPr>
    <w:rPr>
      <w:rFonts w:ascii="Tahoma" w:eastAsia="MS Mincho" w:hAnsi="Tahoma" w:cs="Times New Roman"/>
      <w:sz w:val="16"/>
      <w:szCs w:val="16"/>
    </w:rPr>
  </w:style>
  <w:style w:type="paragraph" w:customStyle="1" w:styleId="FWBL2">
    <w:name w:val="FWB_L2"/>
    <w:basedOn w:val="Normal"/>
    <w:link w:val="FWBL2Char"/>
    <w:rsid w:val="0005077F"/>
    <w:pPr>
      <w:numPr>
        <w:ilvl w:val="1"/>
        <w:numId w:val="4"/>
      </w:numPr>
      <w:spacing w:after="240"/>
    </w:pPr>
    <w:rPr>
      <w:rFonts w:ascii="Times New Roman" w:eastAsia="Times New Roman" w:hAnsi="Times New Roman" w:cs="Times New Roman"/>
      <w:sz w:val="24"/>
      <w:szCs w:val="20"/>
      <w:lang w:eastAsia="en-US"/>
    </w:rPr>
  </w:style>
  <w:style w:type="character" w:customStyle="1" w:styleId="FWBL2Char">
    <w:name w:val="FWB_L2 Char"/>
    <w:link w:val="FWBL2"/>
    <w:rsid w:val="0005077F"/>
    <w:rPr>
      <w:rFonts w:ascii="Times New Roman" w:eastAsia="Times New Roman" w:hAnsi="Times New Roman" w:cs="Times New Roman"/>
      <w:szCs w:val="20"/>
      <w:lang w:val="fr-FR" w:eastAsia="en-US"/>
    </w:rPr>
  </w:style>
  <w:style w:type="paragraph" w:customStyle="1" w:styleId="FWBL4">
    <w:name w:val="FWB_L4"/>
    <w:basedOn w:val="Normal"/>
    <w:link w:val="FWBL4CharChar"/>
    <w:rsid w:val="0005077F"/>
    <w:pPr>
      <w:tabs>
        <w:tab w:val="num" w:pos="1440"/>
      </w:tabs>
      <w:spacing w:after="240"/>
      <w:ind w:left="1440" w:hanging="216"/>
    </w:pPr>
    <w:rPr>
      <w:rFonts w:ascii="Times New Roman" w:eastAsia="Times New Roman" w:hAnsi="Times New Roman" w:cs="Times New Roman"/>
      <w:sz w:val="24"/>
      <w:szCs w:val="20"/>
      <w:lang w:eastAsia="en-US"/>
    </w:rPr>
  </w:style>
  <w:style w:type="paragraph" w:customStyle="1" w:styleId="FWDL2">
    <w:name w:val="FWD_L2"/>
    <w:basedOn w:val="Normal"/>
    <w:rsid w:val="0005077F"/>
    <w:pPr>
      <w:tabs>
        <w:tab w:val="num" w:pos="720"/>
      </w:tabs>
      <w:spacing w:after="240"/>
      <w:ind w:left="720" w:hanging="720"/>
    </w:pPr>
    <w:rPr>
      <w:rFonts w:ascii="Times New Roman" w:eastAsia="Times New Roman" w:hAnsi="Times New Roman" w:cs="Times New Roman"/>
      <w:sz w:val="24"/>
      <w:szCs w:val="20"/>
      <w:lang w:eastAsia="en-US"/>
    </w:rPr>
  </w:style>
  <w:style w:type="paragraph" w:customStyle="1" w:styleId="FRScheduleCont2">
    <w:name w:val="FRSchedule Cont 2"/>
    <w:basedOn w:val="Normal"/>
    <w:rsid w:val="00C25EC8"/>
    <w:pPr>
      <w:spacing w:after="240"/>
    </w:pPr>
    <w:rPr>
      <w:rFonts w:ascii="Times New Roman" w:eastAsia="Times New Roman" w:hAnsi="Times New Roman" w:cs="Times New Roman"/>
      <w:sz w:val="24"/>
      <w:szCs w:val="20"/>
      <w:lang w:eastAsia="en-US"/>
    </w:rPr>
  </w:style>
  <w:style w:type="table" w:customStyle="1" w:styleId="TableauGrille1Clair-Accentuation61">
    <w:name w:val="Tableau Grille 1 Clair - Accentuation 61"/>
    <w:basedOn w:val="TableauNormal"/>
    <w:uiPriority w:val="46"/>
    <w:rsid w:val="00031488"/>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Rvision">
    <w:name w:val="Revision"/>
    <w:hidden/>
    <w:uiPriority w:val="99"/>
    <w:semiHidden/>
    <w:rsid w:val="00B064EC"/>
    <w:rPr>
      <w:rFonts w:ascii="Helvetica Neue Light" w:hAnsi="Helvetica Neue Light"/>
      <w:sz w:val="20"/>
      <w:lang w:val="fr-FR"/>
    </w:rPr>
  </w:style>
  <w:style w:type="character" w:styleId="Marquedecommentaire">
    <w:name w:val="annotation reference"/>
    <w:basedOn w:val="Policepardfaut"/>
    <w:semiHidden/>
    <w:unhideWhenUsed/>
    <w:rsid w:val="000E055C"/>
    <w:rPr>
      <w:sz w:val="18"/>
      <w:szCs w:val="18"/>
    </w:rPr>
  </w:style>
  <w:style w:type="paragraph" w:styleId="Commentaire">
    <w:name w:val="annotation text"/>
    <w:basedOn w:val="Normal"/>
    <w:link w:val="CommentaireCar"/>
    <w:unhideWhenUsed/>
    <w:rsid w:val="000E055C"/>
    <w:rPr>
      <w:sz w:val="24"/>
    </w:rPr>
  </w:style>
  <w:style w:type="character" w:customStyle="1" w:styleId="CommentaireCar">
    <w:name w:val="Commentaire Car"/>
    <w:basedOn w:val="Policepardfaut"/>
    <w:link w:val="Commentaire"/>
    <w:rsid w:val="000E055C"/>
    <w:rPr>
      <w:rFonts w:ascii="Helvetica Neue Light" w:hAnsi="Helvetica Neue Light"/>
      <w:lang w:val="fr-FR"/>
    </w:rPr>
  </w:style>
  <w:style w:type="paragraph" w:styleId="Objetducommentaire">
    <w:name w:val="annotation subject"/>
    <w:basedOn w:val="Commentaire"/>
    <w:next w:val="Commentaire"/>
    <w:link w:val="ObjetducommentaireCar"/>
    <w:uiPriority w:val="99"/>
    <w:semiHidden/>
    <w:unhideWhenUsed/>
    <w:rsid w:val="000E055C"/>
    <w:rPr>
      <w:b/>
      <w:bCs/>
      <w:sz w:val="20"/>
      <w:szCs w:val="20"/>
    </w:rPr>
  </w:style>
  <w:style w:type="character" w:customStyle="1" w:styleId="ObjetducommentaireCar">
    <w:name w:val="Objet du commentaire Car"/>
    <w:basedOn w:val="CommentaireCar"/>
    <w:link w:val="Objetducommentaire"/>
    <w:uiPriority w:val="99"/>
    <w:semiHidden/>
    <w:rsid w:val="000E055C"/>
    <w:rPr>
      <w:rFonts w:ascii="Helvetica Neue Light" w:hAnsi="Helvetica Neue Light"/>
      <w:b/>
      <w:bCs/>
      <w:sz w:val="20"/>
      <w:szCs w:val="20"/>
      <w:lang w:val="fr-FR"/>
    </w:rPr>
  </w:style>
  <w:style w:type="paragraph" w:customStyle="1" w:styleId="FWBL1">
    <w:name w:val="FWB_L1"/>
    <w:basedOn w:val="Normal"/>
    <w:next w:val="FWBL2"/>
    <w:rsid w:val="000B3C3A"/>
    <w:pPr>
      <w:keepNext/>
      <w:keepLines/>
      <w:tabs>
        <w:tab w:val="num" w:pos="720"/>
      </w:tabs>
      <w:spacing w:after="240"/>
      <w:jc w:val="left"/>
      <w:outlineLvl w:val="0"/>
    </w:pPr>
    <w:rPr>
      <w:rFonts w:ascii="Times New Roman" w:eastAsia="Times New Roman" w:hAnsi="Times New Roman" w:cs="Times New Roman"/>
      <w:b/>
      <w:smallCaps/>
      <w:sz w:val="24"/>
      <w:szCs w:val="20"/>
      <w:lang w:eastAsia="en-US"/>
    </w:rPr>
  </w:style>
  <w:style w:type="paragraph" w:customStyle="1" w:styleId="FWBL3">
    <w:name w:val="FWB_L3"/>
    <w:basedOn w:val="FWBL2"/>
    <w:link w:val="FWBL3Char"/>
    <w:rsid w:val="000B3C3A"/>
    <w:pPr>
      <w:numPr>
        <w:ilvl w:val="0"/>
        <w:numId w:val="0"/>
      </w:numPr>
      <w:tabs>
        <w:tab w:val="num" w:pos="720"/>
      </w:tabs>
      <w:ind w:left="720" w:hanging="720"/>
    </w:pPr>
  </w:style>
  <w:style w:type="paragraph" w:customStyle="1" w:styleId="FWBL5">
    <w:name w:val="FWB_L5"/>
    <w:basedOn w:val="FWBL4"/>
    <w:link w:val="FWBL5Char"/>
    <w:rsid w:val="000B3C3A"/>
    <w:pPr>
      <w:tabs>
        <w:tab w:val="clear" w:pos="1440"/>
        <w:tab w:val="num" w:pos="2160"/>
      </w:tabs>
      <w:ind w:left="2160" w:hanging="720"/>
    </w:pPr>
  </w:style>
  <w:style w:type="paragraph" w:customStyle="1" w:styleId="FWBL6">
    <w:name w:val="FWB_L6"/>
    <w:basedOn w:val="FWBL5"/>
    <w:rsid w:val="000B3C3A"/>
    <w:pPr>
      <w:tabs>
        <w:tab w:val="clear" w:pos="2160"/>
        <w:tab w:val="num" w:pos="2880"/>
      </w:tabs>
      <w:ind w:left="2880" w:hanging="216"/>
    </w:pPr>
  </w:style>
  <w:style w:type="paragraph" w:customStyle="1" w:styleId="FWBL7">
    <w:name w:val="FWB_L7"/>
    <w:basedOn w:val="FWBL6"/>
    <w:rsid w:val="000B3C3A"/>
    <w:pPr>
      <w:tabs>
        <w:tab w:val="clear" w:pos="2880"/>
        <w:tab w:val="num" w:pos="3600"/>
      </w:tabs>
      <w:ind w:left="3600" w:hanging="720"/>
    </w:pPr>
  </w:style>
  <w:style w:type="paragraph" w:customStyle="1" w:styleId="FWBL8">
    <w:name w:val="FWB_L8"/>
    <w:basedOn w:val="FWBL7"/>
    <w:rsid w:val="000B3C3A"/>
    <w:pPr>
      <w:tabs>
        <w:tab w:val="clear" w:pos="3600"/>
        <w:tab w:val="num" w:pos="4320"/>
      </w:tabs>
      <w:ind w:left="4320"/>
    </w:pPr>
  </w:style>
  <w:style w:type="character" w:customStyle="1" w:styleId="FWBL3Char">
    <w:name w:val="FWB_L3 Char"/>
    <w:basedOn w:val="FWBL2Char"/>
    <w:link w:val="FWBL3"/>
    <w:rsid w:val="000B3C3A"/>
    <w:rPr>
      <w:rFonts w:ascii="Times New Roman" w:eastAsia="Times New Roman" w:hAnsi="Times New Roman" w:cs="Times New Roman"/>
      <w:szCs w:val="20"/>
      <w:lang w:val="fr-FR" w:eastAsia="en-US"/>
    </w:rPr>
  </w:style>
  <w:style w:type="character" w:customStyle="1" w:styleId="FWBL4CharChar">
    <w:name w:val="FWB_L4 Char Char"/>
    <w:link w:val="FWBL4"/>
    <w:rsid w:val="00CD25D6"/>
    <w:rPr>
      <w:rFonts w:ascii="Times New Roman" w:eastAsia="Times New Roman" w:hAnsi="Times New Roman" w:cs="Times New Roman"/>
      <w:szCs w:val="20"/>
      <w:lang w:val="fr-FR" w:eastAsia="en-US"/>
    </w:rPr>
  </w:style>
  <w:style w:type="paragraph" w:styleId="Explorateurdedocuments">
    <w:name w:val="Document Map"/>
    <w:basedOn w:val="Normal"/>
    <w:link w:val="ExplorateurdedocumentsCar"/>
    <w:uiPriority w:val="99"/>
    <w:semiHidden/>
    <w:unhideWhenUsed/>
    <w:rsid w:val="001E337F"/>
    <w:rPr>
      <w:rFonts w:ascii="Lucida Grande" w:hAnsi="Lucida Grande" w:cs="Lucida Grande"/>
      <w:sz w:val="24"/>
    </w:rPr>
  </w:style>
  <w:style w:type="character" w:customStyle="1" w:styleId="ExplorateurdedocumentsCar">
    <w:name w:val="Explorateur de documents Car"/>
    <w:basedOn w:val="Policepardfaut"/>
    <w:link w:val="Explorateurdedocuments"/>
    <w:uiPriority w:val="99"/>
    <w:semiHidden/>
    <w:rsid w:val="001E337F"/>
    <w:rPr>
      <w:rFonts w:ascii="Lucida Grande" w:hAnsi="Lucida Grande" w:cs="Lucida Grande"/>
      <w:lang w:val="fr-FR"/>
    </w:rPr>
  </w:style>
  <w:style w:type="paragraph" w:customStyle="1" w:styleId="FWBCont4">
    <w:name w:val="FWB Cont 4"/>
    <w:basedOn w:val="Normal"/>
    <w:rsid w:val="00413E84"/>
    <w:pPr>
      <w:spacing w:after="240"/>
    </w:pPr>
    <w:rPr>
      <w:rFonts w:ascii="Times New Roman" w:eastAsia="Times New Roman" w:hAnsi="Times New Roman" w:cs="Times New Roman"/>
      <w:sz w:val="24"/>
      <w:szCs w:val="20"/>
      <w:lang w:eastAsia="en-US"/>
    </w:rPr>
  </w:style>
  <w:style w:type="character" w:customStyle="1" w:styleId="FWBL5Char">
    <w:name w:val="FWB_L5 Char"/>
    <w:basedOn w:val="FWBL4CharChar"/>
    <w:link w:val="FWBL5"/>
    <w:rsid w:val="009F476A"/>
    <w:rPr>
      <w:rFonts w:ascii="Times New Roman" w:eastAsia="Times New Roman" w:hAnsi="Times New Roman" w:cs="Times New Roman"/>
      <w:szCs w:val="20"/>
      <w:lang w:val="fr-FR" w:eastAsia="en-US"/>
    </w:rPr>
  </w:style>
  <w:style w:type="numbering" w:customStyle="1" w:styleId="Style2">
    <w:name w:val="Style2"/>
    <w:uiPriority w:val="99"/>
    <w:rsid w:val="00170392"/>
    <w:pPr>
      <w:numPr>
        <w:numId w:val="101"/>
      </w:numPr>
    </w:pPr>
  </w:style>
  <w:style w:type="character" w:customStyle="1" w:styleId="Titre5Car">
    <w:name w:val="Titre 5 Car"/>
    <w:basedOn w:val="Policepardfaut"/>
    <w:link w:val="Titre5"/>
    <w:uiPriority w:val="9"/>
    <w:rsid w:val="00C97309"/>
    <w:rPr>
      <w:rFonts w:asciiTheme="majorHAnsi" w:eastAsiaTheme="majorEastAsia" w:hAnsiTheme="majorHAnsi" w:cstheme="majorBidi"/>
      <w:lang w:val="fr-FR"/>
    </w:rPr>
  </w:style>
  <w:style w:type="numbering" w:customStyle="1" w:styleId="Style3">
    <w:name w:val="Style3"/>
    <w:uiPriority w:val="99"/>
    <w:rsid w:val="00DE30A1"/>
    <w:pPr>
      <w:numPr>
        <w:numId w:val="102"/>
      </w:numPr>
    </w:pPr>
  </w:style>
  <w:style w:type="numbering" w:customStyle="1" w:styleId="Style4">
    <w:name w:val="Style4"/>
    <w:uiPriority w:val="99"/>
    <w:rsid w:val="00DE30A1"/>
    <w:pPr>
      <w:numPr>
        <w:numId w:val="103"/>
      </w:numPr>
    </w:pPr>
  </w:style>
  <w:style w:type="character" w:customStyle="1" w:styleId="Titre6Car">
    <w:name w:val="Titre 6 Car"/>
    <w:basedOn w:val="Policepardfaut"/>
    <w:link w:val="Titre6"/>
    <w:rsid w:val="007A2811"/>
    <w:rPr>
      <w:rFonts w:asciiTheme="majorHAnsi" w:eastAsiaTheme="majorEastAsia" w:hAnsiTheme="majorHAnsi" w:cstheme="majorBidi"/>
      <w:lang w:val="fr-FR"/>
    </w:rPr>
  </w:style>
  <w:style w:type="character" w:customStyle="1" w:styleId="Titre7Car">
    <w:name w:val="Titre 7 Car"/>
    <w:basedOn w:val="Policepardfaut"/>
    <w:link w:val="Titre7"/>
    <w:uiPriority w:val="9"/>
    <w:rsid w:val="00A77675"/>
    <w:rPr>
      <w:rFonts w:asciiTheme="majorHAnsi" w:eastAsiaTheme="majorEastAsia" w:hAnsiTheme="majorHAnsi" w:cstheme="majorBidi"/>
      <w:i/>
      <w:iCs/>
      <w:color w:val="404040" w:themeColor="text1" w:themeTint="BF"/>
      <w:sz w:val="20"/>
      <w:lang w:val="fr-FR"/>
    </w:rPr>
  </w:style>
  <w:style w:type="character" w:customStyle="1" w:styleId="Titre8Car">
    <w:name w:val="Titre 8 Car"/>
    <w:basedOn w:val="Policepardfaut"/>
    <w:link w:val="Titre8"/>
    <w:uiPriority w:val="9"/>
    <w:semiHidden/>
    <w:rsid w:val="00A77675"/>
    <w:rPr>
      <w:rFonts w:asciiTheme="majorHAnsi" w:eastAsiaTheme="majorEastAsia" w:hAnsiTheme="majorHAnsi" w:cstheme="majorBidi"/>
      <w:color w:val="404040" w:themeColor="text1" w:themeTint="BF"/>
      <w:sz w:val="20"/>
      <w:szCs w:val="20"/>
      <w:lang w:val="fr-FR"/>
    </w:rPr>
  </w:style>
  <w:style w:type="character" w:customStyle="1" w:styleId="Titre9Car">
    <w:name w:val="Titre 9 Car"/>
    <w:basedOn w:val="Policepardfaut"/>
    <w:link w:val="Titre9"/>
    <w:uiPriority w:val="9"/>
    <w:semiHidden/>
    <w:rsid w:val="00A77675"/>
    <w:rPr>
      <w:rFonts w:asciiTheme="majorHAnsi" w:eastAsiaTheme="majorEastAsia" w:hAnsiTheme="majorHAnsi" w:cstheme="majorBidi"/>
      <w:i/>
      <w:iCs/>
      <w:color w:val="404040" w:themeColor="text1" w:themeTint="BF"/>
      <w:sz w:val="20"/>
      <w:szCs w:val="20"/>
      <w:lang w:val="fr-FR"/>
    </w:rPr>
  </w:style>
  <w:style w:type="numbering" w:customStyle="1" w:styleId="StyleTestSDM">
    <w:name w:val="Style Test SDM"/>
    <w:uiPriority w:val="99"/>
    <w:rsid w:val="00A95579"/>
    <w:pPr>
      <w:numPr>
        <w:numId w:val="108"/>
      </w:numPr>
    </w:pPr>
  </w:style>
  <w:style w:type="paragraph" w:styleId="En-ttedetabledesmatires">
    <w:name w:val="TOC Heading"/>
    <w:basedOn w:val="Titre1"/>
    <w:next w:val="Normal"/>
    <w:uiPriority w:val="39"/>
    <w:unhideWhenUsed/>
    <w:qFormat/>
    <w:rsid w:val="007B0FAA"/>
    <w:pPr>
      <w:numPr>
        <w:numId w:val="0"/>
      </w:numPr>
      <w:spacing w:before="240" w:line="259" w:lineRule="auto"/>
      <w:jc w:val="left"/>
      <w:outlineLvl w:val="9"/>
    </w:pPr>
    <w:rPr>
      <w:rFonts w:asciiTheme="majorHAnsi" w:hAnsiTheme="majorHAnsi"/>
      <w:b w:val="0"/>
      <w:bCs w:val="0"/>
      <w:smallCaps w:val="0"/>
      <w:color w:val="365F91" w:themeColor="accent1" w:themeShade="BF"/>
    </w:rPr>
  </w:style>
  <w:style w:type="paragraph" w:customStyle="1" w:styleId="FRScheduleL2">
    <w:name w:val="FRSchedule_L2"/>
    <w:basedOn w:val="Normal"/>
    <w:next w:val="Normal"/>
    <w:rsid w:val="00477C04"/>
    <w:pPr>
      <w:keepNext/>
      <w:keepLines/>
      <w:spacing w:after="240"/>
      <w:jc w:val="center"/>
      <w:outlineLvl w:val="1"/>
    </w:pPr>
    <w:rPr>
      <w:rFonts w:ascii="Times New Roman" w:eastAsia="Times New Roman" w:hAnsi="Times New Roman" w:cs="Times New Roman"/>
      <w:b/>
      <w:sz w:val="24"/>
      <w:szCs w:val="20"/>
      <w:lang w:eastAsia="en-US"/>
    </w:rPr>
  </w:style>
  <w:style w:type="paragraph" w:customStyle="1" w:styleId="FRScheduleL1">
    <w:name w:val="FRSchedule_L1"/>
    <w:basedOn w:val="Normal"/>
    <w:next w:val="Normal"/>
    <w:rsid w:val="008A0A4B"/>
    <w:pPr>
      <w:keepNext/>
      <w:keepLines/>
      <w:pageBreakBefore/>
      <w:spacing w:after="240" w:line="480" w:lineRule="auto"/>
      <w:jc w:val="center"/>
      <w:outlineLvl w:val="0"/>
    </w:pPr>
    <w:rPr>
      <w:rFonts w:ascii="Times New Roman" w:eastAsia="Times New Roman" w:hAnsi="Times New Roman" w:cs="Times New Roman"/>
      <w:b/>
      <w:caps/>
      <w:sz w:val="24"/>
      <w:szCs w:val="20"/>
      <w:lang w:eastAsia="en-US"/>
    </w:rPr>
  </w:style>
  <w:style w:type="table" w:styleId="Listeclaire">
    <w:name w:val="Light List"/>
    <w:basedOn w:val="TableauNormal"/>
    <w:uiPriority w:val="61"/>
    <w:rsid w:val="00B464A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Lienhypertextesuivivisit">
    <w:name w:val="FollowedHyperlink"/>
    <w:basedOn w:val="Policepardfaut"/>
    <w:uiPriority w:val="99"/>
    <w:semiHidden/>
    <w:unhideWhenUsed/>
    <w:rsid w:val="008C7839"/>
    <w:rPr>
      <w:color w:val="800080" w:themeColor="followedHyperlink"/>
      <w:u w:val="single"/>
    </w:rPr>
  </w:style>
  <w:style w:type="paragraph" w:customStyle="1" w:styleId="FWDL1">
    <w:name w:val="FWD_L1"/>
    <w:basedOn w:val="Normal"/>
    <w:rsid w:val="007D0983"/>
    <w:pPr>
      <w:spacing w:after="240"/>
    </w:pPr>
    <w:rPr>
      <w:rFonts w:ascii="Times New Roman" w:eastAsia="Times New Roman" w:hAnsi="Times New Roman" w:cs="Times New Roman"/>
      <w:sz w:val="24"/>
      <w:szCs w:val="20"/>
      <w:lang w:eastAsia="en-US"/>
    </w:rPr>
  </w:style>
  <w:style w:type="paragraph" w:customStyle="1" w:styleId="FWDL3">
    <w:name w:val="FWD_L3"/>
    <w:basedOn w:val="FWDL2"/>
    <w:rsid w:val="007D0983"/>
    <w:pPr>
      <w:tabs>
        <w:tab w:val="clear" w:pos="720"/>
        <w:tab w:val="num" w:pos="1440"/>
      </w:tabs>
      <w:ind w:left="1440" w:hanging="216"/>
    </w:pPr>
  </w:style>
  <w:style w:type="paragraph" w:customStyle="1" w:styleId="FWDL4">
    <w:name w:val="FWD_L4"/>
    <w:basedOn w:val="FWDL3"/>
    <w:rsid w:val="007D0983"/>
    <w:pPr>
      <w:tabs>
        <w:tab w:val="clear" w:pos="1440"/>
        <w:tab w:val="num" w:pos="2160"/>
      </w:tabs>
      <w:ind w:left="2160" w:hanging="720"/>
    </w:pPr>
  </w:style>
  <w:style w:type="paragraph" w:customStyle="1" w:styleId="FWDL5">
    <w:name w:val="FWD_L5"/>
    <w:basedOn w:val="FWDL4"/>
    <w:rsid w:val="007D0983"/>
    <w:pPr>
      <w:tabs>
        <w:tab w:val="clear" w:pos="2160"/>
        <w:tab w:val="num" w:pos="2880"/>
      </w:tabs>
      <w:ind w:left="2880" w:hanging="216"/>
    </w:pPr>
  </w:style>
  <w:style w:type="paragraph" w:customStyle="1" w:styleId="FWDL6">
    <w:name w:val="FWD_L6"/>
    <w:basedOn w:val="FWDL5"/>
    <w:rsid w:val="007D0983"/>
    <w:pPr>
      <w:tabs>
        <w:tab w:val="clear" w:pos="2880"/>
        <w:tab w:val="num" w:pos="3600"/>
      </w:tabs>
      <w:ind w:left="3600" w:hanging="720"/>
    </w:pPr>
  </w:style>
  <w:style w:type="paragraph" w:customStyle="1" w:styleId="FWDL7">
    <w:name w:val="FWD_L7"/>
    <w:basedOn w:val="FWDL6"/>
    <w:rsid w:val="007D0983"/>
    <w:pPr>
      <w:tabs>
        <w:tab w:val="clear" w:pos="3600"/>
        <w:tab w:val="num" w:pos="4320"/>
      </w:tabs>
      <w:ind w:left="4320"/>
    </w:pPr>
  </w:style>
  <w:style w:type="character" w:styleId="lev">
    <w:name w:val="Strong"/>
    <w:qFormat/>
    <w:rsid w:val="007D0983"/>
    <w:rPr>
      <w:rFonts w:ascii="Bembo" w:hAnsi="Bembo"/>
      <w:b/>
    </w:rPr>
  </w:style>
  <w:style w:type="character" w:customStyle="1" w:styleId="FWBL2CharChar">
    <w:name w:val="FWB_L2 Char Char"/>
    <w:rsid w:val="007D0983"/>
    <w:rPr>
      <w:sz w:val="24"/>
      <w:lang w:val="fr-FR" w:eastAsia="en-US" w:bidi="ar-SA"/>
    </w:rPr>
  </w:style>
  <w:style w:type="character" w:customStyle="1" w:styleId="FWBL3CharChar">
    <w:name w:val="FWB_L3 Char Char"/>
    <w:rsid w:val="007D0983"/>
    <w:rPr>
      <w:sz w:val="24"/>
      <w:lang w:val="fr-FR" w:eastAsia="en-US" w:bidi="ar-SA"/>
    </w:rPr>
  </w:style>
  <w:style w:type="paragraph" w:customStyle="1" w:styleId="FWDCont1">
    <w:name w:val="FWD Cont 1"/>
    <w:basedOn w:val="Normal"/>
    <w:link w:val="FWDCont1Char"/>
    <w:rsid w:val="007D0983"/>
    <w:pPr>
      <w:spacing w:after="240"/>
    </w:pPr>
    <w:rPr>
      <w:rFonts w:ascii="Times New Roman" w:eastAsia="Times New Roman" w:hAnsi="Times New Roman" w:cs="Times New Roman"/>
      <w:sz w:val="24"/>
      <w:szCs w:val="20"/>
      <w:lang w:eastAsia="en-US"/>
    </w:rPr>
  </w:style>
  <w:style w:type="character" w:customStyle="1" w:styleId="FWDCont1Char">
    <w:name w:val="FWD Cont 1 Char"/>
    <w:link w:val="FWDCont1"/>
    <w:rsid w:val="007D0983"/>
    <w:rPr>
      <w:rFonts w:ascii="Times New Roman" w:eastAsia="Times New Roman" w:hAnsi="Times New Roman" w:cs="Times New Roman"/>
      <w:szCs w:val="20"/>
      <w:lang w:val="fr-FR" w:eastAsia="en-US"/>
    </w:rPr>
  </w:style>
  <w:style w:type="paragraph" w:styleId="Corpsdetexte3">
    <w:name w:val="Body Text 3"/>
    <w:basedOn w:val="Normal"/>
    <w:link w:val="Corpsdetexte3Car"/>
    <w:uiPriority w:val="99"/>
    <w:semiHidden/>
    <w:unhideWhenUsed/>
    <w:rsid w:val="0030720C"/>
    <w:pPr>
      <w:spacing w:after="120"/>
    </w:pPr>
    <w:rPr>
      <w:sz w:val="16"/>
      <w:szCs w:val="16"/>
    </w:rPr>
  </w:style>
  <w:style w:type="character" w:customStyle="1" w:styleId="Corpsdetexte3Car">
    <w:name w:val="Corps de texte 3 Car"/>
    <w:basedOn w:val="Policepardfaut"/>
    <w:link w:val="Corpsdetexte3"/>
    <w:uiPriority w:val="99"/>
    <w:semiHidden/>
    <w:rsid w:val="0030720C"/>
    <w:rPr>
      <w:rFonts w:ascii="Calibri" w:hAnsi="Calibri"/>
      <w:sz w:val="16"/>
      <w:szCs w:val="16"/>
      <w:lang w:val="fr-FR"/>
    </w:rPr>
  </w:style>
  <w:style w:type="paragraph" w:styleId="Lgende">
    <w:name w:val="caption"/>
    <w:basedOn w:val="Normal"/>
    <w:next w:val="Normal"/>
    <w:uiPriority w:val="35"/>
    <w:unhideWhenUsed/>
    <w:qFormat/>
    <w:rsid w:val="009406AF"/>
    <w:pPr>
      <w:spacing w:after="200"/>
    </w:pPr>
    <w:rPr>
      <w:b/>
      <w:bCs/>
      <w:color w:val="4F81BD" w:themeColor="accent1"/>
      <w:sz w:val="18"/>
      <w:szCs w:val="18"/>
    </w:rPr>
  </w:style>
  <w:style w:type="paragraph" w:customStyle="1" w:styleId="Titre6b">
    <w:name w:val="Titre6b"/>
    <w:basedOn w:val="Titre6"/>
    <w:next w:val="Normal"/>
    <w:uiPriority w:val="4"/>
    <w:qFormat/>
    <w:rsid w:val="00721683"/>
    <w:pPr>
      <w:keepNext w:val="0"/>
      <w:keepLines w:val="0"/>
      <w:numPr>
        <w:ilvl w:val="5"/>
        <w:numId w:val="109"/>
      </w:numPr>
      <w:tabs>
        <w:tab w:val="left" w:pos="1985"/>
      </w:tabs>
      <w:spacing w:before="0" w:after="240"/>
    </w:pPr>
    <w:rPr>
      <w:rFonts w:ascii="Times New Roman" w:hAnsi="Times New Roman"/>
      <w:iCs/>
      <w:sz w:val="22"/>
      <w:szCs w:val="22"/>
      <w:lang w:eastAsia="en-US"/>
    </w:rPr>
  </w:style>
  <w:style w:type="paragraph" w:customStyle="1" w:styleId="Titre5b">
    <w:name w:val="Titre5b"/>
    <w:basedOn w:val="Titre5"/>
    <w:next w:val="Normal"/>
    <w:uiPriority w:val="4"/>
    <w:qFormat/>
    <w:rsid w:val="00D74D84"/>
    <w:pPr>
      <w:keepNext w:val="0"/>
      <w:keepLines w:val="0"/>
      <w:numPr>
        <w:ilvl w:val="4"/>
        <w:numId w:val="32"/>
      </w:numPr>
      <w:tabs>
        <w:tab w:val="left" w:pos="1418"/>
      </w:tabs>
      <w:spacing w:before="0" w:after="240"/>
      <w:ind w:left="1418" w:hanging="567"/>
    </w:pPr>
    <w:rPr>
      <w:rFonts w:ascii="Times New Roman" w:hAnsi="Times New Roman"/>
      <w:sz w:val="22"/>
      <w:szCs w:val="22"/>
      <w:lang w:eastAsia="en-US"/>
    </w:rPr>
  </w:style>
  <w:style w:type="paragraph" w:customStyle="1" w:styleId="Corpsdetexte0">
    <w:name w:val="Corps de texte 0"/>
    <w:basedOn w:val="Normal"/>
    <w:link w:val="Corpsdetexte0Char"/>
    <w:uiPriority w:val="1"/>
    <w:qFormat/>
    <w:rsid w:val="001A0E45"/>
    <w:pPr>
      <w:spacing w:after="240"/>
    </w:pPr>
    <w:rPr>
      <w:rFonts w:ascii="Times New Roman" w:eastAsiaTheme="minorHAnsi" w:hAnsi="Times New Roman"/>
      <w:sz w:val="22"/>
      <w:szCs w:val="22"/>
      <w:lang w:eastAsia="en-US"/>
    </w:rPr>
  </w:style>
  <w:style w:type="character" w:customStyle="1" w:styleId="Corpsdetexte0Char">
    <w:name w:val="Corps de texte 0 Char"/>
    <w:basedOn w:val="Policepardfaut"/>
    <w:link w:val="Corpsdetexte0"/>
    <w:uiPriority w:val="1"/>
    <w:rsid w:val="001A0E45"/>
    <w:rPr>
      <w:rFonts w:ascii="Times New Roman" w:eastAsiaTheme="minorHAnsi" w:hAnsi="Times New Roman"/>
      <w:sz w:val="22"/>
      <w:szCs w:val="22"/>
      <w:lang w:val="fr-FR" w:eastAsia="en-US"/>
    </w:rPr>
  </w:style>
  <w:style w:type="paragraph" w:customStyle="1" w:styleId="Liste1">
    <w:name w:val="Liste 1"/>
    <w:basedOn w:val="Normal"/>
    <w:next w:val="Corpsdetexte"/>
    <w:rsid w:val="001A0E45"/>
    <w:pPr>
      <w:numPr>
        <w:numId w:val="357"/>
      </w:numPr>
      <w:spacing w:after="120"/>
    </w:pPr>
    <w:rPr>
      <w:rFonts w:ascii="Times New Roman" w:eastAsiaTheme="minorHAnsi" w:hAnsi="Times New Roman"/>
      <w:sz w:val="22"/>
      <w:szCs w:val="22"/>
      <w:lang w:eastAsia="en-US"/>
    </w:rPr>
  </w:style>
  <w:style w:type="paragraph" w:customStyle="1" w:styleId="Corpsdetexte5">
    <w:name w:val="Corps de texte 5"/>
    <w:basedOn w:val="Normal"/>
    <w:link w:val="Corpsdetexte5Char"/>
    <w:uiPriority w:val="2"/>
    <w:rsid w:val="005F429B"/>
    <w:pPr>
      <w:spacing w:after="240"/>
      <w:ind w:left="1418"/>
    </w:pPr>
    <w:rPr>
      <w:rFonts w:ascii="Times New Roman" w:eastAsiaTheme="minorHAnsi" w:hAnsi="Times New Roman"/>
      <w:sz w:val="22"/>
      <w:szCs w:val="22"/>
      <w:lang w:eastAsia="en-US"/>
    </w:rPr>
  </w:style>
  <w:style w:type="character" w:customStyle="1" w:styleId="Corpsdetexte5Char">
    <w:name w:val="Corps de texte 5 Char"/>
    <w:basedOn w:val="Policepardfaut"/>
    <w:link w:val="Corpsdetexte5"/>
    <w:uiPriority w:val="2"/>
    <w:rsid w:val="005F429B"/>
    <w:rPr>
      <w:rFonts w:ascii="Times New Roman" w:eastAsiaTheme="minorHAnsi" w:hAnsi="Times New Roman"/>
      <w:sz w:val="22"/>
      <w:szCs w:val="22"/>
      <w:lang w:val="fr-F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843540">
      <w:bodyDiv w:val="1"/>
      <w:marLeft w:val="0"/>
      <w:marRight w:val="0"/>
      <w:marTop w:val="0"/>
      <w:marBottom w:val="0"/>
      <w:divBdr>
        <w:top w:val="none" w:sz="0" w:space="0" w:color="auto"/>
        <w:left w:val="none" w:sz="0" w:space="0" w:color="auto"/>
        <w:bottom w:val="none" w:sz="0" w:space="0" w:color="auto"/>
        <w:right w:val="none" w:sz="0" w:space="0" w:color="auto"/>
      </w:divBdr>
    </w:div>
    <w:div w:id="162168436">
      <w:bodyDiv w:val="1"/>
      <w:marLeft w:val="0"/>
      <w:marRight w:val="0"/>
      <w:marTop w:val="0"/>
      <w:marBottom w:val="0"/>
      <w:divBdr>
        <w:top w:val="none" w:sz="0" w:space="0" w:color="auto"/>
        <w:left w:val="none" w:sz="0" w:space="0" w:color="auto"/>
        <w:bottom w:val="none" w:sz="0" w:space="0" w:color="auto"/>
        <w:right w:val="none" w:sz="0" w:space="0" w:color="auto"/>
      </w:divBdr>
    </w:div>
    <w:div w:id="177933458">
      <w:bodyDiv w:val="1"/>
      <w:marLeft w:val="0"/>
      <w:marRight w:val="0"/>
      <w:marTop w:val="0"/>
      <w:marBottom w:val="0"/>
      <w:divBdr>
        <w:top w:val="none" w:sz="0" w:space="0" w:color="auto"/>
        <w:left w:val="none" w:sz="0" w:space="0" w:color="auto"/>
        <w:bottom w:val="none" w:sz="0" w:space="0" w:color="auto"/>
        <w:right w:val="none" w:sz="0" w:space="0" w:color="auto"/>
      </w:divBdr>
    </w:div>
    <w:div w:id="314068263">
      <w:bodyDiv w:val="1"/>
      <w:marLeft w:val="0"/>
      <w:marRight w:val="0"/>
      <w:marTop w:val="0"/>
      <w:marBottom w:val="0"/>
      <w:divBdr>
        <w:top w:val="none" w:sz="0" w:space="0" w:color="auto"/>
        <w:left w:val="none" w:sz="0" w:space="0" w:color="auto"/>
        <w:bottom w:val="none" w:sz="0" w:space="0" w:color="auto"/>
        <w:right w:val="none" w:sz="0" w:space="0" w:color="auto"/>
      </w:divBdr>
      <w:divsChild>
        <w:div w:id="331684369">
          <w:marLeft w:val="274"/>
          <w:marRight w:val="0"/>
          <w:marTop w:val="0"/>
          <w:marBottom w:val="0"/>
          <w:divBdr>
            <w:top w:val="none" w:sz="0" w:space="0" w:color="auto"/>
            <w:left w:val="none" w:sz="0" w:space="0" w:color="auto"/>
            <w:bottom w:val="none" w:sz="0" w:space="0" w:color="auto"/>
            <w:right w:val="none" w:sz="0" w:space="0" w:color="auto"/>
          </w:divBdr>
        </w:div>
        <w:div w:id="1221985017">
          <w:marLeft w:val="274"/>
          <w:marRight w:val="0"/>
          <w:marTop w:val="0"/>
          <w:marBottom w:val="0"/>
          <w:divBdr>
            <w:top w:val="none" w:sz="0" w:space="0" w:color="auto"/>
            <w:left w:val="none" w:sz="0" w:space="0" w:color="auto"/>
            <w:bottom w:val="none" w:sz="0" w:space="0" w:color="auto"/>
            <w:right w:val="none" w:sz="0" w:space="0" w:color="auto"/>
          </w:divBdr>
        </w:div>
      </w:divsChild>
    </w:div>
    <w:div w:id="328948066">
      <w:bodyDiv w:val="1"/>
      <w:marLeft w:val="0"/>
      <w:marRight w:val="0"/>
      <w:marTop w:val="0"/>
      <w:marBottom w:val="0"/>
      <w:divBdr>
        <w:top w:val="none" w:sz="0" w:space="0" w:color="auto"/>
        <w:left w:val="none" w:sz="0" w:space="0" w:color="auto"/>
        <w:bottom w:val="none" w:sz="0" w:space="0" w:color="auto"/>
        <w:right w:val="none" w:sz="0" w:space="0" w:color="auto"/>
      </w:divBdr>
    </w:div>
    <w:div w:id="392391259">
      <w:bodyDiv w:val="1"/>
      <w:marLeft w:val="0"/>
      <w:marRight w:val="0"/>
      <w:marTop w:val="0"/>
      <w:marBottom w:val="0"/>
      <w:divBdr>
        <w:top w:val="none" w:sz="0" w:space="0" w:color="auto"/>
        <w:left w:val="none" w:sz="0" w:space="0" w:color="auto"/>
        <w:bottom w:val="none" w:sz="0" w:space="0" w:color="auto"/>
        <w:right w:val="none" w:sz="0" w:space="0" w:color="auto"/>
      </w:divBdr>
    </w:div>
    <w:div w:id="394203110">
      <w:bodyDiv w:val="1"/>
      <w:marLeft w:val="0"/>
      <w:marRight w:val="0"/>
      <w:marTop w:val="0"/>
      <w:marBottom w:val="0"/>
      <w:divBdr>
        <w:top w:val="none" w:sz="0" w:space="0" w:color="auto"/>
        <w:left w:val="none" w:sz="0" w:space="0" w:color="auto"/>
        <w:bottom w:val="none" w:sz="0" w:space="0" w:color="auto"/>
        <w:right w:val="none" w:sz="0" w:space="0" w:color="auto"/>
      </w:divBdr>
    </w:div>
    <w:div w:id="419327656">
      <w:bodyDiv w:val="1"/>
      <w:marLeft w:val="0"/>
      <w:marRight w:val="0"/>
      <w:marTop w:val="0"/>
      <w:marBottom w:val="0"/>
      <w:divBdr>
        <w:top w:val="none" w:sz="0" w:space="0" w:color="auto"/>
        <w:left w:val="none" w:sz="0" w:space="0" w:color="auto"/>
        <w:bottom w:val="none" w:sz="0" w:space="0" w:color="auto"/>
        <w:right w:val="none" w:sz="0" w:space="0" w:color="auto"/>
      </w:divBdr>
    </w:div>
    <w:div w:id="427115500">
      <w:bodyDiv w:val="1"/>
      <w:marLeft w:val="0"/>
      <w:marRight w:val="0"/>
      <w:marTop w:val="0"/>
      <w:marBottom w:val="0"/>
      <w:divBdr>
        <w:top w:val="none" w:sz="0" w:space="0" w:color="auto"/>
        <w:left w:val="none" w:sz="0" w:space="0" w:color="auto"/>
        <w:bottom w:val="none" w:sz="0" w:space="0" w:color="auto"/>
        <w:right w:val="none" w:sz="0" w:space="0" w:color="auto"/>
      </w:divBdr>
    </w:div>
    <w:div w:id="445199135">
      <w:bodyDiv w:val="1"/>
      <w:marLeft w:val="0"/>
      <w:marRight w:val="0"/>
      <w:marTop w:val="0"/>
      <w:marBottom w:val="0"/>
      <w:divBdr>
        <w:top w:val="none" w:sz="0" w:space="0" w:color="auto"/>
        <w:left w:val="none" w:sz="0" w:space="0" w:color="auto"/>
        <w:bottom w:val="none" w:sz="0" w:space="0" w:color="auto"/>
        <w:right w:val="none" w:sz="0" w:space="0" w:color="auto"/>
      </w:divBdr>
    </w:div>
    <w:div w:id="482820010">
      <w:bodyDiv w:val="1"/>
      <w:marLeft w:val="0"/>
      <w:marRight w:val="0"/>
      <w:marTop w:val="0"/>
      <w:marBottom w:val="0"/>
      <w:divBdr>
        <w:top w:val="none" w:sz="0" w:space="0" w:color="auto"/>
        <w:left w:val="none" w:sz="0" w:space="0" w:color="auto"/>
        <w:bottom w:val="none" w:sz="0" w:space="0" w:color="auto"/>
        <w:right w:val="none" w:sz="0" w:space="0" w:color="auto"/>
      </w:divBdr>
      <w:divsChild>
        <w:div w:id="159464446">
          <w:marLeft w:val="274"/>
          <w:marRight w:val="0"/>
          <w:marTop w:val="0"/>
          <w:marBottom w:val="0"/>
          <w:divBdr>
            <w:top w:val="none" w:sz="0" w:space="0" w:color="auto"/>
            <w:left w:val="none" w:sz="0" w:space="0" w:color="auto"/>
            <w:bottom w:val="none" w:sz="0" w:space="0" w:color="auto"/>
            <w:right w:val="none" w:sz="0" w:space="0" w:color="auto"/>
          </w:divBdr>
        </w:div>
        <w:div w:id="430662961">
          <w:marLeft w:val="274"/>
          <w:marRight w:val="0"/>
          <w:marTop w:val="0"/>
          <w:marBottom w:val="0"/>
          <w:divBdr>
            <w:top w:val="none" w:sz="0" w:space="0" w:color="auto"/>
            <w:left w:val="none" w:sz="0" w:space="0" w:color="auto"/>
            <w:bottom w:val="none" w:sz="0" w:space="0" w:color="auto"/>
            <w:right w:val="none" w:sz="0" w:space="0" w:color="auto"/>
          </w:divBdr>
        </w:div>
        <w:div w:id="540020553">
          <w:marLeft w:val="274"/>
          <w:marRight w:val="0"/>
          <w:marTop w:val="0"/>
          <w:marBottom w:val="0"/>
          <w:divBdr>
            <w:top w:val="none" w:sz="0" w:space="0" w:color="auto"/>
            <w:left w:val="none" w:sz="0" w:space="0" w:color="auto"/>
            <w:bottom w:val="none" w:sz="0" w:space="0" w:color="auto"/>
            <w:right w:val="none" w:sz="0" w:space="0" w:color="auto"/>
          </w:divBdr>
        </w:div>
        <w:div w:id="845170622">
          <w:marLeft w:val="274"/>
          <w:marRight w:val="0"/>
          <w:marTop w:val="0"/>
          <w:marBottom w:val="0"/>
          <w:divBdr>
            <w:top w:val="none" w:sz="0" w:space="0" w:color="auto"/>
            <w:left w:val="none" w:sz="0" w:space="0" w:color="auto"/>
            <w:bottom w:val="none" w:sz="0" w:space="0" w:color="auto"/>
            <w:right w:val="none" w:sz="0" w:space="0" w:color="auto"/>
          </w:divBdr>
        </w:div>
        <w:div w:id="886259636">
          <w:marLeft w:val="274"/>
          <w:marRight w:val="0"/>
          <w:marTop w:val="0"/>
          <w:marBottom w:val="0"/>
          <w:divBdr>
            <w:top w:val="none" w:sz="0" w:space="0" w:color="auto"/>
            <w:left w:val="none" w:sz="0" w:space="0" w:color="auto"/>
            <w:bottom w:val="none" w:sz="0" w:space="0" w:color="auto"/>
            <w:right w:val="none" w:sz="0" w:space="0" w:color="auto"/>
          </w:divBdr>
        </w:div>
        <w:div w:id="1009452315">
          <w:marLeft w:val="274"/>
          <w:marRight w:val="0"/>
          <w:marTop w:val="0"/>
          <w:marBottom w:val="0"/>
          <w:divBdr>
            <w:top w:val="none" w:sz="0" w:space="0" w:color="auto"/>
            <w:left w:val="none" w:sz="0" w:space="0" w:color="auto"/>
            <w:bottom w:val="none" w:sz="0" w:space="0" w:color="auto"/>
            <w:right w:val="none" w:sz="0" w:space="0" w:color="auto"/>
          </w:divBdr>
        </w:div>
        <w:div w:id="1049066908">
          <w:marLeft w:val="274"/>
          <w:marRight w:val="0"/>
          <w:marTop w:val="0"/>
          <w:marBottom w:val="0"/>
          <w:divBdr>
            <w:top w:val="none" w:sz="0" w:space="0" w:color="auto"/>
            <w:left w:val="none" w:sz="0" w:space="0" w:color="auto"/>
            <w:bottom w:val="none" w:sz="0" w:space="0" w:color="auto"/>
            <w:right w:val="none" w:sz="0" w:space="0" w:color="auto"/>
          </w:divBdr>
        </w:div>
        <w:div w:id="1313484360">
          <w:marLeft w:val="274"/>
          <w:marRight w:val="0"/>
          <w:marTop w:val="0"/>
          <w:marBottom w:val="0"/>
          <w:divBdr>
            <w:top w:val="none" w:sz="0" w:space="0" w:color="auto"/>
            <w:left w:val="none" w:sz="0" w:space="0" w:color="auto"/>
            <w:bottom w:val="none" w:sz="0" w:space="0" w:color="auto"/>
            <w:right w:val="none" w:sz="0" w:space="0" w:color="auto"/>
          </w:divBdr>
        </w:div>
        <w:div w:id="1599561495">
          <w:marLeft w:val="274"/>
          <w:marRight w:val="0"/>
          <w:marTop w:val="0"/>
          <w:marBottom w:val="0"/>
          <w:divBdr>
            <w:top w:val="none" w:sz="0" w:space="0" w:color="auto"/>
            <w:left w:val="none" w:sz="0" w:space="0" w:color="auto"/>
            <w:bottom w:val="none" w:sz="0" w:space="0" w:color="auto"/>
            <w:right w:val="none" w:sz="0" w:space="0" w:color="auto"/>
          </w:divBdr>
        </w:div>
        <w:div w:id="1667394101">
          <w:marLeft w:val="274"/>
          <w:marRight w:val="0"/>
          <w:marTop w:val="0"/>
          <w:marBottom w:val="0"/>
          <w:divBdr>
            <w:top w:val="none" w:sz="0" w:space="0" w:color="auto"/>
            <w:left w:val="none" w:sz="0" w:space="0" w:color="auto"/>
            <w:bottom w:val="none" w:sz="0" w:space="0" w:color="auto"/>
            <w:right w:val="none" w:sz="0" w:space="0" w:color="auto"/>
          </w:divBdr>
        </w:div>
        <w:div w:id="1940066305">
          <w:marLeft w:val="274"/>
          <w:marRight w:val="0"/>
          <w:marTop w:val="0"/>
          <w:marBottom w:val="0"/>
          <w:divBdr>
            <w:top w:val="none" w:sz="0" w:space="0" w:color="auto"/>
            <w:left w:val="none" w:sz="0" w:space="0" w:color="auto"/>
            <w:bottom w:val="none" w:sz="0" w:space="0" w:color="auto"/>
            <w:right w:val="none" w:sz="0" w:space="0" w:color="auto"/>
          </w:divBdr>
        </w:div>
        <w:div w:id="2073576538">
          <w:marLeft w:val="274"/>
          <w:marRight w:val="0"/>
          <w:marTop w:val="0"/>
          <w:marBottom w:val="0"/>
          <w:divBdr>
            <w:top w:val="none" w:sz="0" w:space="0" w:color="auto"/>
            <w:left w:val="none" w:sz="0" w:space="0" w:color="auto"/>
            <w:bottom w:val="none" w:sz="0" w:space="0" w:color="auto"/>
            <w:right w:val="none" w:sz="0" w:space="0" w:color="auto"/>
          </w:divBdr>
        </w:div>
        <w:div w:id="2089424198">
          <w:marLeft w:val="274"/>
          <w:marRight w:val="0"/>
          <w:marTop w:val="0"/>
          <w:marBottom w:val="0"/>
          <w:divBdr>
            <w:top w:val="none" w:sz="0" w:space="0" w:color="auto"/>
            <w:left w:val="none" w:sz="0" w:space="0" w:color="auto"/>
            <w:bottom w:val="none" w:sz="0" w:space="0" w:color="auto"/>
            <w:right w:val="none" w:sz="0" w:space="0" w:color="auto"/>
          </w:divBdr>
        </w:div>
      </w:divsChild>
    </w:div>
    <w:div w:id="509758846">
      <w:bodyDiv w:val="1"/>
      <w:marLeft w:val="0"/>
      <w:marRight w:val="0"/>
      <w:marTop w:val="0"/>
      <w:marBottom w:val="0"/>
      <w:divBdr>
        <w:top w:val="none" w:sz="0" w:space="0" w:color="auto"/>
        <w:left w:val="none" w:sz="0" w:space="0" w:color="auto"/>
        <w:bottom w:val="none" w:sz="0" w:space="0" w:color="auto"/>
        <w:right w:val="none" w:sz="0" w:space="0" w:color="auto"/>
      </w:divBdr>
      <w:divsChild>
        <w:div w:id="15038667">
          <w:marLeft w:val="360"/>
          <w:marRight w:val="0"/>
          <w:marTop w:val="0"/>
          <w:marBottom w:val="0"/>
          <w:divBdr>
            <w:top w:val="none" w:sz="0" w:space="0" w:color="auto"/>
            <w:left w:val="none" w:sz="0" w:space="0" w:color="auto"/>
            <w:bottom w:val="none" w:sz="0" w:space="0" w:color="auto"/>
            <w:right w:val="none" w:sz="0" w:space="0" w:color="auto"/>
          </w:divBdr>
        </w:div>
        <w:div w:id="118961106">
          <w:marLeft w:val="360"/>
          <w:marRight w:val="0"/>
          <w:marTop w:val="0"/>
          <w:marBottom w:val="0"/>
          <w:divBdr>
            <w:top w:val="none" w:sz="0" w:space="0" w:color="auto"/>
            <w:left w:val="none" w:sz="0" w:space="0" w:color="auto"/>
            <w:bottom w:val="none" w:sz="0" w:space="0" w:color="auto"/>
            <w:right w:val="none" w:sz="0" w:space="0" w:color="auto"/>
          </w:divBdr>
        </w:div>
        <w:div w:id="413672303">
          <w:marLeft w:val="360"/>
          <w:marRight w:val="0"/>
          <w:marTop w:val="0"/>
          <w:marBottom w:val="0"/>
          <w:divBdr>
            <w:top w:val="none" w:sz="0" w:space="0" w:color="auto"/>
            <w:left w:val="none" w:sz="0" w:space="0" w:color="auto"/>
            <w:bottom w:val="none" w:sz="0" w:space="0" w:color="auto"/>
            <w:right w:val="none" w:sz="0" w:space="0" w:color="auto"/>
          </w:divBdr>
        </w:div>
        <w:div w:id="569924805">
          <w:marLeft w:val="360"/>
          <w:marRight w:val="0"/>
          <w:marTop w:val="0"/>
          <w:marBottom w:val="0"/>
          <w:divBdr>
            <w:top w:val="none" w:sz="0" w:space="0" w:color="auto"/>
            <w:left w:val="none" w:sz="0" w:space="0" w:color="auto"/>
            <w:bottom w:val="none" w:sz="0" w:space="0" w:color="auto"/>
            <w:right w:val="none" w:sz="0" w:space="0" w:color="auto"/>
          </w:divBdr>
        </w:div>
        <w:div w:id="594367844">
          <w:marLeft w:val="360"/>
          <w:marRight w:val="0"/>
          <w:marTop w:val="0"/>
          <w:marBottom w:val="0"/>
          <w:divBdr>
            <w:top w:val="none" w:sz="0" w:space="0" w:color="auto"/>
            <w:left w:val="none" w:sz="0" w:space="0" w:color="auto"/>
            <w:bottom w:val="none" w:sz="0" w:space="0" w:color="auto"/>
            <w:right w:val="none" w:sz="0" w:space="0" w:color="auto"/>
          </w:divBdr>
        </w:div>
        <w:div w:id="656808961">
          <w:marLeft w:val="360"/>
          <w:marRight w:val="0"/>
          <w:marTop w:val="0"/>
          <w:marBottom w:val="0"/>
          <w:divBdr>
            <w:top w:val="none" w:sz="0" w:space="0" w:color="auto"/>
            <w:left w:val="none" w:sz="0" w:space="0" w:color="auto"/>
            <w:bottom w:val="none" w:sz="0" w:space="0" w:color="auto"/>
            <w:right w:val="none" w:sz="0" w:space="0" w:color="auto"/>
          </w:divBdr>
        </w:div>
        <w:div w:id="724647765">
          <w:marLeft w:val="360"/>
          <w:marRight w:val="0"/>
          <w:marTop w:val="0"/>
          <w:marBottom w:val="0"/>
          <w:divBdr>
            <w:top w:val="none" w:sz="0" w:space="0" w:color="auto"/>
            <w:left w:val="none" w:sz="0" w:space="0" w:color="auto"/>
            <w:bottom w:val="none" w:sz="0" w:space="0" w:color="auto"/>
            <w:right w:val="none" w:sz="0" w:space="0" w:color="auto"/>
          </w:divBdr>
        </w:div>
        <w:div w:id="798912100">
          <w:marLeft w:val="360"/>
          <w:marRight w:val="0"/>
          <w:marTop w:val="0"/>
          <w:marBottom w:val="0"/>
          <w:divBdr>
            <w:top w:val="none" w:sz="0" w:space="0" w:color="auto"/>
            <w:left w:val="none" w:sz="0" w:space="0" w:color="auto"/>
            <w:bottom w:val="none" w:sz="0" w:space="0" w:color="auto"/>
            <w:right w:val="none" w:sz="0" w:space="0" w:color="auto"/>
          </w:divBdr>
        </w:div>
        <w:div w:id="1374959068">
          <w:marLeft w:val="360"/>
          <w:marRight w:val="0"/>
          <w:marTop w:val="0"/>
          <w:marBottom w:val="0"/>
          <w:divBdr>
            <w:top w:val="none" w:sz="0" w:space="0" w:color="auto"/>
            <w:left w:val="none" w:sz="0" w:space="0" w:color="auto"/>
            <w:bottom w:val="none" w:sz="0" w:space="0" w:color="auto"/>
            <w:right w:val="none" w:sz="0" w:space="0" w:color="auto"/>
          </w:divBdr>
        </w:div>
        <w:div w:id="1419210822">
          <w:marLeft w:val="360"/>
          <w:marRight w:val="0"/>
          <w:marTop w:val="0"/>
          <w:marBottom w:val="0"/>
          <w:divBdr>
            <w:top w:val="none" w:sz="0" w:space="0" w:color="auto"/>
            <w:left w:val="none" w:sz="0" w:space="0" w:color="auto"/>
            <w:bottom w:val="none" w:sz="0" w:space="0" w:color="auto"/>
            <w:right w:val="none" w:sz="0" w:space="0" w:color="auto"/>
          </w:divBdr>
        </w:div>
        <w:div w:id="1448620660">
          <w:marLeft w:val="360"/>
          <w:marRight w:val="0"/>
          <w:marTop w:val="0"/>
          <w:marBottom w:val="0"/>
          <w:divBdr>
            <w:top w:val="none" w:sz="0" w:space="0" w:color="auto"/>
            <w:left w:val="none" w:sz="0" w:space="0" w:color="auto"/>
            <w:bottom w:val="none" w:sz="0" w:space="0" w:color="auto"/>
            <w:right w:val="none" w:sz="0" w:space="0" w:color="auto"/>
          </w:divBdr>
        </w:div>
        <w:div w:id="1463956933">
          <w:marLeft w:val="360"/>
          <w:marRight w:val="0"/>
          <w:marTop w:val="0"/>
          <w:marBottom w:val="0"/>
          <w:divBdr>
            <w:top w:val="none" w:sz="0" w:space="0" w:color="auto"/>
            <w:left w:val="none" w:sz="0" w:space="0" w:color="auto"/>
            <w:bottom w:val="none" w:sz="0" w:space="0" w:color="auto"/>
            <w:right w:val="none" w:sz="0" w:space="0" w:color="auto"/>
          </w:divBdr>
        </w:div>
        <w:div w:id="1485270745">
          <w:marLeft w:val="360"/>
          <w:marRight w:val="0"/>
          <w:marTop w:val="0"/>
          <w:marBottom w:val="0"/>
          <w:divBdr>
            <w:top w:val="none" w:sz="0" w:space="0" w:color="auto"/>
            <w:left w:val="none" w:sz="0" w:space="0" w:color="auto"/>
            <w:bottom w:val="none" w:sz="0" w:space="0" w:color="auto"/>
            <w:right w:val="none" w:sz="0" w:space="0" w:color="auto"/>
          </w:divBdr>
        </w:div>
        <w:div w:id="1494683849">
          <w:marLeft w:val="360"/>
          <w:marRight w:val="0"/>
          <w:marTop w:val="0"/>
          <w:marBottom w:val="0"/>
          <w:divBdr>
            <w:top w:val="none" w:sz="0" w:space="0" w:color="auto"/>
            <w:left w:val="none" w:sz="0" w:space="0" w:color="auto"/>
            <w:bottom w:val="none" w:sz="0" w:space="0" w:color="auto"/>
            <w:right w:val="none" w:sz="0" w:space="0" w:color="auto"/>
          </w:divBdr>
        </w:div>
        <w:div w:id="1543666995">
          <w:marLeft w:val="360"/>
          <w:marRight w:val="0"/>
          <w:marTop w:val="0"/>
          <w:marBottom w:val="0"/>
          <w:divBdr>
            <w:top w:val="none" w:sz="0" w:space="0" w:color="auto"/>
            <w:left w:val="none" w:sz="0" w:space="0" w:color="auto"/>
            <w:bottom w:val="none" w:sz="0" w:space="0" w:color="auto"/>
            <w:right w:val="none" w:sz="0" w:space="0" w:color="auto"/>
          </w:divBdr>
        </w:div>
        <w:div w:id="1604415198">
          <w:marLeft w:val="360"/>
          <w:marRight w:val="0"/>
          <w:marTop w:val="0"/>
          <w:marBottom w:val="0"/>
          <w:divBdr>
            <w:top w:val="none" w:sz="0" w:space="0" w:color="auto"/>
            <w:left w:val="none" w:sz="0" w:space="0" w:color="auto"/>
            <w:bottom w:val="none" w:sz="0" w:space="0" w:color="auto"/>
            <w:right w:val="none" w:sz="0" w:space="0" w:color="auto"/>
          </w:divBdr>
        </w:div>
        <w:div w:id="1632705301">
          <w:marLeft w:val="360"/>
          <w:marRight w:val="0"/>
          <w:marTop w:val="0"/>
          <w:marBottom w:val="0"/>
          <w:divBdr>
            <w:top w:val="none" w:sz="0" w:space="0" w:color="auto"/>
            <w:left w:val="none" w:sz="0" w:space="0" w:color="auto"/>
            <w:bottom w:val="none" w:sz="0" w:space="0" w:color="auto"/>
            <w:right w:val="none" w:sz="0" w:space="0" w:color="auto"/>
          </w:divBdr>
        </w:div>
        <w:div w:id="1680111086">
          <w:marLeft w:val="360"/>
          <w:marRight w:val="0"/>
          <w:marTop w:val="0"/>
          <w:marBottom w:val="0"/>
          <w:divBdr>
            <w:top w:val="none" w:sz="0" w:space="0" w:color="auto"/>
            <w:left w:val="none" w:sz="0" w:space="0" w:color="auto"/>
            <w:bottom w:val="none" w:sz="0" w:space="0" w:color="auto"/>
            <w:right w:val="none" w:sz="0" w:space="0" w:color="auto"/>
          </w:divBdr>
        </w:div>
        <w:div w:id="1755324596">
          <w:marLeft w:val="360"/>
          <w:marRight w:val="0"/>
          <w:marTop w:val="0"/>
          <w:marBottom w:val="0"/>
          <w:divBdr>
            <w:top w:val="none" w:sz="0" w:space="0" w:color="auto"/>
            <w:left w:val="none" w:sz="0" w:space="0" w:color="auto"/>
            <w:bottom w:val="none" w:sz="0" w:space="0" w:color="auto"/>
            <w:right w:val="none" w:sz="0" w:space="0" w:color="auto"/>
          </w:divBdr>
        </w:div>
        <w:div w:id="1778403972">
          <w:marLeft w:val="360"/>
          <w:marRight w:val="0"/>
          <w:marTop w:val="0"/>
          <w:marBottom w:val="0"/>
          <w:divBdr>
            <w:top w:val="none" w:sz="0" w:space="0" w:color="auto"/>
            <w:left w:val="none" w:sz="0" w:space="0" w:color="auto"/>
            <w:bottom w:val="none" w:sz="0" w:space="0" w:color="auto"/>
            <w:right w:val="none" w:sz="0" w:space="0" w:color="auto"/>
          </w:divBdr>
        </w:div>
        <w:div w:id="1882936514">
          <w:marLeft w:val="360"/>
          <w:marRight w:val="0"/>
          <w:marTop w:val="0"/>
          <w:marBottom w:val="0"/>
          <w:divBdr>
            <w:top w:val="none" w:sz="0" w:space="0" w:color="auto"/>
            <w:left w:val="none" w:sz="0" w:space="0" w:color="auto"/>
            <w:bottom w:val="none" w:sz="0" w:space="0" w:color="auto"/>
            <w:right w:val="none" w:sz="0" w:space="0" w:color="auto"/>
          </w:divBdr>
        </w:div>
        <w:div w:id="1943218186">
          <w:marLeft w:val="360"/>
          <w:marRight w:val="0"/>
          <w:marTop w:val="0"/>
          <w:marBottom w:val="0"/>
          <w:divBdr>
            <w:top w:val="none" w:sz="0" w:space="0" w:color="auto"/>
            <w:left w:val="none" w:sz="0" w:space="0" w:color="auto"/>
            <w:bottom w:val="none" w:sz="0" w:space="0" w:color="auto"/>
            <w:right w:val="none" w:sz="0" w:space="0" w:color="auto"/>
          </w:divBdr>
        </w:div>
        <w:div w:id="2106026801">
          <w:marLeft w:val="360"/>
          <w:marRight w:val="0"/>
          <w:marTop w:val="0"/>
          <w:marBottom w:val="0"/>
          <w:divBdr>
            <w:top w:val="none" w:sz="0" w:space="0" w:color="auto"/>
            <w:left w:val="none" w:sz="0" w:space="0" w:color="auto"/>
            <w:bottom w:val="none" w:sz="0" w:space="0" w:color="auto"/>
            <w:right w:val="none" w:sz="0" w:space="0" w:color="auto"/>
          </w:divBdr>
        </w:div>
      </w:divsChild>
    </w:div>
    <w:div w:id="523714042">
      <w:bodyDiv w:val="1"/>
      <w:marLeft w:val="0"/>
      <w:marRight w:val="0"/>
      <w:marTop w:val="0"/>
      <w:marBottom w:val="0"/>
      <w:divBdr>
        <w:top w:val="none" w:sz="0" w:space="0" w:color="auto"/>
        <w:left w:val="none" w:sz="0" w:space="0" w:color="auto"/>
        <w:bottom w:val="none" w:sz="0" w:space="0" w:color="auto"/>
        <w:right w:val="none" w:sz="0" w:space="0" w:color="auto"/>
      </w:divBdr>
    </w:div>
    <w:div w:id="545988377">
      <w:bodyDiv w:val="1"/>
      <w:marLeft w:val="0"/>
      <w:marRight w:val="0"/>
      <w:marTop w:val="0"/>
      <w:marBottom w:val="0"/>
      <w:divBdr>
        <w:top w:val="none" w:sz="0" w:space="0" w:color="auto"/>
        <w:left w:val="none" w:sz="0" w:space="0" w:color="auto"/>
        <w:bottom w:val="none" w:sz="0" w:space="0" w:color="auto"/>
        <w:right w:val="none" w:sz="0" w:space="0" w:color="auto"/>
      </w:divBdr>
    </w:div>
    <w:div w:id="648369054">
      <w:bodyDiv w:val="1"/>
      <w:marLeft w:val="0"/>
      <w:marRight w:val="0"/>
      <w:marTop w:val="0"/>
      <w:marBottom w:val="0"/>
      <w:divBdr>
        <w:top w:val="none" w:sz="0" w:space="0" w:color="auto"/>
        <w:left w:val="none" w:sz="0" w:space="0" w:color="auto"/>
        <w:bottom w:val="none" w:sz="0" w:space="0" w:color="auto"/>
        <w:right w:val="none" w:sz="0" w:space="0" w:color="auto"/>
      </w:divBdr>
      <w:divsChild>
        <w:div w:id="577903118">
          <w:marLeft w:val="274"/>
          <w:marRight w:val="0"/>
          <w:marTop w:val="0"/>
          <w:marBottom w:val="0"/>
          <w:divBdr>
            <w:top w:val="none" w:sz="0" w:space="0" w:color="auto"/>
            <w:left w:val="none" w:sz="0" w:space="0" w:color="auto"/>
            <w:bottom w:val="none" w:sz="0" w:space="0" w:color="auto"/>
            <w:right w:val="none" w:sz="0" w:space="0" w:color="auto"/>
          </w:divBdr>
        </w:div>
        <w:div w:id="1726417027">
          <w:marLeft w:val="274"/>
          <w:marRight w:val="0"/>
          <w:marTop w:val="0"/>
          <w:marBottom w:val="0"/>
          <w:divBdr>
            <w:top w:val="none" w:sz="0" w:space="0" w:color="auto"/>
            <w:left w:val="none" w:sz="0" w:space="0" w:color="auto"/>
            <w:bottom w:val="none" w:sz="0" w:space="0" w:color="auto"/>
            <w:right w:val="none" w:sz="0" w:space="0" w:color="auto"/>
          </w:divBdr>
        </w:div>
        <w:div w:id="1829638024">
          <w:marLeft w:val="274"/>
          <w:marRight w:val="0"/>
          <w:marTop w:val="0"/>
          <w:marBottom w:val="0"/>
          <w:divBdr>
            <w:top w:val="none" w:sz="0" w:space="0" w:color="auto"/>
            <w:left w:val="none" w:sz="0" w:space="0" w:color="auto"/>
            <w:bottom w:val="none" w:sz="0" w:space="0" w:color="auto"/>
            <w:right w:val="none" w:sz="0" w:space="0" w:color="auto"/>
          </w:divBdr>
        </w:div>
      </w:divsChild>
    </w:div>
    <w:div w:id="654993406">
      <w:bodyDiv w:val="1"/>
      <w:marLeft w:val="0"/>
      <w:marRight w:val="0"/>
      <w:marTop w:val="0"/>
      <w:marBottom w:val="0"/>
      <w:divBdr>
        <w:top w:val="none" w:sz="0" w:space="0" w:color="auto"/>
        <w:left w:val="none" w:sz="0" w:space="0" w:color="auto"/>
        <w:bottom w:val="none" w:sz="0" w:space="0" w:color="auto"/>
        <w:right w:val="none" w:sz="0" w:space="0" w:color="auto"/>
      </w:divBdr>
    </w:div>
    <w:div w:id="747380932">
      <w:bodyDiv w:val="1"/>
      <w:marLeft w:val="0"/>
      <w:marRight w:val="0"/>
      <w:marTop w:val="0"/>
      <w:marBottom w:val="0"/>
      <w:divBdr>
        <w:top w:val="none" w:sz="0" w:space="0" w:color="auto"/>
        <w:left w:val="none" w:sz="0" w:space="0" w:color="auto"/>
        <w:bottom w:val="none" w:sz="0" w:space="0" w:color="auto"/>
        <w:right w:val="none" w:sz="0" w:space="0" w:color="auto"/>
      </w:divBdr>
    </w:div>
    <w:div w:id="808014664">
      <w:bodyDiv w:val="1"/>
      <w:marLeft w:val="0"/>
      <w:marRight w:val="0"/>
      <w:marTop w:val="0"/>
      <w:marBottom w:val="0"/>
      <w:divBdr>
        <w:top w:val="none" w:sz="0" w:space="0" w:color="auto"/>
        <w:left w:val="none" w:sz="0" w:space="0" w:color="auto"/>
        <w:bottom w:val="none" w:sz="0" w:space="0" w:color="auto"/>
        <w:right w:val="none" w:sz="0" w:space="0" w:color="auto"/>
      </w:divBdr>
    </w:div>
    <w:div w:id="826361087">
      <w:bodyDiv w:val="1"/>
      <w:marLeft w:val="0"/>
      <w:marRight w:val="0"/>
      <w:marTop w:val="0"/>
      <w:marBottom w:val="0"/>
      <w:divBdr>
        <w:top w:val="none" w:sz="0" w:space="0" w:color="auto"/>
        <w:left w:val="none" w:sz="0" w:space="0" w:color="auto"/>
        <w:bottom w:val="none" w:sz="0" w:space="0" w:color="auto"/>
        <w:right w:val="none" w:sz="0" w:space="0" w:color="auto"/>
      </w:divBdr>
    </w:div>
    <w:div w:id="870924402">
      <w:bodyDiv w:val="1"/>
      <w:marLeft w:val="0"/>
      <w:marRight w:val="0"/>
      <w:marTop w:val="0"/>
      <w:marBottom w:val="0"/>
      <w:divBdr>
        <w:top w:val="none" w:sz="0" w:space="0" w:color="auto"/>
        <w:left w:val="none" w:sz="0" w:space="0" w:color="auto"/>
        <w:bottom w:val="none" w:sz="0" w:space="0" w:color="auto"/>
        <w:right w:val="none" w:sz="0" w:space="0" w:color="auto"/>
      </w:divBdr>
    </w:div>
    <w:div w:id="877855205">
      <w:bodyDiv w:val="1"/>
      <w:marLeft w:val="0"/>
      <w:marRight w:val="0"/>
      <w:marTop w:val="0"/>
      <w:marBottom w:val="0"/>
      <w:divBdr>
        <w:top w:val="none" w:sz="0" w:space="0" w:color="auto"/>
        <w:left w:val="none" w:sz="0" w:space="0" w:color="auto"/>
        <w:bottom w:val="none" w:sz="0" w:space="0" w:color="auto"/>
        <w:right w:val="none" w:sz="0" w:space="0" w:color="auto"/>
      </w:divBdr>
      <w:divsChild>
        <w:div w:id="101271288">
          <w:marLeft w:val="274"/>
          <w:marRight w:val="0"/>
          <w:marTop w:val="0"/>
          <w:marBottom w:val="0"/>
          <w:divBdr>
            <w:top w:val="none" w:sz="0" w:space="0" w:color="auto"/>
            <w:left w:val="none" w:sz="0" w:space="0" w:color="auto"/>
            <w:bottom w:val="none" w:sz="0" w:space="0" w:color="auto"/>
            <w:right w:val="none" w:sz="0" w:space="0" w:color="auto"/>
          </w:divBdr>
        </w:div>
        <w:div w:id="156504113">
          <w:marLeft w:val="274"/>
          <w:marRight w:val="0"/>
          <w:marTop w:val="0"/>
          <w:marBottom w:val="0"/>
          <w:divBdr>
            <w:top w:val="none" w:sz="0" w:space="0" w:color="auto"/>
            <w:left w:val="none" w:sz="0" w:space="0" w:color="auto"/>
            <w:bottom w:val="none" w:sz="0" w:space="0" w:color="auto"/>
            <w:right w:val="none" w:sz="0" w:space="0" w:color="auto"/>
          </w:divBdr>
        </w:div>
        <w:div w:id="184102491">
          <w:marLeft w:val="274"/>
          <w:marRight w:val="0"/>
          <w:marTop w:val="0"/>
          <w:marBottom w:val="0"/>
          <w:divBdr>
            <w:top w:val="none" w:sz="0" w:space="0" w:color="auto"/>
            <w:left w:val="none" w:sz="0" w:space="0" w:color="auto"/>
            <w:bottom w:val="none" w:sz="0" w:space="0" w:color="auto"/>
            <w:right w:val="none" w:sz="0" w:space="0" w:color="auto"/>
          </w:divBdr>
        </w:div>
        <w:div w:id="284242775">
          <w:marLeft w:val="274"/>
          <w:marRight w:val="0"/>
          <w:marTop w:val="0"/>
          <w:marBottom w:val="0"/>
          <w:divBdr>
            <w:top w:val="none" w:sz="0" w:space="0" w:color="auto"/>
            <w:left w:val="none" w:sz="0" w:space="0" w:color="auto"/>
            <w:bottom w:val="none" w:sz="0" w:space="0" w:color="auto"/>
            <w:right w:val="none" w:sz="0" w:space="0" w:color="auto"/>
          </w:divBdr>
        </w:div>
        <w:div w:id="467092340">
          <w:marLeft w:val="274"/>
          <w:marRight w:val="0"/>
          <w:marTop w:val="0"/>
          <w:marBottom w:val="0"/>
          <w:divBdr>
            <w:top w:val="none" w:sz="0" w:space="0" w:color="auto"/>
            <w:left w:val="none" w:sz="0" w:space="0" w:color="auto"/>
            <w:bottom w:val="none" w:sz="0" w:space="0" w:color="auto"/>
            <w:right w:val="none" w:sz="0" w:space="0" w:color="auto"/>
          </w:divBdr>
        </w:div>
        <w:div w:id="1105425095">
          <w:marLeft w:val="274"/>
          <w:marRight w:val="0"/>
          <w:marTop w:val="0"/>
          <w:marBottom w:val="0"/>
          <w:divBdr>
            <w:top w:val="none" w:sz="0" w:space="0" w:color="auto"/>
            <w:left w:val="none" w:sz="0" w:space="0" w:color="auto"/>
            <w:bottom w:val="none" w:sz="0" w:space="0" w:color="auto"/>
            <w:right w:val="none" w:sz="0" w:space="0" w:color="auto"/>
          </w:divBdr>
        </w:div>
        <w:div w:id="1170296900">
          <w:marLeft w:val="274"/>
          <w:marRight w:val="0"/>
          <w:marTop w:val="0"/>
          <w:marBottom w:val="0"/>
          <w:divBdr>
            <w:top w:val="none" w:sz="0" w:space="0" w:color="auto"/>
            <w:left w:val="none" w:sz="0" w:space="0" w:color="auto"/>
            <w:bottom w:val="none" w:sz="0" w:space="0" w:color="auto"/>
            <w:right w:val="none" w:sz="0" w:space="0" w:color="auto"/>
          </w:divBdr>
        </w:div>
        <w:div w:id="1322809879">
          <w:marLeft w:val="274"/>
          <w:marRight w:val="0"/>
          <w:marTop w:val="0"/>
          <w:marBottom w:val="0"/>
          <w:divBdr>
            <w:top w:val="none" w:sz="0" w:space="0" w:color="auto"/>
            <w:left w:val="none" w:sz="0" w:space="0" w:color="auto"/>
            <w:bottom w:val="none" w:sz="0" w:space="0" w:color="auto"/>
            <w:right w:val="none" w:sz="0" w:space="0" w:color="auto"/>
          </w:divBdr>
        </w:div>
        <w:div w:id="1440104364">
          <w:marLeft w:val="274"/>
          <w:marRight w:val="0"/>
          <w:marTop w:val="0"/>
          <w:marBottom w:val="0"/>
          <w:divBdr>
            <w:top w:val="none" w:sz="0" w:space="0" w:color="auto"/>
            <w:left w:val="none" w:sz="0" w:space="0" w:color="auto"/>
            <w:bottom w:val="none" w:sz="0" w:space="0" w:color="auto"/>
            <w:right w:val="none" w:sz="0" w:space="0" w:color="auto"/>
          </w:divBdr>
        </w:div>
        <w:div w:id="1440293972">
          <w:marLeft w:val="274"/>
          <w:marRight w:val="0"/>
          <w:marTop w:val="0"/>
          <w:marBottom w:val="0"/>
          <w:divBdr>
            <w:top w:val="none" w:sz="0" w:space="0" w:color="auto"/>
            <w:left w:val="none" w:sz="0" w:space="0" w:color="auto"/>
            <w:bottom w:val="none" w:sz="0" w:space="0" w:color="auto"/>
            <w:right w:val="none" w:sz="0" w:space="0" w:color="auto"/>
          </w:divBdr>
        </w:div>
        <w:div w:id="1523206582">
          <w:marLeft w:val="274"/>
          <w:marRight w:val="0"/>
          <w:marTop w:val="0"/>
          <w:marBottom w:val="0"/>
          <w:divBdr>
            <w:top w:val="none" w:sz="0" w:space="0" w:color="auto"/>
            <w:left w:val="none" w:sz="0" w:space="0" w:color="auto"/>
            <w:bottom w:val="none" w:sz="0" w:space="0" w:color="auto"/>
            <w:right w:val="none" w:sz="0" w:space="0" w:color="auto"/>
          </w:divBdr>
        </w:div>
        <w:div w:id="1613781303">
          <w:marLeft w:val="274"/>
          <w:marRight w:val="0"/>
          <w:marTop w:val="0"/>
          <w:marBottom w:val="0"/>
          <w:divBdr>
            <w:top w:val="none" w:sz="0" w:space="0" w:color="auto"/>
            <w:left w:val="none" w:sz="0" w:space="0" w:color="auto"/>
            <w:bottom w:val="none" w:sz="0" w:space="0" w:color="auto"/>
            <w:right w:val="none" w:sz="0" w:space="0" w:color="auto"/>
          </w:divBdr>
        </w:div>
        <w:div w:id="1977444168">
          <w:marLeft w:val="274"/>
          <w:marRight w:val="0"/>
          <w:marTop w:val="0"/>
          <w:marBottom w:val="0"/>
          <w:divBdr>
            <w:top w:val="none" w:sz="0" w:space="0" w:color="auto"/>
            <w:left w:val="none" w:sz="0" w:space="0" w:color="auto"/>
            <w:bottom w:val="none" w:sz="0" w:space="0" w:color="auto"/>
            <w:right w:val="none" w:sz="0" w:space="0" w:color="auto"/>
          </w:divBdr>
        </w:div>
      </w:divsChild>
    </w:div>
    <w:div w:id="947539924">
      <w:bodyDiv w:val="1"/>
      <w:marLeft w:val="0"/>
      <w:marRight w:val="0"/>
      <w:marTop w:val="0"/>
      <w:marBottom w:val="0"/>
      <w:divBdr>
        <w:top w:val="none" w:sz="0" w:space="0" w:color="auto"/>
        <w:left w:val="none" w:sz="0" w:space="0" w:color="auto"/>
        <w:bottom w:val="none" w:sz="0" w:space="0" w:color="auto"/>
        <w:right w:val="none" w:sz="0" w:space="0" w:color="auto"/>
      </w:divBdr>
    </w:div>
    <w:div w:id="969868856">
      <w:bodyDiv w:val="1"/>
      <w:marLeft w:val="0"/>
      <w:marRight w:val="0"/>
      <w:marTop w:val="0"/>
      <w:marBottom w:val="0"/>
      <w:divBdr>
        <w:top w:val="none" w:sz="0" w:space="0" w:color="auto"/>
        <w:left w:val="none" w:sz="0" w:space="0" w:color="auto"/>
        <w:bottom w:val="none" w:sz="0" w:space="0" w:color="auto"/>
        <w:right w:val="none" w:sz="0" w:space="0" w:color="auto"/>
      </w:divBdr>
    </w:div>
    <w:div w:id="1162742083">
      <w:bodyDiv w:val="1"/>
      <w:marLeft w:val="0"/>
      <w:marRight w:val="0"/>
      <w:marTop w:val="0"/>
      <w:marBottom w:val="0"/>
      <w:divBdr>
        <w:top w:val="none" w:sz="0" w:space="0" w:color="auto"/>
        <w:left w:val="none" w:sz="0" w:space="0" w:color="auto"/>
        <w:bottom w:val="none" w:sz="0" w:space="0" w:color="auto"/>
        <w:right w:val="none" w:sz="0" w:space="0" w:color="auto"/>
      </w:divBdr>
    </w:div>
    <w:div w:id="1169490407">
      <w:bodyDiv w:val="1"/>
      <w:marLeft w:val="0"/>
      <w:marRight w:val="0"/>
      <w:marTop w:val="0"/>
      <w:marBottom w:val="0"/>
      <w:divBdr>
        <w:top w:val="none" w:sz="0" w:space="0" w:color="auto"/>
        <w:left w:val="none" w:sz="0" w:space="0" w:color="auto"/>
        <w:bottom w:val="none" w:sz="0" w:space="0" w:color="auto"/>
        <w:right w:val="none" w:sz="0" w:space="0" w:color="auto"/>
      </w:divBdr>
    </w:div>
    <w:div w:id="1314139271">
      <w:bodyDiv w:val="1"/>
      <w:marLeft w:val="0"/>
      <w:marRight w:val="0"/>
      <w:marTop w:val="0"/>
      <w:marBottom w:val="0"/>
      <w:divBdr>
        <w:top w:val="none" w:sz="0" w:space="0" w:color="auto"/>
        <w:left w:val="none" w:sz="0" w:space="0" w:color="auto"/>
        <w:bottom w:val="none" w:sz="0" w:space="0" w:color="auto"/>
        <w:right w:val="none" w:sz="0" w:space="0" w:color="auto"/>
      </w:divBdr>
    </w:div>
    <w:div w:id="1501118496">
      <w:bodyDiv w:val="1"/>
      <w:marLeft w:val="0"/>
      <w:marRight w:val="0"/>
      <w:marTop w:val="0"/>
      <w:marBottom w:val="0"/>
      <w:divBdr>
        <w:top w:val="none" w:sz="0" w:space="0" w:color="auto"/>
        <w:left w:val="none" w:sz="0" w:space="0" w:color="auto"/>
        <w:bottom w:val="none" w:sz="0" w:space="0" w:color="auto"/>
        <w:right w:val="none" w:sz="0" w:space="0" w:color="auto"/>
      </w:divBdr>
    </w:div>
    <w:div w:id="1501657581">
      <w:bodyDiv w:val="1"/>
      <w:marLeft w:val="0"/>
      <w:marRight w:val="0"/>
      <w:marTop w:val="0"/>
      <w:marBottom w:val="0"/>
      <w:divBdr>
        <w:top w:val="none" w:sz="0" w:space="0" w:color="auto"/>
        <w:left w:val="none" w:sz="0" w:space="0" w:color="auto"/>
        <w:bottom w:val="none" w:sz="0" w:space="0" w:color="auto"/>
        <w:right w:val="none" w:sz="0" w:space="0" w:color="auto"/>
      </w:divBdr>
    </w:div>
    <w:div w:id="1548952685">
      <w:bodyDiv w:val="1"/>
      <w:marLeft w:val="0"/>
      <w:marRight w:val="0"/>
      <w:marTop w:val="0"/>
      <w:marBottom w:val="0"/>
      <w:divBdr>
        <w:top w:val="none" w:sz="0" w:space="0" w:color="auto"/>
        <w:left w:val="none" w:sz="0" w:space="0" w:color="auto"/>
        <w:bottom w:val="none" w:sz="0" w:space="0" w:color="auto"/>
        <w:right w:val="none" w:sz="0" w:space="0" w:color="auto"/>
      </w:divBdr>
    </w:div>
    <w:div w:id="1566447644">
      <w:bodyDiv w:val="1"/>
      <w:marLeft w:val="0"/>
      <w:marRight w:val="0"/>
      <w:marTop w:val="0"/>
      <w:marBottom w:val="0"/>
      <w:divBdr>
        <w:top w:val="none" w:sz="0" w:space="0" w:color="auto"/>
        <w:left w:val="none" w:sz="0" w:space="0" w:color="auto"/>
        <w:bottom w:val="none" w:sz="0" w:space="0" w:color="auto"/>
        <w:right w:val="none" w:sz="0" w:space="0" w:color="auto"/>
      </w:divBdr>
    </w:div>
    <w:div w:id="1630627291">
      <w:bodyDiv w:val="1"/>
      <w:marLeft w:val="0"/>
      <w:marRight w:val="0"/>
      <w:marTop w:val="0"/>
      <w:marBottom w:val="0"/>
      <w:divBdr>
        <w:top w:val="none" w:sz="0" w:space="0" w:color="auto"/>
        <w:left w:val="none" w:sz="0" w:space="0" w:color="auto"/>
        <w:bottom w:val="none" w:sz="0" w:space="0" w:color="auto"/>
        <w:right w:val="none" w:sz="0" w:space="0" w:color="auto"/>
      </w:divBdr>
    </w:div>
    <w:div w:id="1658680832">
      <w:bodyDiv w:val="1"/>
      <w:marLeft w:val="0"/>
      <w:marRight w:val="0"/>
      <w:marTop w:val="0"/>
      <w:marBottom w:val="0"/>
      <w:divBdr>
        <w:top w:val="none" w:sz="0" w:space="0" w:color="auto"/>
        <w:left w:val="none" w:sz="0" w:space="0" w:color="auto"/>
        <w:bottom w:val="none" w:sz="0" w:space="0" w:color="auto"/>
        <w:right w:val="none" w:sz="0" w:space="0" w:color="auto"/>
      </w:divBdr>
    </w:div>
    <w:div w:id="1732383698">
      <w:bodyDiv w:val="1"/>
      <w:marLeft w:val="0"/>
      <w:marRight w:val="0"/>
      <w:marTop w:val="0"/>
      <w:marBottom w:val="0"/>
      <w:divBdr>
        <w:top w:val="none" w:sz="0" w:space="0" w:color="auto"/>
        <w:left w:val="none" w:sz="0" w:space="0" w:color="auto"/>
        <w:bottom w:val="none" w:sz="0" w:space="0" w:color="auto"/>
        <w:right w:val="none" w:sz="0" w:space="0" w:color="auto"/>
      </w:divBdr>
    </w:div>
    <w:div w:id="1768109905">
      <w:bodyDiv w:val="1"/>
      <w:marLeft w:val="0"/>
      <w:marRight w:val="0"/>
      <w:marTop w:val="0"/>
      <w:marBottom w:val="0"/>
      <w:divBdr>
        <w:top w:val="none" w:sz="0" w:space="0" w:color="auto"/>
        <w:left w:val="none" w:sz="0" w:space="0" w:color="auto"/>
        <w:bottom w:val="none" w:sz="0" w:space="0" w:color="auto"/>
        <w:right w:val="none" w:sz="0" w:space="0" w:color="auto"/>
      </w:divBdr>
    </w:div>
    <w:div w:id="1776631586">
      <w:bodyDiv w:val="1"/>
      <w:marLeft w:val="0"/>
      <w:marRight w:val="0"/>
      <w:marTop w:val="0"/>
      <w:marBottom w:val="0"/>
      <w:divBdr>
        <w:top w:val="none" w:sz="0" w:space="0" w:color="auto"/>
        <w:left w:val="none" w:sz="0" w:space="0" w:color="auto"/>
        <w:bottom w:val="none" w:sz="0" w:space="0" w:color="auto"/>
        <w:right w:val="none" w:sz="0" w:space="0" w:color="auto"/>
      </w:divBdr>
    </w:div>
    <w:div w:id="1824344830">
      <w:bodyDiv w:val="1"/>
      <w:marLeft w:val="0"/>
      <w:marRight w:val="0"/>
      <w:marTop w:val="0"/>
      <w:marBottom w:val="0"/>
      <w:divBdr>
        <w:top w:val="none" w:sz="0" w:space="0" w:color="auto"/>
        <w:left w:val="none" w:sz="0" w:space="0" w:color="auto"/>
        <w:bottom w:val="none" w:sz="0" w:space="0" w:color="auto"/>
        <w:right w:val="none" w:sz="0" w:space="0" w:color="auto"/>
      </w:divBdr>
    </w:div>
    <w:div w:id="1943099269">
      <w:bodyDiv w:val="1"/>
      <w:marLeft w:val="0"/>
      <w:marRight w:val="0"/>
      <w:marTop w:val="0"/>
      <w:marBottom w:val="0"/>
      <w:divBdr>
        <w:top w:val="none" w:sz="0" w:space="0" w:color="auto"/>
        <w:left w:val="none" w:sz="0" w:space="0" w:color="auto"/>
        <w:bottom w:val="none" w:sz="0" w:space="0" w:color="auto"/>
        <w:right w:val="none" w:sz="0" w:space="0" w:color="auto"/>
      </w:divBdr>
      <w:divsChild>
        <w:div w:id="242418568">
          <w:marLeft w:val="360"/>
          <w:marRight w:val="0"/>
          <w:marTop w:val="0"/>
          <w:marBottom w:val="0"/>
          <w:divBdr>
            <w:top w:val="none" w:sz="0" w:space="0" w:color="auto"/>
            <w:left w:val="none" w:sz="0" w:space="0" w:color="auto"/>
            <w:bottom w:val="none" w:sz="0" w:space="0" w:color="auto"/>
            <w:right w:val="none" w:sz="0" w:space="0" w:color="auto"/>
          </w:divBdr>
        </w:div>
      </w:divsChild>
    </w:div>
    <w:div w:id="1945840571">
      <w:bodyDiv w:val="1"/>
      <w:marLeft w:val="0"/>
      <w:marRight w:val="0"/>
      <w:marTop w:val="0"/>
      <w:marBottom w:val="0"/>
      <w:divBdr>
        <w:top w:val="none" w:sz="0" w:space="0" w:color="auto"/>
        <w:left w:val="none" w:sz="0" w:space="0" w:color="auto"/>
        <w:bottom w:val="none" w:sz="0" w:space="0" w:color="auto"/>
        <w:right w:val="none" w:sz="0" w:space="0" w:color="auto"/>
      </w:divBdr>
    </w:div>
    <w:div w:id="1967659750">
      <w:bodyDiv w:val="1"/>
      <w:marLeft w:val="0"/>
      <w:marRight w:val="0"/>
      <w:marTop w:val="0"/>
      <w:marBottom w:val="0"/>
      <w:divBdr>
        <w:top w:val="none" w:sz="0" w:space="0" w:color="auto"/>
        <w:left w:val="none" w:sz="0" w:space="0" w:color="auto"/>
        <w:bottom w:val="none" w:sz="0" w:space="0" w:color="auto"/>
        <w:right w:val="none" w:sz="0" w:space="0" w:color="auto"/>
      </w:divBdr>
    </w:div>
    <w:div w:id="1980304537">
      <w:bodyDiv w:val="1"/>
      <w:marLeft w:val="0"/>
      <w:marRight w:val="0"/>
      <w:marTop w:val="0"/>
      <w:marBottom w:val="0"/>
      <w:divBdr>
        <w:top w:val="none" w:sz="0" w:space="0" w:color="auto"/>
        <w:left w:val="none" w:sz="0" w:space="0" w:color="auto"/>
        <w:bottom w:val="none" w:sz="0" w:space="0" w:color="auto"/>
        <w:right w:val="none" w:sz="0" w:space="0" w:color="auto"/>
      </w:divBdr>
    </w:div>
    <w:div w:id="2082097895">
      <w:bodyDiv w:val="1"/>
      <w:marLeft w:val="0"/>
      <w:marRight w:val="0"/>
      <w:marTop w:val="0"/>
      <w:marBottom w:val="0"/>
      <w:divBdr>
        <w:top w:val="none" w:sz="0" w:space="0" w:color="auto"/>
        <w:left w:val="none" w:sz="0" w:space="0" w:color="auto"/>
        <w:bottom w:val="none" w:sz="0" w:space="0" w:color="auto"/>
        <w:right w:val="none" w:sz="0" w:space="0" w:color="auto"/>
      </w:divBdr>
    </w:div>
    <w:div w:id="2132089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DBDA2-3DF3-4060-B36D-0E42ED505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Pages>
  <Words>20701</Words>
  <Characters>113856</Characters>
  <Application>Microsoft Office Word</Application>
  <DocSecurity>0</DocSecurity>
  <Lines>948</Lines>
  <Paragraphs>268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gautier mariage</dc:creator>
  <cp:lastModifiedBy>Hervé Monnerie</cp:lastModifiedBy>
  <cp:revision>6</cp:revision>
  <cp:lastPrinted>2014-06-25T09:35:00Z</cp:lastPrinted>
  <dcterms:created xsi:type="dcterms:W3CDTF">2014-07-04T15:44:00Z</dcterms:created>
  <dcterms:modified xsi:type="dcterms:W3CDTF">2014-07-08T17:23:00Z</dcterms:modified>
</cp:coreProperties>
</file>